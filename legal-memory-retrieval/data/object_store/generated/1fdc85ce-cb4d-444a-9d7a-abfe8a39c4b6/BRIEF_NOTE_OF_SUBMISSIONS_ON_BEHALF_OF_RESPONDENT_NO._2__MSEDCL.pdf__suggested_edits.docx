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BRIEF NOTE OF SUBMISSIONS ON BEHALF OF RESPONDENT NO. 2, MSEDCL.pdf (suggested edits)</w:t>
      </w:r>
    </w:p>
    <w:p>
      <w:r>
        <w:t xml:space="preserve">1 </w:t>
      </w:r>
    </w:p>
    <w:p>
      <w:r>
        <w:t xml:space="preserve">BEFORE THE HON’BLE APPELLATE TRIBUNAL FOR ELECTRICITY </w:t>
      </w:r>
    </w:p>
    <w:p>
      <w:r>
        <w:t xml:space="preserve">NEW DELHI </w:t>
      </w:r>
    </w:p>
    <w:p>
      <w:r>
        <w:t xml:space="preserve">APPEAL NO. 163 OF 2018 </w:t>
      </w:r>
    </w:p>
    <w:p>
      <w:r>
        <w:t xml:space="preserve">IN THE MATTER OF: </w:t>
      </w:r>
    </w:p>
    <w:p>
      <w:r>
        <w:t xml:space="preserve">GMR Warora Energy Limited                                                          …..Appellant  </w:t>
      </w:r>
    </w:p>
    <w:p>
      <w:r>
        <w:t xml:space="preserve">Versus </w:t>
      </w:r>
    </w:p>
    <w:p>
      <w:r>
        <w:t xml:space="preserve">Central Electricity Regulatory Commission &amp; Ors.                         …Respondent  </w:t>
      </w:r>
    </w:p>
    <w:p>
      <w:r>
        <w:t xml:space="preserve">BRIEF NOTE OF SUBMISSIONS ON BEHALF OF RESPONDENT NO. 2, MAHARASHTRA </w:t>
      </w:r>
    </w:p>
    <w:p>
      <w:r>
        <w:t xml:space="preserve">STATE ELECTRICITY DISTRIBUTION CO. LTD. </w:t>
      </w:r>
    </w:p>
    <w:p>
      <w:r>
        <w:t xml:space="preserve">A. BACKGROUND </w:t>
      </w:r>
    </w:p>
    <w:p>
      <w:r>
        <w:t xml:space="preserve">1. The present Appeal has been filed by GMR Warora Energy Limited (" GWEL"), challenging </w:t>
      </w:r>
    </w:p>
    <w:p>
      <w:r>
        <w:t xml:space="preserve">Order dated 16.03.2018 passed by Central Electricity Regulatory Commission in Petition </w:t>
      </w:r>
    </w:p>
    <w:p>
      <w:r>
        <w:t xml:space="preserve">No. 1/MP/2017 (“ CERC Order”) to the extent it disallowed certain claims of GWEL for </w:t>
      </w:r>
    </w:p>
    <w:p>
      <w:r>
        <w:t xml:space="preserve">compensation on account of "Change in Law" (" CIL") under the PPAs executed with </w:t>
      </w:r>
    </w:p>
    <w:p>
      <w:r>
        <w:t xml:space="preserve">Maharashtra State Electricity Distribution Company Limited (" MSEDCL") and Electricity </w:t>
      </w:r>
    </w:p>
    <w:p>
      <w:r>
        <w:t xml:space="preserve">Department, DNH and Tamil Nadu Generation and Distribution Corporation Limited </w:t>
      </w:r>
    </w:p>
    <w:p>
      <w:r>
        <w:t xml:space="preserve">("TANGEDCO").  </w:t>
      </w:r>
    </w:p>
    <w:p>
      <w:r>
        <w:t xml:space="preserve">B. SUBMISSIONS </w:t>
      </w:r>
    </w:p>
    <w:p>
      <w:r>
        <w:t xml:space="preserve">2. It is submitted at the outset that various CIL claims raised by GWEL in the present Appeal </w:t>
      </w:r>
    </w:p>
    <w:p>
      <w:r>
        <w:t xml:space="preserve">have already been the subject matter of adjudication in the first round of litigation between </w:t>
      </w:r>
    </w:p>
    <w:p>
      <w:r>
        <w:t xml:space="preserve">GWEL and MSEDCL, which culminated in the judgment of the Hon'ble Supreme Court in </w:t>
      </w:r>
    </w:p>
    <w:p>
      <w:r>
        <w:t xml:space="preserve">Maharashtra State Electricity Distribution Company Limited v. GMR Warora Energy </w:t>
      </w:r>
    </w:p>
    <w:p>
      <w:r>
        <w:t xml:space="preserve">Limited and Others, Civil Appeal No. 6927 of 2021, decided along with connected matters </w:t>
      </w:r>
    </w:p>
    <w:p>
      <w:r>
        <w:t xml:space="preserve">vide the common judgment dated 20.04.2023 in GMR Warora Energy Limited v. Central </w:t>
      </w:r>
    </w:p>
    <w:p>
      <w:r>
        <w:t xml:space="preserve">Electricity Regulatory Commission and Others and batch ("GMR Warora SC Judgment"). </w:t>
      </w:r>
    </w:p>
    <w:p>
      <w:r>
        <w:t xml:space="preserve">3. In particular, the claims of GWEL for compensation on account of Surface Transportation </w:t>
      </w:r>
    </w:p>
    <w:p>
      <w:r>
        <w:t xml:space="preserve">Charges and Sizing/Crushing Charges, Increase in MAT, and Increase in Working Capital </w:t>
      </w:r>
    </w:p>
    <w:p>
      <w:r>
        <w:t xml:space="preserve">were specifically rejected by the Hon'ble Supreme Court in the GMR Warora SC Judgment.  </w:t>
      </w:r>
    </w:p>
    <w:p>
      <w:r>
        <w:t xml:space="preserve">4. It is therefore submitted that the aforesaid CIL events raised by GWEL in the present </w:t>
      </w:r>
    </w:p>
    <w:p>
      <w:r>
        <w:t xml:space="preserve">Appeal stand concluded in favour of MSEDCL by binding decisions of the Hon'ble Supreme </w:t>
      </w:r>
    </w:p>
    <w:p>
      <w:r>
        <w:t xml:space="preserve">Court. In any event, GWEL's grievance in respect of the aforesaid CIL claims, as raised in </w:t>
      </w:r>
    </w:p>
    <w:p>
      <w:r>
        <w:t>the present Appeal, is admittedly restricted qua TANGEDCO alone. Accordingly, even</w:t>
      </w:r>
    </w:p>
    <w:p>
      <w:r>
        <w:t xml:space="preserve">2 </w:t>
      </w:r>
    </w:p>
    <w:p>
      <w:r>
        <w:t xml:space="preserve">assuming without admitting that GWEL were entitled to any relief in respect of the aforesaid </w:t>
      </w:r>
    </w:p>
    <w:p>
      <w:r>
        <w:t xml:space="preserve">claims, no such relief ought to be granted against MSEDCL, the same being confined, if at </w:t>
      </w:r>
    </w:p>
    <w:p>
      <w:r>
        <w:t xml:space="preserve">all, to TANGEDCO alone. </w:t>
      </w:r>
    </w:p>
    <w:p>
      <w:r>
        <w:t xml:space="preserve">Submissions in respect of GWEL’s CIL claim for increase in Service Tax on O&amp;M expenses </w:t>
      </w:r>
    </w:p>
    <w:p>
      <w:r>
        <w:t xml:space="preserve">5. In support of its claim for compensation on account of increase in Service Tax/GST on </w:t>
      </w:r>
    </w:p>
    <w:p>
      <w:r>
        <w:t xml:space="preserve">Operation and Maintenance("O&amp;M") contracts, GWEL has sought to place reliance on the </w:t>
      </w:r>
    </w:p>
    <w:p>
      <w:r>
        <w:t xml:space="preserve">judgment of this Hon'ble Tribunal dated 30.05.2025 in Appeal No. 184 of 2023 ( Renew </w:t>
      </w:r>
    </w:p>
    <w:p>
      <w:r>
        <w:t xml:space="preserve">Clean Energy Private Limited v. Madhya Pradesh Electricity Regulatory Commission </w:t>
      </w:r>
    </w:p>
    <w:p>
      <w:r>
        <w:t xml:space="preserve">and Anr ). and the Judgment dated 27.05.2025 in Appeal No. 394 of 2018 and batch </w:t>
      </w:r>
    </w:p>
    <w:p>
      <w:r>
        <w:t xml:space="preserve">(Azure Power Jupiter Private Limited v. CERC and Ors.). </w:t>
      </w:r>
    </w:p>
    <w:p>
      <w:r>
        <w:t xml:space="preserve">6. </w:t>
      </w:r>
      <w:del w:id="1" w:author="FirmOS AI Review" w:date="2026-09-24T19:46:10Z">
        <w:r>
          <w:rPr>
            <w:color w:val="FF0000"/>
            <w:strike/>
          </w:rPr>
          <w:delText>At the outset, reliance </w:delText>
        </w:r>
      </w:del>
      <w:ins w:id="2" w:author="FirmOS AI Review" w:date="2026-09-24T19:46:10Z">
        <w:r>
          <w:rPr>
            <w:color w:val="008000"/>
            <w:u w:val="single"/>
          </w:rPr>
          <w:t>Reliance </w:t>
        </w:r>
      </w:ins>
      <w:r>
        <w:t xml:space="preserve">on the aforesaid judgments is </w:t>
      </w:r>
      <w:del w:id="3" w:author="FirmOS AI Review" w:date="2026-09-24T19:46:10Z">
        <w:r>
          <w:rPr>
            <w:color w:val="FF0000"/>
            <w:strike/>
          </w:rPr>
          <w:delText>misconceived, as both </w:delText>
        </w:r>
      </w:del>
      <w:ins w:id="4" w:author="FirmOS AI Review" w:date="2026-09-24T19:46:10Z">
        <w:r>
          <w:rPr>
            <w:color w:val="008000"/>
            <w:u w:val="single"/>
          </w:rPr>
          <w:t>misconceived. Both judgments </w:t>
        </w:r>
      </w:ins>
      <w:r>
        <w:t xml:space="preserve">were rendered </w:t>
      </w:r>
      <w:del w:id="5" w:author="FirmOS AI Review" w:date="2026-09-24T19:46:10Z">
        <w:r>
          <w:rPr>
            <w:color w:val="FF0000"/>
            <w:strike/>
          </w:rPr>
          <w:delText>
in </w:delText>
        </w:r>
      </w:del>
      <w:ins w:id="6" w:author="FirmOS AI Review" w:date="2026-09-24T19:46:10Z">
        <w:r>
          <w:rPr>
            <w:color w:val="008000"/>
            <w:u w:val="single"/>
          </w:rPr>
          <w:t>in </w:t>
        </w:r>
      </w:ins>
      <w:r>
        <w:t xml:space="preserve">the context of solar/renewable power projects governed by materially distinct Change in </w:t>
      </w:r>
      <w:del w:id="7" w:author="FirmOS AI Review" w:date="2026-09-24T19:46:10Z">
        <w:r>
          <w:rPr>
            <w:color w:val="FF0000"/>
            <w:strike/>
          </w:rPr>
          <w:delText>
Law </w:delText>
        </w:r>
      </w:del>
      <w:ins w:id="8" w:author="FirmOS AI Review" w:date="2026-09-24T19:46:10Z">
        <w:r>
          <w:rPr>
            <w:color w:val="008000"/>
            <w:u w:val="single"/>
          </w:rPr>
          <w:t>Law </w:t>
        </w:r>
      </w:ins>
      <w:r>
        <w:t xml:space="preserve">provisions, and </w:t>
      </w:r>
      <w:del w:id="9" w:author="FirmOS AI Review" w:date="2026-09-24T19:46:10Z">
        <w:r>
          <w:rPr>
            <w:color w:val="FF0000"/>
            <w:strike/>
          </w:rPr>
          <w:delText>the </w:delText>
        </w:r>
      </w:del>
      <w:ins w:id="10" w:author="FirmOS AI Review" w:date="2026-09-24T19:46:10Z">
        <w:r>
          <w:rPr>
            <w:color w:val="008000"/>
            <w:u w:val="single"/>
          </w:rPr>
          <w:t>their </w:t>
        </w:r>
      </w:ins>
      <w:r>
        <w:t xml:space="preserve">principles </w:t>
      </w:r>
      <w:del w:id="11" w:author="FirmOS AI Review" w:date="2026-09-24T19:46:10Z">
        <w:r>
          <w:rPr>
            <w:color w:val="FF0000"/>
            <w:strike/>
          </w:rPr>
          <w:delText>laid down therein </w:delText>
        </w:r>
      </w:del>
      <w:r>
        <w:t xml:space="preserve">are </w:t>
      </w:r>
      <w:del w:id="12" w:author="FirmOS AI Review" w:date="2026-09-24T19:46:10Z">
        <w:r>
          <w:rPr>
            <w:color w:val="FF0000"/>
            <w:strike/>
          </w:rPr>
          <w:delText>not applicable </w:delText>
        </w:r>
      </w:del>
      <w:ins w:id="13" w:author="FirmOS AI Review" w:date="2026-09-24T19:46:10Z">
        <w:r>
          <w:rPr>
            <w:color w:val="008000"/>
            <w:u w:val="single"/>
          </w:rPr>
          <w:t>inapplicable </w:t>
        </w:r>
      </w:ins>
      <w:r>
        <w:t xml:space="preserve">to a thermal </w:t>
      </w:r>
      <w:del w:id="14" w:author="FirmOS AI Review" w:date="2026-09-24T19:46:10Z">
        <w:r>
          <w:rPr>
            <w:color w:val="FF0000"/>
            <w:strike/>
          </w:rPr>
          <w:delText>
generating </w:delText>
        </w:r>
      </w:del>
      <w:ins w:id="15" w:author="FirmOS AI Review" w:date="2026-09-24T19:46:10Z">
        <w:r>
          <w:rPr>
            <w:color w:val="008000"/>
            <w:u w:val="single"/>
          </w:rPr>
          <w:t>generating </w:t>
        </w:r>
      </w:ins>
      <w:r>
        <w:t xml:space="preserve">station such as </w:t>
      </w:r>
      <w:del w:id="16" w:author="FirmOS AI Review" w:date="2026-09-24T19:46:10Z">
        <w:r>
          <w:rPr>
            <w:color w:val="FF0000"/>
            <w:strike/>
          </w:rPr>
          <w:delText>GWEL's, given that the </w:delText>
        </w:r>
      </w:del>
      <w:ins w:id="17" w:author="FirmOS AI Review" w:date="2026-09-24T19:46:10Z">
        <w:r>
          <w:rPr>
            <w:color w:val="008000"/>
            <w:u w:val="single"/>
          </w:rPr>
          <w:t>GWEL's. The </w:t>
        </w:r>
      </w:ins>
      <w:r>
        <w:t xml:space="preserve">operation and maintenance of a solar </w:t>
      </w:r>
      <w:del w:id="18" w:author="FirmOS AI Review" w:date="2026-09-24T19:46:10Z">
        <w:r>
          <w:rPr>
            <w:color w:val="FF0000"/>
            <w:strike/>
          </w:rPr>
          <w:delText>
power </w:delText>
        </w:r>
      </w:del>
      <w:ins w:id="19" w:author="FirmOS AI Review" w:date="2026-09-24T19:46:10Z">
        <w:r>
          <w:rPr>
            <w:color w:val="008000"/>
            <w:u w:val="single"/>
          </w:rPr>
          <w:t>power </w:t>
        </w:r>
      </w:ins>
      <w:r>
        <w:t xml:space="preserve">project is fundamentally different from </w:t>
      </w:r>
      <w:ins w:id="20" w:author="FirmOS AI Review" w:date="2026-09-24T19:46:10Z">
        <w:r>
          <w:rPr>
            <w:color w:val="008000"/>
            <w:u w:val="single"/>
          </w:rPr>
          <w:t>that of </w:t>
        </w:r>
      </w:ins>
      <w:r>
        <w:t xml:space="preserve">a thermal power project. Notably, the Change  </w:t>
      </w:r>
    </w:p>
    <w:p>
      <w:r>
        <w:t xml:space="preserve">in law clause under the PPA in Appeal No. 184 of 2023 contemplates approval of Change </w:t>
      </w:r>
    </w:p>
    <w:p>
      <w:r>
        <w:t xml:space="preserve">in law and its “consequent impact on tariff”. This Hon’ble Tribunal in Appeal No. 184 of </w:t>
      </w:r>
    </w:p>
    <w:p>
      <w:r>
        <w:t xml:space="preserve">2023 itself drew this distinction, noting that the words " provide relief"/"consequent </w:t>
      </w:r>
    </w:p>
    <w:p>
      <w:r>
        <w:t xml:space="preserve">impact on Tariff" used in the PPAs are of "widest amplitude". However, Article 10 of the </w:t>
      </w:r>
    </w:p>
    <w:p>
      <w:r>
        <w:t xml:space="preserve">MSEDCL PPA, however, contains no corresponding expression such as “provide relief” or </w:t>
      </w:r>
    </w:p>
    <w:p>
      <w:r>
        <w:t xml:space="preserve">“consequent impact on tariff”. Rather, Article 10 has a restitution clause stating the affected </w:t>
      </w:r>
    </w:p>
    <w:p>
      <w:r>
        <w:t xml:space="preserve">party is to be restored “ through monthly tariff payments, to the extent contemplated </w:t>
      </w:r>
    </w:p>
    <w:p>
      <w:r>
        <w:t xml:space="preserve">in this Article 10”, to the same economic position as if the Change in law had not occurred. </w:t>
      </w:r>
    </w:p>
    <w:p>
      <w:r>
        <w:t xml:space="preserve">Hence, the restitution under the MSEDCL PPA is contractual restitution and not restitution </w:t>
      </w:r>
    </w:p>
    <w:p>
      <w:r>
        <w:t xml:space="preserve">at large. Accordingly, relief available under materially different contractual provisions </w:t>
      </w:r>
    </w:p>
    <w:p>
      <w:r>
        <w:t xml:space="preserve">cannot be imported into the present PPA merely by invoking the principle of restitution.  </w:t>
      </w:r>
    </w:p>
    <w:p>
      <w:r>
        <w:t xml:space="preserve">7. Hence, the reasoning extending relief for O&amp;M-related tax increases in the solar cases </w:t>
      </w:r>
    </w:p>
    <w:p>
      <w:r>
        <w:t xml:space="preserve">cannot, therefore, be mechanically transposed to GWEL's claim. </w:t>
      </w:r>
    </w:p>
    <w:p>
      <w:r>
        <w:t xml:space="preserve">8. As aforesaid, the factual and regulatory context of O&amp;M outsourcing differs materially </w:t>
      </w:r>
    </w:p>
    <w:p>
      <w:r>
        <w:t xml:space="preserve">between solar and thermal generation. The judgments relied upon proceed on the footing </w:t>
      </w:r>
    </w:p>
    <w:p>
      <w:r>
        <w:t xml:space="preserve">that solar/renewable O&amp;M contracts are typically and necessarily outsourced as a matter </w:t>
      </w:r>
    </w:p>
    <w:p>
      <w:r>
        <w:t>of industry practice, such outsourcing being treated as bona fide and not a matter of choice</w:t>
      </w:r>
    </w:p>
    <w:p>
      <w:r>
        <w:t xml:space="preserve">3 </w:t>
      </w:r>
    </w:p>
    <w:p>
      <w:r>
        <w:t xml:space="preserve">going to the core of the generator's obligations under the PPA. Thermal generating </w:t>
      </w:r>
    </w:p>
    <w:p>
      <w:r>
        <w:t xml:space="preserve">stations, by contrast, involve significant core generation activities; fuel handling, boiler </w:t>
      </w:r>
    </w:p>
    <w:p>
      <w:r>
        <w:t xml:space="preserve">operation, and ash management, among others, that are ordinarily retained in-house. Any </w:t>
      </w:r>
      <w:del w:id="21" w:author="FirmOS AI Review" w:date="2026-09-24T19:46:10Z">
        <w:r>
          <w:rPr>
            <w:color w:val="FF0000"/>
            <w:strike/>
          </w:rPr>
          <w:delText>
outsourcing </w:delText>
        </w:r>
      </w:del>
      <w:ins w:id="22" w:author="FirmOS AI Review" w:date="2026-09-24T19:46:10Z">
        <w:r>
          <w:rPr>
            <w:color w:val="008000"/>
            <w:u w:val="single"/>
          </w:rPr>
          <w:t>outsourcing </w:t>
        </w:r>
      </w:ins>
      <w:r>
        <w:t xml:space="preserve">of O&amp;M functions by a thermal generator </w:t>
      </w:r>
      <w:del w:id="23" w:author="FirmOS AI Review" w:date="2026-09-24T19:46:10Z">
        <w:r>
          <w:rPr>
            <w:color w:val="FF0000"/>
            <w:strike/>
          </w:rPr>
          <w:delText>cannot be said to be consistent </w:delText>
        </w:r>
      </w:del>
      <w:ins w:id="24" w:author="FirmOS AI Review" w:date="2026-09-24T19:46:10Z">
        <w:r>
          <w:rPr>
            <w:color w:val="008000"/>
            <w:u w:val="single"/>
          </w:rPr>
          <w:t>is inconsistent </w:t>
        </w:r>
      </w:ins>
      <w:r>
        <w:t xml:space="preserve">with </w:t>
      </w:r>
      <w:del w:id="25" w:author="FirmOS AI Review" w:date="2026-09-24T19:46:10Z">
        <w:r>
          <w:rPr>
            <w:color w:val="FF0000"/>
            <w:strike/>
          </w:rPr>
          <w:delText>
prudent </w:delText>
        </w:r>
      </w:del>
      <w:ins w:id="26" w:author="FirmOS AI Review" w:date="2026-09-24T19:46:10Z">
        <w:r>
          <w:rPr>
            <w:color w:val="008000"/>
            <w:u w:val="single"/>
          </w:rPr>
          <w:t>prudent </w:t>
        </w:r>
      </w:ins>
      <w:r>
        <w:t xml:space="preserve">utility </w:t>
      </w:r>
      <w:del w:id="27" w:author="FirmOS AI Review" w:date="2026-09-24T19:46:10Z">
        <w:r>
          <w:rPr>
            <w:color w:val="FF0000"/>
            <w:strike/>
          </w:rPr>
          <w:delText>practice, and hence, any </w:delText>
        </w:r>
      </w:del>
      <w:ins w:id="28" w:author="FirmOS AI Review" w:date="2026-09-24T19:46:10Z">
        <w:r>
          <w:rPr>
            <w:color w:val="008000"/>
            <w:u w:val="single"/>
          </w:rPr>
          <w:t>practice. Any </w:t>
        </w:r>
      </w:ins>
      <w:r>
        <w:t xml:space="preserve">commercial implication arising therefrom </w:t>
      </w:r>
      <w:del w:id="29" w:author="FirmOS AI Review" w:date="2026-09-24T19:46:10Z">
        <w:r>
          <w:rPr>
            <w:color w:val="FF0000"/>
            <w:strike/>
          </w:rPr>
          <w:delText>should be 
to </w:delText>
        </w:r>
      </w:del>
      <w:ins w:id="30" w:author="FirmOS AI Review" w:date="2026-09-24T19:46:10Z">
        <w:r>
          <w:rPr>
            <w:color w:val="008000"/>
            <w:u w:val="single"/>
          </w:rPr>
          <w:t>must therefore fall to </w:t>
        </w:r>
      </w:ins>
      <w:r>
        <w:t xml:space="preserve">the </w:t>
      </w:r>
      <w:ins w:id="31" w:author="FirmOS AI Review" w:date="2026-09-24T19:46:10Z">
        <w:r>
          <w:rPr>
            <w:color w:val="008000"/>
            <w:u w:val="single"/>
          </w:rPr>
          <w:t>generator's </w:t>
        </w:r>
      </w:ins>
      <w:r>
        <w:t xml:space="preserve">account </w:t>
      </w:r>
      <w:del w:id="32" w:author="FirmOS AI Review" w:date="2026-09-24T19:46:10Z">
        <w:r>
          <w:rPr>
            <w:color w:val="FF0000"/>
            <w:strike/>
          </w:rPr>
          <w:delText>of the generator </w:delText>
        </w:r>
      </w:del>
      <w:r>
        <w:t xml:space="preserve">alone.   </w:t>
      </w:r>
    </w:p>
    <w:p>
      <w:r>
        <w:t xml:space="preserve">9. Without prejudice to the aforesaid, both judgments relied upon by GWEL are not </w:t>
      </w:r>
    </w:p>
    <w:p>
      <w:r>
        <w:t xml:space="preserve">unconditionally operative. In both Appeal No. 184 of 2023 and Appeal No. 394 of 2018, </w:t>
      </w:r>
    </w:p>
    <w:p>
      <w:r>
        <w:t xml:space="preserve">this Hon’ble Tribunal expressly recorded that any payment / compensation awarded shall </w:t>
      </w:r>
    </w:p>
    <w:p>
      <w:r>
        <w:t xml:space="preserve">not be enforceable and shall be subject to the passing of judgement by the Hon'ble </w:t>
      </w:r>
    </w:p>
    <w:p>
      <w:r>
        <w:t xml:space="preserve">Supreme Court in Civil Appeal No. 8880 of 2022 (“Parampujya Batch”). The same caveat </w:t>
      </w:r>
    </w:p>
    <w:p>
      <w:r>
        <w:t xml:space="preserve">that both these judgments carry; namely, that their operation and enforcement is subject </w:t>
      </w:r>
    </w:p>
    <w:p>
      <w:r>
        <w:t xml:space="preserve">to the outcome of the Parampujya batch before the Hon'ble Supreme Court, applies equally </w:t>
      </w:r>
    </w:p>
    <w:p>
      <w:r>
        <w:t xml:space="preserve">to GWEL's claim. Accordingly, GWEL's claim for Service Tax on O&amp;M Contracts cannot </w:t>
      </w:r>
    </w:p>
    <w:p>
      <w:r>
        <w:t xml:space="preserve">be countenanced and ought to be rejected. </w:t>
      </w:r>
    </w:p>
    <w:p>
      <w:r>
        <w:t xml:space="preserve">10. In view of the foregoing submissions, it is respectfully submitted that the present Appeal, </w:t>
      </w:r>
    </w:p>
    <w:p>
      <w:r>
        <w:t xml:space="preserve">to the extent it seeks CIL relief in favour of GWEL and against MSEDCL on the claims set </w:t>
      </w:r>
    </w:p>
    <w:p>
      <w:r>
        <w:t xml:space="preserve">out above, is liable to be dismissed. </w:t>
      </w:r>
    </w:p>
    <w:p>
      <w:r>
        <w:t xml:space="preserve">Counsel for the Respondent No. 2  </w:t>
      </w:r>
    </w:p>
    <w:p>
      <w:r>
        <w:t xml:space="preserve">(Maharashtra State Electricity Distribution Co. Ltd.) </w:t>
      </w:r>
    </w:p>
    <w:p>
      <w:r>
        <w:t xml:space="preserve">Cyril Amarchand Mangaldas </w:t>
      </w:r>
    </w:p>
    <w:p>
      <w:r>
        <w:t xml:space="preserve">Place: New Delhi </w:t>
      </w:r>
    </w:p>
    <w:p>
      <w:r>
        <w:t>Date: 20.08.2026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