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urn:precentis:edit">
      <w:pPr>
        <w:pStyle w:val="Title"/>
      </w:pPr>
      <w:r>
        <w:t>Employment Agreement - CTO</w:t>
      </w:r>
    </w:p>
    <w:p xmlns:ns1="urn:precentis:edit">
      <w:pPr>
        <w:pStyle w:val="Heading1"/>
      </w:pPr>
      <w:r>
        <w:t>EMPLOYMENT AGREEMENT — CHIEF TECHNOLOGY OFFICER</w:t>
      </w:r>
    </w:p>
    <w:p xmlns:ns2="urn:precentis:edit">
      <w:pPr>
        <w:pStyle w:val="Heading2"/>
      </w:pPr>
      <w:r>
        <w:t>1. Parties</w:t>
      </w:r>
    </w:p>
    <w:p xmlns:ns3="urn:precentis:edit">
      <w:r>
        <w:t>This Agreement is made between Acme Technologies Private Limited (the "Company") and Mr Arvind Rao (the "Executive").</w:t>
      </w:r>
    </w:p>
    <w:p xmlns:ns4="urn:precentis:edit">
      <w:pPr>
        <w:pStyle w:val="Heading2"/>
      </w:pPr>
      <w:r>
        <w:t>2. Appointment and Term</w:t>
      </w:r>
    </w:p>
    <w:p xmlns:ns5="urn:precentis:edit">
      <w:r>
        <w:t xml:space="preserve">The Company appoints the Executive as Chief Technology Officer with effect from </w:t>
      </w:r>
      <w:del w:id="9001" w:author="Amina El-Sayed" w:date="2026-09-28T18:40:37Z">
        <w:r>
          <w:delText xml:space="preserve">1</w:delText>
        </w:r>
      </w:del>
      <w:ins w:id="9002" w:author="Amina El-Sayed" w:date="2026-09-28T18:40:37Z">
        <w:r>
          <w:t xml:space="preserve">7</w:t>
        </w:r>
      </w:ins>
      <w:r>
        <w:t xml:space="preserve"> October 2026. The appointment continues until terminated in accordance with Clause 8.</w:t>
      </w:r>
    </w:p>
    <w:p xmlns:ns6="urn:precentis:edit">
      <w:pPr>
        <w:pStyle w:val="Heading2"/>
      </w:pPr>
      <w:r>
        <w:t>5. Remuneration</w:t>
      </w:r>
    </w:p>
    <w:p xmlns:ns7="urn:precentis:edit">
      <w:r>
        <w:t xml:space="preserve">The Executive shall receive fixed annual compensation of INR </w:t>
      </w:r>
      <w:del w:id="9003" w:author="Amina El-Sayed" w:date="2026-09-28T18:40:37Z">
        <w:r>
          <w:delText xml:space="preserve">1,20,00,000</w:delText>
        </w:r>
      </w:del>
      <w:ins w:id="9004" w:author="Amina El-Sayed" w:date="2026-09-28T18:40:37Z">
        <w:r>
          <w:t xml:space="preserve">1,50,00,000</w:t>
        </w:r>
      </w:ins>
      <w:r>
        <w:t xml:space="preserve"> and shall be eligible for grants under the Company's Employee Stock Option Plan, subject to the plan rules and vesting over four years with a one-year cliff.</w:t>
      </w:r>
    </w:p>
    <w:p xmlns:ns8="urn:precentis:edit">
      <w:pPr>
        <w:pStyle w:val="Heading2"/>
      </w:pPr>
      <w:r>
        <w:t>7. Non-Solicitation</w:t>
      </w:r>
    </w:p>
    <w:p xmlns:ns9="urn:precentis:edit">
      <w:r>
        <w:t>For twelve months after termination, the Executive shall not solicit any employee or customer of the Company. The Parties acknowledge that post-employment restraints of trade are subject to Section 27 of the Indian Contract Act, 1872.</w:t>
      </w:r>
    </w:p>
    <w:p xmlns:ns10="urn:precentis:edit">
      <w:pPr>
        <w:pStyle w:val="Heading2"/>
      </w:pPr>
      <w:r>
        <w:t>8. Termination</w:t>
      </w:r>
    </w:p>
    <w:p xmlns:ns11="urn:precentis:edit">
      <w:r>
        <w:t>Either party may terminate this Agreement by giving three months' written notice. The Company may terminate immediately for cause, including gross misconduct or material breach of this Agreement that is not remedied within fifteen days of notice.</w:t>
      </w:r>
    </w:p>
    <w:p xmlns:ns12="urn:precentis:edit">
      <w:pPr>
        <w:pStyle w:val="Heading2"/>
      </w:pPr>
      <w:r>
        <w:t>9. Change of Control</w:t>
      </w:r>
    </w:p>
    <w:p xmlns:ns13="urn:precentis:edit">
      <w:r>
        <w:t>If the Executive's employment is terminated without cause within twelve months after a Change of Control, all unvested options shall vest in full (double-trigger acceleration).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