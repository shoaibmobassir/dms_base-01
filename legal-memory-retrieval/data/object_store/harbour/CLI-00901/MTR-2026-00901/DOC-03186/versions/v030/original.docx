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commentRangeStart w:id="3"/>
      <w:ins w:id="101" w:author="Ravi Kalra" w:date="2026-09-03T14:53:00Z">
        <w:r>
          <w:t xml:space="preserve">within 30 days</w:t>
        </w:r>
      </w:ins>
      <w:commentRangeEnd w:id="0"/>
      <w:commentRangeEnd w:id="3"/>
      <w:r>
        <w:rPr>
          <w:rStyle w:val="CommentReference"/>
        </w:rPr>
        <w:commentReference w:id="3"/>
      </w:r>
      <w:r>
        <w:commentReference w:id="0"/>
      </w:r>
      <w:commentRangeStart w:id="1"/>
      <w:commentRangeEnd w:id="1"/>
    </w:p>
    <w:p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  <w:comment w:id="3" w:author="Helena Voss" w:date="2026-10-03T08:56:49Z" w:initials="HV">
    <w:p w14:paraId="0EC30582" w14:textId="77777777">
      <w:pPr>
        <w:pStyle w:val="CommentText"/>
      </w:pPr>
      <w:r>
        <w:rPr>
          <w:rStyle w:val="CommentReference"/>
        </w:rPr>
        <w:annotationRef/>
      </w:r>
      <w:r>
        <w:t xml:space="preserve">Noted in the engagement letter.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  <w15:commentEx w15:paraId="0EC30582" w15:done="0" w15:paraIdParent="0A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