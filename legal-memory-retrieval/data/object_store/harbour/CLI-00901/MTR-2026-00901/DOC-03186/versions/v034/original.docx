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Services Agreement</w:t>
      </w:r>
    </w:p>
    <w:p>
      <w:r>
        <w:t xml:space="preserve">The Supplier shall deliver </w:t>
      </w:r>
      <w:commentRangeStart w:id="0"/>
      <w:commentRangeStart w:id="3"/>
      <w:ins w:id="101" w:author="Ravi Kalra" w:date="2026-09-03T14:53:00Z">
        <w:r>
          <w:t xml:space="preserve">within 30 days</w:t>
        </w:r>
      </w:ins>
      <w:commentRangeEnd w:id="0"/>
      <w:commentRangeEnd w:id="3"/>
      <w:r>
        <w:rPr>
          <w:rStyle w:val="CommentReference"/>
        </w:rPr>
        <w:commentReference w:id="3"/>
      </w:r>
      <w:r>
        <w:commentReference w:id="0"/>
      </w:r>
      <w:commentRangeStart w:id="1"/>
      <w:commentRangeEnd w:id="1"/>
    </w:p>
    <w:p>
      <w:r>
        <w:t xml:space="preserve">The fee is </w:t>
      </w:r>
      <w:del w:id="102" w:author="Trilegal " w:date="2026-09-17T14:37:00Z">
        <w:r>
          <w:delText xml:space="preserve">USD 10,000 </w:delText>
        </w:r>
      </w:del>
      <w:r>
        <w:t xml:space="preserve">payable monthly.</w:t>
      </w:r>
    </w:p>
    <w:p>
      <w:commentRangeStart w:id="2"/>
      <w:r>
        <w:rPr>
          <w:b/>
          <w:rPrChange w:id="103" w:author="Kunal Lalit Kaistha" w:date="2026-09-16T13:08:00Z">
            <w:rPr/>
          </w:rPrChange>
        </w:rPr>
        <w:t xml:space="preserve">Confidential</w:t>
      </w:r>
      <w:commentRangeEnd w:id="2"/>
      <w:r>
        <w:t xml:space="preserve"> information stays confidential.</w:t>
      </w:r>
    </w:p>
    <w:p>
      <w:r>
        <w:t>Termination on notice.</w:t>
      </w:r>
    </w:p>
    <w:p>
      <w:pPr>
        <w:rPr>
          <w:ins w:id="105" w:author="Trilegal" w:date="2026-09-17T15:00:00Z"/>
        </w:rPr>
      </w:pPr>
      <w:ins w:id="104" w:author="Trilegal" w:date="2026-09-17T15:00:00Z">
        <w:r>
          <w:t xml:space="preserve">Governing law is English law.</w:t>
        </w:r>
      </w:ins>
    </w:p>
    <w:p>
      <w:r>
        <w:t>Notices go to the registered office.</w:t>
      </w:r>
    </w:p>
    <w:p>
      <w:moveFromRangeStart w:id="207" w:name="move1" w:author="Ravi Kalra" w:date="2026-09-04T09:25:00Z"/>
      <w:moveFrom w:id="117" w:author="Ravi Kalra" w:date="2026-09-04T09:25:00Z">
        <w:r>
          <w:delText xml:space="preserve">Payment is due on invoice.</w:delText>
        </w:r>
      </w:moveFrom>
      <w:moveFromRangeEnd w:id="207"/>
    </w:p>
    <w:p>
      <w:r>
        <w:t>Disputes go to arbitration.</w:t>
      </w:r>
    </w:p>
    <w:p>
      <w:moveToRangeStart w:id="209" w:name="move1" w:author="Ravi Kalra" w:date="2026-09-04T09:25:00Z"/>
      <w:moveTo w:id="119" w:author="Ravi Kalra" w:date="2026-09-04T09:25:00Z">
        <w:r>
          <w:t xml:space="preserve">Payment is due on invoice.</w:t>
        </w:r>
      </w:moveTo>
      <w:moveToRangeEnd w:id="209"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w14="http://schemas.microsoft.com/office/word/2010/wordml">
  <w:comment w:id="0" w:author="Ravi Kalra" w:date="2026-09-03T15:00:00Z" w:initials="RK">
    <w:p w14:paraId="0A000001" w14:textId="77777777">
      <w:pPr>
        <w:pStyle w:val="CommentText"/>
      </w:pPr>
      <w:r>
        <w:rPr>
          <w:rStyle w:val="CommentReference"/>
        </w:rPr>
        <w:annotationRef/>
      </w:r>
      <w:r>
        <w:t xml:space="preserve">Is 30 days agreed with the client?</w:t>
      </w:r>
    </w:p>
  </w:comment>
  <w:comment w:id="1" w:author="Trilegal " w:date="2026-09-17T15:20:00Z" w:initials="T">
    <w:p w14:paraId="0A000002" w14:textId="77777777">
      <w:pPr>
        <w:pStyle w:val="CommentText"/>
      </w:pPr>
      <w:r>
        <w:rPr>
          <w:rStyle w:val="CommentReference"/>
        </w:rPr>
        <w:annotationRef/>
      </w:r>
      <w:r>
        <w:t xml:space="preserve">Yes — confirmed on the call.</w:t>
      </w:r>
    </w:p>
  </w:comment>
  <w:comment w:id="2" w:author="Kunal Lalit Kaistha" w:date="2026-09-16T14:16:00Z" w:initials="KLK">
    <w:p w14:paraId="0A000003" w14:textId="77777777">
      <w:pPr>
        <w:pStyle w:val="CommentText"/>
      </w:pPr>
      <w:r>
        <w:rPr>
          <w:rStyle w:val="CommentReference"/>
        </w:rPr>
        <w:annotationRef/>
      </w:r>
      <w:r>
        <w:t xml:space="preserve">Defined term: keep bold.</w:t>
      </w:r>
    </w:p>
  </w:comment>
  <w:comment w:id="3" w:author="Helena Voss" w:date="2026-10-03T09:04:50Z" w:initials="HV">
    <w:p w14:paraId="3C08F204" w14:textId="77777777">
      <w:pPr>
        <w:pStyle w:val="CommentText"/>
      </w:pPr>
      <w:r>
        <w:rPr>
          <w:rStyle w:val="CommentReference"/>
        </w:rPr>
        <w:annotationRef/>
      </w:r>
      <w:r>
        <w:t xml:space="preserve">Noted in the engagement letter.</w:t>
      </w:r>
    </w:p>
  </w:comment>
</w:comments>
</file>

<file path=word/commentsExtended.xml><?xml version="1.0" encoding="utf-8"?>
<w15:commentsEx xmlns:w15="http://schemas.microsoft.com/office/word/2012/wordml">
  <w15:commentEx w15:paraId="0A000001" w15:done="0"/>
  <w15:commentEx w15:paraId="0A000002" w15:paraIdParent="0A000001" w15:done="0"/>
  <w15:commentEx w15:paraId="0A000003" w15:done="1"/>
  <w15:commentEx w15:paraId="3C08F204" w15:done="0" w15:paraIdParent="0A000001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Pct1" Type="http://schemas.openxmlformats.org/officeDocument/2006/relationships/comments" Target="comments.xml"/><Relationship Id="rIdPct2" Type="http://schemas.microsoft.com/office/2011/relationships/commentsExtended" Target="commentsExtended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