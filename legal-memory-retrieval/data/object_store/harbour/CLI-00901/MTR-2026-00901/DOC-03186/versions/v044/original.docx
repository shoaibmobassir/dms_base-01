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r>
        <w:t xml:space="preserve">The Supplier shall deliver </w:t>
      </w:r>
      <w:commentRangeStart w:id="0"/>
      <w:commentRangeStart w:id="3"/>
      <w:ins w:id="101" w:author="Ravi Kalra" w:date="2026-09-03T14:53:00Z">
        <w:r>
          <w:t xml:space="preserve">within 30 days</w:t>
        </w:r>
      </w:ins>
      <w:commentRangeEnd w:id="0"/>
      <w:commentRangeEnd w:id="3"/>
      <w:r>
        <w:rPr>
          <w:rStyle w:val="CommentReference"/>
        </w:rPr>
        <w:commentReference w:id="3"/>
      </w:r>
      <w:r>
        <w:commentReference w:id="0"/>
      </w:r>
      <w:commentRangeStart w:id="1"/>
      <w:commentRangeEnd w:id="1"/>
    </w:p>
    <w:p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>
      <w:r>
        <w:t>Termination on notice.</w:t>
      </w:r>
    </w:p>
    <w:p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>
      <w:r>
        <w:t>Notices go to the registered office.</w:t>
      </w:r>
    </w:p>
    <w:p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>
      <w:r>
        <w:t>Disputes go to arbitration.</w:t>
      </w:r>
    </w:p>
    <w:p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  <w:comment w:id="3" w:author="Helena Voss" w:date="2026-10-03T09:07:34Z" w:initials="HV">
    <w:p w14:paraId="6473C894" w14:textId="77777777">
      <w:pPr>
        <w:pStyle w:val="CommentText"/>
      </w:pPr>
      <w:r>
        <w:rPr>
          <w:rStyle w:val="CommentReference"/>
        </w:rPr>
        <w:annotationRef/>
      </w:r>
      <w:r>
        <w:t xml:space="preserve">Noted in the engagement letter.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  <w15:commentEx w15:paraId="6473C894" w15:done="0" w15:paraIdParent="0A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