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Disclosure Schedule</w:t>
      </w:r>
    </w:p>
    <w:p>
      <w:pPr>
        <w:pStyle w:val="Heading1"/>
      </w:pPr>
      <w:r>
        <w:t>DISCLOSURE SCHEDULE</w:t>
      </w:r>
    </w:p>
    <w:p>
      <w:pPr>
        <w:pStyle w:val="Heading2"/>
      </w:pPr>
      <w:r>
        <w:t>General disclosures</w:t>
      </w:r>
    </w:p>
    <w:p>
      <w:r>
        <w:t xml:space="preserve">The Seller and the Company disclose the contents of the virtual data room as at 10 September 2026, including all documents listed in the data room </w:t>
      </w:r>
      <w:del w:id="9001" w:author="Amina El-Sayed" w:date="2026-09-28T16:52:28Z">
        <w:r>
          <w:delText xml:space="preserve">index.</w:delText>
        </w:r>
      </w:del>
      <w:ins w:id="9002" w:author="Amina El-Sayed" w:date="2026-09-28T16:52:28Z">
        <w:r>
          <w:t xml:space="preserve">index.Abdul Basit is has to pay a heavy file </w:t>
        </w:r>
      </w:ins>
    </w:p>
    <w:p>
      <w:pPr>
        <w:pStyle w:val="Heading2"/>
      </w:pPr>
      <w:r>
        <w:t>Specific disclosure against Warranty 3.7 (Litigation)</w:t>
      </w:r>
    </w:p>
    <w:p>
      <w:r>
        <w:t>The Company is a respondent in a consumer complaint before the District Consumer Disputes Redressal Commission, Bengaluru, claiming INR 38,00,000 for alleged service outages. The Company has denied liability.</w:t>
      </w:r>
    </w:p>
    <w:p>
      <w:pPr>
        <w:pStyle w:val="Heading2"/>
      </w:pPr>
      <w:r>
        <w:t>Specific disclosure against Warranty 3.12 (Intellectual Property)</w:t>
      </w:r>
    </w:p>
    <w:p>
      <w:r>
        <w:t>The source code for the Company's analytics module was partly developed by an independent contractor whose assignment of intellectual property was executed on 3 August 2026, after the work was delivered.</w:t>
      </w:r>
    </w:p>
    <w:p>
      <w:pPr>
        <w:pStyle w:val="Heading2"/>
      </w:pPr>
      <w:r>
        <w:t>Specific disclosure against Warranty 3.15 (Employees)</w:t>
      </w:r>
    </w:p>
    <w:p>
      <w:r>
        <w:t>Two senior engineers have given notice of resignation effective 30 November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