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24"/>
      <w:commentRangeStart w:id="23"/>
      <w:commentRangeStart w:id="22"/>
      <w:commentRangeStart w:id="21"/>
      <w:commentRangeStart w:id="20"/>
      <w:commentRangeStart w:id="19"/>
      <w:commentRangeStart w:id="18"/>
      <w:commentRangeStart w:id="17"/>
      <w:commentRangeStart w:id="16"/>
      <w:commentRangeStart w:id="15"/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  <w:commentRangeEnd w:id="18"/>
      <w:r>
        <w:rPr>
          <w:rStyle w:val="CommentReference"/>
        </w:rPr>
        <w:commentReference w:id="18"/>
      </w:r>
      <w:commentRangeEnd w:id="19"/>
      <w:r>
        <w:rPr>
          <w:rStyle w:val="CommentReference"/>
        </w:rPr>
        <w:commentReference w:id="19"/>
      </w:r>
      <w:commentRangeEnd w:id="20"/>
      <w:r>
        <w:rPr>
          <w:rStyle w:val="CommentReference"/>
        </w:rPr>
        <w:commentReference w:id="20"/>
      </w:r>
      <w:commentRangeEnd w:id="21"/>
      <w:r>
        <w:rPr>
          <w:rStyle w:val="CommentReference"/>
        </w:rPr>
        <w:commentReference w:id="21"/>
      </w:r>
      <w:commentRangeEnd w:id="22"/>
      <w:r>
        <w:rPr>
          <w:rStyle w:val="CommentReference"/>
        </w:rPr>
        <w:commentReference w:id="22"/>
      </w:r>
      <w:commentRangeEnd w:id="23"/>
      <w:r>
        <w:rPr>
          <w:rStyle w:val="CommentReference"/>
        </w:rPr>
        <w:commentReference w:id="23"/>
      </w:r>
      <w:commentRangeEnd w:id="24"/>
      <w:r>
        <w:rPr>
          <w:rStyle w:val="CommentReference"/>
        </w:rPr>
        <w:commentReference w:id="24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5"/>
      <w:commentRangeStart w:id="1"/>
      <w:commentRangeStart w:id="26"/>
      <w:commentRangeStart w:id="2"/>
      <w:commentRangeStart w:id="27"/>
      <w:r>
        <w:t>Either Party may terminate on thirty (30) days' written notice.</w:t>
      </w:r>
      <w:commentRangeEnd w:id="2"/>
      <w:commentRangeEnd w:id="27"/>
      <w:r>
        <w:rPr>
          <w:rStyle w:val="CommentReference"/>
        </w:rPr>
        <w:commentReference w:id="27"/>
      </w:r>
      <w:r>
        <w:rPr>
          <w:rStyle w:val="CommentReference"/>
        </w:rPr>
        <w:commentReference w:id="2"/>
      </w:r>
      <w:commentRangeEnd w:id="1"/>
      <w:commentRangeEnd w:id="26"/>
      <w:r>
        <w:rPr>
          <w:rStyle w:val="CommentReference"/>
        </w:rPr>
        <w:commentReference w:id="26"/>
      </w:r>
      <w:r>
        <w:rPr>
          <w:rStyle w:val="CommentReference"/>
        </w:rPr>
        <w:commentReference w:id="1"/>
      </w:r>
      <w:commentRangeEnd w:id="0"/>
      <w:commentRangeEnd w:id="25"/>
      <w:r>
        <w:rPr>
          <w:rStyle w:val="CommentReference"/>
        </w:rPr>
        <w:commentReference w:id="25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9:52:13Z">
        <w:r>
          <w:delText xml:space="preserve">forty-five</w:delText>
        </w:r>
      </w:del>
      <w:ins w:id="9002" w:author="Helena Voss" w:date="2026-10-03T09:52:13Z">
        <w:r>
          <w:t xml:space="preserve">thirty</w:t>
        </w:r>
      </w:ins>
      <w:r>
        <w:t xml:space="preserve"> </w:t>
      </w:r>
      <w:del w:id="9003" w:author="Helena Voss" w:date="2026-10-03T09:52:13Z">
        <w:r>
          <w:delText xml:space="preserve">(45)</w:delText>
        </w:r>
      </w:del>
      <w:ins w:id="9004" w:author="Helena Voss" w:date="2026-10-03T09:52:13Z">
        <w:r>
          <w:t xml:space="preserve">(30)</w:t>
        </w:r>
      </w:ins>
      <w:r>
        <w:t xml:space="preserve"> </w:t>
      </w:r>
      <w:del w:id="9005" w:author="Helena Voss" w:date="2026-10-03T09:52:13Z">
        <w:r>
          <w:delText xml:space="preserve">days of invoice.</w:delText>
        </w:r>
      </w:del>
      <w:ins w:id="9006" w:author="Helena Voss" w:date="2026-10-03T09:52:13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Helena Voss" w:date="2026-10-03T09:47:47Z" w:initials="HV">
    <w:p w14:paraId="1E819F6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4" w:author="Helena Voss" w:date="2026-10-03T09:52:11Z" w:initials="HV">
    <w:p w14:paraId="2E12689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5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6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7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1E819F66" w15:done="1"/>
  <w15:commentEx w15:paraId="2E12689E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