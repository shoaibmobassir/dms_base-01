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22"/>
      <w:commentRangeStart w:id="1"/>
      <w:commentRangeStart w:id="23"/>
      <w:commentRangeStart w:id="2"/>
      <w:commentRangeStart w:id="24"/>
      <w:r>
        <w:t xml:space="preserve">Either Party may terminate on thirty (30) days' written notice.</w:t>
      </w:r>
      <w:commentRangeEnd w:id="2"/>
      <w:commentRangeEnd w:id="24"/>
      <w:r>
        <w:rPr>
          <w:rStyle w:val="CommentReference"/>
        </w:rPr>
        <w:commentReference w:id="24"/>
      </w:r>
      <w:r>
        <w:rPr>
          <w:rStyle w:val="CommentReference"/>
        </w:rPr>
        <w:commentReference w:id="2"/>
      </w:r>
      <w:commentRangeEnd w:id="1"/>
      <w:commentRangeEnd w:id="23"/>
      <w:r>
        <w:rPr>
          <w:rStyle w:val="CommentReference"/>
        </w:rPr>
        <w:commentReference w:id="23"/>
      </w:r>
      <w:r>
        <w:rPr>
          <w:rStyle w:val="CommentReference"/>
        </w:rPr>
        <w:commentReference w:id="1"/>
      </w:r>
      <w:commentRangeEnd w:id="0"/>
      <w:commentRangeEnd w:id="22"/>
      <w:r>
        <w:rPr>
          <w:rStyle w:val="CommentReference"/>
        </w:rPr>
        <w:commentReference w:id="22"/>
      </w:r>
      <w:r>
        <w:rPr>
          <w:rStyle w:val="CommentReference"/>
        </w:rPr>
        <w:commentReference w:id="0"/>
      </w:r>
      <w:ins w:id="9001" w:author="Helena Voss" w:date="2026-10-03T09:45:05Z">
        <w:r>
          <w:t xml:space="preserve"> Notice may be given by email.</w:t>
        </w:r>
      </w:ins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commentRangeStart w:id="19"/>
      <w:commentRangeStart w:id="20"/>
      <w:commentRangeStart w:id="21"/>
      <w:r>
        <w:t xml:space="preserve">within forty-five (45) days of invoice</w:t>
      </w:r>
      <w:commentRangeEnd w:id="21"/>
      <w:r>
        <w:rPr>
          <w:rStyle w:val="CommentReference"/>
        </w:rPr>
        <w:commentReference w:id="21"/>
      </w:r>
      <w:commentRangeEnd w:id="20"/>
      <w:r>
        <w:rPr>
          <w:rStyle w:val="CommentReference"/>
        </w:rPr>
        <w:commentReference w:id="20"/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Helena Voss" w:date="2026-10-03T09:30:00Z" w:initials="HV">
    <w:p w14:paraId="69AE0084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2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3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4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69AE0084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