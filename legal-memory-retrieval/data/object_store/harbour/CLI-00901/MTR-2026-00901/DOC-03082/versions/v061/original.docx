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>Either Party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Client shall pay the Fees within </w:t>
      </w:r>
      <w:del w:id="9001" w:author="Priya Menon" w:date="2026-09-28T08:23:52Z">
        <w:r>
          <w:delText xml:space="preserve">forty-five</w:delText>
        </w:r>
      </w:del>
      <w:ins w:id="9002" w:author="Priya Menon" w:date="2026-09-28T08:23:52Z">
        <w:r>
          <w:t xml:space="preserve">thirty</w:t>
        </w:r>
      </w:ins>
      <w:r>
        <w:t xml:space="preserve"> </w:t>
      </w:r>
      <w:del w:id="9003" w:author="Priya Menon" w:date="2026-09-28T08:23:52Z">
        <w:r>
          <w:delText xml:space="preserve">(45)</w:delText>
        </w:r>
      </w:del>
      <w:ins w:id="9004" w:author="Priya Menon" w:date="2026-09-28T08:23:52Z">
        <w:r>
          <w:t xml:space="preserve">(30)</w:t>
        </w:r>
      </w:ins>
      <w:r>
        <w:t xml:space="preserve"> </w:t>
      </w:r>
      <w:del w:id="9005" w:author="Priya Menon" w:date="2026-09-28T08:23:52Z">
        <w:r>
          <w:delText xml:space="preserve">days of invoice.</w:delText>
        </w:r>
      </w:del>
      <w:ins w:id="9006" w:author="Priya Menon" w:date="2026-09-28T08:23:52Z">
        <w:r>
          <w:t xml:space="preserve">days.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