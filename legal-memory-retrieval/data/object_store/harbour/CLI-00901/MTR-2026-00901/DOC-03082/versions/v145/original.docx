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3"/>
      <w:commentRangeStart w:id="1"/>
      <w:commentRangeStart w:id="14"/>
      <w:commentRangeStart w:id="2"/>
      <w:commentRangeStart w:id="15"/>
      <w:r>
        <w:t xml:space="preserve">Either Party may terminate on thirty (30) days' written notice.</w:t>
      </w:r>
      <w:commentRangeEnd w:id="2"/>
      <w:commentRangeEnd w:id="15"/>
      <w:r>
        <w:rPr>
          <w:rStyle w:val="CommentReference"/>
        </w:rPr>
        <w:commentReference w:id="15"/>
      </w:r>
      <w:r>
        <w:rPr>
          <w:rStyle w:val="CommentReference"/>
        </w:rPr>
        <w:commentReference w:id="2"/>
      </w:r>
      <w:commentRangeEnd w:id="1"/>
      <w:commentRangeEnd w:id="14"/>
      <w:r>
        <w:rPr>
          <w:rStyle w:val="CommentReference"/>
        </w:rPr>
        <w:commentReference w:id="14"/>
      </w:r>
      <w:r>
        <w:rPr>
          <w:rStyle w:val="CommentReference"/>
        </w:rPr>
        <w:commentReference w:id="1"/>
      </w:r>
      <w:commentRangeEnd w:id="0"/>
      <w:commentRangeEnd w:id="13"/>
      <w:r>
        <w:rPr>
          <w:rStyle w:val="CommentReference"/>
        </w:rPr>
        <w:commentReference w:id="13"/>
      </w:r>
      <w:r>
        <w:rPr>
          <w:rStyle w:val="CommentReference"/>
        </w:rPr>
        <w:commentReference w:id="0"/>
      </w:r>
      <w:ins w:id="9001" w:author="Helena Voss" w:date="2026-10-03T07:45:04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r>
        <w:t xml:space="preserve">within forty-five (45) days of invoice</w:t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4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5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