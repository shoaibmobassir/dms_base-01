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Client shall pay the Fees within </w:t>
      </w:r>
      <w:del w:id="9001" w:author="Priya Menon" w:date="2026-09-28T08:28:20Z">
        <w:r>
          <w:delText xml:space="preserve">forty-five</w:delText>
        </w:r>
      </w:del>
      <w:ins w:id="9002" w:author="Priya Menon" w:date="2026-09-28T08:28:20Z">
        <w:r>
          <w:t xml:space="preserve">thirty</w:t>
        </w:r>
      </w:ins>
      <w:r>
        <w:t xml:space="preserve"> </w:t>
      </w:r>
      <w:del w:id="9003" w:author="Priya Menon" w:date="2026-09-28T08:28:20Z">
        <w:r>
          <w:delText xml:space="preserve">(45)</w:delText>
        </w:r>
      </w:del>
      <w:ins w:id="9004" w:author="Priya Menon" w:date="2026-09-28T08:28:20Z">
        <w:r>
          <w:t xml:space="preserve">(30)</w:t>
        </w:r>
      </w:ins>
      <w:r>
        <w:t xml:space="preserve"> </w:t>
      </w:r>
      <w:del w:id="9005" w:author="Priya Menon" w:date="2026-09-28T08:28:20Z">
        <w:r>
          <w:delText xml:space="preserve">days of invoice.</w:delText>
        </w:r>
      </w:del>
      <w:ins w:id="9006" w:author="Priya Menon" w:date="2026-09-28T08:28:20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