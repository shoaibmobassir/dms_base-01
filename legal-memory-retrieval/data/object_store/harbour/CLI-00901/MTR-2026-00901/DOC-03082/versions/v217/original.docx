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ns0="urn:precentis:edit">
      <w:pPr>
        <w:pStyle w:val="Title"/>
      </w:pPr>
      <w:r>
        <w:t>E2E Services Agreement</w:t>
      </w:r>
    </w:p>
    <w:p xmlns:ns1="urn:precentis:edit">
      <w:pPr>
        <w:pStyle w:val="Heading1"/>
      </w:pPr>
      <w:r>
        <w:t>Article 1 — Term</w:t>
      </w:r>
    </w:p>
    <w:p xmlns:ns2="urn:precentis:edit"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 xmlns:ns3="urn:precentis:edit">
      <w:commentRangeStart w:id="0"/>
      <w:commentRangeStart w:id="20"/>
      <w:commentRangeStart w:id="1"/>
      <w:commentRangeStart w:id="21"/>
      <w:commentRangeStart w:id="2"/>
      <w:commentRangeStart w:id="22"/>
      <w:r>
        <w:t xml:space="preserve">Either Party may terminate on thirty (30) days' written notice.</w:t>
      </w:r>
      <w:commentRangeEnd w:id="2"/>
      <w:commentRangeEnd w:id="22"/>
      <w:r>
        <w:rPr>
          <w:rStyle w:val="CommentReference"/>
        </w:rPr>
        <w:commentReference w:id="22"/>
      </w:r>
      <w:r>
        <w:rPr>
          <w:rStyle w:val="CommentReference"/>
        </w:rPr>
        <w:commentReference w:id="2"/>
      </w:r>
      <w:commentRangeEnd w:id="1"/>
      <w:commentRangeEnd w:id="21"/>
      <w:r>
        <w:rPr>
          <w:rStyle w:val="CommentReference"/>
        </w:rPr>
        <w:commentReference w:id="21"/>
      </w:r>
      <w:r>
        <w:rPr>
          <w:rStyle w:val="CommentReference"/>
        </w:rPr>
        <w:commentReference w:id="1"/>
      </w:r>
      <w:commentRangeEnd w:id="0"/>
      <w:commentRangeEnd w:id="20"/>
      <w:r>
        <w:rPr>
          <w:rStyle w:val="CommentReference"/>
        </w:rPr>
        <w:commentReference w:id="20"/>
      </w:r>
      <w:r>
        <w:rPr>
          <w:rStyle w:val="CommentReference"/>
        </w:rPr>
        <w:commentReference w:id="0"/>
      </w:r>
      <w:ins w:id="9001" w:author="Helena Voss" w:date="2026-10-03T09:24:11Z">
        <w:r>
          <w:t xml:space="preserve"> Notice may be given by email.</w:t>
        </w:r>
      </w:ins>
    </w:p>
    <w:p xmlns:ns4="urn:precentis:edit">
      <w:pPr>
        <w:pStyle w:val="Heading1"/>
      </w:pPr>
      <w:r>
        <w:t>Article 2 — Fees</w:t>
      </w:r>
    </w:p>
    <w:p xmlns:ns5="urn:precentis:edit">
      <w:r>
        <w:t xml:space="preserve">The Client shall pay the Fees </w:t>
      </w:r>
      <w:commentRangeStart w:id="3"/>
      <w:commentRangeStart w:id="4"/>
      <w:commentRangeStart w:id="5"/>
      <w:commentRangeStart w:id="6"/>
      <w:commentRangeStart w:id="7"/>
      <w:commentRangeStart w:id="8"/>
      <w:commentRangeStart w:id="9"/>
      <w:commentRangeStart w:id="10"/>
      <w:commentRangeStart w:id="11"/>
      <w:commentRangeStart w:id="12"/>
      <w:commentRangeStart w:id="13"/>
      <w:commentRangeStart w:id="14"/>
      <w:commentRangeStart w:id="15"/>
      <w:commentRangeStart w:id="16"/>
      <w:commentRangeStart w:id="17"/>
      <w:commentRangeStart w:id="18"/>
      <w:commentRangeStart w:id="19"/>
      <w:r>
        <w:t xml:space="preserve">within forty-five (45) days of invoice</w:t>
      </w:r>
      <w:commentRangeEnd w:id="19"/>
      <w:r>
        <w:rPr>
          <w:rStyle w:val="CommentReference"/>
        </w:rPr>
        <w:commentReference w:id="19"/>
      </w:r>
      <w:commentRangeEnd w:id="18"/>
      <w:r>
        <w:rPr>
          <w:rStyle w:val="CommentReference"/>
        </w:rPr>
        <w:commentReference w:id="18"/>
      </w:r>
      <w:commentRangeEnd w:id="17"/>
      <w:r>
        <w:rPr>
          <w:rStyle w:val="CommentReference"/>
        </w:rPr>
        <w:commentReference w:id="17"/>
      </w:r>
      <w:commentRangeEnd w:id="16"/>
      <w:r>
        <w:rPr>
          <w:rStyle w:val="CommentReference"/>
        </w:rPr>
        <w:commentReference w:id="16"/>
      </w:r>
      <w:commentRangeEnd w:id="15"/>
      <w:r>
        <w:rPr>
          <w:rStyle w:val="CommentReference"/>
        </w:rPr>
        <w:commentReference w:id="15"/>
      </w:r>
      <w:commentRangeEnd w:id="14"/>
      <w:r>
        <w:rPr>
          <w:rStyle w:val="CommentReference"/>
        </w:rPr>
        <w:commentReference w:id="14"/>
      </w:r>
      <w:commentRangeEnd w:id="13"/>
      <w:r>
        <w:rPr>
          <w:rStyle w:val="CommentReference"/>
        </w:rPr>
        <w:commentReference w:id="13"/>
      </w:r>
      <w:commentRangeEnd w:id="12"/>
      <w:r>
        <w:rPr>
          <w:rStyle w:val="CommentReference"/>
        </w:rPr>
        <w:commentReference w:id="12"/>
      </w:r>
      <w:commentRangeEnd w:id="11"/>
      <w:r>
        <w:rPr>
          <w:rStyle w:val="CommentReference"/>
        </w:rPr>
        <w:commentReference w:id="11"/>
      </w:r>
      <w:commentRangeEnd w:id="10"/>
      <w:r>
        <w:rPr>
          <w:rStyle w:val="CommentReference"/>
        </w:rPr>
        <w:commentReference w:id="10"/>
      </w:r>
      <w:commentRangeEnd w:id="9"/>
      <w:r>
        <w:rPr>
          <w:rStyle w:val="CommentReference"/>
        </w:rPr>
        <w:commentReference w:id="9"/>
      </w:r>
      <w:commentRangeEnd w:id="8"/>
      <w:r>
        <w:rPr>
          <w:rStyle w:val="CommentReference"/>
        </w:rPr>
        <w:commentReference w:id="8"/>
      </w:r>
      <w:commentRangeEnd w:id="7"/>
      <w:r>
        <w:rPr>
          <w:rStyle w:val="CommentReference"/>
        </w:rPr>
        <w:commentReference w:id="7"/>
      </w:r>
      <w:commentRangeEnd w:id="6"/>
      <w:r>
        <w:rPr>
          <w:rStyle w:val="CommentReference"/>
        </w:rPr>
        <w:commentReference w:id="6"/>
      </w:r>
      <w:commentRangeEnd w:id="5"/>
      <w:r>
        <w:rPr>
          <w:rStyle w:val="CommentReference"/>
        </w:rPr>
        <w:commentReference w:id="5"/>
      </w:r>
      <w:commentRangeEnd w:id="4"/>
      <w:r>
        <w:rPr>
          <w:rStyle w:val="CommentReference"/>
        </w:rPr>
        <w:commentReference w:id="4"/>
      </w:r>
      <w:commentRangeEnd w:id="3"/>
      <w:r>
        <w:rPr>
          <w:rStyle w:val="CommentReference"/>
        </w:rPr>
        <w:commentReference w:id="3"/>
      </w:r>
      <w:r>
        <w:t xml:space="preserve"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w14="http://schemas.microsoft.com/office/word/2010/wordml">
  <w:comment w:id="0" w:author="Priya Menon" w:date="2026-09-28T07:18:54Z" w:initials="PM">
    <w:p w14:paraId="4BC1E580" w14:textId="77777777">
      <w:pPr>
        <w:pStyle w:val="CommentText"/>
      </w:pPr>
      <w:r>
        <w:rPr>
          <w:rStyle w:val="CommentReference"/>
        </w:rPr>
        <w:annotationRef/>
      </w:r>
      <w:r>
        <w:t xml:space="preserve">Should this be sixty days?</w:t>
      </w:r>
    </w:p>
  </w:comment>
  <w:comment w:id="1" w:author="Priya Menon" w:date="2026-09-28T07:33:28Z" w:initials="PM">
    <w:p w14:paraId="7FC3517C" w14:textId="77777777">
      <w:pPr>
        <w:pStyle w:val="CommentText"/>
      </w:pPr>
      <w:r>
        <w:rPr>
          <w:rStyle w:val="CommentReference"/>
        </w:rPr>
        <w:annotationRef/>
      </w:r>
      <w:r>
        <w:t xml:space="preserve">Should this be sixty days?</w:t>
      </w:r>
    </w:p>
  </w:comment>
  <w:comment w:id="2" w:author="Priya Menon" w:date="2026-09-28T08:10:11Z" w:initials="PM">
    <w:p w14:paraId="3BA0D58C" w14:textId="77777777">
      <w:pPr>
        <w:pStyle w:val="CommentText"/>
      </w:pPr>
      <w:r>
        <w:rPr>
          <w:rStyle w:val="CommentReference"/>
        </w:rPr>
        <w:annotationRef/>
      </w:r>
      <w:r>
        <w:t xml:space="preserve">Should this be sixty days?</w:t>
      </w:r>
    </w:p>
  </w:comment>
  <w:comment w:id="3" w:author="Priya Menon" w:date="2026-09-28T08:17:11Z" w:initials="PM">
    <w:p w14:paraId="0D1FDE6C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4" w:author="Priya Menon" w:date="2026-09-28T08:23:52Z" w:initials="PM">
    <w:p w14:paraId="1F714912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5" w:author="Priya Menon" w:date="2026-09-28T08:26:28Z" w:initials="PM">
    <w:p w14:paraId="0B62894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6" w:author="Priya Menon" w:date="2026-09-28T08:27:37Z" w:initials="PM">
    <w:p w14:paraId="17BB4B48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7" w:author="Priya Menon" w:date="2026-09-28T08:28:19Z" w:initials="PM">
    <w:p w14:paraId="7F59B32E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8" w:author="Priya Menon" w:date="2026-09-28T08:37:43Z" w:initials="PM">
    <w:p w14:paraId="43D26E58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9" w:author="Priya Menon" w:date="2026-09-28T09:31:05Z" w:initials="PM">
    <w:p w14:paraId="0812210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0" w:author="Helena Voss" w:date="2026-09-28T10:10:51Z" w:initials="HV">
    <w:p w14:paraId="016A7582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1" w:author="Helena Voss" w:date="2026-09-28T10:24:17Z" w:initials="HV">
    <w:p w14:paraId="687461DA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2" w:author="Helena Voss" w:date="2026-10-03T07:40:51Z" w:initials="HV">
    <w:p w14:paraId="6D61C83E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3" w:author="Helena Voss" w:date="2026-10-03T07:45:17Z" w:initials="HV">
    <w:p w14:paraId="2A667DCA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4" w:author="Helena Voss" w:date="2026-10-03T07:55:41Z" w:initials="HV">
    <w:p w14:paraId="1F429CC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5" w:author="Helena Voss" w:date="2026-10-03T08:26:43Z" w:initials="HV">
    <w:p w14:paraId="552683DC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6" w:author="Helena Voss" w:date="2026-10-03T08:36:20Z" w:initials="HV">
    <w:p w14:paraId="1A572BF2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7" w:author="Helena Voss" w:date="2026-10-03T08:56:16Z" w:initials="HV">
    <w:p w14:paraId="564D290C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8" w:author="Helena Voss" w:date="2026-10-03T09:04:22Z" w:initials="HV">
    <w:p w14:paraId="4159DF1A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9" w:author="Helena Voss" w:date="2026-10-03T09:07:03Z" w:initials="HV">
    <w:p w14:paraId="101E0FB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20" w:author="Amina El-Sayed" w:date="2026-09-28T07:18:55Z" w:initials="AE">
    <w:p w14:paraId="7B44B474" w14:textId="77777777">
      <w:pPr>
        <w:pStyle w:val="CommentText"/>
      </w:pPr>
      <w:r>
        <w:rPr>
          <w:rStyle w:val="CommentReference"/>
        </w:rPr>
        <w:annotationRef/>
      </w:r>
      <w:r>
        <w:t xml:space="preserve">Yes — per the side letter.</w:t>
      </w:r>
    </w:p>
  </w:comment>
  <w:comment w:id="21" w:author="Amina El-Sayed" w:date="2026-09-28T07:33:30Z" w:initials="AE">
    <w:p w14:paraId="48A2B8E8" w14:textId="77777777">
      <w:pPr>
        <w:pStyle w:val="CommentText"/>
      </w:pPr>
      <w:r>
        <w:rPr>
          <w:rStyle w:val="CommentReference"/>
        </w:rPr>
        <w:annotationRef/>
      </w:r>
      <w:r>
        <w:t xml:space="preserve">Yes — per the side letter.</w:t>
      </w:r>
    </w:p>
  </w:comment>
  <w:comment w:id="22" w:author="Amina El-Sayed" w:date="2026-09-28T08:10:12Z" w:initials="AE">
    <w:p w14:paraId="0C32ED94" w14:textId="77777777">
      <w:pPr>
        <w:pStyle w:val="CommentText"/>
      </w:pPr>
      <w:r>
        <w:rPr>
          <w:rStyle w:val="CommentReference"/>
        </w:rPr>
        <w:annotationRef/>
      </w:r>
      <w:r>
        <w:t xml:space="preserve">Yes — per the side letter.</w:t>
      </w:r>
    </w:p>
  </w:comment>
</w:comments>
</file>

<file path=word/commentsExtended.xml><?xml version="1.0" encoding="utf-8"?>
<w15:commentsEx xmlns:w15="http://schemas.microsoft.com/office/word/2012/wordml">
  <w15:commentEx w15:paraId="4BC1E580" w15:done="1"/>
  <w15:commentEx w15:paraId="7FC3517C" w15:done="1"/>
  <w15:commentEx w15:paraId="3BA0D58C" w15:done="1"/>
  <w15:commentEx w15:paraId="0D1FDE6C" w15:done="1"/>
  <w15:commentEx w15:paraId="1F714912" w15:done="1"/>
  <w15:commentEx w15:paraId="0B628946" w15:done="1"/>
  <w15:commentEx w15:paraId="17BB4B48" w15:done="1"/>
  <w15:commentEx w15:paraId="7F59B32E" w15:done="1"/>
  <w15:commentEx w15:paraId="43D26E58" w15:done="1"/>
  <w15:commentEx w15:paraId="08122106" w15:done="1"/>
  <w15:commentEx w15:paraId="016A7582" w15:done="1"/>
  <w15:commentEx w15:paraId="687461DA" w15:done="1"/>
  <w15:commentEx w15:paraId="6D61C83E" w15:done="1"/>
  <w15:commentEx w15:paraId="2A667DCA" w15:done="1"/>
  <w15:commentEx w15:paraId="1F429CC6" w15:done="1"/>
  <w15:commentEx w15:paraId="552683DC" w15:done="1"/>
  <w15:commentEx w15:paraId="1A572BF2" w15:done="1"/>
  <w15:commentEx w15:paraId="564D290C" w15:done="1"/>
  <w15:commentEx w15:paraId="4159DF1A" w15:done="1"/>
  <w15:commentEx w15:paraId="101E0FB6" w15:done="1"/>
  <w15:commentEx w15:paraId="7B44B474" w15:done="0" w15:paraIdParent="4BC1E580"/>
  <w15:commentEx w15:paraId="48A2B8E8" w15:done="0" w15:paraIdParent="7FC3517C"/>
  <w15:commentEx w15:paraId="0C32ED94" w15:done="0" w15:paraIdParent="3BA0D58C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Pct1" Type="http://schemas.openxmlformats.org/officeDocument/2006/relationships/comments" Target="comments.xml"/><Relationship Id="rIdPct2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