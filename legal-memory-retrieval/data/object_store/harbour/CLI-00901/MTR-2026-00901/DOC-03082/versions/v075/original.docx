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E2E 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Party may terminate on thirty (30) days' written notice.</w:t>
      </w:r>
      <w:ins w:id="9001" w:author="Priya Menon" w:date="2026-09-28T08:27:27Z">
        <w:r>
          <w:t xml:space="preserve"> Notice may be given by email.</w:t>
        </w:r>
      </w:ins>
    </w:p>
    <w:p>
      <w:pPr>
        <w:pStyle w:val="Heading1"/>
      </w:pPr>
      <w:r>
        <w:t>Article 2 — Fees</w:t>
      </w:r>
    </w:p>
    <w:p>
      <w:r>
        <w:t>The Client shall pay the Fees within forty-five (45) days of invoice.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