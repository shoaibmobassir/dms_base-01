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E2E 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commentRangeStart w:id="0"/>
      <w:commentRangeStart w:id="26"/>
      <w:commentRangeStart w:id="1"/>
      <w:commentRangeStart w:id="27"/>
      <w:commentRangeStart w:id="2"/>
      <w:commentRangeStart w:id="28"/>
      <w:r>
        <w:t xml:space="preserve">Either Party may terminate on thirty (30) days' written notice.</w:t>
      </w:r>
      <w:commentRangeEnd w:id="2"/>
      <w:commentRangeEnd w:id="28"/>
      <w:r>
        <w:rPr>
          <w:rStyle w:val="CommentReference"/>
        </w:rPr>
        <w:commentReference w:id="28"/>
      </w:r>
      <w:r>
        <w:rPr>
          <w:rStyle w:val="CommentReference"/>
        </w:rPr>
        <w:commentReference w:id="2"/>
      </w:r>
      <w:commentRangeEnd w:id="1"/>
      <w:commentRangeEnd w:id="27"/>
      <w:r>
        <w:rPr>
          <w:rStyle w:val="CommentReference"/>
        </w:rPr>
        <w:commentReference w:id="27"/>
      </w:r>
      <w:r>
        <w:rPr>
          <w:rStyle w:val="CommentReference"/>
        </w:rPr>
        <w:commentReference w:id="1"/>
      </w:r>
      <w:commentRangeEnd w:id="0"/>
      <w:commentRangeEnd w:id="26"/>
      <w:r>
        <w:rPr>
          <w:rStyle w:val="CommentReference"/>
        </w:rPr>
        <w:commentReference w:id="26"/>
      </w:r>
      <w:r>
        <w:rPr>
          <w:rStyle w:val="CommentReference"/>
        </w:rPr>
        <w:commentReference w:id="0"/>
      </w:r>
      <w:ins w:id="9001" w:author="Helena Voss" w:date="2026-10-03T10:20:04Z">
        <w:r>
          <w:t xml:space="preserve"> Notice may be given by email.</w:t>
        </w:r>
      </w:ins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Client shall pay the Fees </w:t>
      </w:r>
      <w:commentRangeStart w:id="3"/>
      <w:commentRangeStart w:id="4"/>
      <w:commentRangeStart w:id="5"/>
      <w:commentRangeStart w:id="6"/>
      <w:commentRangeStart w:id="7"/>
      <w:commentRangeStart w:id="8"/>
      <w:commentRangeStart w:id="9"/>
      <w:commentRangeStart w:id="10"/>
      <w:commentRangeStart w:id="11"/>
      <w:commentRangeStart w:id="12"/>
      <w:commentRangeStart w:id="13"/>
      <w:commentRangeStart w:id="14"/>
      <w:commentRangeStart w:id="15"/>
      <w:commentRangeStart w:id="16"/>
      <w:commentRangeStart w:id="17"/>
      <w:commentRangeStart w:id="18"/>
      <w:commentRangeStart w:id="19"/>
      <w:commentRangeStart w:id="20"/>
      <w:commentRangeStart w:id="21"/>
      <w:commentRangeStart w:id="22"/>
      <w:commentRangeStart w:id="23"/>
      <w:commentRangeStart w:id="24"/>
      <w:commentRangeStart w:id="25"/>
      <w:r>
        <w:t xml:space="preserve">within forty-five (45) days of invoice</w:t>
      </w:r>
      <w:commentRangeEnd w:id="25"/>
      <w:r>
        <w:rPr>
          <w:rStyle w:val="CommentReference"/>
        </w:rPr>
        <w:commentReference w:id="25"/>
      </w:r>
      <w:commentRangeEnd w:id="24"/>
      <w:r>
        <w:rPr>
          <w:rStyle w:val="CommentReference"/>
        </w:rPr>
        <w:commentReference w:id="24"/>
      </w:r>
      <w:commentRangeEnd w:id="23"/>
      <w:r>
        <w:rPr>
          <w:rStyle w:val="CommentReference"/>
        </w:rPr>
        <w:commentReference w:id="23"/>
      </w:r>
      <w:commentRangeEnd w:id="22"/>
      <w:r>
        <w:rPr>
          <w:rStyle w:val="CommentReference"/>
        </w:rPr>
        <w:commentReference w:id="22"/>
      </w:r>
      <w:commentRangeEnd w:id="21"/>
      <w:r>
        <w:rPr>
          <w:rStyle w:val="CommentReference"/>
        </w:rPr>
        <w:commentReference w:id="21"/>
      </w:r>
      <w:commentRangeEnd w:id="20"/>
      <w:r>
        <w:rPr>
          <w:rStyle w:val="CommentReference"/>
        </w:rPr>
        <w:commentReference w:id="20"/>
      </w:r>
      <w:commentRangeEnd w:id="19"/>
      <w:r>
        <w:rPr>
          <w:rStyle w:val="CommentReference"/>
        </w:rPr>
        <w:commentReference w:id="19"/>
      </w:r>
      <w:commentRangeEnd w:id="18"/>
      <w:r>
        <w:rPr>
          <w:rStyle w:val="CommentReference"/>
        </w:rPr>
        <w:commentReference w:id="18"/>
      </w:r>
      <w:commentRangeEnd w:id="17"/>
      <w:r>
        <w:rPr>
          <w:rStyle w:val="CommentReference"/>
        </w:rPr>
        <w:commentReference w:id="17"/>
      </w:r>
      <w:commentRangeEnd w:id="16"/>
      <w:r>
        <w:rPr>
          <w:rStyle w:val="CommentReference"/>
        </w:rPr>
        <w:commentReference w:id="16"/>
      </w:r>
      <w:commentRangeEnd w:id="15"/>
      <w:r>
        <w:rPr>
          <w:rStyle w:val="CommentReference"/>
        </w:rPr>
        <w:commentReference w:id="15"/>
      </w:r>
      <w:commentRangeEnd w:id="14"/>
      <w:r>
        <w:rPr>
          <w:rStyle w:val="CommentReference"/>
        </w:rPr>
        <w:commentReference w:id="14"/>
      </w:r>
      <w:commentRangeEnd w:id="13"/>
      <w:r>
        <w:rPr>
          <w:rStyle w:val="CommentReference"/>
        </w:rPr>
        <w:commentReference w:id="13"/>
      </w:r>
      <w:commentRangeEnd w:id="12"/>
      <w:r>
        <w:rPr>
          <w:rStyle w:val="CommentReference"/>
        </w:rPr>
        <w:commentReference w:id="12"/>
      </w:r>
      <w:commentRangeEnd w:id="11"/>
      <w:r>
        <w:rPr>
          <w:rStyle w:val="CommentReference"/>
        </w:rPr>
        <w:commentReference w:id="11"/>
      </w:r>
      <w:commentRangeEnd w:id="10"/>
      <w:r>
        <w:rPr>
          <w:rStyle w:val="CommentReference"/>
        </w:rPr>
        <w:commentReference w:id="10"/>
      </w:r>
      <w:commentRangeEnd w:id="9"/>
      <w:r>
        <w:rPr>
          <w:rStyle w:val="CommentReference"/>
        </w:rPr>
        <w:commentReference w:id="9"/>
      </w:r>
      <w:commentRangeEnd w:id="8"/>
      <w:r>
        <w:rPr>
          <w:rStyle w:val="CommentReference"/>
        </w:rPr>
        <w:commentReference w:id="8"/>
      </w:r>
      <w:commentRangeEnd w:id="7"/>
      <w:r>
        <w:rPr>
          <w:rStyle w:val="CommentReference"/>
        </w:rPr>
        <w:commentReference w:id="7"/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Helena Voss" w:date="2026-10-03T08:26:43Z" w:initials="HV">
    <w:p w14:paraId="552683D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6" w:author="Helena Voss" w:date="2026-10-03T08:36:20Z" w:initials="HV">
    <w:p w14:paraId="1A572BF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7" w:author="Helena Voss" w:date="2026-10-03T08:56:16Z" w:initials="HV">
    <w:p w14:paraId="564D290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8" w:author="Helena Voss" w:date="2026-10-03T09:04:22Z" w:initials="HV">
    <w:p w14:paraId="4159DF1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9" w:author="Helena Voss" w:date="2026-10-03T09:07:03Z" w:initials="HV">
    <w:p w14:paraId="101E0FB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0" w:author="Helena Voss" w:date="2026-10-03T09:24:23Z" w:initials="HV">
    <w:p w14:paraId="22D4409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1" w:author="Helena Voss" w:date="2026-10-03T09:30:00Z" w:initials="HV">
    <w:p w14:paraId="69AE0084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2" w:author="Helena Voss" w:date="2026-10-03T09:45:33Z" w:initials="HV">
    <w:p w14:paraId="6378126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3" w:author="Helena Voss" w:date="2026-10-03T09:47:47Z" w:initials="HV">
    <w:p w14:paraId="1E819F6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4" w:author="Helena Voss" w:date="2026-10-03T09:52:11Z" w:initials="HV">
    <w:p w14:paraId="2E12689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5" w:author="Helena Voss" w:date="2026-10-03T09:56:07Z" w:initials="HV">
    <w:p w14:paraId="3688DF1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6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7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8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552683DC" w15:done="1"/>
  <w15:commentEx w15:paraId="1A572BF2" w15:done="1"/>
  <w15:commentEx w15:paraId="564D290C" w15:done="1"/>
  <w15:commentEx w15:paraId="4159DF1A" w15:done="1"/>
  <w15:commentEx w15:paraId="101E0FB6" w15:done="1"/>
  <w15:commentEx w15:paraId="22D44096" w15:done="1"/>
  <w15:commentEx w15:paraId="69AE0084" w15:done="1"/>
  <w15:commentEx w15:paraId="63781262" w15:done="1"/>
  <w15:commentEx w15:paraId="1E819F66" w15:done="1"/>
  <w15:commentEx w15:paraId="2E12689E" w15:done="1"/>
  <w15:commentEx w15:paraId="3688DF18" w15:done="1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