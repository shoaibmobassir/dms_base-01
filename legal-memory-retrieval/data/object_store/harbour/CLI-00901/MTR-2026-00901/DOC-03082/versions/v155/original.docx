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"/>
      <w:commentRangeStart w:id="16"/>
      <w:commentRangeStart w:id="1"/>
      <w:commentRangeStart w:id="15"/>
      <w:commentRangeStart w:id="0"/>
      <w:commentRangeStart w:id="14"/>
      <w:r>
        <w:t>E2E Services Agreement</w:t>
      </w:r>
      <w:commentRangeEnd w:id="0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0"/>
      </w:r>
      <w:commentRangeEnd w:id="1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1"/>
      </w:r>
      <w:commentRangeEnd w:id="2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2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Party may terminate on thirty (30) </w:t>
      </w:r>
      <w:ins w:id="9001" w:author="Helena Voss" w:date="2026-10-03T07:55:11Z">
        <w:r>
          <w:t xml:space="preserve">Notice may be given by email. </w:t>
        </w:r>
      </w:ins>
      <w:r>
        <w:t xml:space="preserve">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r>
        <w:t xml:space="preserve">within forty-five (45) days of invoice</w:t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