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Helena Voss" w:date="2026-09-28T10:24:18Z">
        <w:r>
          <w:delText xml:space="preserve">forty-five</w:delText>
        </w:r>
      </w:del>
      <w:ins w:id="9002" w:author="Helena Voss" w:date="2026-09-28T10:24:18Z">
        <w:r>
          <w:t xml:space="preserve">thirty</w:t>
        </w:r>
      </w:ins>
      <w:r>
        <w:t xml:space="preserve"> </w:t>
      </w:r>
      <w:del w:id="9003" w:author="Helena Voss" w:date="2026-09-28T10:24:18Z">
        <w:r>
          <w:delText xml:space="preserve">(45)</w:delText>
        </w:r>
      </w:del>
      <w:ins w:id="9004" w:author="Helena Voss" w:date="2026-09-28T10:24:18Z">
        <w:r>
          <w:t xml:space="preserve">(30)</w:t>
        </w:r>
      </w:ins>
      <w:r>
        <w:t xml:space="preserve"> </w:t>
      </w:r>
      <w:del w:id="9005" w:author="Helena Voss" w:date="2026-09-28T10:24:18Z">
        <w:r>
          <w:delText xml:space="preserve">days of invoice.</w:delText>
        </w:r>
      </w:del>
      <w:ins w:id="9006" w:author="Helena Voss" w:date="2026-09-28T10:24:18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