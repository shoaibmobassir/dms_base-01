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7"/>
      <w:commentRangeStart w:id="1"/>
      <w:commentRangeStart w:id="18"/>
      <w:commentRangeStart w:id="2"/>
      <w:commentRangeStart w:id="19"/>
      <w:r>
        <w:t>Either Party may terminate on thirty (30) days' written notice.</w:t>
      </w:r>
      <w:commentRangeEnd w:id="2"/>
      <w:commentRangeEnd w:id="19"/>
      <w:r>
        <w:rPr>
          <w:rStyle w:val="CommentReference"/>
        </w:rPr>
        <w:commentReference w:id="19"/>
      </w:r>
      <w:r>
        <w:rPr>
          <w:rStyle w:val="CommentReference"/>
        </w:rPr>
        <w:commentReference w:id="2"/>
      </w:r>
      <w:commentRangeEnd w:id="1"/>
      <w:commentRangeEnd w:id="18"/>
      <w:r>
        <w:rPr>
          <w:rStyle w:val="CommentReference"/>
        </w:rPr>
        <w:commentReference w:id="18"/>
      </w:r>
      <w:r>
        <w:rPr>
          <w:rStyle w:val="CommentReference"/>
        </w:rPr>
        <w:commentReference w:id="1"/>
      </w:r>
      <w:commentRangeEnd w:id="0"/>
      <w:commentRangeEnd w:id="17"/>
      <w:r>
        <w:rPr>
          <w:rStyle w:val="CommentReference"/>
        </w:rPr>
        <w:commentReference w:id="17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8:36:22Z">
        <w:r>
          <w:delText xml:space="preserve">forty-five</w:delText>
        </w:r>
      </w:del>
      <w:ins w:id="9002" w:author="Helena Voss" w:date="2026-10-03T08:36:22Z">
        <w:r>
          <w:t xml:space="preserve">thirty</w:t>
        </w:r>
      </w:ins>
      <w:r>
        <w:t xml:space="preserve"> </w:t>
      </w:r>
      <w:del w:id="9003" w:author="Helena Voss" w:date="2026-10-03T08:36:22Z">
        <w:r>
          <w:delText xml:space="preserve">(45)</w:delText>
        </w:r>
      </w:del>
      <w:ins w:id="9004" w:author="Helena Voss" w:date="2026-10-03T08:36:22Z">
        <w:r>
          <w:t xml:space="preserve">(30)</w:t>
        </w:r>
      </w:ins>
      <w:r>
        <w:t xml:space="preserve"> </w:t>
      </w:r>
      <w:del w:id="9005" w:author="Helena Voss" w:date="2026-10-03T08:36:22Z">
        <w:r>
          <w:delText xml:space="preserve">days of invoice.</w:delText>
        </w:r>
      </w:del>
      <w:ins w:id="9006" w:author="Helena Voss" w:date="2026-10-03T08:36:22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8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9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