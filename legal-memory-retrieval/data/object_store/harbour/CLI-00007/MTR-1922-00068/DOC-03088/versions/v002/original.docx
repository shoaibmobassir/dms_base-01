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 xml:space="preserve">“Working </w:t>
      </w:r>
      <w:del w:id="9043" w:author="Helena Voss" w:date="2026-09-28T06:36:54Z">
        <w:r>
          <w:rPr>
            <w:b/>
          </w:rPr>
          <w:delText xml:space="preserve">Day”</w:delText>
        </w:r>
      </w:del>
      <w:ins w:id="9044" w:author="Helena Voss" w:date="2026-09-28T06:36:54Z">
        <w:r>
          <w:rPr>
            <w:b/>
          </w:rPr>
          <w:t xml:space="preserve">reasonable</w:t>
        </w:r>
      </w:ins>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 xml:space="preserve">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ins w:id="9125" w:author="Helena Voss" w:date="2026-09-28T06:36:54Z">
        <w:r>
          <w:rPr/>
          <w:t xml:space="preserve"> This obligation survives termination.</w:t>
        </w:r>
      </w:ins>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 xml:space="preserve">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w:t>
      </w:r>
      <w:del w:id="9135" w:author="Helena Voss" w:date="2026-09-28T06:36:54Z">
        <w:r>
          <w:rPr/>
          <w:delText xml:space="preserve">remedy</w:delText>
        </w:r>
      </w:del>
      <w:ins w:id="9136" w:author="Helena Voss" w:date="2026-09-28T06:36:54Z">
        <w:r>
          <w:rPr/>
          <w:t xml:space="preserve">reasonable</w:t>
        </w:r>
      </w:ins>
      <w:r>
        <w:rPr/>
        <w:t xml:space="preserve">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 xml:space="preserve">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w:t>
      </w:r>
      <w:del w:id="9091" w:author="Helena Voss" w:date="2026-09-28T06:36:54Z">
        <w:r>
          <w:rPr/>
          <w:delText xml:space="preserve">relieve</w:delText>
        </w:r>
      </w:del>
      <w:ins w:id="9092" w:author="Helena Voss" w:date="2026-09-28T06:36:54Z">
        <w:r>
          <w:rPr/>
          <w:t xml:space="preserve">reasonable</w:t>
        </w:r>
      </w:ins>
      <w:r>
        <w:rPr/>
        <w:t xml:space="preser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pPr>
        <w:rPr>
          <w:ins w:id="9192" w:author="Helena Voss" w:date="2026-09-28T06:36:54Z"/>
        </w:rPr>
      </w:pPr>
      <w:ins w:id="9191" w:author="Helena Voss" w:date="2026-09-28T06:36:54Z">
        <w:r>
          <w:rPr/>
          <w:t xml:space="preserve">85.A The Parties shall co-operate in good faith.</w:t>
        </w:r>
      </w:ins>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w:t>
      </w:r>
      <w:del w:id="9119" w:author="Helena Voss" w:date="2026-09-28T06:36:54Z">
        <w:r>
          <w:rPr/>
          <w:delText xml:space="preserve">Customer</w:delText>
        </w:r>
      </w:del>
      <w:ins w:id="9120" w:author="Helena Voss" w:date="2026-09-28T06:36:54Z">
        <w:r>
          <w:rPr/>
          <w:t xml:space="preserve">reasonable</w:t>
        </w:r>
      </w:ins>
      <w:r>
        <w:rPr/>
        <w:t xml:space="preserve">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costs in </w:t>
      </w:r>
      <w:del w:id="9096" w:author="Helena Voss" w:date="2026-09-28T06:36:54Z">
        <w:r>
          <w:rPr/>
          <w:delText xml:space="preserve">connection</w:delText>
        </w:r>
      </w:del>
      <w:ins w:id="9097" w:author="Helena Voss" w:date="2026-09-28T06:36:54Z">
        <w:r>
          <w:rPr/>
          <w:t xml:space="preserve">reasonable</w:t>
        </w:r>
      </w:ins>
      <w:r>
        <w:rPr/>
        <w:t xml:space="preserve">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 xml:space="preserve">Payment of the Service Credits reconciliation shall be made within thirty (30) days following the end of each Contract Year.</w:t>
      </w:r>
      <w:ins w:id="9130" w:author="Helena Voss" w:date="2026-09-28T06:36:54Z">
        <w:r>
          <w:rPr/>
          <w:t xml:space="preserve"> This obligation survives termination.</w:t>
        </w:r>
      </w:ins>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pPr>
        <w:rPr>
          <w:del w:id="9166" w:author="Helena Voss" w:date="2026-09-28T06:36:54Z"/>
        </w:rPr>
      </w:pPr>
      <w:del w:id="9165" w:author="Helena Voss" w:date="2026-09-28T06:36:54Z">
        <w:r>
          <w:rPr>
            <w:b/>
          </w:rPr>
          <w:delText xml:space="preserve">15.4 </w:delText>
        </w:r>
        <w:r>
          <w:rPr/>
          <w:delTex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delText>
        </w:r>
      </w:del>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w:t>
      </w:r>
      <w:del w:id="9026" w:author="Helena Voss" w:date="2026-09-28T06:36:54Z">
        <w:r>
          <w:rPr/>
          <w:delText xml:space="preserve">under</w:delText>
        </w:r>
      </w:del>
      <w:ins w:id="9027" w:author="Helena Voss" w:date="2026-09-28T06:36:54Z">
        <w:r>
          <w:rPr/>
          <w:t xml:space="preserve">reasonable</w:t>
        </w:r>
      </w:ins>
      <w:r>
        <w:rPr/>
        <w:t xml:space="preserve">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insurance and shall make them available to the Customer on request.</w:t>
      </w:r>
      <w:ins w:id="9015" w:author="Helena Voss" w:date="2026-09-28T06:36:54Z">
        <w:r>
          <w:rPr/>
          <w:t xml:space="preserve"> This obligation survives termination.</w:t>
        </w:r>
      </w:ins>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039" w:author="Helena Voss" w:date="2026-09-28T06:36:54Z">
        <w:r>
          <w:rPr/>
          <w:t xml:space="preserve"> This obligation survives termination.</w:t>
        </w:r>
      </w:ins>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 xml:space="preserve">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ins w:id="9078" w:author="Helena Voss" w:date="2026-09-28T06:36:54Z">
        <w:r>
          <w:rPr/>
          <w:t xml:space="preserve"> This obligation survives termination.</w:t>
        </w:r>
      </w:ins>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ins w:id="9034" w:author="Helena Voss" w:date="2026-09-28T06:36:54Z">
        <w:r>
          <w:rPr/>
          <w:t xml:space="preserve"> This obligation survives termination.</w:t>
        </w:r>
      </w:ins>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 xml:space="preserve">The Supplier shall remedy any material breach within 30 days of written notice requiring it to do so.</w:t>
      </w:r>
      <w:ins w:id="9016" w:author="Helena Voss" w:date="2026-09-28T06:36:54Z">
        <w:r>
          <w:rPr/>
          <w:t xml:space="preserve"> This obligation survives termination.</w:t>
        </w:r>
      </w:ins>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pPr>
        <w:rPr>
          <w:ins w:id="9184" w:author="Helena Voss" w:date="2026-09-28T06:36:54Z"/>
        </w:rPr>
      </w:pPr>
      <w:ins w:id="9183" w:author="Helena Voss" w:date="2026-09-28T06:36:54Z">
        <w:r>
          <w:rPr/>
          <w:t xml:space="preserve">282.A The Parties shall co-operate in good faith.</w:t>
        </w:r>
      </w:ins>
    </w:p>
    <w:p>
      <w:r>
        <w:rPr>
          <w:b/>
        </w:rPr>
        <w:t xml:space="preserve">25.10 </w:t>
      </w:r>
      <w:r>
        <w:rPr/>
        <w:t>Clause 19.3 applies to any dispute arising under this clause.</w:t>
      </w:r>
    </w:p>
    <w:p>
      <w:pPr>
        <w:rPr>
          <w:ins w:id="9188" w:author="Helena Voss" w:date="2026-09-28T06:36:54Z"/>
        </w:rPr>
      </w:pPr>
      <w:ins w:id="9187" w:author="Helena Voss" w:date="2026-09-28T06:36:54Z">
        <w:r>
          <w:rPr/>
          <w:t xml:space="preserve">283.A The Parties shall co-operate in good faith.</w:t>
        </w:r>
      </w:ins>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 xml:space="preserve">The </w:t>
      </w:r>
      <w:del w:id="9112" w:author="Helena Voss" w:date="2026-09-28T06:36:54Z">
        <w:r>
          <w:rPr/>
          <w:delText xml:space="preserve">Supplier</w:delText>
        </w:r>
      </w:del>
      <w:ins w:id="9113" w:author="Helena Voss" w:date="2026-09-28T06:36:54Z">
        <w:r>
          <w:rPr/>
          <w:t xml:space="preserve">reasonable</w:t>
        </w:r>
      </w:ins>
      <w:r>
        <w:rPr/>
        <w:t xml:space="preserve">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pPr>
        <w:rPr>
          <w:ins w:id="9180" w:author="Helena Voss" w:date="2026-09-28T06:36:54Z"/>
        </w:rPr>
      </w:pPr>
      <w:ins w:id="9179" w:author="Helena Voss" w:date="2026-09-28T06:36:54Z">
        <w:r>
          <w:rPr/>
          <w:t xml:space="preserve">378.A The Parties shall co-operate in good faith.</w:t>
        </w:r>
      </w:ins>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w:t>
      </w:r>
      <w:del w:id="9059" w:author="Helena Voss" w:date="2026-09-28T06:36:54Z">
        <w:r>
          <w:rPr/>
          <w:delText xml:space="preserve">to</w:delText>
        </w:r>
      </w:del>
      <w:ins w:id="9060" w:author="Helena Voss" w:date="2026-09-28T06:36:54Z">
        <w:r>
          <w:rPr/>
          <w:t xml:space="preserve">reasonable</w:t>
        </w:r>
      </w:ins>
      <w:r>
        <w:rPr/>
        <w:t xml:space="preserve">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pPr>
        <w:rPr>
          <w:del w:id="9148" w:author="Helena Voss" w:date="2026-09-28T06:36:54Z"/>
        </w:rPr>
      </w:pPr>
      <w:del w:id="9147" w:author="Helena Voss" w:date="2026-09-28T06:36:54Z">
        <w:r>
          <w:rPr>
            <w:b/>
          </w:rPr>
          <w:delText xml:space="preserve">44.7 </w:delText>
        </w:r>
        <w:r>
          <w:rPr/>
          <w:delText>The Supplier shall provide the exit plan within thirty (30) days of the Effective Date.</w:delText>
        </w:r>
      </w:del>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 xml:space="preserve">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ins w:id="9017" w:author="Helena Voss" w:date="2026-09-28T06:36:54Z">
        <w:r>
          <w:rPr/>
          <w:t xml:space="preserve"> This obligation survives termination.</w:t>
        </w:r>
      </w:ins>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172" w:author="Helena Voss" w:date="2026-09-28T06:36:54Z"/>
        </w:rPr>
      </w:pPr>
      <w:del w:id="9171" w:author="Helena Voss" w:date="2026-09-28T06:36:54Z">
        <w:r>
          <w:rPr>
            <w:b/>
          </w:rPr>
          <w:delText xml:space="preserve">53.8 </w:delText>
        </w:r>
        <w:r>
          <w:rPr/>
          <w:delText>Clause 29.1 applies to any dispute arising under this clause.</w:delText>
        </w:r>
      </w:del>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 xml:space="preserve">Any approval given by the Customer under this clause shall not relieve </w:t>
      </w:r>
      <w:del w:id="9057" w:author="Helena Voss" w:date="2026-09-28T06:36:54Z">
        <w:r>
          <w:rPr/>
          <w:delText xml:space="preserve">the</w:delText>
        </w:r>
      </w:del>
      <w:ins w:id="9058" w:author="Helena Voss" w:date="2026-09-28T06:36:54Z">
        <w:r>
          <w:rPr/>
          <w:t xml:space="preserve">reasonable</w:t>
        </w:r>
      </w:ins>
      <w:r>
        <w:rPr/>
        <w:t xml:space="preserv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pPr>
        <w:rPr>
          <w:del w:id="9170" w:author="Helena Voss" w:date="2026-09-28T06:36:54Z"/>
        </w:rPr>
      </w:pPr>
      <w:del w:id="9169" w:author="Helena Voss" w:date="2026-09-28T06:36:54Z">
        <w:r>
          <w:rPr>
            <w:b/>
          </w:rPr>
          <w:delText xml:space="preserve">58.4 </w:delText>
        </w:r>
        <w:r>
          <w:rPr/>
          <w:delTex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delText>
        </w:r>
      </w:del>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pPr>
        <w:rPr>
          <w:ins w:id="9198" w:author="Helena Voss" w:date="2026-09-28T06:36:54Z"/>
        </w:rPr>
      </w:pPr>
      <w:ins w:id="9197" w:author="Helena Voss" w:date="2026-09-28T06:36:54Z">
        <w:r>
          <w:rPr/>
          <w:t xml:space="preserve">709.A The Parties shall co-operate in good faith.</w:t>
        </w:r>
      </w:ins>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given by the Customer under this clause shall not relieve the Supplier of any of its obligations under this Agreement. Nothing in this clause shall limit any other right or remedy of the Customer under this Agreement or at law.</w:t>
      </w:r>
      <w:ins w:id="9075" w:author="Helena Voss" w:date="2026-09-28T06:36:54Z">
        <w:r>
          <w:rPr/>
          <w:t xml:space="preserve"> This obligation survives termination.</w:t>
        </w:r>
      </w:ins>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 xml:space="preserve">The </w:t>
      </w:r>
      <w:del w:id="9117" w:author="Helena Voss" w:date="2026-09-28T06:36:54Z">
        <w:r>
          <w:rPr/>
          <w:delText xml:space="preserve">Supplier</w:delText>
        </w:r>
      </w:del>
      <w:ins w:id="9118" w:author="Helena Voss" w:date="2026-09-28T06:36:54Z">
        <w:r>
          <w:rPr/>
          <w:t xml:space="preserve">reasonable</w:t>
        </w:r>
      </w:ins>
      <w:r>
        <w:rPr/>
        <w:t xml:space="preserve">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ins w:id="9066" w:author="Helena Voss" w:date="2026-09-28T06:36:54Z">
        <w:r>
          <w:rPr/>
          <w:t xml:space="preserve"> This obligation survives termination.</w:t>
        </w:r>
      </w:ins>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ins w:id="9084" w:author="Helena Voss" w:date="2026-09-28T06:36:54Z">
        <w:r>
          <w:rPr/>
          <w:t xml:space="preserve"> This obligation survives termination.</w:t>
        </w:r>
      </w:ins>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ins w:id="9085" w:author="Helena Voss" w:date="2026-09-28T06:36:54Z">
        <w:r>
          <w:rPr/>
          <w:t xml:space="preserve"> This obligation survives termination.</w:t>
        </w:r>
      </w:ins>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w:t>
      </w:r>
      <w:del w:id="9051" w:author="Helena Voss" w:date="2026-09-28T06:36:54Z">
        <w:r>
          <w:rPr/>
          <w:delText xml:space="preserve">available</w:delText>
        </w:r>
      </w:del>
      <w:ins w:id="9052" w:author="Helena Voss" w:date="2026-09-28T06:36:54Z">
        <w:r>
          <w:rPr/>
          <w:t xml:space="preserve">reasonable</w:t>
        </w:r>
      </w:ins>
      <w:r>
        <w:rPr/>
        <w:t xml:space="preserve"> to the Customer on request.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pPr>
        <w:rPr>
          <w:del w:id="9160" w:author="Helena Voss" w:date="2026-09-28T06:36:54Z"/>
        </w:rPr>
      </w:pPr>
      <w:del w:id="9159" w:author="Helena Voss" w:date="2026-09-28T06:36:54Z">
        <w:r>
          <w:rPr>
            <w:b/>
          </w:rPr>
          <w:delText xml:space="preserve">85.5 </w:delText>
        </w:r>
        <w:r>
          <w:rPr/>
          <w:delTex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delText>
        </w:r>
      </w:del>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 xml:space="preserve">Nothing in this clause shall limit any other right or remedy of the Customer under </w:t>
      </w:r>
      <w:del w:id="9073" w:author="Helena Voss" w:date="2026-09-28T06:36:54Z">
        <w:r>
          <w:rPr/>
          <w:delText xml:space="preserve">this</w:delText>
        </w:r>
      </w:del>
      <w:ins w:id="9074" w:author="Helena Voss" w:date="2026-09-28T06:36:54Z">
        <w:r>
          <w:rPr/>
          <w:t xml:space="preserve">reasonable</w:t>
        </w:r>
      </w:ins>
      <w:r>
        <w:rPr/>
        <w:t xml:space="preserve">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 xml:space="preserve">Where the Supplier </w:t>
      </w:r>
      <w:del w:id="9035" w:author="Helena Voss" w:date="2026-09-28T06:36:54Z">
        <w:r>
          <w:rPr/>
          <w:delText xml:space="preserve">becomes</w:delText>
        </w:r>
      </w:del>
      <w:ins w:id="9036" w:author="Helena Voss" w:date="2026-09-28T06:36:54Z">
        <w:r>
          <w:rPr/>
          <w:t xml:space="preserve">reasonable</w:t>
        </w:r>
      </w:ins>
      <w:r>
        <w:rPr/>
        <w:t xml:space="preserve">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ins w:id="9004" w:author="Helena Voss" w:date="2026-09-28T06:36:54Z">
        <w:r>
          <w:rPr/>
          <w:t xml:space="preserve"> This obligation survives termination.</w:t>
        </w:r>
      </w:ins>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ins w:id="9079" w:author="Helena Voss" w:date="2026-09-28T06:36:54Z">
        <w:r>
          <w:rPr/>
          <w:t xml:space="preserve"> This obligation survives termination.</w:t>
        </w:r>
      </w:ins>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pPr>
        <w:rPr>
          <w:ins w:id="9174" w:author="Helena Voss" w:date="2026-09-28T06:36:54Z"/>
        </w:rPr>
      </w:pPr>
      <w:ins w:id="9173" w:author="Helena Voss" w:date="2026-09-28T06:36:54Z">
        <w:r>
          <w:rPr/>
          <w:t xml:space="preserve">1080.A The Parties shall co-operate in good faith.</w:t>
        </w:r>
      </w:ins>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w:t>
      </w:r>
      <w:del w:id="9069" w:author="Helena Voss" w:date="2026-09-28T06:36:54Z">
        <w:r>
          <w:rPr/>
          <w:delText xml:space="preserve">its</w:delText>
        </w:r>
      </w:del>
      <w:ins w:id="9070" w:author="Helena Voss" w:date="2026-09-28T06:36:54Z">
        <w:r>
          <w:rPr/>
          <w:t xml:space="preserve">reasonable</w:t>
        </w:r>
      </w:ins>
      <w:r>
        <w:rPr/>
        <w:t xml:space="preserve"> obligations under this clause with reasonable skill, care and diligence and in accordance with </w:t>
      </w:r>
      <w:r>
        <w:rPr>
          <w:i/>
        </w:rPr>
        <w:t xml:space="preserve">Good Industry Practice</w:t>
      </w:r>
      <w:r>
        <w:rPr/>
        <w:t xml:space="preserve">.</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Subject to Clause 9.2, the Supplier shall provide the deliverables described in this clause to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 xml:space="preserve">Subject to Clause 9, the Supplier shall provide the deliverables described in this clause to the Customer.</w:t>
      </w:r>
      <w:ins w:id="9094" w:author="Helena Voss" w:date="2026-09-28T06:36:54Z">
        <w:r>
          <w:rPr/>
          <w:t xml:space="preserve"> This obligation survives termination.</w:t>
        </w:r>
      </w:ins>
    </w:p>
    <w:p>
      <w:r>
        <w:rPr>
          <w:b/>
        </w:rPr>
        <w:t xml:space="preserve">101.11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w:t>
      </w:r>
      <w:del w:id="9082" w:author="Helena Voss" w:date="2026-09-28T06:36:54Z">
        <w:r>
          <w:rPr/>
          <w:delText xml:space="preserve">costs</w:delText>
        </w:r>
      </w:del>
      <w:ins w:id="9083" w:author="Helena Voss" w:date="2026-09-28T06:36:54Z">
        <w:r>
          <w:rPr/>
          <w:t xml:space="preserve">reasonable</w:t>
        </w:r>
      </w:ins>
      <w:r>
        <w:rPr/>
        <w:t xml:space="preserve">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 xml:space="preserve">The Customer may, acting reasonably, request such information from the Supplier as it requires to verify compliance with this clause. Nothing </w:t>
      </w:r>
      <w:del w:id="9080" w:author="Helena Voss" w:date="2026-09-28T06:36:54Z">
        <w:r>
          <w:rPr/>
          <w:delText xml:space="preserve">in</w:delText>
        </w:r>
      </w:del>
      <w:ins w:id="9081" w:author="Helena Voss" w:date="2026-09-28T06:36:54Z">
        <w:r>
          <w:rPr/>
          <w:t xml:space="preserve">reasonable</w:t>
        </w:r>
      </w:ins>
      <w:r>
        <w:rPr/>
        <w:t xml:space="preserve">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 xml:space="preserve">The Supplier shall maintain complete and accurate records relating </w:t>
      </w:r>
      <w:del w:id="9037" w:author="Helena Voss" w:date="2026-09-28T06:36:54Z">
        <w:r>
          <w:rPr/>
          <w:delText xml:space="preserve">to</w:delText>
        </w:r>
      </w:del>
      <w:ins w:id="9038" w:author="Helena Voss" w:date="2026-09-28T06:36:54Z">
        <w:r>
          <w:rPr/>
          <w:t xml:space="preserve">reasonable</w:t>
        </w:r>
      </w:ins>
      <w:r>
        <w:rPr/>
        <w:t xml:space="preserve">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 xml:space="preserve">Any approval given by the Customer under this clause shall not relieve the Supplier of any of its obligations under this Agreement. The Customer may, acting reasonably, request such information from the Supplier as it requires to </w:t>
      </w:r>
      <w:del w:id="9131" w:author="Helena Voss" w:date="2026-09-28T06:36:54Z">
        <w:r>
          <w:rPr/>
          <w:delText xml:space="preserve">verify</w:delText>
        </w:r>
      </w:del>
      <w:ins w:id="9132" w:author="Helena Voss" w:date="2026-09-28T06:36:54Z">
        <w:r>
          <w:rPr/>
          <w:t xml:space="preserve">reasonable</w:t>
        </w:r>
      </w:ins>
      <w:r>
        <w:rPr/>
        <w:t xml:space="preserve">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87" w:author="Helena Voss" w:date="2026-09-28T06:36:54Z">
        <w:r>
          <w:rPr/>
          <w:t xml:space="preserve"> This obligation survives termination.</w:t>
        </w:r>
      </w:ins>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103" w:author="Helena Voss" w:date="2026-09-28T06:36:54Z">
        <w:r>
          <w:rPr/>
          <w:t xml:space="preserve"> This obligation survives termination.</w:t>
        </w:r>
      </w:ins>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ins w:id="9041" w:author="Helena Voss" w:date="2026-09-28T06:36:54Z">
        <w:r>
          <w:rPr/>
          <w:t xml:space="preserve"> This obligation survives termination.</w:t>
        </w:r>
      </w:ins>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 xml:space="preserve">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ins w:id="9134" w:author="Helena Voss" w:date="2026-09-28T06:36:54Z">
        <w:r>
          <w:rPr/>
          <w:t xml:space="preserve"> This obligation survives termination.</w:t>
        </w:r>
      </w:ins>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ins w:id="9031" w:author="Helena Voss" w:date="2026-09-28T06:36:54Z">
        <w:r>
          <w:rPr/>
          <w:t xml:space="preserve"> This obligation survives termination.</w:t>
        </w:r>
      </w:ins>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 xml:space="preserve">Subject to Clause 9.4, the Supplier shall provide the deliverables described in this clause to the Customer.</w:t>
      </w:r>
      <w:ins w:id="9024" w:author="Helena Voss" w:date="2026-09-28T06:36:54Z">
        <w:r>
          <w:rPr/>
          <w:t xml:space="preserve"> This obligation survives termination.</w:t>
        </w:r>
      </w:ins>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invoicing (module 6) and shall make them available to the Customer on request.</w:t>
      </w:r>
      <w:ins w:id="9076" w:author="Helena Voss" w:date="2026-09-28T06:36:54Z">
        <w:r>
          <w:rPr/>
          <w:t xml:space="preserve"> This obligation survives termination.</w:t>
        </w:r>
      </w:ins>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 xml:space="preserve">Good Industry Practice</w:t>
      </w:r>
      <w:r>
        <w:rPr/>
        <w:t xml:space="preserve">. </w:t>
      </w:r>
      <w:del w:id="9088" w:author="Helena Voss" w:date="2026-09-28T06:36:54Z">
        <w:r>
          <w:rPr/>
          <w:delText xml:space="preserve">Where</w:delText>
        </w:r>
      </w:del>
      <w:ins w:id="9089" w:author="Helena Voss" w:date="2026-09-28T06:36:54Z">
        <w:r>
          <w:rPr/>
          <w:t xml:space="preserve">reasonable</w:t>
        </w:r>
      </w:ins>
      <w:r>
        <w:rPr/>
        <w:t xml:space="preserv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pPr>
        <w:rPr>
          <w:ins w:id="9204" w:author="Helena Voss" w:date="2026-09-28T06:36:54Z"/>
        </w:rPr>
      </w:pPr>
      <w:ins w:id="9203" w:author="Helena Voss" w:date="2026-09-28T06:36:54Z">
        <w:r>
          <w:rPr/>
          <w:t xml:space="preserve">1512.A The Parties shall co-operate in good faith.</w:t>
        </w:r>
      </w:ins>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pPr>
        <w:rPr>
          <w:del w:id="9150" w:author="Helena Voss" w:date="2026-09-28T06:36:54Z"/>
        </w:rPr>
      </w:pPr>
      <w:del w:id="9149" w:author="Helena Voss" w:date="2026-09-28T06:36:54Z">
        <w:r>
          <w:rPr>
            <w:b/>
          </w:rPr>
          <w:delText xml:space="preserve">134.10 </w:delText>
        </w:r>
        <w:r>
          <w:rPr/>
          <w:delTex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del w:id="9144" w:author="Helena Voss" w:date="2026-09-28T06:36:54Z"/>
        </w:rPr>
      </w:pPr>
      <w:del w:id="9143" w:author="Helena Voss" w:date="2026-09-28T06:36:54Z">
        <w:r>
          <w:rPr>
            <w:b/>
          </w:rPr>
          <w:delText xml:space="preserve">135.7 </w:delText>
        </w:r>
        <w:r>
          <w:rPr/>
          <w:delTex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delText>
        </w:r>
      </w:del>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 xml:space="preserve">Any approval given by the Customer under this clause shall not relieve the Supplier of any of its obligations under this Agreement. Nothing in this clause shall limit any other right or remedy of the Customer under this Agreement </w:t>
      </w:r>
      <w:del w:id="9008" w:author="Helena Voss" w:date="2026-09-28T06:36:54Z">
        <w:r>
          <w:rPr/>
          <w:delText xml:space="preserve">or</w:delText>
        </w:r>
      </w:del>
      <w:ins w:id="9009" w:author="Helena Voss" w:date="2026-09-28T06:36:54Z">
        <w:r>
          <w:rPr/>
          <w:t xml:space="preserve">reasonable</w:t>
        </w:r>
      </w:ins>
      <w:r>
        <w:rPr/>
        <w:t xml:space="preserve"> at law. The Customer may, acting reasonably, request such information from the Supplier as it requires to verify compliance with this clause.</w:t>
      </w:r>
    </w:p>
    <w:p>
      <w:r>
        <w:rPr>
          <w:b/>
        </w:rPr>
        <w:t xml:space="preserve">140.2 </w:t>
      </w:r>
      <w:r>
        <w:rPr/>
        <w:t xml:space="preserve">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w:t>
      </w:r>
      <w:del w:id="9048" w:author="Helena Voss" w:date="2026-09-28T06:36:54Z">
        <w:r>
          <w:rPr/>
          <w:delText xml:space="preserve">it</w:delText>
        </w:r>
      </w:del>
      <w:ins w:id="9049" w:author="Helena Voss" w:date="2026-09-28T06:36:54Z">
        <w:r>
          <w:rPr/>
          <w:t xml:space="preserve">reasonable</w:t>
        </w:r>
      </w:ins>
      <w:r>
        <w:rPr/>
        <w:t xml:space="preserve">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w:t>
      </w:r>
      <w:del w:id="9006" w:author="Helena Voss" w:date="2026-09-28T06:36:54Z">
        <w:r>
          <w:rPr/>
          <w:delText xml:space="preserve">promptly</w:delText>
        </w:r>
      </w:del>
      <w:ins w:id="9007" w:author="Helena Voss" w:date="2026-09-28T06:36:54Z">
        <w:r>
          <w:rPr/>
          <w:t xml:space="preserve">reasonable</w:t>
        </w:r>
      </w:ins>
      <w:r>
        <w:rPr/>
        <w:t xml:space="preserve">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025" w:author="Helena Voss" w:date="2026-09-28T06:36:54Z">
        <w:r>
          <w:rPr/>
          <w:t xml:space="preserve"> This obligation survives termination.</w:t>
        </w:r>
      </w:ins>
    </w:p>
    <w:p>
      <w:r>
        <w:rPr>
          <w:b/>
        </w:rPr>
        <w:t xml:space="preserve">140.12 </w:t>
      </w:r>
      <w:r>
        <w:rPr/>
        <w:t>The Supplier shall retain all Customer Data for 30 days after termination before secure deletion.</w:t>
      </w:r>
    </w:p>
    <w:p>
      <w:pPr>
        <w:rPr>
          <w:ins w:id="9200" w:author="Helena Voss" w:date="2026-09-28T06:36:54Z"/>
        </w:rPr>
      </w:pPr>
      <w:ins w:id="9199" w:author="Helena Voss" w:date="2026-09-28T06:36:54Z">
        <w:r>
          <w:rPr/>
          <w:t xml:space="preserve">1617.A The Parties shall co-operate in good faith.</w:t>
        </w:r>
      </w:ins>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assignment (module 6) and agree any improvements required.</w:t>
      </w:r>
      <w:ins w:id="9093" w:author="Helena Voss" w:date="2026-09-28T06:36:54Z">
        <w:r>
          <w:rPr/>
          <w:t xml:space="preserve"> This obligation survives termination.</w:t>
        </w:r>
      </w:ins>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pPr>
        <w:rPr>
          <w:del w:id="9146" w:author="Helena Voss" w:date="2026-09-28T06:36:54Z"/>
        </w:rPr>
      </w:pPr>
      <w:del w:id="9145" w:author="Helena Voss" w:date="2026-09-28T06:36:54Z">
        <w:r>
          <w:rPr>
            <w:b/>
          </w:rPr>
          <w:delText xml:space="preserve">146.1 </w:delText>
        </w:r>
        <w:r>
          <w:rPr/>
          <w:delText>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delText>
        </w:r>
      </w:del>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 xml:space="preserve">The Supplier shall remedy any material breach within 30 days of written notice requiring it to do so.</w:t>
      </w:r>
      <w:ins w:id="9030" w:author="Helena Voss" w:date="2026-09-28T06:36:54Z">
        <w:r>
          <w:rPr/>
          <w:t xml:space="preserve"> This obligation survives termination.</w:t>
        </w:r>
      </w:ins>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w:t>
      </w:r>
      <w:del w:id="9018" w:author="Helena Voss" w:date="2026-09-28T06:36:54Z">
        <w:r>
          <w:rPr/>
          <w:delText xml:space="preserve">not</w:delText>
        </w:r>
      </w:del>
      <w:ins w:id="9019" w:author="Helena Voss" w:date="2026-09-28T06:36:54Z">
        <w:r>
          <w:rPr/>
          <w:t xml:space="preserve">reasonable</w:t>
        </w:r>
      </w:ins>
      <w:r>
        <w:rPr/>
        <w:t xml:space="preserve">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 xml:space="preserve">Payment of the Service Credits reconciliation shall be made within thirty (30) days following </w:t>
      </w:r>
      <w:del w:id="9032" w:author="Helena Voss" w:date="2026-09-28T06:36:54Z">
        <w:r>
          <w:rPr/>
          <w:delText xml:space="preserve">the</w:delText>
        </w:r>
      </w:del>
      <w:ins w:id="9033" w:author="Helena Voss" w:date="2026-09-28T06:36:54Z">
        <w:r>
          <w:rPr/>
          <w:t xml:space="preserve">reasonable</w:t>
        </w:r>
      </w:ins>
      <w:r>
        <w:rPr/>
        <w:t xml:space="preserv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w:t>
      </w:r>
      <w:del w:id="9002" w:author="Helena Voss" w:date="2026-09-28T06:36:54Z">
        <w:r>
          <w:rPr/>
          <w:delText xml:space="preserve">any</w:delText>
        </w:r>
      </w:del>
      <w:ins w:id="9003" w:author="Helena Voss" w:date="2026-09-28T06:36:54Z">
        <w:r>
          <w:rPr/>
          <w:t xml:space="preserve">reasonable</w:t>
        </w:r>
      </w:ins>
      <w:r>
        <w:rPr/>
        <w:t xml:space="preserve">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 xml:space="preserve">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ins w:id="9128" w:author="Helena Voss" w:date="2026-09-28T06:36:54Z">
        <w:r>
          <w:rPr/>
          <w:t xml:space="preserve"> This obligation survives termination.</w:t>
        </w:r>
      </w:ins>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ins w:id="9206" w:author="Helena Voss" w:date="2026-09-28T06:36:54Z"/>
        </w:rPr>
      </w:pPr>
      <w:ins w:id="9205" w:author="Helena Voss" w:date="2026-09-28T06:36:54Z">
        <w:r>
          <w:rPr/>
          <w:t xml:space="preserve">1791.A The Parties shall co-operate in good faith.</w:t>
        </w:r>
      </w:ins>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 xml:space="preserve">Each party shall bear its own costs in connection with the matters described in </w:t>
      </w:r>
      <w:del w:id="9108" w:author="Helena Voss" w:date="2026-09-28T06:36:54Z">
        <w:r>
          <w:rPr/>
          <w:delText xml:space="preserve">this</w:delText>
        </w:r>
      </w:del>
      <w:ins w:id="9109" w:author="Helena Voss" w:date="2026-09-28T06:36:54Z">
        <w:r>
          <w:rPr/>
          <w:t xml:space="preserve">reasonable</w:t>
        </w:r>
      </w:ins>
      <w:r>
        <w:rPr/>
        <w:t xml:space="preserve">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 xml:space="preserve">The parties shall meet at least quarterly to review performance in relation to the security (module 7) and agree any improvements required. Any approval given by the Customer under this clause shall not relieve the Supplier of any of its obligations under this Agreement.</w:t>
      </w:r>
      <w:ins w:id="9090" w:author="Helena Voss" w:date="2026-09-28T06:36:54Z">
        <w:r>
          <w:rPr/>
          <w:t xml:space="preserve"> This obligation survives termination.</w:t>
        </w:r>
      </w:ins>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w:t>
      </w:r>
      <w:del w:id="9126" w:author="Helena Voss" w:date="2026-09-28T06:36:54Z">
        <w:r>
          <w:rPr/>
          <w:delText xml:space="preserve">of</w:delText>
        </w:r>
      </w:del>
      <w:ins w:id="9127" w:author="Helena Voss" w:date="2026-09-28T06:36:54Z">
        <w:r>
          <w:rPr/>
          <w:t xml:space="preserve">reasonable</w:t>
        </w:r>
      </w:ins>
      <w:r>
        <w:rPr/>
        <w:t xml:space="preserve">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w:t>
      </w:r>
      <w:del w:id="9028" w:author="Helena Voss" w:date="2026-09-28T06:36:54Z">
        <w:r>
          <w:rPr/>
          <w:delText xml:space="preserve">Customer</w:delText>
        </w:r>
      </w:del>
      <w:ins w:id="9029" w:author="Helena Voss" w:date="2026-09-28T06:36:54Z">
        <w:r>
          <w:rPr/>
          <w:t xml:space="preserve">reasonable</w:t>
        </w:r>
      </w:ins>
      <w:r>
        <w:rPr/>
        <w:t xml:space="preserve"> under this Agreement or at law. The Supplier shall perform its obligations under this clause with reasonable skill, care and diligence and in accordance with </w:t>
      </w:r>
      <w:r>
        <w:rPr>
          <w:i/>
        </w:rPr>
        <w:t xml:space="preserve">Good Industry Practice</w:t>
      </w:r>
      <w:r>
        <w:rPr/>
        <w:t xml:space="preserve">.</w:t>
      </w:r>
    </w:p>
    <w:p>
      <w:pPr>
        <w:pStyle w:val="Heading1"/>
      </w:pPr>
      <w:r>
        <w:rPr/>
        <w:t>165. Subcontracting (Module 7)</w:t>
      </w:r>
    </w:p>
    <w:p>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pPr>
        <w:rPr>
          <w:ins w:id="9190" w:author="Helena Voss" w:date="2026-09-28T06:36:54Z"/>
        </w:rPr>
      </w:pPr>
      <w:ins w:id="9189" w:author="Helena Voss" w:date="2026-09-28T06:36:54Z">
        <w:r>
          <w:rPr/>
          <w:t xml:space="preserve">1908.A The Parties shall co-operate in good faith.</w:t>
        </w:r>
      </w:ins>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The Supplier shall provide the exit plan within thirty (30) days of the Effective Date.</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 xml:space="preserve">The Supplier shall retain all Customer Data for 30 days after </w:t>
      </w:r>
      <w:del w:id="9046" w:author="Helena Voss" w:date="2026-09-28T06:36:54Z">
        <w:r>
          <w:rPr/>
          <w:delText xml:space="preserve">termination</w:delText>
        </w:r>
      </w:del>
      <w:ins w:id="9047" w:author="Helena Voss" w:date="2026-09-28T06:36:54Z">
        <w:r>
          <w:rPr/>
          <w:t xml:space="preserve">reasonable</w:t>
        </w:r>
      </w:ins>
      <w:r>
        <w:rPr/>
        <w:t xml:space="preserve">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del w:id="9156" w:author="Helena Voss" w:date="2026-09-28T06:36:54Z"/>
        </w:rPr>
      </w:pPr>
      <w:del w:id="9155" w:author="Helena Voss" w:date="2026-09-28T06:36:54Z">
        <w:r>
          <w:rPr>
            <w:b/>
          </w:rPr>
          <w:delText xml:space="preserve">172.9 </w:delText>
        </w:r>
        <w:r>
          <w:rPr/>
          <w:delTex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ins w:id="9042" w:author="Helena Voss" w:date="2026-09-28T06:36:54Z">
        <w:r>
          <w:rPr/>
          <w:t xml:space="preserve"> This obligation survives termination.</w:t>
        </w:r>
      </w:ins>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154" w:author="Helena Voss" w:date="2026-09-28T06:36:54Z"/>
        </w:rPr>
      </w:pPr>
      <w:del w:id="9153" w:author="Helena Voss" w:date="2026-09-28T06:36:54Z">
        <w:r>
          <w:rPr>
            <w:b/>
          </w:rPr>
          <w:delText xml:space="preserve">174.7 </w:delText>
        </w:r>
        <w:r>
          <w:rPr/>
          <w:delTex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delText>
        </w:r>
      </w:del>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 xml:space="preserve">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w:t>
      </w:r>
      <w:del w:id="9022" w:author="Helena Voss" w:date="2026-09-28T06:36:54Z">
        <w:r>
          <w:rPr/>
          <w:delText xml:space="preserve">Customer</w:delText>
        </w:r>
      </w:del>
      <w:ins w:id="9023" w:author="Helena Voss" w:date="2026-09-28T06:36:54Z">
        <w:r>
          <w:rPr/>
          <w:t xml:space="preserve">reasonable</w:t>
        </w:r>
      </w:ins>
      <w:r>
        <w:rPr/>
        <w:t xml:space="preserve">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ins w:id="9014" w:author="Helena Voss" w:date="2026-09-28T06:36:54Z">
        <w:r>
          <w:rPr/>
          <w:t xml:space="preserve"> This obligation survives termination.</w:t>
        </w:r>
      </w:ins>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77" w:author="Helena Voss" w:date="2026-09-28T06:36:54Z">
        <w:r>
          <w:rPr/>
          <w:t xml:space="preserve"> This obligation survives termination.</w:t>
        </w:r>
      </w:ins>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pPr>
        <w:rPr>
          <w:ins w:id="9182" w:author="Helena Voss" w:date="2026-09-28T06:36:54Z"/>
        </w:rPr>
      </w:pPr>
      <w:ins w:id="9181" w:author="Helena Voss" w:date="2026-09-28T06:36:54Z">
        <w:r>
          <w:rPr/>
          <w:t xml:space="preserve">2124.A The Parties shall co-operate in good faith.</w:t>
        </w:r>
      </w:ins>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del w:id="9168" w:author="Helena Voss" w:date="2026-09-28T06:36:54Z"/>
        </w:rPr>
      </w:pPr>
      <w:del w:id="9167" w:author="Helena Voss" w:date="2026-09-28T06:36:54Z">
        <w:r>
          <w:rPr>
            <w:b/>
          </w:rPr>
          <w:delText xml:space="preserve">189.11 </w:delText>
        </w:r>
        <w:r>
          <w:rPr/>
          <w:delTex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delText>
        </w:r>
      </w:del>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The Supplier shall retain all Customer Data for 30 days after termination before secure deletion.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pPr>
        <w:rPr>
          <w:ins w:id="9196" w:author="Helena Voss" w:date="2026-09-28T06:36:54Z"/>
        </w:rPr>
      </w:pPr>
      <w:ins w:id="9195" w:author="Helena Voss" w:date="2026-09-28T06:36:54Z">
        <w:r>
          <w:rPr/>
          <w:t xml:space="preserve">2197.A The Parties shall co-operate in good faith.</w:t>
        </w:r>
      </w:ins>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ins w:id="9202" w:author="Helena Voss" w:date="2026-09-28T06:36:54Z"/>
        </w:rPr>
      </w:pPr>
      <w:ins w:id="9201" w:author="Helena Voss" w:date="2026-09-28T06:36:54Z">
        <w:r>
          <w:rPr/>
          <w:t xml:space="preserve">2233.A The Parties shall co-operate in good faith.</w:t>
        </w:r>
      </w:ins>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 xml:space="preserve">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ins w:id="9101" w:author="Helena Voss" w:date="2026-09-28T06:36:54Z">
        <w:r>
          <w:rPr/>
          <w:t xml:space="preserve"> This obligation survives termination.</w:t>
        </w:r>
      </w:ins>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 xml:space="preserve">Any approval given by the Customer under this clause shall not relieve the Supplier of any of its obligations under this Agreement. The Supplier shall maintain complete and accurate records relating to the fees and payment (module 9) and shall make them available to </w:t>
      </w:r>
      <w:del w:id="9106" w:author="Helena Voss" w:date="2026-09-28T06:36:54Z">
        <w:r>
          <w:rPr/>
          <w:delText xml:space="preserve">the</w:delText>
        </w:r>
      </w:del>
      <w:ins w:id="9107" w:author="Helena Voss" w:date="2026-09-28T06:36:54Z">
        <w:r>
          <w:rPr/>
          <w:t xml:space="preserve">reasonable</w:t>
        </w:r>
      </w:ins>
      <w:r>
        <w:rPr/>
        <w:t xml:space="preserv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pPr>
        <w:rPr>
          <w:del w:id="9152" w:author="Helena Voss" w:date="2026-09-28T06:36:54Z"/>
        </w:rPr>
      </w:pPr>
      <w:del w:id="9151" w:author="Helena Voss" w:date="2026-09-28T06:36:54Z">
        <w:r>
          <w:rPr>
            <w:b/>
          </w:rPr>
          <w:delText xml:space="preserve">201.3 </w:delText>
        </w:r>
        <w:r>
          <w:rPr/>
          <w:delText xml:space="preserve">The parties shall meet at least quarterly to review performance in relation to the term (module 9) and agree any improvements required. 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delText>
        </w:r>
      </w:del>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(module 9) and shall make them available to the Customer on request.</w:t>
      </w:r>
      <w:ins w:id="9098" w:author="Helena Voss" w:date="2026-09-28T06:36:54Z">
        <w:r>
          <w:rPr/>
          <w:t xml:space="preserve"> This obligation survives termination.</w:t>
        </w:r>
      </w:ins>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 xml:space="preserve">Where the Supplier becomes aware of any matter which may affect the intellectual property (module 9), it shall notify the Customer promptly and in any event </w:t>
      </w:r>
      <w:del w:id="9020" w:author="Helena Voss" w:date="2026-09-28T06:36:54Z">
        <w:r>
          <w:rPr/>
          <w:delText xml:space="preserve">within</w:delText>
        </w:r>
      </w:del>
      <w:ins w:id="9021" w:author="Helena Voss" w:date="2026-09-28T06:36:54Z">
        <w:r>
          <w:rPr/>
          <w:t xml:space="preserve">reasonable</w:t>
        </w:r>
      </w:ins>
      <w:r>
        <w:rPr/>
        <w:t xml:space="preserve">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207.1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ins w:id="9068" w:author="Helena Voss" w:date="2026-09-28T06:36:54Z">
        <w:r>
          <w:rPr/>
          <w:t xml:space="preserve"> This obligation survives termination.</w:t>
        </w:r>
      </w:ins>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ins w:id="9186" w:author="Helena Voss" w:date="2026-09-28T06:36:54Z"/>
        </w:rPr>
      </w:pPr>
      <w:ins w:id="9185" w:author="Helena Voss" w:date="2026-09-28T06:36:54Z">
        <w:r>
          <w:rPr/>
          <w:t xml:space="preserve">2416.A The Parties shall co-operate in good faith.</w:t>
        </w:r>
      </w:ins>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 xml:space="preserve">Each party shall bear its own costs in connection with the matters described in this clause, save as otherwise expressly provided. Where the Supplier becomes </w:t>
      </w:r>
      <w:del w:id="9010" w:author="Helena Voss" w:date="2026-09-28T06:36:54Z">
        <w:r>
          <w:rPr/>
          <w:delText xml:space="preserve">aware</w:delText>
        </w:r>
      </w:del>
      <w:ins w:id="9011" w:author="Helena Voss" w:date="2026-09-28T06:36:54Z">
        <w:r>
          <w:rPr/>
          <w:t xml:space="preserve">reasonable</w:t>
        </w:r>
      </w:ins>
      <w:r>
        <w:rPr/>
        <w:t xml:space="preserv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 xml:space="preserve">Nothing in this clause shall </w:t>
      </w:r>
      <w:del w:id="9123" w:author="Helena Voss" w:date="2026-09-28T06:36:54Z">
        <w:r>
          <w:rPr/>
          <w:delText xml:space="preserve">limit</w:delText>
        </w:r>
      </w:del>
      <w:ins w:id="9124" w:author="Helena Voss" w:date="2026-09-28T06:36:54Z">
        <w:r>
          <w:rPr/>
          <w:t xml:space="preserve">reasonable</w:t>
        </w:r>
      </w:ins>
      <w:r>
        <w:rPr/>
        <w:t xml:space="preserve">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Either party may terminate this Agreement for convenience on not less than thirty (30) days' written notice.</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 xml:space="preserve">The </w:t>
      </w:r>
      <w:del w:id="9115" w:author="Helena Voss" w:date="2026-09-28T06:36:54Z">
        <w:r>
          <w:rPr/>
          <w:delText xml:space="preserve">Customer</w:delText>
        </w:r>
      </w:del>
      <w:ins w:id="9116" w:author="Helena Voss" w:date="2026-09-28T06:36:54Z">
        <w:r>
          <w:rPr/>
          <w:t xml:space="preserve">reasonable</w:t>
        </w:r>
      </w:ins>
      <w:r>
        <w:rPr/>
        <w:t xml:space="preserve">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 xml:space="preserve">Nothing in this clause shall limit any other right or remedy of the Customer under this Agreement or at law. Any approval given by the Customer under this clause shall not relieve the Supplier of </w:t>
      </w:r>
      <w:del w:id="9053" w:author="Helena Voss" w:date="2026-09-28T06:36:54Z">
        <w:r>
          <w:rPr/>
          <w:delText xml:space="preserve">any</w:delText>
        </w:r>
      </w:del>
      <w:ins w:id="9054" w:author="Helena Voss" w:date="2026-09-28T06:36:54Z">
        <w:r>
          <w:rPr/>
          <w:t xml:space="preserve">reasonable</w:t>
        </w:r>
      </w:ins>
      <w:r>
        <w:rPr/>
        <w:t xml:space="preserve">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226.3 </w:t>
      </w:r>
      <w:r>
        <w:rPr/>
        <w:t>The Supplier shall provide the exit plan within thirty (30) days of the Effective Date.</w:t>
      </w:r>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Either party may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ins w:id="9095" w:author="Helena Voss" w:date="2026-09-28T06:36:54Z">
        <w:r>
          <w:rPr/>
          <w:t xml:space="preserve"> This obligation survives termination.</w:t>
        </w:r>
      </w:ins>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235.1 </w:t>
      </w:r>
      <w:r>
        <w:rPr/>
        <w: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 xml:space="preserve">The parties shall meet at least quarterly to review performance in relation to the assignment (module 10) and agree any improvements required. The Customer may, acting reasonably, request such information from the Supplier as it requires to verify compliance with this clause.</w:t>
      </w:r>
      <w:ins w:id="9065" w:author="Helena Voss" w:date="2026-09-28T06:36:54Z">
        <w:r>
          <w:rPr/>
          <w:t xml:space="preserve"> This obligation survives termination.</w:t>
        </w:r>
      </w:ins>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w:t>
      </w:r>
      <w:del w:id="9104" w:author="Helena Voss" w:date="2026-09-28T06:36:54Z">
        <w:r>
          <w:rPr/>
          <w:delText xml:space="preserve">right</w:delText>
        </w:r>
      </w:del>
      <w:ins w:id="9105" w:author="Helena Voss" w:date="2026-09-28T06:36:54Z">
        <w:r>
          <w:rPr/>
          <w:t xml:space="preserve">reasonable</w:t>
        </w:r>
      </w:ins>
      <w:r>
        <w:rPr/>
        <w:t xml:space="preserve">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 xml:space="preserve">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ins w:id="9040" w:author="Helena Voss" w:date="2026-09-28T06:36:54Z">
        <w:r>
          <w:rPr/>
          <w:t xml:space="preserve"> This obligation survives termination.</w:t>
        </w:r>
      </w:ins>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 xml:space="preserve">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14" w:author="Helena Voss" w:date="2026-09-28T06:36:54Z">
        <w:r>
          <w:rPr/>
          <w:t xml:space="preserve"> This obligation survives termination.</w:t>
        </w:r>
      </w:ins>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244.12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matters described in this clause, save as otherwise expressly provided.</w:t>
      </w:r>
      <w:ins w:id="9050" w:author="Helena Voss" w:date="2026-09-28T06:36:54Z">
        <w:r>
          <w:rPr/>
          <w:t xml:space="preserve"> This obligation survives termination.</w:t>
        </w:r>
      </w:ins>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 xml:space="preserve">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ins w:id="9100" w:author="Helena Voss" w:date="2026-09-28T06:36:54Z">
        <w:r>
          <w:rPr/>
          <w:t xml:space="preserve"> This obligation survives termination.</w:t>
        </w:r>
      </w:ins>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 xml:space="preserve">The Supplier shall remedy any material breach within 30 days of written notice requiring it to do so.</w:t>
      </w:r>
      <w:ins w:id="9045" w:author="Helena Voss" w:date="2026-09-28T06:36:54Z">
        <w:r>
          <w:rPr/>
          <w:t xml:space="preserve"> This obligation survives termination.</w:t>
        </w:r>
      </w:ins>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Subject to Clause 9, the Supplier shall provide the deliverables described in this clause to the Customer.</w:t>
      </w:r>
    </w:p>
    <w:p>
      <w:r>
        <w:rPr>
          <w:b/>
        </w:rPr>
        <w:t xml:space="preserve">257.2 </w:t>
      </w:r>
      <w:r>
        <w:rPr/>
        <w:t xml:space="preserve">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ins w:id="9086" w:author="Helena Voss" w:date="2026-09-28T06:36:54Z">
        <w:r>
          <w:rPr/>
          <w:t xml:space="preserve"> This obligation survives termination.</w:t>
        </w:r>
      </w:ins>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11) and agree any improvements required.</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rPr>
          <w:ins w:id="9176" w:author="Helena Voss" w:date="2026-09-28T06:36:54Z"/>
        </w:rPr>
      </w:pPr>
      <w:ins w:id="9175" w:author="Helena Voss" w:date="2026-09-28T06:36:54Z">
        <w:r>
          <w:rPr/>
          <w:t xml:space="preserve">2997.A The Parties shall co-operate in good faith.</w:t>
        </w:r>
      </w:ins>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 xml:space="preserve">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02" w:author="Helena Voss" w:date="2026-09-28T06:36:54Z">
        <w:r>
          <w:rPr/>
          <w:t xml:space="preserve"> This obligation survives termination.</w:t>
        </w:r>
      </w:ins>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Clause 19.3 applies to any dispute arising under this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162" w:author="Helena Voss" w:date="2026-09-28T06:36:54Z"/>
        </w:rPr>
      </w:pPr>
      <w:del w:id="9161" w:author="Helena Voss" w:date="2026-09-28T06:36:54Z">
        <w:r>
          <w:rPr>
            <w:b/>
          </w:rPr>
          <w:delText xml:space="preserve">267.8 </w:delText>
        </w:r>
        <w:r>
          <w:rPr/>
          <w:delTex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delText>
        </w:r>
      </w:del>
    </w:p>
    <w:p>
      <w:pPr>
        <w:pStyle w:val="Heading1"/>
      </w:pPr>
      <w:r>
        <w:rPr/>
        <w:t>268. Personnel (Module 12)</w:t>
      </w:r>
    </w:p>
    <w:p>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 xml:space="preserve">The Supplier shall provide the exit plan within thirty </w:t>
      </w:r>
      <w:del w:id="9071" w:author="Helena Voss" w:date="2026-09-28T06:36:54Z">
        <w:r>
          <w:rPr/>
          <w:delText xml:space="preserve">(30)</w:delText>
        </w:r>
      </w:del>
      <w:ins w:id="9072" w:author="Helena Voss" w:date="2026-09-28T06:36:54Z">
        <w:r>
          <w:rPr/>
          <w:t xml:space="preserve">reasonable</w:t>
        </w:r>
      </w:ins>
      <w:r>
        <w:rPr/>
        <w:t xml:space="preserve">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12" w:author="Helena Voss" w:date="2026-09-28T06:36:54Z">
        <w:r>
          <w:rPr/>
          <w:t xml:space="preserve"> This obligation survives termination.</w:t>
        </w:r>
      </w:ins>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12) and shall make them available to the Customer on request.</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 xml:space="preserve">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ins w:id="9133" w:author="Helena Voss" w:date="2026-09-28T06:36:54Z">
        <w:r>
          <w:rPr/>
          <w:t xml:space="preserve"> This obligation survives termination.</w:t>
        </w:r>
      </w:ins>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Clause 19 applies to any dispute arising under this clause.</w:t>
      </w:r>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Subject to Clause 9.2, the Supplier shall provide the deliverables described in this clause to the Customer.</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pPr>
        <w:rPr>
          <w:ins w:id="9178" w:author="Helena Voss" w:date="2026-09-28T06:36:54Z"/>
        </w:rPr>
      </w:pPr>
      <w:ins w:id="9177" w:author="Helena Voss" w:date="2026-09-28T06:36:54Z">
        <w:r>
          <w:rPr/>
          <w:t xml:space="preserve">3178.A The Parties shall co-operate in good faith.</w:t>
        </w:r>
      </w:ins>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 xml:space="preserve">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ins w:id="9067" w:author="Helena Voss" w:date="2026-09-28T06:36:54Z">
        <w:r>
          <w:rPr/>
          <w:t xml:space="preserve"> This obligation survives termination.</w:t>
        </w:r>
      </w:ins>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ins w:id="9129" w:author="Helena Voss" w:date="2026-09-28T06:36:54Z">
        <w:r>
          <w:rPr/>
          <w:t xml:space="preserve"> This obligation survives termination.</w:t>
        </w:r>
      </w:ins>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pPr>
        <w:rPr>
          <w:del w:id="9140" w:author="Helena Voss" w:date="2026-09-28T06:36:54Z"/>
        </w:rPr>
      </w:pPr>
      <w:del w:id="9139" w:author="Helena Voss" w:date="2026-09-28T06:36:54Z">
        <w:r>
          <w:rPr>
            <w:b/>
          </w:rPr>
          <w:delText xml:space="preserve">283.2 </w:delText>
        </w:r>
        <w:r>
          <w:rPr/>
          <w:delTex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 xml:space="preserve">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w:t>
      </w:r>
      <w:del w:id="9121" w:author="Helena Voss" w:date="2026-09-28T06:36:54Z">
        <w:r>
          <w:rPr/>
          <w:delText xml:space="preserve">otherwise</w:delText>
        </w:r>
      </w:del>
      <w:ins w:id="9122" w:author="Helena Voss" w:date="2026-09-28T06:36:54Z">
        <w:r>
          <w:rPr/>
          <w:t xml:space="preserve">reasonable</w:t>
        </w:r>
      </w:ins>
      <w:r>
        <w:rPr/>
        <w:t xml:space="preserv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13" w:author="Helena Voss" w:date="2026-09-28T06:36:54Z">
        <w:r>
          <w:rPr/>
          <w:t xml:space="preserve"> This obligation survives termination.</w:t>
        </w:r>
      </w:ins>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pPr>
        <w:rPr>
          <w:del w:id="9138" w:author="Helena Voss" w:date="2026-09-28T06:36:54Z"/>
        </w:rPr>
      </w:pPr>
      <w:del w:id="9137" w:author="Helena Voss" w:date="2026-09-28T06:36:54Z">
        <w:r>
          <w:rPr>
            <w:b/>
          </w:rPr>
          <w:delText xml:space="preserve">291.7 </w:delText>
        </w:r>
        <w:r>
          <w:rPr/>
          <w:delText>Nothing in this clause shall limit any other right or remedy of the Customer under this Agreement or at law. Where the Supplier becomes aware of any matter which may affect the service levels (module 13), it shall notify the Customer promptly and in any event within five Working Days. The Customer may, acting reasonably, request such information from the Supplier as it requires to verify compliance with this clause.</w:delText>
        </w:r>
      </w:del>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del w:id="9142" w:author="Helena Voss" w:date="2026-09-28T06:36:54Z"/>
        </w:rPr>
      </w:pPr>
      <w:del w:id="9141" w:author="Helena Voss" w:date="2026-09-28T06:36:54Z">
        <w:r>
          <w:rPr>
            <w:b/>
          </w:rPr>
          <w:delText xml:space="preserve">291.10 </w:delText>
        </w:r>
        <w:r>
          <w:rPr/>
          <w:delText>Subject to Clause 9.4, the Supplier shall provide the deliverables described in this clause to the Customer.</w:delText>
        </w:r>
      </w:del>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 xml:space="preserve">The Customer may, acting reasonably, request such information from the Supplier as it </w:t>
      </w:r>
      <w:del w:id="9055" w:author="Helena Voss" w:date="2026-09-28T06:36:54Z">
        <w:r>
          <w:rPr/>
          <w:delText xml:space="preserve">requires</w:delText>
        </w:r>
      </w:del>
      <w:ins w:id="9056" w:author="Helena Voss" w:date="2026-09-28T06:36:54Z">
        <w:r>
          <w:rPr/>
          <w:t xml:space="preserve">reasonable</w:t>
        </w:r>
      </w:ins>
      <w:r>
        <w:rPr/>
        <w:t xml:space="preserve">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w:t>
      </w:r>
      <w:del w:id="9063" w:author="Helena Voss" w:date="2026-09-28T06:36:54Z">
        <w:r>
          <w:rPr/>
          <w:delText xml:space="preserve">shall</w:delText>
        </w:r>
      </w:del>
      <w:ins w:id="9064" w:author="Helena Voss" w:date="2026-09-28T06:36:54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 xml:space="preserve">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ins w:id="9001" w:author="Helena Voss" w:date="2026-09-28T06:36:54Z">
        <w:r>
          <w:rPr/>
          <w:t xml:space="preserve"> This obligation survives termination.</w:t>
        </w:r>
      </w:ins>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ins w:id="9005" w:author="Helena Voss" w:date="2026-09-28T06:36:54Z">
        <w:r>
          <w:rPr/>
          <w:t xml:space="preserve"> This obligation survives termination.</w:t>
        </w:r>
      </w:ins>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pPr>
        <w:rPr>
          <w:ins w:id="9194" w:author="Helena Voss" w:date="2026-09-28T06:36:54Z"/>
        </w:rPr>
      </w:pPr>
      <w:ins w:id="9193" w:author="Helena Voss" w:date="2026-09-28T06:36:54Z">
        <w:r>
          <w:rPr/>
          <w:t xml:space="preserve">3526.A The Parties shall co-operate in good faith.</w:t>
        </w:r>
      </w:ins>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 xml:space="preserve">The Supplier shall retain all Customer Data for 30 days after termination before secure deletion.</w:t>
      </w:r>
      <w:ins w:id="9099" w:author="Helena Voss" w:date="2026-09-28T06:36:54Z">
        <w:r>
          <w:rPr/>
          <w:t xml:space="preserve"> This obligation survives termination.</w:t>
        </w:r>
      </w:ins>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ins w:id="9208" w:author="Helena Voss" w:date="2026-09-28T06:36:54Z"/>
        </w:rPr>
      </w:pPr>
      <w:ins w:id="9207" w:author="Helena Voss" w:date="2026-09-28T06:36:54Z">
        <w:r>
          <w:rPr/>
          <w:t xml:space="preserve">3619.A The Parties shall co-operate in good faith.</w:t>
        </w:r>
      </w:ins>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pPr>
        <w:rPr>
          <w:del w:id="9164" w:author="Helena Voss" w:date="2026-09-28T06:36:54Z"/>
        </w:rPr>
      </w:pPr>
      <w:del w:id="9163" w:author="Helena Voss" w:date="2026-09-28T06:36:54Z">
        <w:r>
          <w:rPr>
            <w:b/>
          </w:rPr>
          <w:delText xml:space="preserve">320.8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delText>
        </w:r>
      </w:del>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 xml:space="preserve">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w:t>
      </w:r>
      <w:del w:id="9061" w:author="Helena Voss" w:date="2026-09-28T06:36:54Z">
        <w:r>
          <w:rPr/>
          <w:delText xml:space="preserve">any</w:delText>
        </w:r>
      </w:del>
      <w:ins w:id="9062" w:author="Helena Voss" w:date="2026-09-28T06:36:54Z">
        <w:r>
          <w:rPr/>
          <w:t xml:space="preserve">reasonable</w:t>
        </w:r>
      </w:ins>
      <w:r>
        <w:rPr/>
        <w:t xml:space="preserve">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 xml:space="preserve">The parties shall meet at least quarterly to review performance in relation </w:t>
      </w:r>
      <w:del w:id="9110" w:author="Helena Voss" w:date="2026-09-28T06:36:54Z">
        <w:r>
          <w:rPr/>
          <w:delText xml:space="preserve">to</w:delText>
        </w:r>
      </w:del>
      <w:ins w:id="9111" w:author="Helena Voss" w:date="2026-09-28T06:36:54Z">
        <w:r>
          <w:rPr/>
          <w:t xml:space="preserve">reasonable</w:t>
        </w:r>
      </w:ins>
      <w:r>
        <w:rPr/>
        <w:t xml:space="preserve">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pPr>
        <w:rPr>
          <w:del w:id="9158" w:author="Helena Voss" w:date="2026-09-28T06:36:54Z"/>
        </w:rPr>
      </w:pPr>
      <w:del w:id="9157" w:author="Helena Voss" w:date="2026-09-28T06:36:54Z">
        <w:r>
          <w:rPr/>
          <w:delText>S1.3 The Supplier shall deliver service line 3 in accordance with the Service Levels.</w:delText>
        </w:r>
      </w:del>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