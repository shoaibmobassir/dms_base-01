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w:t>
      </w:r>
      <w:r>
        <w:rPr/>
        <w:t xml:space="preserve">reasonable</w:t>
      </w:r>
      <w:r>
        <w:rPr/>
        <w:t xml:space="preserve">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r>
        <w:rPr/>
        <w:t xml:space="preserve"> This obligation survives termination.</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 xml:space="preserve">Good Industry Pra</w:t>
      </w:r>
      <w:r>
        <w:rPr>
          <w:b/>
          <w:i/>
        </w:rPr>
        <w:t xml:space="preserve">ctice</w:t>
      </w:r>
      <w:r>
        <w:rPr>
          <w:b/>
        </w:rPr>
        <w:t xml:space="preserve">. The p</w:t>
      </w:r>
      <w:r>
        <w:rPr/>
        <w:t xml:space="preserve">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pPr>
        <w:pStyle w:val="Heading2"/>
        <w:pPrChange w:id="20004" w:author="Helena Voss" w:date="2026-09-28T08:30:58Z">
          <w:pPr/>
        </w:pPrChange>
      </w:pPr>
      <w:r>
        <w:rPr>
          <w:b/>
        </w:rPr>
        <w:t xml:space="preserve">6.8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pPr>
        <w:rPr>
          <w:del w:id="9039" w:author="Helena Voss" w:date="2026-09-28T08:30:58Z"/>
        </w:rPr>
      </w:pPr>
      <w:del w:id="9038" w:author="Helena Voss" w:date="2026-09-28T08:30:58Z">
        <w:r>
          <w:rPr>
            <w:b/>
          </w:rPr>
          <w:delText xml:space="preserve">7.5 </w:delText>
        </w:r>
        <w:r>
          <w:rPr/>
          <w:delText>Payment of the Service Credits reconciliation shall be made within thirty (30) days following the end of each Contract Year.</w:delText>
        </w:r>
      </w:del>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 xml:space="preserve">The </w:t>
      </w:r>
      <w:del w:id="9020" w:author="Helena Voss" w:date="2026-09-28T08:30:58Z">
        <w:r>
          <w:rPr/>
          <w:delText xml:space="preserve">Customer</w:delText>
        </w:r>
      </w:del>
      <w:ins w:id="9021" w:author="Helena Voss" w:date="2026-09-28T08:30:58Z">
        <w:r>
          <w:rPr/>
          <w:t xml:space="preserve">reasonable</w:t>
        </w:r>
      </w:ins>
      <w:r>
        <w:rPr/>
        <w:t xml:space="preserve">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w:t>
      </w:r>
      <w:r>
        <w:rPr/>
        <w:t xml:space="preserve">reasonable</w:t>
      </w:r>
      <w:r>
        <w:rPr/>
        <w:t xml:space="preserv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 xml:space="preserve">Each party shall bear its own costs in connection with the matters described in this clause, save as otherwise expressly provided. The Supplier shall maintain complet</w:t>
      </w:r>
      <w:r>
        <w:rPr>
          <w:b/>
        </w:rPr>
        <w:t xml:space="preserve">e and accura</w:t>
      </w:r>
      <w:r>
        <w:rPr/>
        <w:t xml:space="preserve">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w:t>
      </w:r>
      <w:r>
        <w:rPr>
          <w:b/>
          <w:rPrChange w:id="20007" w:author="Helena Voss" w:date="2026-09-28T08:30:58Z">
            <w:rPr/>
          </w:rPrChange>
        </w:rPr>
        <w:t xml:space="preserve"> under this </w:t>
      </w:r>
      <w:r>
        <w:rPr/>
        <w:t xml:space="preserve">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w:t>
      </w:r>
      <w:r>
        <w:rPr/>
        <w:t xml:space="preserve">reasonable</w:t>
      </w:r>
      <w:r>
        <w:rPr/>
        <w:t xml:space="preserve">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ins w:id="9012" w:author="Helena Voss" w:date="2026-09-28T08:30:58Z">
        <w:r>
          <w:rPr/>
          <w:t xml:space="preserve"> This obligation survives termination.</w:t>
        </w:r>
      </w:ins>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17.4 </w:t>
      </w:r>
      <w:r>
        <w:rPr/>
        <w:t xml:space="preserve">The Supplier shall retain all Customer </w:t>
      </w:r>
      <w:r>
        <w:rPr/>
        <w:t xml:space="preserve">reasonable</w:t>
      </w:r>
      <w:r>
        <w:rPr/>
        <w:t xml:space="preserve">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ins w:id="9028" w:author="Helena Voss" w:date="2026-09-28T08:30:58Z">
        <w:r>
          <w:rPr/>
          <w:t xml:space="preserve"> This obligation survives termination.</w:t>
        </w:r>
      </w:ins>
    </w:p>
    <w:p>
      <w:pPr>
        <w:rPr>
          <w:del w:id="9045" w:author="Helena Voss" w:date="2026-09-28T08:30:58Z"/>
        </w:rPr>
      </w:pPr>
      <w:del w:id="9044" w:author="Helena Voss" w:date="2026-09-28T08:30:58Z">
        <w:r>
          <w:rPr>
            <w:b/>
          </w:rPr>
          <w:delText xml:space="preserve">18.2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w:delText>
        </w:r>
      </w:del>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pPr>
        <w:pStyle w:val="Heading2"/>
      </w:pPr>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pPr>
        <w:rPr/>
      </w:pPr>
      <w:r>
        <w:rPr/>
        <w:t xml:space="preserve">227.A The Parties shall co-operate in good faith.</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w:t>
      </w:r>
      <w:del w:id="9008" w:author="Helena Voss" w:date="2026-09-28T08:30:58Z">
        <w:r>
          <w:rPr/>
          <w:delText xml:space="preserve">Nothing</w:delText>
        </w:r>
      </w:del>
      <w:ins w:id="9009" w:author="Helena Voss" w:date="2026-09-28T08:30:58Z">
        <w:r>
          <w:rPr/>
          <w:t xml:space="preserve">reasonable</w:t>
        </w:r>
      </w:ins>
      <w:r>
        <w:rPr/>
        <w:t xml:space="preserve">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2"/>
      </w:pPr>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relating to the governing law and </w:t>
      </w:r>
      <w:r>
        <w:rPr/>
        <w:t xml:space="preserve">reasonable</w:t>
      </w:r>
      <w:r>
        <w:rPr/>
        <w:t xml:space="preserve">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w:t>
      </w:r>
      <w:del w:id="9001" w:author="Helena Voss" w:date="2026-09-28T08:30:58Z">
        <w:r>
          <w:rPr/>
          <w:delText xml:space="preserve">this</w:delText>
        </w:r>
      </w:del>
      <w:ins w:id="9002" w:author="Helena Voss" w:date="2026-09-28T08:30:58Z">
        <w:r>
          <w:rPr/>
          <w:t xml:space="preserve">reasonable</w:t>
        </w:r>
      </w:ins>
      <w:r>
        <w:rPr/>
        <w:t xml:space="preserve"> clause with reasonable skill, care and diligence and in accordance with </w:t>
      </w:r>
      <w:r>
        <w:rPr>
          <w:i/>
        </w:rPr>
        <w:t xml:space="preserve">Good Industry Practice</w:t>
      </w:r>
      <w:r>
        <w:rPr/>
        <w:t xml:space="preserve">.</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r>
        <w:rPr/>
        <w:t xml:space="preserve"> This obligation survives termination.</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 xml:space="preserve">The Supplier shall provid</w:t>
      </w:r>
      <w:r>
        <w:rPr>
          <w:b/>
        </w:rPr>
        <w:t xml:space="preserve">e the exit p</w:t>
      </w:r>
      <w:r>
        <w:rPr/>
        <w:t xml:space="preserve">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 xml:space="preserve">Any approval given by the Customer under this clause shall not relieve the Supplier of any of its obligations under </w:t>
      </w:r>
      <w:r>
        <w:rPr/>
        <w:t xml:space="preserve">reasonable</w:t>
      </w:r>
      <w:r>
        <w:rPr/>
        <w:t xml:space="preserve">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r>
        <w:rPr/>
        <w:t xml:space="preserve"> This obligation survives termination.</w:t>
      </w:r>
    </w:p>
    <w:p>
      <w:pPr>
        <w:rPr>
          <w:del w:id="9043" w:author="Helena Voss" w:date="2026-09-28T08:30:58Z"/>
        </w:rPr>
      </w:pPr>
      <w:del w:id="9042" w:author="Helena Voss" w:date="2026-09-28T08:30:58Z">
        <w:r>
          <w:rPr>
            <w:b/>
          </w:rPr>
          <w:delText xml:space="preserve">30.3 </w:delText>
        </w:r>
        <w:r>
          <w:rPr/>
          <w:delTex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delText>
        </w:r>
      </w:del>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2"/>
        <w:pPrChange w:id="20006" w:author="Helena Voss" w:date="2026-09-28T08:30:58Z">
          <w:pPr/>
        </w:pPrChange>
      </w:pPr>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 xml:space="preserve">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33" w:author="Helena Voss" w:date="2026-09-28T08:30:58Z">
        <w:r>
          <w:rPr/>
          <w:t xml:space="preserve"> This obligation survives termination.</w:t>
        </w:r>
      </w:ins>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 xml:space="preserve">Each party shall bear its own costs in connection with the matters described in this clause, save as otherwise expressly provided. Where the Supplier becomes aware of any matter which ma</w:t>
      </w:r>
      <w:r>
        <w:rPr>
          <w:b/>
        </w:rPr>
        <w:t xml:space="preserve">y affect the</w:t>
      </w:r>
      <w:r>
        <w:rPr/>
        <w:t xml:space="preserv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w:t>
      </w:r>
      <w:del w:id="9003" w:author="Helena Voss" w:date="2026-09-28T08:30:58Z">
        <w:r>
          <w:rPr/>
          <w:delText xml:space="preserve">clause</w:delText>
        </w:r>
      </w:del>
      <w:ins w:id="9004" w:author="Helena Voss" w:date="2026-09-28T08:30:58Z">
        <w:r>
          <w:rPr/>
          <w:t xml:space="preserve">reasonable</w:t>
        </w:r>
      </w:ins>
      <w:r>
        <w:rPr/>
        <w:t xml:space="preserv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 xml:space="preserve">Clause 19 applies </w:t>
      </w:r>
      <w:del w:id="9029" w:author="Helena Voss" w:date="2026-09-28T08:30:58Z">
        <w:r>
          <w:rPr/>
          <w:delText xml:space="preserve">to</w:delText>
        </w:r>
      </w:del>
      <w:ins w:id="9030" w:author="Helena Voss" w:date="2026-09-28T08:30:58Z">
        <w:r>
          <w:rPr/>
          <w:t xml:space="preserve">reasonable</w:t>
        </w:r>
      </w:ins>
      <w:r>
        <w:rPr/>
        <w:t xml:space="preserve">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w:t>
      </w:r>
      <w:r>
        <w:rPr/>
        <w:t xml:space="preserve">reasonable</w:t>
      </w:r>
      <w:r>
        <w:rPr/>
        <w:t xml:space="preserve">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pPr>
        <w:pStyle w:val="Heading2"/>
        <w:pPrChange w:id="20008" w:author="Helena Voss" w:date="2026-09-28T08:30:58Z">
          <w:pPr/>
        </w:pPrChange>
      </w:pPr>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 xml:space="preserve">Each party shall bear its own costs in connection with the matters described in this clause, save as otherwise expressly provided. Any </w:t>
      </w:r>
      <w:r>
        <w:rPr/>
        <w:t xml:space="preserve">reasonable</w:t>
      </w:r>
      <w:r>
        <w:rPr/>
        <w:t xml:space="preserve">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417.A The Parties shall co-operate in good faith.</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pPr>
        <w:pStyle w:val="Heading2"/>
      </w:pPr>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 xml:space="preserve">Subject to Clause 9, the Supplie</w:t>
      </w:r>
      <w:r>
        <w:rPr>
          <w:b/>
        </w:rPr>
        <w:t xml:space="preserve">r shall prov</w:t>
      </w:r>
      <w:r>
        <w:rPr/>
        <w:t xml:space="preserve">ide the deliverables described in this clause to the Customer.</w:t>
      </w:r>
    </w:p>
    <w:p>
      <w:r>
        <w:rPr>
          <w:b/>
        </w:rPr>
        <w:t xml:space="preserve">37.9 </w:t>
      </w:r>
      <w:r>
        <w:rPr/>
        <w:t xml:space="preserve">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w:t>
      </w:r>
      <w:r>
        <w:rPr/>
        <w:t xml:space="preserve">reasonable</w:t>
      </w:r>
      <w:r>
        <w:rPr/>
        <w:t xml:space="preserve">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pPr>
        <w:pStyle w:val="Heading2"/>
      </w:pPr>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 xml:space="preserve">Nothing in this clause shall limit any other right or remedy of the Customer under this Agreement or at law. Each party shall bear its own costs in connection with the matters described in </w:t>
      </w:r>
      <w:del w:id="9016" w:author="Helena Voss" w:date="2026-09-28T08:30:58Z">
        <w:r>
          <w:rPr/>
          <w:delText xml:space="preserve">this</w:delText>
        </w:r>
      </w:del>
      <w:ins w:id="9017" w:author="Helena Voss" w:date="2026-09-28T08:30:58Z">
        <w:r>
          <w:rPr/>
          <w:t xml:space="preserve">reasonable</w:t>
        </w:r>
      </w:ins>
      <w:r>
        <w:rPr/>
        <w:t xml:space="preserve">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 xml:space="preserve">The parties shall meet at least quarterly to review performance in relation to the warranties (module 2) and agree any improvements required. Any approval given by the Customer under this clause shall not relieve the Supplier of any of its obligations under this Agreement.</w:t>
      </w:r>
      <w:ins w:id="9034" w:author="Helena Voss" w:date="2026-09-28T08:30:58Z">
        <w:r>
          <w:rPr/>
          <w:t xml:space="preserve"> This obligation survives termination.</w:t>
        </w:r>
      </w:ins>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 xml:space="preserve">Any approval given by the Customer under this clause shall not relieve the Supplier of any of its obligations under this Agreement. Each party shall bear its own costs in connection with the matters described in this clause, save as </w:t>
      </w:r>
      <w:del w:id="9025" w:author="Helena Voss" w:date="2026-09-28T08:30:58Z">
        <w:r>
          <w:rPr/>
          <w:delText xml:space="preserve">otherwise</w:delText>
        </w:r>
      </w:del>
      <w:ins w:id="9026" w:author="Helena Voss" w:date="2026-09-28T08:30:58Z">
        <w:r>
          <w:rPr/>
          <w:t xml:space="preserve">reasonable</w:t>
        </w:r>
      </w:ins>
      <w:r>
        <w:rPr/>
        <w:t xml:space="preserve"> expressly provided.</w:t>
      </w:r>
    </w:p>
    <w:p>
      <w:pPr>
        <w:pStyle w:val="Heading2"/>
      </w:pPr>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pPr>
        <w:pStyle w:val="Heading2"/>
        <w:pPrChange w:id="20002" w:author="Helena Voss" w:date="2026-09-28T08:30:58Z">
          <w:pPr/>
        </w:pPrChange>
      </w:pPr>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pPr>
        <w:rPr/>
      </w:pPr>
      <w:r>
        <w:rPr/>
        <w:t xml:space="preserve">492.A The Parties shall co-operate in good faith.</w:t>
      </w:r>
    </w:p>
    <w:p>
      <w:r>
        <w:rPr>
          <w:b/>
        </w:rPr>
        <w:t xml:space="preserve">43.3 </w:t>
      </w:r>
      <w:r>
        <w:rPr/>
        <w:t>The Supplier shall provide the exit plan within thirty (30) days of the Effective Date.</w:t>
      </w:r>
    </w:p>
    <w:p>
      <w:r>
        <w:rPr>
          <w:b/>
        </w:rPr>
        <w:t xml:space="preserve">43.4 </w:t>
      </w:r>
      <w:r>
        <w:rPr/>
        <w:t xml:space="preserve">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 xml:space="preserve">The Customer may, acting reasonably, request such information from the Supplier as it</w:t>
      </w:r>
      <w:r>
        <w:rPr>
          <w:b/>
        </w:rPr>
        <w:t xml:space="preserve"> requires to</w:t>
      </w:r>
      <w:r>
        <w:rPr/>
        <w:t xml:space="preserve">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pPr>
        <w:pStyle w:val="Heading2"/>
      </w:pPr>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pPr>
        <w:pStyle w:val="Heading2"/>
      </w:pPr>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 xml:space="preserve">The Customer may, acting reasonably, request such information from the Supplier as it</w:t>
      </w:r>
      <w:r>
        <w:rPr>
          <w:b/>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w:t>
      </w:r>
      <w:r>
        <w:rPr/>
        <w:t xml:space="preserve">reasonable</w:t>
      </w:r>
      <w:r>
        <w:rPr/>
        <w:t xml:space="preserve">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 xml:space="preserve">Either party may terminate this Agreement for convenience on not less than thirty (30) days' written notice.</w:t>
      </w:r>
      <w:ins w:id="9010" w:author="Helena Voss" w:date="2026-09-28T08:30:58Z">
        <w:r>
          <w:rPr/>
          <w:t xml:space="preserve"> This obligation survives termination.</w:t>
        </w:r>
      </w:ins>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 xml:space="preserve">Subject to Clause 9.4, the Suppl</w:t>
      </w:r>
      <w:r>
        <w:rPr>
          <w:b/>
        </w:rPr>
        <w:t xml:space="preserve">ier shall pr</w:t>
      </w:r>
      <w:r>
        <w:rPr/>
        <w:t xml:space="preserve">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 xml:space="preserve">Any approval given by the Customer under this clause shall not relieve the Supplier of any of its obligations under this Agreement. Each party shall bear its own </w:t>
      </w:r>
      <w:del w:id="9031" w:author="Helena Voss" w:date="2026-09-28T08:30:58Z">
        <w:r>
          <w:rPr/>
          <w:delText xml:space="preserve">costs</w:delText>
        </w:r>
      </w:del>
      <w:ins w:id="9032" w:author="Helena Voss" w:date="2026-09-28T08:30:58Z">
        <w:r>
          <w:rPr/>
          <w:t xml:space="preserve">reasonable</w:t>
        </w:r>
      </w:ins>
      <w:r>
        <w:rPr/>
        <w:t xml:space="preserve">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w:t>
      </w:r>
      <w:del w:id="9036" w:author="Helena Voss" w:date="2026-09-28T08:30:58Z">
        <w:r>
          <w:rPr/>
          <w:delText xml:space="preserve">the</w:delText>
        </w:r>
      </w:del>
      <w:ins w:id="9037" w:author="Helena Voss" w:date="2026-09-28T08:30:58Z">
        <w:r>
          <w:rPr/>
          <w:t xml:space="preserve">reasonable</w:t>
        </w:r>
      </w:ins>
      <w:r>
        <w:rPr/>
        <w:t xml:space="preserv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ins w:id="9027" w:author="Helena Voss" w:date="2026-09-28T08:30:58Z">
        <w:r>
          <w:rPr/>
          <w:t xml:space="preserve"> This obligation survives termination.</w:t>
        </w:r>
      </w:ins>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624.A The Parties shall co-operate in good faith.</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49" w:author="Helena Voss" w:date="2026-09-28T08:30:58Z"/>
        </w:rPr>
      </w:pPr>
      <w:ins w:id="9048" w:author="Helena Voss" w:date="2026-09-28T08:30:58Z">
        <w:r>
          <w:rPr/>
          <w:t xml:space="preserve">629.A The Parties shall co-operate in good faith.</w:t>
        </w:r>
      </w:ins>
    </w:p>
    <w:p>
      <w:r>
        <w:rPr>
          <w:b/>
        </w:rPr>
        <w:t xml:space="preserve">55.5 </w:t>
      </w:r>
      <w:r>
        <w:rPr/>
        <w:t xml:space="preserve">Undisputed amounts shall be paid no later than 30 days after the date of the relevant invoice.</w:t>
      </w:r>
      <w:ins w:id="9007" w:author="Helena Voss" w:date="2026-09-28T08:30:58Z">
        <w:r>
          <w:rPr/>
          <w:t xml:space="preserve"> This obligation survives termination.</w:t>
        </w:r>
      </w:ins>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t>
      </w:r>
      <w:r>
        <w:rPr/>
        <w:t xml:space="preserve">reasonable</w:t>
      </w:r>
      <w:r>
        <w:rPr/>
        <w:t xml:space="preserve">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w:t>
      </w:r>
      <w:r>
        <w:rPr/>
        <w:t xml:space="preserve">reasonable</w:t>
      </w:r>
      <w:r>
        <w:rPr/>
        <w:t xml:space="preserve">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 xml:space="preserve">Subject to Clause 9.4, the Supplier shall provide the deliverables described in this clause to the Customer.</w:t>
      </w:r>
      <w:r>
        <w:rPr/>
        <w:t xml:space="preserve"> This obligation survives termination.</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 xml:space="preserve">The parties shall meet at least quarterly to review performance in relation to the intellectual property (module 3) and agree any impro</w:t>
      </w:r>
      <w:r>
        <w:rPr>
          <w:b/>
        </w:rPr>
        <w:t xml:space="preserve">vements requ</w:t>
      </w:r>
      <w:r>
        <w:rPr/>
        <w:t xml:space="preserve">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35" w:author="Helena Voss" w:date="2026-09-28T08:30:58Z">
        <w:r>
          <w:rPr/>
          <w:t xml:space="preserve"> This obligation survives termination.</w:t>
        </w:r>
      </w:ins>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w:t>
      </w:r>
      <w:r>
        <w:rPr/>
        <w:t xml:space="preserve">reasonable</w:t>
      </w:r>
      <w:r>
        <w:rPr/>
        <w:t xml:space="preserve"> this clause with reasonable skill, care and diligence and in accordance with </w:t>
      </w:r>
      <w:r>
        <w:rPr>
          <w:i/>
        </w:rPr>
        <w:t xml:space="preserve">Good Industry Practice</w:t>
      </w:r>
      <w:r>
        <w:rPr/>
        <w:t xml:space="preserve">.</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 xml:space="preserve">The </w:t>
      </w:r>
      <w:del w:id="9013" w:author="Helena Voss" w:date="2026-09-28T08:30:58Z">
        <w:r>
          <w:rPr/>
          <w:delText xml:space="preserve">Supplier</w:delText>
        </w:r>
      </w:del>
      <w:ins w:id="9014" w:author="Helena Voss" w:date="2026-09-28T08:30:58Z">
        <w:r>
          <w:rPr/>
          <w:t xml:space="preserve">reasonable</w:t>
        </w:r>
      </w:ins>
      <w:r>
        <w:rPr/>
        <w:t xml:space="preserve">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 xml:space="preserve">The Customer may, acting reasonably, request such information from the Suppli</w:t>
      </w:r>
      <w:r>
        <w:rPr>
          <w:b/>
          <w:rPrChange w:id="20009" w:author="Helena Voss" w:date="2026-09-28T08:30:58Z">
            <w:rPr/>
          </w:rPrChange>
        </w:rPr>
        <w:t xml:space="preserve">er as it req</w:t>
      </w:r>
      <w:r>
        <w:rPr/>
        <w:t xml:space="preserve">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pPr>
        <w:rPr>
          <w:ins w:id="9053" w:author="Helena Voss" w:date="2026-09-28T08:30:58Z"/>
        </w:rPr>
      </w:pPr>
      <w:ins w:id="9052" w:author="Helena Voss" w:date="2026-09-28T08:30:58Z">
        <w:r>
          <w:rPr/>
          <w:t xml:space="preserve">726.A The Parties shall co-operate in good faith.</w:t>
        </w:r>
      </w:ins>
    </w:p>
    <w:p>
      <w:pPr>
        <w:rPr>
          <w:del w:id="9041" w:author="Helena Voss" w:date="2026-09-28T08:30:58Z"/>
        </w:rPr>
      </w:pPr>
      <w:del w:id="9040" w:author="Helena Voss" w:date="2026-09-28T08:30:58Z">
        <w:r>
          <w:rPr>
            <w:b/>
          </w:rPr>
          <w:delText xml:space="preserve">63.10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audit (module 3), it shall notify the Customer promptly and in any event within five Working Days.</w:delText>
        </w:r>
      </w:del>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 xml:space="preserve">The Customer may, acting reasonably, request such information from the Supplier as it requires to verify </w:t>
      </w:r>
      <w:r>
        <w:rPr/>
        <w:t xml:space="preserve">reasonable</w:t>
      </w:r>
      <w:r>
        <w:rPr/>
        <w:t xml:space="preserv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applies to any dispute arising under this clause.</w:t>
      </w:r>
      <w:r>
        <w:rPr/>
        <w:t xml:space="preserve"> This obligation survives termination.</w:t>
      </w:r>
    </w:p>
    <w:p>
      <w:r>
        <w:rPr>
          <w:b/>
        </w:rPr>
        <w:t xml:space="preserve">64.5 </w:t>
      </w:r>
      <w:r>
        <w:rPr/>
        <w:t>The Supplier shall retain all Customer Data for 30 days after termination before secure deletion.</w:t>
      </w:r>
    </w:p>
    <w:p>
      <w:r>
        <w:rPr>
          <w:b/>
        </w:rPr>
        <w:t xml:space="preserve">64.6 </w:t>
      </w:r>
      <w:r>
        <w:rPr/>
        <w:t xml:space="preserve">Any approval given by the Customer under this clause shall not relieve the Supplier of any of its obligations under this Agreement. Any approval given by the </w:t>
      </w:r>
      <w:del w:id="9018" w:author="Helena Voss" w:date="2026-09-28T08:30:58Z">
        <w:r>
          <w:rPr/>
          <w:delText xml:space="preserve">Customer</w:delText>
        </w:r>
      </w:del>
      <w:ins w:id="9019" w:author="Helena Voss" w:date="2026-09-28T08:30:58Z">
        <w:r>
          <w:rPr/>
          <w:t xml:space="preserve">reasonable</w:t>
        </w:r>
      </w:ins>
      <w:r>
        <w:rPr/>
        <w:t xml:space="preserve">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w:t>
      </w:r>
      <w:r>
        <w:rPr/>
        <w:t xml:space="preserve">reasonable</w:t>
      </w:r>
      <w:r>
        <w:rPr/>
        <w:t xml:space="preserve">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pPr>
      <w:r>
        <w:rPr/>
        <w:t xml:space="preserve">756.A The Parties shall co-operate in good faith.</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 xml:space="preserve">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ins w:id="9011" w:author="Helena Voss" w:date="2026-09-28T08:30:58Z">
        <w:r>
          <w:rPr/>
          <w:t xml:space="preserve"> This obligation survives termination.</w:t>
        </w:r>
      </w:ins>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047" w:author="Helena Voss" w:date="2026-09-28T08:30:58Z"/>
        </w:rPr>
      </w:pPr>
      <w:ins w:id="9046" w:author="Helena Voss" w:date="2026-09-28T08:30:58Z">
        <w:r>
          <w:rPr/>
          <w:t xml:space="preserve">766.A The Parties shall co-operate in good faith.</w:t>
        </w:r>
      </w:ins>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w:t>
      </w:r>
      <w:r>
        <w:rPr/>
        <w:t xml:space="preserve">reasonable</w:t>
      </w:r>
      <w:r>
        <w:rPr/>
        <w:t xml:space="preserve">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 xml:space="preserve">Nothing in this clause shall limit any other right or remedy of the Customer under this Agreement </w:t>
      </w:r>
      <w:r>
        <w:rPr/>
        <w:t xml:space="preserve">reasonable</w:t>
      </w:r>
      <w:r>
        <w:rPr/>
        <w:t xml:space="preserve">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 xml:space="preserve">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71.6 </w:t>
      </w:r>
      <w:r>
        <w:rPr/>
        <w:t xml:space="preserve">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Change w:id="20003" w:author="Helena Voss" w:date="2026-09-28T08:30:58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notices (module 3), it shall notify the Customer promptly and in any event within five Working Days.</w:t>
      </w:r>
      <w:r>
        <w:rPr/>
        <w:t xml:space="preserve"> This obligation survives termination.</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 xml:space="preserve">Clause 19 applies to any dispute arising </w:t>
      </w:r>
      <w:del w:id="9022" w:author="Helena Voss" w:date="2026-09-28T08:30:58Z">
        <w:r>
          <w:rPr/>
          <w:delText xml:space="preserve">under</w:delText>
        </w:r>
      </w:del>
      <w:ins w:id="9023" w:author="Helena Voss" w:date="2026-09-28T08:30:58Z">
        <w:r>
          <w:rPr/>
          <w:t xml:space="preserve">reasonable</w:t>
        </w:r>
      </w:ins>
      <w:r>
        <w:rPr/>
        <w:t xml:space="preserve">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w:t>
      </w:r>
      <w:del w:id="9005" w:author="Helena Voss" w:date="2026-09-28T08:30:58Z">
        <w:r>
          <w:rPr/>
          <w:delText xml:space="preserve">or</w:delText>
        </w:r>
      </w:del>
      <w:ins w:id="9006" w:author="Helena Voss" w:date="2026-09-28T08:30:58Z">
        <w:r>
          <w:rPr/>
          <w:t xml:space="preserve">reasonable</w:t>
        </w:r>
      </w:ins>
      <w:r>
        <w:rPr/>
        <w:t xml:space="preserve">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 xml:space="preserve">Where the Supplier becomes aware of any matter which may affect the service levels (module 4), it shall notify the Customer promptly and in any event within five </w:t>
      </w:r>
      <w:r>
        <w:rPr>
          <w:b/>
          <w:rPrChange w:id="20005" w:author="Helena Voss" w:date="2026-09-28T08:30:58Z">
            <w:rPr/>
          </w:rPrChange>
        </w:rPr>
        <w:t xml:space="preserve">Working Days</w:t>
      </w:r>
      <w:r>
        <w:rPr/>
        <w:t xml:space="preserve">.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deliverables described in this clause to the Customer.</w:t>
      </w:r>
      <w:r>
        <w:rPr/>
        <w:t xml:space="preserve"> This obligation survives termination.</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77.9 </w:t>
      </w:r>
      <w:r>
        <w:rPr/>
        <w:t xml:space="preserve">The Supplier shall provid</w:t>
      </w:r>
      <w:r>
        <w:rPr>
          <w:b/>
          <w:rPrChange w:id="20001" w:author="Helena Voss" w:date="2026-09-28T08:30:58Z">
            <w:rPr/>
          </w:rPrChange>
        </w:rPr>
        <w:t xml:space="preserve">e the exit p</w:t>
      </w:r>
      <w:r>
        <w:rPr/>
        <w:t xml:space="preserve">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t xml:space="preserve">reasonable</w:t>
      </w:r>
      <w:r>
        <w:rPr>
          <w:i/>
        </w:rPr>
        <w:t xml:space="preserve">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w:t>
      </w:r>
      <w:r>
        <w:rPr/>
        <w:t xml:space="preserve">reasonable</w:t>
      </w:r>
      <w:r>
        <w:rPr/>
        <w:t xml:space="preserve">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 xml:space="preserve">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w:t>
      </w:r>
      <w:r>
        <w:rPr/>
        <w:t xml:space="preserve">reasonable</w:t>
      </w:r>
      <w:r>
        <w:rPr/>
        <w:t xml:space="preserve"> or remedy of the Customer under this Agreement or at law.</w:t>
      </w:r>
    </w:p>
    <w:p>
      <w:r>
        <w:rPr>
          <w:b/>
        </w:rPr>
        <w:t xml:space="preserve">79.8 </w:t>
      </w:r>
      <w:r>
        <w:rPr/>
        <w:t xml:space="preserve">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r>
        <w:rPr/>
        <w:t xml:space="preserve"> This obligation survives termination.</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 xml:space="preserve">The Supplier shall provide </w:t>
      </w:r>
      <w:r>
        <w:rPr/>
        <w:t xml:space="preserve">reasonable</w:t>
      </w:r>
      <w:r>
        <w:rPr/>
        <w:t xml:space="preserv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invoicing (module 4)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 xml:space="preserve">Subject to Clause 9.2, the Supplier shall </w:t>
      </w:r>
      <w:r>
        <w:rPr/>
        <w:t xml:space="preserve">reasonable</w:t>
      </w:r>
      <w:r>
        <w:rPr/>
        <w:t xml:space="preserv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pPr>
        <w:rPr/>
      </w:pPr>
      <w:r>
        <w:rPr/>
        <w:t xml:space="preserve">927.A The Parties shall co-operate in good faith.</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pPr>
        <w:rPr/>
      </w:pPr>
      <w:r>
        <w:rPr/>
        <w:t xml:space="preserve">941.A The Parties shall co-operate in good faith.</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pPr>
        <w:pStyle w:val="Heading2"/>
      </w:pPr>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15" w:author="Helena Voss" w:date="2026-09-28T08:30:58Z">
        <w:r>
          <w:rPr/>
          <w:t xml:space="preserve"> This obligation survives termination.</w:t>
        </w:r>
      </w:ins>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pPr>
        <w:rPr>
          <w:ins w:id="9051" w:author="Helena Voss" w:date="2026-09-28T08:30:58Z"/>
        </w:rPr>
      </w:pPr>
      <w:ins w:id="9050" w:author="Helena Voss" w:date="2026-09-28T08:30:58Z">
        <w:r>
          <w:rPr/>
          <w:t xml:space="preserve">969.A The Parties shall co-operate in good faith.</w:t>
        </w:r>
      </w:ins>
    </w:p>
    <w:p>
      <w:r>
        <w:rPr/>
        <w:t xml:space="preserve">S1.2 The Supplier shall deliver service line 2 in accordance with the Service Levels.</w:t>
      </w:r>
      <w:ins w:id="9024" w:author="Helena Voss" w:date="2026-09-28T08:30:58Z">
        <w:r>
          <w:rPr/>
          <w:t xml:space="preserve"> This obligation survives termination.</w:t>
        </w:r>
      </w:ins>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