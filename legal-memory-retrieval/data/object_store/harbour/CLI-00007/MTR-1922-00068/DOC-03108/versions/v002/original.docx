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 xml:space="preserve">The Customer may, acting </w:t>
      </w:r>
      <w:del w:id="9019" w:author="Helena Voss" w:date="2026-09-28T08:30:39Z">
        <w:r>
          <w:rPr/>
          <w:delText xml:space="preserve">reasonably,</w:delText>
        </w:r>
      </w:del>
      <w:ins w:id="9020" w:author="Helena Voss" w:date="2026-09-28T08:30:39Z">
        <w:r>
          <w:rPr/>
          <w:t xml:space="preserve">reasonable</w:t>
        </w:r>
      </w:ins>
      <w:r>
        <w:rPr/>
        <w:t xml:space="preserve">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 levels and agree any improvements required.</w:t>
      </w:r>
      <w:ins w:id="9033" w:author="Helena Voss" w:date="2026-09-28T08:30:39Z">
        <w:r>
          <w:rPr/>
          <w:t xml:space="preserve"> This obligation survives termination.</w:t>
        </w:r>
      </w:ins>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 xml:space="preserve">Good Industry Pra</w:t>
      </w:r>
      <w:r>
        <w:rPr>
          <w:b/>
          <w:i/>
          <w:rPrChange w:id="20005" w:author="Helena Voss" w:date="2026-09-28T08:30:39Z">
            <w:rPr>
              <w:i/>
            </w:rPr>
          </w:rPrChange>
        </w:rPr>
        <w:t xml:space="preserve">ctice</w:t>
      </w:r>
      <w:r>
        <w:rPr>
          <w:b/>
          <w:rPrChange w:id="20006" w:author="Helena Voss" w:date="2026-09-28T08:30:39Z">
            <w:rPr/>
          </w:rPrChange>
        </w:rPr>
        <w:t xml:space="preserve">. The p</w:t>
      </w:r>
      <w:r>
        <w:rPr/>
        <w:t xml:space="preserve">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ins w:id="9012" w:author="Helena Voss" w:date="2026-09-28T08:30:39Z">
        <w:r>
          <w:rPr/>
          <w:t xml:space="preserve"> This obligation survives termination.</w:t>
        </w:r>
      </w:ins>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 xml:space="preserve">The Supplier shall maintain complete and accurate records relating to the invoicing and shall make them available to the Customer on request. Where the Supplier becomes aware of any matter which may affect </w:t>
      </w:r>
      <w:del w:id="9021" w:author="Helena Voss" w:date="2026-09-28T08:30:39Z">
        <w:r>
          <w:rPr/>
          <w:delText xml:space="preserve">the</w:delText>
        </w:r>
      </w:del>
      <w:ins w:id="9022" w:author="Helena Voss" w:date="2026-09-28T08:30:39Z">
        <w:r>
          <w:rPr/>
          <w:t xml:space="preserve">reasonable</w:t>
        </w:r>
      </w:ins>
      <w:r>
        <w:rPr/>
        <w:t xml:space="preserv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w:t>
      </w:r>
      <w:del w:id="9017" w:author="Helena Voss" w:date="2026-09-28T08:30:39Z">
        <w:r>
          <w:rPr/>
          <w:delText xml:space="preserve">skill,</w:delText>
        </w:r>
      </w:del>
      <w:ins w:id="9018" w:author="Helena Voss" w:date="2026-09-28T08:30:39Z">
        <w:r>
          <w:rPr/>
          <w:t xml:space="preserve">reasonable</w:t>
        </w:r>
      </w:ins>
      <w:r>
        <w:rPr/>
        <w:t xml:space="preserve"> care and diligence and in accordance with </w:t>
      </w:r>
      <w:r>
        <w:rPr>
          <w:i/>
        </w:rPr>
        <w:t xml:space="preserve">Good Industry Practice</w:t>
      </w:r>
      <w:r>
        <w:rPr/>
        <w:t xml:space="preserve">.</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w:t>
      </w:r>
      <w:del w:id="9026" w:author="Helena Voss" w:date="2026-09-28T08:30:39Z">
        <w:r>
          <w:rPr/>
          <w:delText xml:space="preserve">or</w:delText>
        </w:r>
      </w:del>
      <w:ins w:id="9027" w:author="Helena Voss" w:date="2026-09-28T08:30:39Z">
        <w:r>
          <w:rPr/>
          <w:t xml:space="preserve">reasonable</w:t>
        </w:r>
      </w:ins>
      <w:r>
        <w:rPr/>
        <w:t xml:space="preserve"> at law. The Supplier shall perform its obligations under this clause with reasonable skill, care and diligence and in accordance with </w:t>
      </w:r>
      <w:r>
        <w:rPr>
          <w:i/>
        </w:rPr>
        <w:t xml:space="preserve">Good Industry Practice</w:t>
      </w:r>
      <w:r>
        <w:rPr/>
        <w:t xml:space="preserve">.</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pPr>
        <w:rPr>
          <w:del w:id="9041" w:author="Helena Voss" w:date="2026-09-28T08:30:39Z"/>
        </w:rPr>
      </w:pPr>
      <w:del w:id="9040" w:author="Helena Voss" w:date="2026-09-28T08:30:39Z">
        <w:r>
          <w:rPr>
            <w:b/>
          </w:rPr>
          <w:delText xml:space="preserve">17.3 </w:delText>
        </w:r>
        <w:r>
          <w:rPr/>
          <w:delTex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delText>
        </w:r>
      </w:del>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pPr>
        <w:rPr>
          <w:del w:id="9043" w:author="Helena Voss" w:date="2026-09-28T08:30:39Z"/>
        </w:rPr>
      </w:pPr>
      <w:del w:id="9042" w:author="Helena Voss" w:date="2026-09-28T08:30:39Z">
        <w:r>
          <w:rPr>
            <w:b/>
          </w:rPr>
          <w:delText xml:space="preserve">22.1 </w:delText>
        </w:r>
        <w:r>
          <w:rPr/>
          <w:delTex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delText>
        </w:r>
      </w:del>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w:t>
      </w:r>
      <w:r>
        <w:rPr>
          <w:b/>
          <w:rPrChange w:id="20001" w:author="Helena Voss" w:date="2026-09-28T08:30:39Z">
            <w:rPr/>
          </w:rPrChange>
        </w:rPr>
        <w:t xml:space="preserve"> this Agreem</w:t>
      </w:r>
      <w:r>
        <w:rPr/>
        <w:t xml:space="preserve">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 xml:space="preserve">Any approval given by the Customer under this clause shall not relieve the Supplier of any of its obligations under this Agreement. The Supplier shall maintain complete and accurate records relating to the governing law and </w:t>
      </w:r>
      <w:del w:id="9003" w:author="Helena Voss" w:date="2026-09-28T08:30:39Z">
        <w:r>
          <w:rPr/>
          <w:delText xml:space="preserve">shall</w:delText>
        </w:r>
      </w:del>
      <w:ins w:id="9004" w:author="Helena Voss" w:date="2026-09-28T08:30:39Z">
        <w:r>
          <w:rPr/>
          <w:t xml:space="preserve">reasonable</w:t>
        </w:r>
      </w:ins>
      <w:r>
        <w:rPr/>
        <w:t xml:space="preserve">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ins w:id="9007" w:author="Helena Voss" w:date="2026-09-28T08:30:39Z">
        <w:r>
          <w:rPr/>
          <w:t xml:space="preserve"> This obligation survives termination.</w:t>
        </w:r>
      </w:ins>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 xml:space="preserve">Any approval given by the Customer under this clause shall not relieve the Supplier of any of its obligations under </w:t>
      </w:r>
      <w:del w:id="9030" w:author="Helena Voss" w:date="2026-09-28T08:30:39Z">
        <w:r>
          <w:rPr/>
          <w:delText xml:space="preserve">this</w:delText>
        </w:r>
      </w:del>
      <w:ins w:id="9031" w:author="Helena Voss" w:date="2026-09-28T08:30:39Z">
        <w:r>
          <w:rPr/>
          <w:t xml:space="preserve">reasonable</w:t>
        </w:r>
      </w:ins>
      <w:r>
        <w:rPr/>
        <w:t xml:space="preserve">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ins w:id="9016" w:author="Helena Voss" w:date="2026-09-28T08:30:39Z">
        <w:r>
          <w:rPr/>
          <w:t xml:space="preserve"> This obligation survives termination.</w:t>
        </w:r>
      </w:ins>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Each party shall bear its own costs in connection with the </w:t>
      </w:r>
      <w:del w:id="9036" w:author="Helena Voss" w:date="2026-09-28T08:30:39Z">
        <w:r>
          <w:rPr/>
          <w:delText xml:space="preserve">matters</w:delText>
        </w:r>
      </w:del>
      <w:ins w:id="9037" w:author="Helena Voss" w:date="2026-09-28T08:30:39Z">
        <w:r>
          <w:rPr/>
          <w:t xml:space="preserve">reasonable</w:t>
        </w:r>
      </w:ins>
      <w:r>
        <w:rPr/>
        <w:t xml:space="preserve">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01" w:author="Helena Voss" w:date="2026-09-28T08:30:39Z">
        <w:r>
          <w:rPr/>
          <w:t xml:space="preserve"> This obligation survives termination.</w:t>
        </w:r>
      </w:ins>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rPr>
          <w:ins w:id="9053" w:author="Helena Voss" w:date="2026-09-28T08:30:39Z"/>
        </w:rPr>
      </w:pPr>
      <w:ins w:id="9052" w:author="Helena Voss" w:date="2026-09-28T08:30:39Z">
        <w:r>
          <w:rPr/>
          <w:t xml:space="preserve">398.A The Parties shall co-operate in good faith.</w:t>
        </w:r>
      </w:ins>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w:t>
      </w:r>
      <w:del w:id="9010" w:author="Helena Voss" w:date="2026-09-28T08:30:39Z">
        <w:r>
          <w:rPr/>
          <w:delText xml:space="preserve">under</w:delText>
        </w:r>
      </w:del>
      <w:ins w:id="9011" w:author="Helena Voss" w:date="2026-09-28T08:30:39Z">
        <w:r>
          <w:rPr/>
          <w:t xml:space="preserve">reasonable</w:t>
        </w:r>
      </w:ins>
      <w:r>
        <w:rPr/>
        <w:t xml:space="preserve">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 xml:space="preserve">Each party shall bear its own costs in connection with the matters described in this clause, save as otherwise expressly provided. Any </w:t>
      </w:r>
      <w:del w:id="9005" w:author="Helena Voss" w:date="2026-09-28T08:30:39Z">
        <w:r>
          <w:rPr/>
          <w:delText xml:space="preserve">approval</w:delText>
        </w:r>
      </w:del>
      <w:ins w:id="9006" w:author="Helena Voss" w:date="2026-09-28T08:30:39Z">
        <w:r>
          <w:rPr/>
          <w:t xml:space="preserve">reasonable</w:t>
        </w:r>
      </w:ins>
      <w:r>
        <w:rPr/>
        <w:t xml:space="preserve">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pPr>
        <w:rPr>
          <w:ins w:id="9051" w:author="Helena Voss" w:date="2026-09-28T08:30:39Z"/>
        </w:rPr>
      </w:pPr>
      <w:ins w:id="9050" w:author="Helena Voss" w:date="2026-09-28T08:30:39Z">
        <w:r>
          <w:rPr/>
          <w:t xml:space="preserve">417.A The Parties shall co-operate in good faith.</w:t>
        </w:r>
      </w:ins>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pPr>
        <w:pStyle w:val="Heading2"/>
        <w:pPrChange w:id="20009" w:author="Helena Voss" w:date="2026-09-28T08:30:39Z">
          <w:pPr/>
        </w:pPrChange>
      </w:pPr>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 xml:space="preserve">Subject to Clause 9, the Supplie</w:t>
      </w:r>
      <w:r>
        <w:rPr>
          <w:b/>
          <w:rPrChange w:id="20008" w:author="Helena Voss" w:date="2026-09-28T08:30:39Z">
            <w:rPr/>
          </w:rPrChange>
        </w:rPr>
        <w:t xml:space="preserve">r shall prov</w:t>
      </w:r>
      <w:r>
        <w:rPr/>
        <w:t xml:space="preserve">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w:t>
      </w:r>
      <w:del w:id="9008" w:author="Helena Voss" w:date="2026-09-28T08:30:39Z">
        <w:r>
          <w:rPr/>
          <w:delText xml:space="preserve">to</w:delText>
        </w:r>
      </w:del>
      <w:ins w:id="9009" w:author="Helena Voss" w:date="2026-09-28T08:30:39Z">
        <w:r>
          <w:rPr/>
          <w:t xml:space="preserve">reasonable</w:t>
        </w:r>
      </w:ins>
      <w:r>
        <w:rPr/>
        <w:t xml:space="preserve">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2"/>
        <w:pPrChange w:id="20004" w:author="Helena Voss" w:date="2026-09-28T08:30:39Z">
          <w:pPr/>
        </w:pPrChange>
      </w:pPr>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28" w:author="Helena Voss" w:date="2026-09-28T08:30:39Z">
        <w:r>
          <w:rPr/>
          <w:t xml:space="preserve"> This obligation survives termination.</w:t>
        </w:r>
      </w:ins>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pPr>
        <w:pStyle w:val="Heading2"/>
        <w:pPrChange w:id="20007" w:author="Helena Voss" w:date="2026-09-28T08:30:39Z">
          <w:pPr/>
        </w:pPrChange>
      </w:pPr>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pPr>
        <w:pStyle w:val="Heading2"/>
        <w:pPrChange w:id="20002" w:author="Helena Voss" w:date="2026-09-28T08:30:39Z">
          <w:pPr/>
        </w:pPrChange>
      </w:pPr>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 xml:space="preserve">The Customer may, acting reasonably, request such information from the Supplier as it</w:t>
      </w:r>
      <w:r>
        <w:rPr>
          <w:b/>
          <w:rPrChange w:id="20003" w:author="Helena Voss" w:date="2026-09-28T08:30:39Z">
            <w:rPr/>
          </w:rPrChange>
        </w:rPr>
        <w:t xml:space="preserve"> requires to</w:t>
      </w:r>
      <w:r>
        <w:rPr/>
        <w:t xml:space="preserve">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 xml:space="preserve">Subject to Clause 9.4, the Suppl</w:t>
      </w:r>
      <w:r>
        <w:rPr>
          <w:b/>
          <w:rPrChange w:id="20010" w:author="Helena Voss" w:date="2026-09-28T08:30:39Z">
            <w:rPr/>
          </w:rPrChange>
        </w:rPr>
        <w:t xml:space="preserve">ier shall pr</w:t>
      </w:r>
      <w:r>
        <w:rPr/>
        <w:t xml:space="preserve">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rPr>
          <w:ins w:id="9047" w:author="Helena Voss" w:date="2026-09-28T08:30:39Z"/>
        </w:rPr>
      </w:pPr>
      <w:ins w:id="9046" w:author="Helena Voss" w:date="2026-09-28T08:30:39Z">
        <w:r>
          <w:rPr/>
          <w:t xml:space="preserve">624.A The Parties shall co-operate in good faith.</w:t>
        </w:r>
      </w:ins>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 xml:space="preserve">Any approval </w:t>
      </w:r>
      <w:del w:id="9014" w:author="Helena Voss" w:date="2026-09-28T08:30:39Z">
        <w:r>
          <w:rPr/>
          <w:delText xml:space="preserve">given</w:delText>
        </w:r>
      </w:del>
      <w:ins w:id="9015" w:author="Helena Voss" w:date="2026-09-28T08:30:39Z">
        <w:r>
          <w:rPr/>
          <w:t xml:space="preserve">reasonable</w:t>
        </w:r>
      </w:ins>
      <w:r>
        <w:rPr/>
        <w:t xml:space="preserve">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 xml:space="preserve">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ins w:id="9013" w:author="Helena Voss" w:date="2026-09-28T08:30:39Z">
        <w:r>
          <w:rPr/>
          <w:t xml:space="preserve"> This obligation survives termination.</w:t>
        </w:r>
      </w:ins>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pPr>
        <w:rPr>
          <w:del w:id="9039" w:author="Helena Voss" w:date="2026-09-28T08:30:39Z"/>
        </w:rPr>
      </w:pPr>
      <w:del w:id="9038" w:author="Helena Voss" w:date="2026-09-28T08:30:39Z">
        <w:r>
          <w:rPr>
            <w:b/>
          </w:rPr>
          <w:delText xml:space="preserve">71.5 </w:delText>
        </w:r>
        <w:r>
          <w:rPr/>
          <w:delText>The Customer may, acting reasonably, request such information from the Supplier as it requires to verify compliance with this clause. Nothing in this clause shall limit any other right or remedy of the Customer under this Agreement or at law.</w:delText>
        </w:r>
      </w:del>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notices (module 3), it shall notify the Customer promptly and in any event within five Working Days.</w:t>
      </w:r>
      <w:ins w:id="9032" w:author="Helena Voss" w:date="2026-09-28T08:30:39Z">
        <w:r>
          <w:rPr/>
          <w:t xml:space="preserve"> This obligation survives termination.</w:t>
        </w:r>
      </w:ins>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ins w:id="9029" w:author="Helena Voss" w:date="2026-09-28T08:30:39Z">
        <w:r>
          <w:rPr/>
          <w:t xml:space="preserve"> This obligation survives termination.</w:t>
        </w:r>
      </w:ins>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rPr>
          <w:del w:id="9045" w:author="Helena Voss" w:date="2026-09-28T08:30:39Z"/>
        </w:rPr>
      </w:pPr>
      <w:del w:id="9044" w:author="Helena Voss" w:date="2026-09-28T08:30:39Z">
        <w:r>
          <w:rPr>
            <w:b/>
          </w:rPr>
          <w:delText xml:space="preserve">74.8 </w:delText>
        </w:r>
        <w:r>
          <w:rPr/>
          <w:delTex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w:delText>
        </w:r>
      </w:del>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 xml:space="preserve">Subject to Clause 9.2, the Supplier shall provide the deliverables described in this clause to the Customer.</w:t>
      </w:r>
      <w:ins w:id="9023" w:author="Helena Voss" w:date="2026-09-28T08:30:39Z">
        <w:r>
          <w:rPr/>
          <w:t xml:space="preserve"> This obligation survives termination.</w:t>
        </w:r>
      </w:ins>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del w:id="9034" w:author="Helena Voss" w:date="2026-09-28T08:30:39Z">
        <w:r>
          <w:rPr>
            <w:i/>
          </w:rPr>
          <w:delText xml:space="preserve">Good</w:delText>
        </w:r>
      </w:del>
      <w:ins w:id="9035" w:author="Helena Voss" w:date="2026-09-28T08:30:39Z">
        <w:r>
          <w:rPr/>
          <w:t xml:space="preserve">reasonable</w:t>
        </w:r>
      </w:ins>
      <w:r>
        <w:rPr>
          <w:i/>
        </w:rPr>
        <w:t xml:space="preserve">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w:t>
      </w:r>
      <w:del w:id="9024" w:author="Helena Voss" w:date="2026-09-28T08:30:39Z">
        <w:r>
          <w:rPr/>
          <w:delText xml:space="preserve">to</w:delText>
        </w:r>
      </w:del>
      <w:ins w:id="9025" w:author="Helena Voss" w:date="2026-09-28T08:30:39Z">
        <w:r>
          <w:rPr/>
          <w:t xml:space="preserve">reasonable</w:t>
        </w:r>
      </w:ins>
      <w:r>
        <w:rPr/>
        <w:t xml:space="preserve">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 xml:space="preserve">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ins w:id="9002" w:author="Helena Voss" w:date="2026-09-28T08:30:39Z">
        <w:r>
          <w:rPr/>
          <w:t xml:space="preserve"> This obligation survives termination.</w:t>
        </w:r>
      </w:ins>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pPr>
        <w:rPr>
          <w:ins w:id="9049" w:author="Helena Voss" w:date="2026-09-28T08:30:39Z"/>
        </w:rPr>
      </w:pPr>
      <w:ins w:id="9048" w:author="Helena Voss" w:date="2026-09-28T08:30:39Z">
        <w:r>
          <w:rPr/>
          <w:t xml:space="preserve">941.A The Parties shall co-operate in good faith.</w:t>
        </w:r>
      </w:ins>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