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 xml:space="preserve">The Customer may, acting </w:t>
      </w:r>
      <w:r>
        <w:rPr/>
        <w:t xml:space="preserve">reasonable</w:t>
      </w:r>
      <w:r>
        <w:rPr/>
        <w:t xml:space="preserve">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service levels and agree any improvements required.</w:t>
      </w:r>
      <w:r>
        <w:rPr/>
        <w:t xml:space="preserve"> This obligation survives termination.</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 xml:space="preserve">Good Industry Pra</w:t>
      </w:r>
      <w:r>
        <w:rPr>
          <w:b/>
          <w:i/>
        </w:rPr>
        <w:t xml:space="preserve">ctice</w:t>
      </w:r>
      <w:r>
        <w:rPr>
          <w:b/>
        </w:rPr>
        <w:t xml:space="preserve">. The p</w:t>
      </w:r>
      <w:r>
        <w:rPr/>
        <w:t xml:space="preserve">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028" w:author="Helena Voss" w:date="2026-09-28T08:30:51Z">
        <w:r>
          <w:rPr/>
          <w:t xml:space="preserve"> This obligation survives termination.</w:t>
        </w:r>
      </w:ins>
    </w:p>
    <w:p>
      <w:r>
        <w:rPr>
          <w:b/>
        </w:rPr>
        <w:t xml:space="preserve">6.8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r>
        <w:rPr/>
        <w:t xml:space="preserve"> This obligation survives termination.</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 xml:space="preserve">The Supplier shall maintain complete and accurate records relating to the invoicing and shall make them available to the Customer on request. Where the Supplier becomes aware of any matter which may affect </w:t>
      </w:r>
      <w:r>
        <w:rPr/>
        <w:t xml:space="preserve">reasonable</w:t>
      </w:r>
      <w:r>
        <w:rPr/>
        <w:t xml:space="preserv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w:t>
      </w:r>
      <w:r>
        <w:rPr/>
        <w:t xml:space="preserve">reasonable</w:t>
      </w:r>
      <w:r>
        <w:rPr/>
        <w:t xml:space="preserve"> care and diligence and in accordance with </w:t>
      </w:r>
      <w:r>
        <w:rPr>
          <w:i/>
        </w:rPr>
        <w:t xml:space="preserve">Good Industry Practice</w:t>
      </w:r>
      <w:r>
        <w:rPr/>
        <w:t xml:space="preserve">.</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 xml:space="preserve">Each party shall bear its own costs in connection with the matters described in this clause, save as otherwise expressly provided. The Supplier shall maintain complet</w:t>
      </w:r>
      <w:r>
        <w:rPr>
          <w:b/>
          <w:rPrChange w:id="20005" w:author="Helena Voss" w:date="2026-09-28T08:30:51Z">
            <w:rPr/>
          </w:rPrChange>
        </w:rPr>
        <w:t xml:space="preserve">e and accura</w:t>
      </w:r>
      <w:r>
        <w:rPr/>
        <w:t xml:space="preserve">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w:t>
      </w:r>
      <w:r>
        <w:rPr/>
        <w:t xml:space="preserve">reasonable</w:t>
      </w:r>
      <w:r>
        <w:rPr/>
        <w:t xml:space="preserve"> at law. The Supplier shall perform its obligations under this clause with reasonable skill, care and diligence and in accordance with </w:t>
      </w:r>
      <w:r>
        <w:rPr>
          <w:i/>
        </w:rPr>
        <w:t xml:space="preserve">Good Industry Practice</w:t>
      </w:r>
      <w:r>
        <w:rPr/>
        <w:t xml:space="preserve">.</w:t>
      </w:r>
      <w:ins w:id="9012" w:author="Helena Voss" w:date="2026-09-28T08:30:51Z">
        <w:r>
          <w:rPr/>
          <w:t xml:space="preserve"> This obligation survives termination.</w:t>
        </w:r>
      </w:ins>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17.4 </w:t>
      </w:r>
      <w:r>
        <w:rPr/>
        <w:t xml:space="preserve">The Supplier shall retain all Customer </w:t>
      </w:r>
      <w:del w:id="9022" w:author="Helena Voss" w:date="2026-09-28T08:30:51Z">
        <w:r>
          <w:rPr/>
          <w:delText xml:space="preserve">Data</w:delText>
        </w:r>
      </w:del>
      <w:ins w:id="9023" w:author="Helena Voss" w:date="2026-09-28T08:30:51Z">
        <w:r>
          <w:rPr/>
          <w:t xml:space="preserve">reasonable</w:t>
        </w:r>
      </w:ins>
      <w:r>
        <w:rPr/>
        <w:t xml:space="preserve">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pPr>
        <w:pStyle w:val="Heading2"/>
        <w:pPrChange w:id="20006" w:author="Helena Voss" w:date="2026-09-28T08:30:51Z">
          <w:pPr/>
        </w:pPrChange>
      </w:pPr>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pPr>
        <w:rPr>
          <w:ins w:id="9049" w:author="Helena Voss" w:date="2026-09-28T08:30:51Z"/>
        </w:rPr>
      </w:pPr>
      <w:ins w:id="9048" w:author="Helena Voss" w:date="2026-09-28T08:30:51Z">
        <w:r>
          <w:rPr/>
          <w:t xml:space="preserve">227.A The Parties shall co-operate in good faith.</w:t>
        </w:r>
      </w:ins>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 xml:space="preserve">Good Industry Practice</w:t>
      </w:r>
      <w:r>
        <w:rPr/>
        <w:t xml:space="preserve">.</w:t>
      </w:r>
      <w:ins w:id="9011" w:author="Helena Voss" w:date="2026-09-28T08:30:51Z">
        <w:r>
          <w:rPr/>
          <w:t xml:space="preserve"> This obligation survives termination.</w:t>
        </w:r>
      </w:ins>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The Supplier shall provide the exit plan within thirty (30) days of the Effective Date.</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24.5 </w:t>
      </w:r>
      <w:r>
        <w:rPr/>
        <w:t>Subject to Clause 9.4, the Supplier shall provide the deliverables described in this clause to the Customer.</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2"/>
        <w:pPrChange w:id="20004" w:author="Helena Voss" w:date="2026-09-28T08:30:51Z">
          <w:pPr/>
        </w:pPrChange>
      </w:pPr>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w:t>
      </w:r>
      <w:r>
        <w:rPr>
          <w:b/>
        </w:rPr>
        <w:t xml:space="preserve"> this Agreem</w:t>
      </w:r>
      <w:r>
        <w:rPr/>
        <w:t xml:space="preserve">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 xml:space="preserve">Any approval given by the Customer under this clause shall not relieve the Supplier of any of its obligations under this Agreement. The Supplier shall maintain complete and accurate records relating to the governing law and </w:t>
      </w:r>
      <w:r>
        <w:rPr/>
        <w:t xml:space="preserve">reasonable</w:t>
      </w:r>
      <w:r>
        <w:rPr/>
        <w:t xml:space="preserve">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r>
        <w:rPr/>
        <w:t xml:space="preserve"> This obligation survives termination.</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 xml:space="preserve">The Supplier shall provid</w:t>
      </w:r>
      <w:r>
        <w:rPr>
          <w:b/>
          <w:rPrChange w:id="20009" w:author="Helena Voss" w:date="2026-09-28T08:30:51Z">
            <w:rPr/>
          </w:rPrChange>
        </w:rPr>
        <w:t xml:space="preserve">e the exit p</w:t>
      </w:r>
      <w:r>
        <w:rPr/>
        <w:t xml:space="preserve">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 xml:space="preserve">Any approval given by the Customer under this clause shall not relieve the Supplier of any of its obligations under </w:t>
      </w:r>
      <w:r>
        <w:rPr/>
        <w:t xml:space="preserve">reasonable</w:t>
      </w:r>
      <w:r>
        <w:rPr/>
        <w:t xml:space="preserve">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r>
        <w:rPr/>
        <w:t xml:space="preserve"> This obligation survives termination.</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30.9 </w:t>
      </w:r>
      <w:r>
        <w:rPr/>
        <w:t xml:space="preserve">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Each party shall bear its own costs in connection with the </w:t>
      </w:r>
      <w:r>
        <w:rPr/>
        <w:t xml:space="preserve">reasonable</w:t>
      </w:r>
      <w:r>
        <w:rPr/>
        <w:t xml:space="preserve">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r>
        <w:rPr/>
        <w:t xml:space="preserve"> This obligation survives termination.</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 xml:space="preserve">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ins w:id="9034" w:author="Helena Voss" w:date="2026-09-28T08:30:51Z">
        <w:r>
          <w:rPr/>
          <w:t xml:space="preserve"> This obligation survives termination.</w:t>
        </w:r>
      </w:ins>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 xml:space="preserve">Each party shall bear its own costs in connection with the matters described in this clause, save as otherwise expressly provided. Where the Supplier becomes aware of any matter which ma</w:t>
      </w:r>
      <w:r>
        <w:rPr>
          <w:b/>
          <w:rPrChange w:id="20003" w:author="Helena Voss" w:date="2026-09-28T08:30:51Z">
            <w:rPr/>
          </w:rPrChange>
        </w:rPr>
        <w:t xml:space="preserve">y affect the</w:t>
      </w:r>
      <w:r>
        <w:rPr/>
        <w:t xml:space="preserv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pPr>
        <w:rPr/>
      </w:pPr>
      <w:r>
        <w:rPr/>
        <w:t xml:space="preserve">398.A The Parties shall co-operate in good faith.</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w:t>
      </w:r>
      <w:r>
        <w:rPr/>
        <w:t xml:space="preserve">reasonable</w:t>
      </w:r>
      <w:r>
        <w:rPr/>
        <w:t xml:space="preserve">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 xml:space="preserve">Each party shall bear its own costs in connection with the matters described in this clause, save as otherwise expressly provided. Any </w:t>
      </w:r>
      <w:r>
        <w:rPr/>
        <w:t xml:space="preserve">reasonable</w:t>
      </w:r>
      <w:r>
        <w:rPr/>
        <w:t xml:space="preserve"> given by the Customer under this clause shall not relieve the Supplier of any of its obligations under this Agreement.</w:t>
      </w:r>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pPr>
        <w:rPr/>
      </w:pPr>
      <w:r>
        <w:rPr/>
        <w:t xml:space="preserve">417.A The Parties shall co-operate in good faith.</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pPr>
        <w:pStyle w:val="Heading2"/>
      </w:pPr>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 xml:space="preserve">Subject to Clause 9, the Supplie</w:t>
      </w:r>
      <w:r>
        <w:rPr>
          <w:b/>
        </w:rPr>
        <w:t xml:space="preserve">r shall prov</w:t>
      </w:r>
      <w:r>
        <w:rPr/>
        <w:t xml:space="preserve">ide the deliverables described in this clause to the Customer.</w:t>
      </w:r>
    </w:p>
    <w:p>
      <w:r>
        <w:rPr>
          <w:b/>
        </w:rPr>
        <w:t xml:space="preserve">37.9 </w:t>
      </w:r>
      <w:r>
        <w:rPr/>
        <w:t xml:space="preserve">The Supplier shall perform its </w:t>
      </w:r>
      <w:del w:id="9015" w:author="Helena Voss" w:date="2026-09-28T08:30:51Z">
        <w:r>
          <w:rPr/>
          <w:delText xml:space="preserve">obligations</w:delText>
        </w:r>
      </w:del>
      <w:ins w:id="9016" w:author="Helena Voss" w:date="2026-09-28T08:30:51Z">
        <w:r>
          <w:rPr/>
          <w:t xml:space="preserve">reasonable</w:t>
        </w:r>
      </w:ins>
      <w:r>
        <w:rPr/>
        <w:t xml:space="preserve"> under this clause with reasonable skill, care and diligence and in accordance with </w:t>
      </w:r>
      <w:r>
        <w:rPr>
          <w:i/>
        </w:rPr>
        <w:t xml:space="preserve">Good Industry Practice</w:t>
      </w:r>
      <w:r>
        <w:rPr/>
        <w:t xml:space="preserve">.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pPr>
        <w:rPr>
          <w:del w:id="9045" w:author="Helena Voss" w:date="2026-09-28T08:30:51Z"/>
        </w:rPr>
      </w:pPr>
      <w:del w:id="9044" w:author="Helena Voss" w:date="2026-09-28T08:30:51Z">
        <w:r>
          <w:rPr>
            <w:b/>
          </w:rPr>
          <w:delText xml:space="preserve">38.10 </w:delText>
        </w:r>
        <w:r>
          <w:rPr/>
          <w:delText>Nothing in this clause shall limit any other right or remedy of the Customer under this Agreement or at law. The Customer may, acting reasonably, request such information from the Supplier as it requires to verify compliance with this clause.</w:delText>
        </w:r>
      </w:del>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Either party may terminate this Agreement for convenience on not less than thirty (30) days' written notice.</w:t>
      </w:r>
    </w:p>
    <w:p>
      <w:r>
        <w:rPr>
          <w:b/>
        </w:rPr>
        <w:t xml:space="preserve">39.3 </w:t>
      </w:r>
      <w:r>
        <w:rPr/>
        <w:t xml:space="preserve">The parties shall meet at least quarterly to review performance in relation </w:t>
      </w:r>
      <w:r>
        <w:rPr/>
        <w:t xml:space="preserve">reasonable</w:t>
      </w:r>
      <w:r>
        <w:rPr/>
        <w:t xml:space="preserve">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w:pPr>
        <w:pStyle w:val="Heading2"/>
        <w:pPrChange w:id="20008" w:author="Helena Voss" w:date="2026-09-28T08:30:51Z">
          <w:pPr/>
        </w:pPrChange>
      </w:pPr>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pPr>
        <w:rPr>
          <w:del w:id="9041" w:author="Helena Voss" w:date="2026-09-28T08:30:51Z"/>
        </w:rPr>
      </w:pPr>
      <w:del w:id="9040" w:author="Helena Voss" w:date="2026-09-28T08:30:51Z">
        <w:r>
          <w:rPr>
            <w:b/>
          </w:rPr>
          <w:delText xml:space="preserve">40.4 </w:delText>
        </w:r>
        <w:r>
          <w:rPr/>
          <w:delText>Subject to Clause 9.2, the Supplier shall provide the deliverables described in this clause to the Customer.</w:delText>
        </w:r>
      </w:del>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2"/>
      </w:pPr>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pPr>
        <w:rPr>
          <w:ins w:id="9051" w:author="Helena Voss" w:date="2026-09-28T08:30:51Z"/>
        </w:rPr>
      </w:pPr>
      <w:ins w:id="9050" w:author="Helena Voss" w:date="2026-09-28T08:30:51Z">
        <w:r>
          <w:rPr/>
          <w:t xml:space="preserve">492.A The Parties shall co-operate in good faith.</w:t>
        </w:r>
      </w:ins>
    </w:p>
    <w:p>
      <w:r>
        <w:rPr>
          <w:b/>
        </w:rPr>
        <w:t xml:space="preserve">43.3 </w:t>
      </w:r>
      <w:r>
        <w:rPr/>
        <w:t>The Supplier shall provide the exit plan within thirty (30) days of the Effective Date.</w:t>
      </w:r>
    </w:p>
    <w:p>
      <w:r>
        <w:rPr>
          <w:b/>
        </w:rPr>
        <w:t xml:space="preserve">43.4 </w:t>
      </w:r>
      <w:r>
        <w:rPr/>
        <w:t xml:space="preserve">Any approval given by the Customer under this clause shall not relieve the Supplier of </w:t>
      </w:r>
      <w:del w:id="9003" w:author="Helena Voss" w:date="2026-09-28T08:30:51Z">
        <w:r>
          <w:rPr/>
          <w:delText xml:space="preserve">any</w:delText>
        </w:r>
      </w:del>
      <w:ins w:id="9004" w:author="Helena Voss" w:date="2026-09-28T08:30:51Z">
        <w:r>
          <w:rPr/>
          <w:t xml:space="preserve">reasonable</w:t>
        </w:r>
      </w:ins>
      <w:r>
        <w:rPr/>
        <w:t xml:space="preserve">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 xml:space="preserve">The Customer may, acting reasonably, request such information from the Supplier as it</w:t>
      </w:r>
      <w:r>
        <w:rPr>
          <w:b/>
          <w:rPrChange w:id="20001" w:author="Helena Voss" w:date="2026-09-28T08:30:51Z">
            <w:rPr/>
          </w:rPrChange>
        </w:rPr>
        <w:t xml:space="preserve"> requires to</w:t>
      </w:r>
      <w:r>
        <w:rPr/>
        <w:t xml:space="preserve">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pPr>
        <w:pStyle w:val="Heading2"/>
      </w:pPr>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pPr>
        <w:pStyle w:val="Heading2"/>
      </w:pPr>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 xml:space="preserve">The Customer may, acting reasonably, request such information from the Supplier as it</w:t>
      </w:r>
      <w:r>
        <w:rPr>
          <w:b/>
        </w:rPr>
        <w:t xml:space="preserve"> requires to</w:t>
      </w:r>
      <w:r>
        <w:rPr/>
        <w:t xml:space="preserve">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Clause 19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pPr>
        <w:rPr>
          <w:del w:id="9043" w:author="Helena Voss" w:date="2026-09-28T08:30:51Z"/>
        </w:rPr>
      </w:pPr>
      <w:del w:id="9042" w:author="Helena Voss" w:date="2026-09-28T08:30:51Z">
        <w:r>
          <w:rPr>
            <w:b/>
          </w:rPr>
          <w:delText xml:space="preserve">50.6 </w:delText>
        </w:r>
        <w:r>
          <w:rPr/>
          <w:delTex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delText>
        </w:r>
        <w:r>
          <w:rPr>
            <w:i/>
          </w:rPr>
          <w:delText>Good Industry Practice</w:delText>
        </w:r>
        <w:r>
          <w:rPr/>
          <w:delText>.</w:delText>
        </w:r>
      </w:del>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w:t>
      </w:r>
      <w:del w:id="9032" w:author="Helena Voss" w:date="2026-09-28T08:30:51Z">
        <w:r>
          <w:rPr/>
          <w:delText xml:space="preserve">to</w:delText>
        </w:r>
      </w:del>
      <w:ins w:id="9033" w:author="Helena Voss" w:date="2026-09-28T08:30:51Z">
        <w:r>
          <w:rPr/>
          <w:t xml:space="preserve">reasonable</w:t>
        </w:r>
      </w:ins>
      <w:r>
        <w:rPr/>
        <w:t xml:space="preserve">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 xml:space="preserve">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ins w:id="9017" w:author="Helena Voss" w:date="2026-09-28T08:30:51Z">
        <w:r>
          <w:rPr/>
          <w:t xml:space="preserve"> This obligation survives termination.</w:t>
        </w:r>
      </w:ins>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 xml:space="preserve">Subject to Clause 9.4, the Suppl</w:t>
      </w:r>
      <w:r>
        <w:rPr>
          <w:b/>
        </w:rPr>
        <w:t xml:space="preserve">ier shall pr</w:t>
      </w:r>
      <w:r>
        <w:rPr/>
        <w:t xml:space="preserve">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54.7 </w:t>
      </w:r>
      <w:r>
        <w:rPr/>
        <w:t>Clause 29.1 applies to any dispute arising under this clause.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rPr/>
      </w:pPr>
      <w:r>
        <w:rPr/>
        <w:t xml:space="preserve">624.A The Parties shall co-operate in good faith.</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t>
      </w:r>
      <w:del w:id="9005" w:author="Helena Voss" w:date="2026-09-28T08:30:51Z">
        <w:r>
          <w:rPr/>
          <w:delText xml:space="preserve">with</w:delText>
        </w:r>
      </w:del>
      <w:ins w:id="9006" w:author="Helena Voss" w:date="2026-09-28T08:30:51Z">
        <w:r>
          <w:rPr/>
          <w:t xml:space="preserve">reasonable</w:t>
        </w:r>
      </w:ins>
      <w:r>
        <w:rPr/>
        <w:t xml:space="preserve"> reasonable skill, care and diligence and in accordance with </w:t>
      </w:r>
      <w:r>
        <w:rPr>
          <w:i/>
        </w:rPr>
        <w:t xml:space="preserve">Good Industry Practice</w:t>
      </w:r>
      <w:r>
        <w:rPr/>
        <w:t xml:space="preserve">.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r>
        <w:rPr>
          <w:b/>
        </w:rPr>
        <w:t xml:space="preserve">57.8 </w:t>
      </w:r>
      <w:r>
        <w:rPr/>
        <w:t>Subject to Clause 9.4, the Supplier shall provide the deliverables described in this clause to the Customer.</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w:t>
      </w:r>
      <w:del w:id="9035" w:author="Helena Voss" w:date="2026-09-28T08:30:51Z">
        <w:r>
          <w:rPr/>
          <w:delText xml:space="preserve">any</w:delText>
        </w:r>
      </w:del>
      <w:ins w:id="9036" w:author="Helena Voss" w:date="2026-09-28T08:30:51Z">
        <w:r>
          <w:rPr/>
          <w:t xml:space="preserve">reasonable</w:t>
        </w:r>
      </w:ins>
      <w:r>
        <w:rPr/>
        <w:t xml:space="preserve">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 xml:space="preserve">Subject to Clause 9.4, the Supplier shall provide the deliverables described in this clause to the Customer.</w:t>
      </w:r>
      <w:ins w:id="9031" w:author="Helena Voss" w:date="2026-09-28T08:30:51Z">
        <w:r>
          <w:rPr/>
          <w:t xml:space="preserve"> This obligation survives termination.</w:t>
        </w:r>
      </w:ins>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 xml:space="preserve">The parties shall meet at least quarterly to review performance in relation to the intellectual property (module 3) and agree any impro</w:t>
      </w:r>
      <w:r>
        <w:rPr>
          <w:b/>
          <w:rPrChange w:id="20007" w:author="Helena Voss" w:date="2026-09-28T08:30:51Z">
            <w:rPr/>
          </w:rPrChange>
        </w:rPr>
        <w:t xml:space="preserve">vements requ</w:t>
      </w:r>
      <w:r>
        <w:rPr/>
        <w:t xml:space="preserve">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w:t>
      </w:r>
      <w:del w:id="9026" w:author="Helena Voss" w:date="2026-09-28T08:30:51Z">
        <w:r>
          <w:rPr/>
          <w:delText xml:space="preserve">under</w:delText>
        </w:r>
      </w:del>
      <w:ins w:id="9027" w:author="Helena Voss" w:date="2026-09-28T08:30:51Z">
        <w:r>
          <w:rPr/>
          <w:t xml:space="preserve">reasonable</w:t>
        </w:r>
      </w:ins>
      <w:r>
        <w:rPr/>
        <w:t xml:space="preserve"> this clause with reasonable skill, care and diligence and in accordance with </w:t>
      </w:r>
      <w:r>
        <w:rPr>
          <w:i/>
        </w:rPr>
        <w:t xml:space="preserve">Good Industry Practice</w:t>
      </w:r>
      <w:r>
        <w:rPr/>
        <w:t xml:space="preserve">.</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 xml:space="preserve">The Customer may, acting reasonably, request such information from the Supplier as it requires to verify </w:t>
      </w:r>
      <w:del w:id="9009" w:author="Helena Voss" w:date="2026-09-28T08:30:51Z">
        <w:r>
          <w:rPr/>
          <w:delText xml:space="preserve">compliance</w:delText>
        </w:r>
      </w:del>
      <w:ins w:id="9010" w:author="Helena Voss" w:date="2026-09-28T08:30:51Z">
        <w:r>
          <w:rPr/>
          <w:t xml:space="preserve">reasonable</w:t>
        </w:r>
      </w:ins>
      <w:r>
        <w:rPr/>
        <w:t xml:space="preserv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 xml:space="preserve">Clause 19.3 applies to any dispute arising under this clause.</w:t>
      </w:r>
      <w:ins w:id="9008" w:author="Helena Voss" w:date="2026-09-28T08:30:51Z">
        <w:r>
          <w:rPr/>
          <w:t xml:space="preserve"> This obligation survives termination.</w:t>
        </w:r>
      </w:ins>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 xml:space="preserve">Any approval </w:t>
      </w:r>
      <w:r>
        <w:rPr/>
        <w:t xml:space="preserve">reasonable</w:t>
      </w:r>
      <w:r>
        <w:rPr/>
        <w:t xml:space="preserve">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pPr>
        <w:rPr>
          <w:ins w:id="9047" w:author="Helena Voss" w:date="2026-09-28T08:30:51Z"/>
        </w:rPr>
      </w:pPr>
      <w:ins w:id="9046" w:author="Helena Voss" w:date="2026-09-28T08:30:51Z">
        <w:r>
          <w:rPr/>
          <w:t xml:space="preserve">756.A The Parties shall co-operate in good faith.</w:t>
        </w:r>
      </w:ins>
    </w:p>
    <w:p>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w:t>
      </w:r>
      <w:del w:id="9029" w:author="Helena Voss" w:date="2026-09-28T08:30:51Z">
        <w:r>
          <w:rPr/>
          <w:delText xml:space="preserve">under</w:delText>
        </w:r>
      </w:del>
      <w:ins w:id="9030" w:author="Helena Voss" w:date="2026-09-28T08:30:51Z">
        <w:r>
          <w:rPr/>
          <w:t xml:space="preserve">reasonable</w:t>
        </w:r>
      </w:ins>
      <w:r>
        <w:rPr/>
        <w:t xml:space="preserve">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 xml:space="preserve">Nothing in this clause shall limit any other right or remedy of the Customer under this Agreement </w:t>
      </w:r>
      <w:del w:id="9001" w:author="Helena Voss" w:date="2026-09-28T08:30:51Z">
        <w:r>
          <w:rPr/>
          <w:delText xml:space="preserve">or</w:delText>
        </w:r>
      </w:del>
      <w:ins w:id="9002" w:author="Helena Voss" w:date="2026-09-28T08:30:51Z">
        <w:r>
          <w:rPr/>
          <w:t xml:space="preserve">reasonable</w:t>
        </w:r>
      </w:ins>
      <w:r>
        <w:rPr/>
        <w:t xml:space="preserve">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 xml:space="preserve">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r>
        <w:rPr/>
        <w:t xml:space="preserve"> This obligation survives termination.</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71.6 </w:t>
      </w:r>
      <w:r>
        <w:rPr/>
        <w:t xml:space="preserve">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ins w:id="9037" w:author="Helena Voss" w:date="2026-09-28T08:30:51Z">
        <w:r>
          <w:rPr/>
          <w:t xml:space="preserve"> This obligation survives termination.</w:t>
        </w:r>
      </w:ins>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notices (module 3), it shall notify the Customer promptly and in any event within five Working Days.</w:t>
      </w:r>
      <w:r>
        <w:rPr/>
        <w:t xml:space="preserve"> This obligation survives termination.</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r>
        <w:rPr/>
        <w:t xml:space="preserve"> This obligation survives termination.</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 xml:space="preserve">Subject to Clause 9.2, the Supplier shall provide the deliverables described in this clause to the Customer.</w:t>
      </w:r>
      <w:r>
        <w:rPr/>
        <w:t xml:space="preserve"> This obligation survives termination.</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 xml:space="preserve">Good Industry Practice</w:t>
      </w:r>
      <w:r>
        <w:rPr/>
        <w:t xml:space="preserve">.</w:t>
      </w:r>
      <w:ins w:id="9021" w:author="Helena Voss" w:date="2026-09-28T08:30:51Z">
        <w:r>
          <w:rPr/>
          <w:t xml:space="preserve"> This obligation survives termination.</w:t>
        </w:r>
      </w:ins>
    </w:p>
    <w:p>
      <w:r>
        <w:rPr>
          <w:b/>
        </w:rPr>
        <w:t xml:space="preserve">77.9 </w:t>
      </w:r>
      <w:r>
        <w:rPr/>
        <w:t>The Supplier shall provide the exit plan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ins w:id="9007" w:author="Helena Voss" w:date="2026-09-28T08:30:51Z">
        <w:r>
          <w:rPr/>
          <w:t xml:space="preserve"> This obligation survives termination.</w:t>
        </w:r>
      </w:ins>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t xml:space="preserve">reasonable</w:t>
      </w:r>
      <w:r>
        <w:rPr>
          <w:i/>
        </w:rPr>
        <w:t xml:space="preserve">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w:t>
      </w:r>
      <w:r>
        <w:rPr/>
        <w:t xml:space="preserve">reasonable</w:t>
      </w:r>
      <w:r>
        <w:rPr/>
        <w:t xml:space="preserve">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 xml:space="preserve">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w:t>
      </w:r>
      <w:del w:id="9024" w:author="Helena Voss" w:date="2026-09-28T08:30:51Z">
        <w:r>
          <w:rPr/>
          <w:delText xml:space="preserve">right</w:delText>
        </w:r>
      </w:del>
      <w:ins w:id="9025" w:author="Helena Voss" w:date="2026-09-28T08:30:51Z">
        <w:r>
          <w:rPr/>
          <w:t xml:space="preserve">reasonable</w:t>
        </w:r>
      </w:ins>
      <w:r>
        <w:rPr/>
        <w:t xml:space="preserve"> or remedy of the Customer under this Agreement or at law.</w:t>
      </w:r>
    </w:p>
    <w:p>
      <w:r>
        <w:rPr>
          <w:b/>
        </w:rPr>
        <w:t xml:space="preserve">79.8 </w:t>
      </w:r>
      <w:r>
        <w:rPr/>
        <w:t xml:space="preserve">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r>
        <w:rPr/>
        <w:t xml:space="preserve"> This obligation survives termination.</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 xml:space="preserve">The Supplier shall provide </w:t>
      </w:r>
      <w:del w:id="9018" w:author="Helena Voss" w:date="2026-09-28T08:30:51Z">
        <w:r>
          <w:rPr/>
          <w:delText xml:space="preserve">the</w:delText>
        </w:r>
      </w:del>
      <w:ins w:id="9019" w:author="Helena Voss" w:date="2026-09-28T08:30:51Z">
        <w:r>
          <w:rPr/>
          <w:t xml:space="preserve">reasonable</w:t>
        </w:r>
      </w:ins>
      <w:r>
        <w:rPr/>
        <w:t xml:space="preserv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invoicing (module 4) and agree any improvements required. Any approval given by the Customer under this clause shall not relieve the Supplier of any of its obligations under this Agreement.</w:t>
      </w:r>
      <w:ins w:id="9020" w:author="Helena Voss" w:date="2026-09-28T08:30:51Z">
        <w:r>
          <w:rPr/>
          <w:t xml:space="preserve"> This obligation survives termination.</w:t>
        </w:r>
      </w:ins>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 xml:space="preserve">Subject to Clause 9.2, the Supplier shall </w:t>
      </w:r>
      <w:del w:id="9013" w:author="Helena Voss" w:date="2026-09-28T08:30:51Z">
        <w:r>
          <w:rPr/>
          <w:delText xml:space="preserve">provide</w:delText>
        </w:r>
      </w:del>
      <w:ins w:id="9014" w:author="Helena Voss" w:date="2026-09-28T08:30:51Z">
        <w:r>
          <w:rPr/>
          <w:t xml:space="preserve">reasonable</w:t>
        </w:r>
      </w:ins>
      <w:r>
        <w:rPr/>
        <w:t xml:space="preserv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w:pPr>
        <w:rPr>
          <w:ins w:id="9053" w:author="Helena Voss" w:date="2026-09-28T08:30:51Z"/>
        </w:rPr>
      </w:pPr>
      <w:ins w:id="9052" w:author="Helena Voss" w:date="2026-09-28T08:30:51Z">
        <w:r>
          <w:rPr/>
          <w:t xml:space="preserve">927.A The Parties shall co-operate in good faith.</w:t>
        </w:r>
      </w:ins>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pPr>
        <w:rPr/>
      </w:pPr>
      <w:r>
        <w:rPr/>
        <w:t xml:space="preserve">941.A The Parties shall co-operate in good faith.</w:t>
      </w:r>
    </w:p>
    <w:p>
      <w:pPr>
        <w:rPr>
          <w:del w:id="9039" w:author="Helena Voss" w:date="2026-09-28T08:30:51Z"/>
        </w:rPr>
      </w:pPr>
      <w:del w:id="9038" w:author="Helena Voss" w:date="2026-09-28T08:30:51Z">
        <w:r>
          <w:rPr>
            <w:b/>
          </w:rPr>
          <w:delText xml:space="preserve">82.10 </w:delText>
        </w:r>
        <w:r>
          <w:rPr/>
          <w:delTex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delText>
        </w:r>
      </w:del>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pPr>
        <w:pStyle w:val="Heading2"/>
        <w:pPrChange w:id="20002" w:author="Helena Voss" w:date="2026-09-28T08:30:51Z">
          <w:pPr/>
        </w:pPrChange>
      </w:pPr>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