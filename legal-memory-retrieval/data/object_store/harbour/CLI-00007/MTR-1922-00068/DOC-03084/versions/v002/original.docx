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 xml:space="preserve">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ins w:id="9012" w:author="Helena Voss" w:date="2026-09-28T06:33:19Z">
        <w:r>
          <w:rPr/>
          <w:t xml:space="preserve"> This obligation survives termination.</w:t>
        </w:r>
      </w:ins>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 xml:space="preserve">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ins w:id="9011" w:author="Helena Voss" w:date="2026-09-28T06:33:19Z">
        <w:r>
          <w:rPr/>
          <w:t xml:space="preserve"> This obligation survives termination.</w:t>
        </w:r>
      </w:ins>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 xml:space="preserve">Nothing in this clause shall limit any other right or remedy of the Customer under this Agreement or at law. Each party shall bear its </w:t>
      </w:r>
      <w:del w:id="9021" w:author="Helena Voss" w:date="2026-09-28T06:33:19Z">
        <w:r>
          <w:rPr/>
          <w:delText xml:space="preserve">own</w:delText>
        </w:r>
      </w:del>
      <w:ins w:id="9022" w:author="Helena Voss" w:date="2026-09-28T06:33:19Z">
        <w:r>
          <w:rPr/>
          <w:t xml:space="preserve">reasonable</w:t>
        </w:r>
      </w:ins>
      <w:r>
        <w:rPr/>
        <w:t xml:space="preserve">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11.8 </w:t>
      </w:r>
      <w:r>
        <w:rPr/>
        <w:t>Payment of the Service Credits reconciliation shall be made within thirty (30) days following the end of each Contract Year.</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w:r>
        <w:rPr>
          <w:b/>
        </w:rPr>
        <w:t xml:space="preserve">15.4 </w:t>
      </w:r>
      <w:r>
        <w:rPr/>
        <w:t>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The Supplier shall retain all Customer Data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17.7 </w:t>
      </w:r>
      <w:r>
        <w:rPr/>
        <w:t>Clause 19 applies to any dispute arising under this clause.</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The Customer shall settle the Milestone Payment within 30 days of the Acceptance Certificate.</w:t>
      </w:r>
    </w:p>
    <w:p>
      <w:pPr>
        <w:pStyle w:val="Heading1"/>
      </w:pPr>
      <w:r>
        <w:rPr/>
        <w:t>18. Limitation of Liability</w:t>
      </w:r>
    </w:p>
    <w:p>
      <w:pPr>
        <w:rPr>
          <w:del w:id="9043" w:author="Helena Voss" w:date="2026-09-28T06:33:19Z"/>
        </w:rPr>
      </w:pPr>
      <w:del w:id="9042" w:author="Helena Voss" w:date="2026-09-28T06:33:19Z">
        <w:r>
          <w:rPr>
            <w:b/>
          </w:rPr>
          <w:delText xml:space="preserve">18.1 </w:delText>
        </w:r>
        <w:r>
          <w:rPr/>
          <w:delText xml:space="preserve">The Supplier shall perform its obligations under this clause with reasonable skill, care and diligence and in accordance with </w:delText>
        </w:r>
        <w:r>
          <w:rPr>
            <w:i/>
          </w:rPr>
          <w:delText>Good Industry Practice</w:delText>
        </w:r>
        <w:r>
          <w:rPr/>
          <w:delTex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delText>
        </w:r>
      </w:del>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20.2 </w:t>
      </w:r>
      <w:r>
        <w:rPr/>
        <w:t>Clause 19.3 applies to any dispute arising under this clause.</w:t>
      </w:r>
    </w:p>
    <w:p>
      <w:r>
        <w:rPr>
          <w:b/>
        </w:rPr>
        <w:t xml:space="preserve">20.3 </w:t>
      </w:r>
      <w:r>
        <w:rPr/>
        <w:t>Either party may terminate this Agreement for convenience on not less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r>
        <w:rPr>
          <w:b/>
        </w:rPr>
        <w:t xml:space="preserve">22.2 </w:t>
      </w:r>
      <w:r>
        <w:rPr/>
        <w:t xml:space="preserve">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ins w:id="9034" w:author="Helena Voss" w:date="2026-09-28T06:33:19Z">
        <w:r>
          <w:rPr/>
          <w:t xml:space="preserve"> This obligation survives termination.</w:t>
        </w:r>
      </w:ins>
    </w:p>
    <w:p>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The Supplier shall provide the exit plan within thirty (30) days of the Effective Date.</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w:t>
      </w:r>
      <w:del w:id="9029" w:author="Helena Voss" w:date="2026-09-28T06:33:19Z">
        <w:r>
          <w:rPr/>
          <w:delText xml:space="preserve">shall</w:delText>
        </w:r>
      </w:del>
      <w:ins w:id="9030" w:author="Helena Voss" w:date="2026-09-28T06:33:19Z">
        <w:r>
          <w:rPr/>
          <w:t xml:space="preserve">reasonable</w:t>
        </w:r>
      </w:ins>
      <w:r>
        <w:rPr/>
        <w:t xml:space="preserve">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The Supplier shall remedy any material breach within 30 days of written notice requiring it to do so.</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24.5 </w:t>
      </w:r>
      <w:r>
        <w:rPr/>
        <w:t>Subject to Clause 9.4, the Supplier shall provide the deliverables described in this clause to the Customer.</w:t>
      </w:r>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Any approval given by the Customer under this clause shall not relieve the Supplier of any of its obligations under this Agreement. The Supplier shall maintain complete and accurate records relating to the governing law and shall make them available to the Customer on request. The Customer may, acting reasonably, request such information from the Supplier as it requires to verify compliance with this clause.</w:t>
      </w:r>
    </w:p>
    <w:p>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r>
        <w:rPr>
          <w:b/>
        </w:rPr>
        <w:t xml:space="preserve">25.10 </w:t>
      </w:r>
      <w:r>
        <w:rPr/>
        <w:t>Clause 19.3 applies to any dispute arising under this clause.</w:t>
      </w:r>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w:t>
      </w:r>
      <w:del w:id="9001" w:author="Helena Voss" w:date="2026-09-28T06:33:19Z">
        <w:r>
          <w:rPr/>
          <w:delText xml:space="preserve">its</w:delText>
        </w:r>
      </w:del>
      <w:ins w:id="9002" w:author="Helena Voss" w:date="2026-09-28T06:33:19Z">
        <w:r>
          <w:rPr/>
          <w:t xml:space="preserve">reasonable</w:t>
        </w:r>
      </w:ins>
      <w:r>
        <w:rPr/>
        <w:t xml:space="preserve">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 xml:space="preserve">Nothing in this clause shall limit any other right or remedy of the Customer under this Agreement or </w:t>
      </w:r>
      <w:del w:id="9004" w:author="Helena Voss" w:date="2026-09-28T06:33:19Z">
        <w:r>
          <w:rPr/>
          <w:delText xml:space="preserve">at</w:delText>
        </w:r>
      </w:del>
      <w:ins w:id="9005" w:author="Helena Voss" w:date="2026-09-28T06:33:19Z">
        <w:r>
          <w:rPr/>
          <w:t xml:space="preserve">reasonable</w:t>
        </w:r>
      </w:ins>
      <w:r>
        <w:rPr/>
        <w:t xml:space="preserve">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ins w:id="9010" w:author="Helena Voss" w:date="2026-09-28T06:33:19Z">
        <w:r>
          <w:rPr/>
          <w:t xml:space="preserve"> This obligation survives termination.</w:t>
        </w:r>
      </w:ins>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The Supplier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Undisputed amounts shall be paid no later than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ins w:id="9037" w:author="Helena Voss" w:date="2026-09-28T06:33:19Z">
        <w:r>
          <w:rPr/>
          <w:t xml:space="preserve"> This obligation survives termination.</w:t>
        </w:r>
      </w:ins>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pPr>
        <w:rPr>
          <w:ins w:id="9051" w:author="Helena Voss" w:date="2026-09-28T06:33:19Z"/>
        </w:rPr>
      </w:pPr>
      <w:ins w:id="9050" w:author="Helena Voss" w:date="2026-09-28T06:33:19Z">
        <w:r>
          <w:rPr/>
          <w:t xml:space="preserve">416.A The Parties shall co-operate in good faith.</w:t>
        </w:r>
      </w:ins>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w:r>
        <w:rPr>
          <w:b/>
        </w:rPr>
        <w:t xml:space="preserve">37.8 </w:t>
      </w:r>
      <w:r>
        <w:rPr/>
        <w:t>Subject to Clause 9, the Supplier shall provide the deliverables described in this clause to the Customer.</w:t>
      </w:r>
    </w:p>
    <w:p>
      <w:pPr>
        <w:rPr>
          <w:ins w:id="9055" w:author="Helena Voss" w:date="2026-09-28T06:33:19Z"/>
        </w:rPr>
      </w:pPr>
      <w:ins w:id="9054" w:author="Helena Voss" w:date="2026-09-28T06:33:19Z">
        <w:r>
          <w:rPr/>
          <w:t xml:space="preserve">428.A The Parties shall co-operate in good faith.</w:t>
        </w:r>
      </w:ins>
    </w:p>
    <w:p>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Subject to Clause 9, the Supplier shall provide the deliverables described in this clause to the Customer.</w:t>
      </w:r>
    </w:p>
    <w:p>
      <w:r>
        <w:rPr>
          <w:b/>
        </w:rPr>
        <w:t xml:space="preserve">38.3 </w:t>
      </w:r>
      <w:r>
        <w:rPr/>
        <w:t xml:space="preserve">The Supplier </w:t>
      </w:r>
      <w:del w:id="9019" w:author="Helena Voss" w:date="2026-09-28T06:33:19Z">
        <w:r>
          <w:rPr/>
          <w:delText xml:space="preserve">shall</w:delText>
        </w:r>
      </w:del>
      <w:ins w:id="9020" w:author="Helena Voss" w:date="2026-09-28T06:33:19Z">
        <w:r>
          <w:rPr/>
          <w:t xml:space="preserve">reasonable</w:t>
        </w:r>
      </w:ins>
      <w:r>
        <w:rPr/>
        <w:t xml:space="preserve">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 xml:space="preserve">Good Industry Practice</w:t>
      </w:r>
      <w:r>
        <w:rPr/>
        <w:t xml:space="preserve">.</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Either party may terminate this Agreement for convenience on not less than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pPr>
        <w:rPr>
          <w:ins w:id="9053" w:author="Helena Voss" w:date="2026-09-28T06:33:19Z"/>
        </w:rPr>
      </w:pPr>
      <w:ins w:id="9052" w:author="Helena Voss" w:date="2026-09-28T06:33:19Z">
        <w:r>
          <w:rPr/>
          <w:t xml:space="preserve">452.A The Parties shall co-operate in good faith.</w:t>
        </w:r>
      </w:ins>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The parties shall meet at least quarterly to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Either party may terminate this Agreement for convenience on not less than thirty (30) days' written notice.</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The Supplier shall provide the exit plan within thirty (30) days of the Effective Date.</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w:t>
      </w:r>
      <w:del w:id="9015" w:author="Helena Voss" w:date="2026-09-28T06:33:19Z">
        <w:r>
          <w:rPr/>
          <w:delText xml:space="preserve">as</w:delText>
        </w:r>
      </w:del>
      <w:ins w:id="9016" w:author="Helena Voss" w:date="2026-09-28T06:33:19Z">
        <w:r>
          <w:rPr/>
          <w:t xml:space="preserve">reasonable</w:t>
        </w:r>
      </w:ins>
      <w:r>
        <w:rPr/>
        <w:t xml:space="preserve">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44.7 </w:t>
      </w:r>
      <w:r>
        <w:rPr/>
        <w:t>The Supplier shall provide the exit plan within thirty (30) days of the Effective Date.</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t>
      </w:r>
      <w:del w:id="9032" w:author="Helena Voss" w:date="2026-09-28T06:33:19Z">
        <w:r>
          <w:rPr/>
          <w:delText xml:space="preserve">with</w:delText>
        </w:r>
      </w:del>
      <w:ins w:id="9033" w:author="Helena Voss" w:date="2026-09-28T06:33:19Z">
        <w:r>
          <w:rPr/>
          <w:t xml:space="preserve">reasonable</w:t>
        </w:r>
      </w:ins>
      <w:r>
        <w:rPr/>
        <w:t xml:space="preserve"> </w:t>
      </w:r>
      <w:r>
        <w:rPr>
          <w:i/>
        </w:rPr>
        <w:t xml:space="preserve">Good Industry Practice</w:t>
      </w:r>
      <w:r>
        <w:rPr/>
        <w:t xml:space="preserve">.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 xml:space="preserve">Nothing in this clause shall limit any other right or remedy of the Customer under this Agreement or at law. Nothing in this clause shall limit any other right or remedy of the Customer under this Agreement </w:t>
      </w:r>
      <w:del w:id="9023" w:author="Helena Voss" w:date="2026-09-28T06:33:19Z">
        <w:r>
          <w:rPr/>
          <w:delText xml:space="preserve">or</w:delText>
        </w:r>
      </w:del>
      <w:ins w:id="9024" w:author="Helena Voss" w:date="2026-09-28T06:33:19Z">
        <w:r>
          <w:rPr/>
          <w:t xml:space="preserve">reasonable</w:t>
        </w:r>
      </w:ins>
      <w:r>
        <w:rPr/>
        <w:t xml:space="preserve">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ins w:id="9031" w:author="Helena Voss" w:date="2026-09-28T06:33:19Z">
        <w:r>
          <w:rPr/>
          <w:t xml:space="preserve"> This obligation survives termination.</w:t>
        </w:r>
      </w:ins>
    </w:p>
    <w:p>
      <w:r>
        <w:rPr>
          <w:b/>
        </w:rPr>
        <w:t xml:space="preserve">48.12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ins w:id="9014" w:author="Helena Voss" w:date="2026-09-28T06:33:19Z">
        <w:r>
          <w:rPr/>
          <w:t xml:space="preserve"> This obligation survives termination.</w:t>
        </w:r>
      </w:ins>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 xml:space="preserve">Clause </w:t>
      </w:r>
      <w:del w:id="9008" w:author="Helena Voss" w:date="2026-09-28T06:33:19Z">
        <w:r>
          <w:rPr/>
          <w:delText xml:space="preserve">19</w:delText>
        </w:r>
      </w:del>
      <w:ins w:id="9009" w:author="Helena Voss" w:date="2026-09-28T06:33:19Z">
        <w:r>
          <w:rPr/>
          <w:t xml:space="preserve">reasonable</w:t>
        </w:r>
      </w:ins>
      <w:r>
        <w:rPr/>
        <w:t xml:space="preserve">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personnel (module 3) and agree any improvements required. The Customer may, acting reasonably, request such information from the Supplier as it requires to verify </w:t>
      </w:r>
      <w:del w:id="9027" w:author="Helena Voss" w:date="2026-09-28T06:33:19Z">
        <w:r>
          <w:rPr/>
          <w:delText xml:space="preserve">compliance</w:delText>
        </w:r>
      </w:del>
      <w:ins w:id="9028" w:author="Helena Voss" w:date="2026-09-28T06:33:19Z">
        <w:r>
          <w:rPr/>
          <w:t xml:space="preserve">reasonable</w:t>
        </w:r>
      </w:ins>
      <w:r>
        <w:rPr/>
        <w:t xml:space="preserv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52.6 </w:t>
      </w:r>
      <w:r>
        <w:rPr/>
        <w: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Subject to Clause 9.4, the Supplier shall provide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53.8 </w:t>
      </w:r>
      <w:r>
        <w:rPr/>
        <w:t>Clause 29.1 applies to any dispute arising under this clause.</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Subject to Clause 9.4, the Supplier shall provide the deliverables described in this clause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pPr>
        <w:rPr>
          <w:del w:id="9047" w:author="Helena Voss" w:date="2026-09-28T06:33:19Z"/>
        </w:rPr>
      </w:pPr>
      <w:del w:id="9046" w:author="Helena Voss" w:date="2026-09-28T06:33:19Z">
        <w:r>
          <w:rPr>
            <w:b/>
          </w:rPr>
          <w:delText xml:space="preserve">54.7 </w:delText>
        </w:r>
        <w:r>
          <w:rPr/>
          <w:delText>Clause 29.1 applies to any dispute arising under this clause.</w:delText>
        </w:r>
      </w:del>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w:pPr>
        <w:rPr>
          <w:del w:id="9045" w:author="Helena Voss" w:date="2026-09-28T06:33:19Z"/>
        </w:rPr>
      </w:pPr>
      <w:del w:id="9044" w:author="Helena Voss" w:date="2026-09-28T06:33:19Z">
        <w:r>
          <w:rPr>
            <w:b/>
          </w:rPr>
          <w:delText xml:space="preserve">57.8 </w:delText>
        </w:r>
        <w:r>
          <w:rPr/>
          <w:delText>Subject to Clause 9.4, the Supplier shall provide the deliverables described in this clause to the Customer.</w:delText>
        </w:r>
      </w:del>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59. Confidentiality (Module 3)</w:t>
      </w:r>
    </w:p>
    <w:p>
      <w:r>
        <w:rPr>
          <w:b/>
        </w:rPr>
        <w:t xml:space="preserve">59.1 </w:t>
      </w:r>
      <w:r>
        <w:rPr/>
        <w:t xml:space="preserve">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w:t>
      </w:r>
      <w:del w:id="9038" w:author="Helena Voss" w:date="2026-09-28T06:33:19Z">
        <w:r>
          <w:rPr/>
          <w:delText xml:space="preserve">matters</w:delText>
        </w:r>
      </w:del>
      <w:ins w:id="9039" w:author="Helena Voss" w:date="2026-09-28T06:33:19Z">
        <w:r>
          <w:rPr/>
          <w:t xml:space="preserve">reasonable</w:t>
        </w:r>
      </w:ins>
      <w:r>
        <w:rPr/>
        <w:t xml:space="preserve">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w:t>
      </w:r>
      <w:ins w:id="9003" w:author="Helena Voss" w:date="2026-09-28T06:33:19Z">
        <w:r>
          <w:rPr/>
          <w:t xml:space="preserve"> This obligation survives termination.</w:t>
        </w:r>
      </w:ins>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pPr>
        <w:rPr>
          <w:ins w:id="9049" w:author="Helena Voss" w:date="2026-09-28T06:33:19Z"/>
        </w:rPr>
      </w:pPr>
      <w:ins w:id="9048" w:author="Helena Voss" w:date="2026-09-28T06:33:19Z">
        <w:r>
          <w:rPr/>
          <w:t xml:space="preserve">721.A The Parties shall co-operate in good faith.</w:t>
        </w:r>
      </w:ins>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Clause 19.3 applies to any dispute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 xml:space="preserve">The Customer may, acting reasonably, request such information from the Supplier as it requires to verify compliance with this clause. Nothing in this clause shall limit any </w:t>
      </w:r>
      <w:del w:id="9025" w:author="Helena Voss" w:date="2026-09-28T06:33:19Z">
        <w:r>
          <w:rPr/>
          <w:delText xml:space="preserve">other</w:delText>
        </w:r>
      </w:del>
      <w:ins w:id="9026" w:author="Helena Voss" w:date="2026-09-28T06:33:19Z">
        <w:r>
          <w:rPr/>
          <w:t xml:space="preserve">reasonable</w:t>
        </w:r>
      </w:ins>
      <w:r>
        <w:rPr/>
        <w:t xml:space="preserve">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pPr>
        <w:rPr>
          <w:del w:id="9041" w:author="Helena Voss" w:date="2026-09-28T06:33:19Z"/>
        </w:rPr>
      </w:pPr>
      <w:del w:id="9040" w:author="Helena Voss" w:date="2026-09-28T06:33:19Z">
        <w:r>
          <w:rPr>
            <w:b/>
          </w:rPr>
          <w:delText xml:space="preserve">66.2 </w:delText>
        </w:r>
        <w:r>
          <w:rPr/>
          <w:delTex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delText>
        </w:r>
        <w:r>
          <w:rPr>
            <w:i/>
          </w:rPr>
          <w:delText>Good Industry Practice</w:delText>
        </w:r>
        <w:r>
          <w:rPr/>
          <w:delText>. The Customer may, acting reasonably, request such information from the Supplier as it requires to verify compliance with this clause.</w:delText>
        </w:r>
      </w:del>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68.3 </w:t>
      </w:r>
      <w:r>
        <w:rPr/>
        <w:t xml:space="preserve">Any approval given by the Customer under this clause shall </w:t>
      </w:r>
      <w:del w:id="9006" w:author="Helena Voss" w:date="2026-09-28T06:33:19Z">
        <w:r>
          <w:rPr/>
          <w:delText xml:space="preserve">not</w:delText>
        </w:r>
      </w:del>
      <w:ins w:id="9007" w:author="Helena Voss" w:date="2026-09-28T06:33:19Z">
        <w:r>
          <w:rPr/>
          <w:t xml:space="preserve">reasonable</w:t>
        </w:r>
      </w:ins>
      <w:r>
        <w:rPr/>
        <w:t xml:space="preserve">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Clause 19.3 applies to any dispute arising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72.3 </w:t>
      </w:r>
      <w:r>
        <w:rPr/>
        <w:t>The Supplier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Subject to Clause 9.2, the Supplier shall provide the deliverables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 xml:space="preserve">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w:t>
      </w:r>
      <w:del w:id="9035" w:author="Helena Voss" w:date="2026-09-28T06:33:19Z">
        <w:r>
          <w:rPr/>
          <w:delText xml:space="preserve">such</w:delText>
        </w:r>
      </w:del>
      <w:ins w:id="9036" w:author="Helena Voss" w:date="2026-09-28T06:33:19Z">
        <w:r>
          <w:rPr/>
          <w:t xml:space="preserve">reasonable</w:t>
        </w:r>
      </w:ins>
      <w:r>
        <w:rPr/>
        <w:t xml:space="preserve">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w:t>
      </w:r>
      <w:del w:id="9017" w:author="Helena Voss" w:date="2026-09-28T06:33:19Z">
        <w:r>
          <w:rPr/>
          <w:delText xml:space="preserve">reasonable</w:delText>
        </w:r>
      </w:del>
      <w:ins w:id="9018" w:author="Helena Voss" w:date="2026-09-28T06:33:19Z">
        <w:r>
          <w:rPr/>
          <w:t xml:space="preserve">prompt</w:t>
        </w:r>
      </w:ins>
      <w:r>
        <w:rPr/>
        <w:t xml:space="preserv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 xml:space="preserve">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ins w:id="9013" w:author="Helena Voss" w:date="2026-09-28T06:33:19Z">
        <w:r>
          <w:rPr/>
          <w:t xml:space="preserve"> This obligation survives termination.</w:t>
        </w:r>
      </w:ins>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