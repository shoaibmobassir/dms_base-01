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 xml:space="preserve">Subject to Clause 9, the Supplier shall provide the deliverables described in </w:t>
      </w:r>
      <w:del w:id="9020" w:author="Helena Voss" w:date="2026-09-28T06:33:28Z">
        <w:r>
          <w:rPr/>
          <w:delText xml:space="preserve">this</w:delText>
        </w:r>
      </w:del>
      <w:ins w:id="9021" w:author="Helena Voss" w:date="2026-09-28T06:33:28Z">
        <w:r>
          <w:rPr/>
          <w:t xml:space="preserve">reasonable</w:t>
        </w:r>
      </w:ins>
      <w:r>
        <w:rPr/>
        <w:t xml:space="preserve">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w:t>
      </w:r>
      <w:del w:id="9017" w:author="Helena Voss" w:date="2026-09-28T06:33:28Z">
        <w:r>
          <w:rPr/>
          <w:delText xml:space="preserve">clause</w:delText>
        </w:r>
      </w:del>
      <w:ins w:id="9018" w:author="Helena Voss" w:date="2026-09-28T06:33:28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 xml:space="preserve">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ins w:id="9024" w:author="Helena Voss" w:date="2026-09-28T06:33:28Z">
        <w:r>
          <w:rPr/>
          <w:t xml:space="preserve"> This obligation survives termination.</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w:t>
      </w:r>
      <w:del w:id="9009" w:author="Helena Voss" w:date="2026-09-28T06:33:28Z">
        <w:r>
          <w:rPr/>
          <w:delText xml:space="preserve">party</w:delText>
        </w:r>
      </w:del>
      <w:ins w:id="9010" w:author="Helena Voss" w:date="2026-09-28T06:33:28Z">
        <w:r>
          <w:rPr/>
          <w:t xml:space="preserve">reasonable</w:t>
        </w:r>
      </w:ins>
      <w:r>
        <w:rPr/>
        <w:t xml:space="preserve">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 xml:space="preserve">Nothing in this clause shall limit any other right or remedy of the Customer under this Agreement or at law. Any approval given by the Customer under this clause shall not relieve the Supplier of any of its obligations under this Agreement.</w:t>
      </w:r>
      <w:ins w:id="9031" w:author="Helena Voss" w:date="2026-09-28T06:33:28Z">
        <w:r>
          <w:rPr/>
          <w:t xml:space="preserve"> This obligation survives termination.</w:t>
        </w:r>
      </w:ins>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16" w:author="Helena Voss" w:date="2026-09-28T06:33:28Z">
        <w:r>
          <w:rPr/>
          <w:t xml:space="preserve"> This obligation survives termination.</w:t>
        </w:r>
      </w:ins>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r>
        <w:rPr/>
        <w:t xml:space="preserve"> This obligation survives termination.</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11" w:author="Helena Voss" w:date="2026-09-28T06:33:28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pPr>
        <w:rPr>
          <w:ins w:id="9050" w:author="Helena Voss" w:date="2026-09-28T06:33:28Z"/>
        </w:rPr>
      </w:pPr>
      <w:ins w:id="9049" w:author="Helena Voss" w:date="2026-09-28T06:33:28Z">
        <w:r>
          <w:rPr/>
          <w:t xml:space="preserve">118.A The Parties shall co-operate in good faith.</w:t>
        </w:r>
      </w:ins>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r>
        <w:rPr/>
        <w:t xml:space="preserve"> This obligation survives termination.</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pPr>
      <w:r>
        <w:rPr/>
        <w:t xml:space="preserve">125.A The Parties shall co-operate in good faith.</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r>
        <w:rPr/>
        <w:t xml:space="preserve">reasonable</w:t>
      </w:r>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r>
        <w:rPr/>
        <w:t xml:space="preserve"> This obligation survives termination.</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ins w:id="9028" w:author="Helena Voss" w:date="2026-09-28T06:33:28Z">
        <w:r>
          <w:rPr/>
          <w:t xml:space="preserve"> This obligation survives termination.</w:t>
        </w:r>
      </w:ins>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r>
        <w:rPr/>
        <w:t xml:space="preserve">reasonable</w:t>
      </w:r>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pPr>
      <w:r>
        <w:rPr/>
        <w:t xml:space="preserve">158.A The Parties shall co-operate in good faith.</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r>
        <w:rPr/>
        <w:t xml:space="preserve">reasonable</w:t>
      </w:r>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pPr>
        <w:rPr>
          <w:del w:id="9042" w:author="Helena Voss" w:date="2026-09-28T06:33:28Z"/>
        </w:rPr>
      </w:pPr>
      <w:del w:id="9041" w:author="Helena Voss" w:date="2026-09-28T06:33:28Z">
        <w:r>
          <w:rPr>
            <w:b/>
          </w:rPr>
          <w:delText xml:space="preserve">17.1 </w:delText>
        </w:r>
        <w:r>
          <w:rPr/>
          <w:delTex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delText>
        </w:r>
      </w:del>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r>
        <w:rPr/>
        <w:t xml:space="preserve"> This obligation survives termination.</w:t>
      </w:r>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pPr>
        <w:rPr>
          <w:del w:id="9044" w:author="Helena Voss" w:date="2026-09-28T06:33:28Z"/>
        </w:rPr>
      </w:pPr>
      <w:del w:id="9043" w:author="Helena Voss" w:date="2026-09-28T06:33:28Z">
        <w:r>
          <w:rPr>
            <w:b/>
          </w:rPr>
          <w:delText xml:space="preserve">22.2 </w:delText>
        </w:r>
        <w:r>
          <w:rPr/>
          <w:delTex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delText>
        </w:r>
        <w:r>
          <w:rPr/>
          <w:delText xml:space="preserve"> This obligation survives termination.</w:delText>
        </w:r>
      </w:del>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w:t>
      </w:r>
      <w:del w:id="9013" w:author="Helena Voss" w:date="2026-09-28T06:33:28Z">
        <w:r>
          <w:rPr/>
          <w:delText xml:space="preserve">provided.</w:delText>
        </w:r>
      </w:del>
      <w:ins w:id="9014" w:author="Helena Voss" w:date="2026-09-28T06:33:28Z">
        <w:r>
          <w:rPr/>
          <w:t xml:space="preserve">reasonable</w:t>
        </w:r>
      </w:ins>
      <w:r>
        <w:rPr/>
        <w:t xml:space="preserv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w:t>
      </w:r>
      <w:del w:id="9035" w:author="Helena Voss" w:date="2026-09-28T06:33:28Z">
        <w:r>
          <w:rPr/>
          <w:delText xml:space="preserve">Customer</w:delText>
        </w:r>
      </w:del>
      <w:ins w:id="9036" w:author="Helena Voss" w:date="2026-09-28T06:33:28Z">
        <w:r>
          <w:rPr/>
          <w:t xml:space="preserve">reasonable</w:t>
        </w:r>
      </w:ins>
      <w:r>
        <w:rPr/>
        <w:t xml:space="preserve">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pPr>
        <w:rPr>
          <w:ins w:id="9048" w:author="Helena Voss" w:date="2026-09-28T06:33:28Z"/>
        </w:rPr>
      </w:pPr>
      <w:ins w:id="9047" w:author="Helena Voss" w:date="2026-09-28T06:33:28Z">
        <w:r>
          <w:rPr/>
          <w:t xml:space="preserve">275.A The Parties shall co-operate in good faith.</w:t>
        </w:r>
      </w:ins>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r>
        <w:rPr/>
        <w:t xml:space="preserve"> This obligation survives termination.</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r>
        <w:rPr/>
        <w:t xml:space="preserve">reasonable</w:t>
      </w:r>
      <w:r>
        <w:rPr/>
        <w:t xml:space="preserve"> described in this clause, save as otherwise expressly provided.</w:t>
      </w:r>
    </w:p>
    <w:p>
      <w:r>
        <w:rPr>
          <w:b/>
        </w:rPr>
        <w:t xml:space="preserve">30.2 </w:t>
      </w:r>
      <w:r>
        <w:rPr/>
        <w:t xml:space="preserve">The Supplier shall perform its obligations under this clause with reasonable skill, care and </w:t>
      </w:r>
      <w:del w:id="9007" w:author="Helena Voss" w:date="2026-09-28T06:33:28Z">
        <w:r>
          <w:rPr/>
          <w:delText xml:space="preserve">diligence</w:delText>
        </w:r>
      </w:del>
      <w:ins w:id="9008" w:author="Helena Voss" w:date="2026-09-28T06:33:28Z">
        <w:r>
          <w:rPr/>
          <w:t xml:space="preserve">reasonable</w:t>
        </w:r>
      </w:ins>
      <w:r>
        <w:rPr/>
        <w:t xml:space="preserv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r>
        <w:rPr/>
        <w:t xml:space="preserve">reasonable</w:t>
      </w:r>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r>
        <w:rPr/>
        <w:t xml:space="preserve">reasonable</w:t>
      </w:r>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r>
        <w:rPr/>
        <w:t xml:space="preserve">reasonable</w:t>
      </w:r>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rPr>
          <w:ins w:id="9046" w:author="Helena Voss" w:date="2026-09-28T06:33:28Z"/>
        </w:rPr>
      </w:pPr>
      <w:ins w:id="9045" w:author="Helena Voss" w:date="2026-09-28T06:33:28Z">
        <w:r>
          <w:rPr/>
          <w:t xml:space="preserve">404.A The Parties shall co-operate in good faith.</w:t>
        </w:r>
      </w:ins>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r>
        <w:rPr/>
        <w:t xml:space="preserve"> This obligation survives termination.</w:t>
      </w:r>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 xml:space="preserve">Nothing in this clause shall limit any other right or remedy of the Customer under this Agreement or at law. The Customer may, acting reasonably, request such </w:t>
      </w:r>
      <w:del w:id="9025" w:author="Helena Voss" w:date="2026-09-28T06:33:28Z">
        <w:r>
          <w:rPr/>
          <w:delText xml:space="preserve">information</w:delText>
        </w:r>
      </w:del>
      <w:ins w:id="9026" w:author="Helena Voss" w:date="2026-09-28T06:33:28Z">
        <w:r>
          <w:rPr/>
          <w:t xml:space="preserve">reasonable</w:t>
        </w:r>
      </w:ins>
      <w:r>
        <w:rPr/>
        <w:t xml:space="preserve">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r>
        <w:rPr/>
        <w:t xml:space="preserve"> This obligation survives termination.</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 xml:space="preserve">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ins w:id="9019" w:author="Helena Voss" w:date="2026-09-28T06:33:28Z">
        <w:r>
          <w:rPr/>
          <w:t xml:space="preserve"> This obligation survives termination.</w:t>
        </w:r>
      </w:ins>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r>
        <w:rPr/>
        <w:t xml:space="preserve"> This obligation survives termination.</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529.A The Parties shall co-operate in good faith.</w:t>
      </w:r>
      <w:ins w:id="9015" w:author="Helena Voss" w:date="2026-09-28T06:33:28Z">
        <w:r>
          <w:rPr/>
          <w:t xml:space="preserve"> This obligation survives termination.</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 xml:space="preserve">Each party </w:t>
      </w:r>
      <w:del w:id="9033" w:author="Helena Voss" w:date="2026-09-28T06:33:28Z">
        <w:r>
          <w:rPr/>
          <w:delText xml:space="preserve">shall</w:delText>
        </w:r>
      </w:del>
      <w:ins w:id="9034" w:author="Helena Voss" w:date="2026-09-28T06:33:28Z">
        <w:r>
          <w:rPr/>
          <w:t xml:space="preserve">reasonable</w:t>
        </w:r>
      </w:ins>
      <w:r>
        <w:rPr/>
        <w:t xml:space="preserve">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r>
        <w:rPr/>
        <w:t xml:space="preserve">reasonable</w:t>
      </w:r>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40" w:author="Helena Voss" w:date="2026-09-28T06:33:28Z"/>
        </w:rPr>
      </w:pPr>
      <w:del w:id="9039" w:author="Helena Voss" w:date="2026-09-28T06:33:28Z">
        <w:r>
          <w:rPr>
            <w:b/>
          </w:rPr>
          <w:delText xml:space="preserve">52.7 </w:delText>
        </w:r>
        <w:r>
          <w:rPr/>
          <w:delTex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r>
        <w:rPr/>
        <w:t xml:space="preserve">reasonable</w:t>
      </w:r>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 xml:space="preserve">Each party shall bear its own costs in connection with the matters described in </w:t>
      </w:r>
      <w:del w:id="9029" w:author="Helena Voss" w:date="2026-09-28T06:33:28Z">
        <w:r>
          <w:rPr/>
          <w:delText xml:space="preserve">this</w:delText>
        </w:r>
      </w:del>
      <w:ins w:id="9030" w:author="Helena Voss" w:date="2026-09-28T06:33:28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w:t>
      </w:r>
      <w:del w:id="9022" w:author="Helena Voss" w:date="2026-09-28T06:33:28Z">
        <w:r>
          <w:rPr/>
          <w:delText xml:space="preserve">dispute</w:delText>
        </w:r>
      </w:del>
      <w:ins w:id="9023" w:author="Helena Voss" w:date="2026-09-28T06:33:28Z">
        <w:r>
          <w:rPr/>
          <w:t xml:space="preserve">reasonable</w:t>
        </w:r>
      </w:ins>
      <w:r>
        <w:rPr/>
        <w:t xml:space="preserv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32" w:author="Helena Voss" w:date="2026-09-28T06:33:28Z">
        <w:r>
          <w:rPr/>
          <w:t xml:space="preserve"> This obligation survives termination.</w:t>
        </w:r>
      </w:ins>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 xml:space="preserve">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ins w:id="9027" w:author="Helena Voss" w:date="2026-09-28T06:33:28Z">
        <w:r>
          <w:rPr/>
          <w:t xml:space="preserve"> This obligation survives termination.</w:t>
        </w:r>
      </w:ins>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4" w:author="Helena Voss" w:date="2026-09-28T06:33:28Z">
        <w:r>
          <w:rPr/>
          <w:t xml:space="preserve"> This obligation survives termination.</w:t>
        </w:r>
      </w:ins>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pPr>
      <w:r>
        <w:rPr/>
        <w:t xml:space="preserve">674.A The Parties shall co-operate in good faith.</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038" w:author="Helena Voss" w:date="2026-09-28T06:33:28Z"/>
        </w:rPr>
      </w:pPr>
      <w:del w:id="9037" w:author="Helena Voss" w:date="2026-09-28T06:33:28Z">
        <w:r>
          <w:rPr>
            <w:b/>
          </w:rPr>
          <w:delText xml:space="preserve">59.5 </w:delText>
        </w:r>
        <w:r>
          <w:rPr/>
          <w:delTex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delText>
        </w:r>
      </w:del>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w:t>
      </w:r>
      <w:del w:id="9001" w:author="Helena Voss" w:date="2026-09-28T06:33:28Z">
        <w:r>
          <w:rPr/>
          <w:delText xml:space="preserve">to</w:delText>
        </w:r>
      </w:del>
      <w:ins w:id="9002" w:author="Helena Voss" w:date="2026-09-28T06:33:28Z">
        <w:r>
          <w:rPr/>
          <w:t xml:space="preserve">reasonable</w:t>
        </w:r>
      </w:ins>
      <w:r>
        <w:rPr/>
        <w:t xml:space="preserve">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 xml:space="preserve">Clause 19 applies to any dispute arising under this clause.</w:t>
      </w:r>
      <w:ins w:id="9003" w:author="Helena Voss" w:date="2026-09-28T06:33:28Z">
        <w:r>
          <w:rPr/>
          <w:t xml:space="preserve"> This obligation survives termination.</w:t>
        </w:r>
      </w:ins>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w:t>
      </w:r>
      <w:del w:id="9005" w:author="Helena Voss" w:date="2026-09-28T06:33:28Z">
        <w:r>
          <w:rPr/>
          <w:delText xml:space="preserve">on</w:delText>
        </w:r>
      </w:del>
      <w:ins w:id="9006" w:author="Helena Voss" w:date="2026-09-28T06:33:28Z">
        <w:r>
          <w:rPr/>
          <w:t xml:space="preserve">reasonable</w:t>
        </w:r>
      </w:ins>
      <w:r>
        <w:rPr/>
        <w:t xml:space="preserve">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r>
        <w:rPr/>
        <w:t xml:space="preserve">reasonable</w:t>
      </w:r>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r>
        <w:rPr/>
        <w:t xml:space="preserve">reasonable</w:t>
      </w:r>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 xml:space="preserve">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ins w:id="9012" w:author="Helena Voss" w:date="2026-09-28T06:33:28Z">
        <w:r>
          <w:rPr/>
          <w:t xml:space="preserve"> This obligation survives termination.</w:t>
        </w:r>
      </w:ins>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r>
        <w:rPr/>
        <w:t xml:space="preserve">reasonable</w:t>
      </w:r>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52" w:author="Helena Voss" w:date="2026-09-28T06:33:28Z"/>
        </w:rPr>
      </w:pPr>
      <w:ins w:id="9051" w:author="Helena Voss" w:date="2026-09-28T06:33:28Z">
        <w:r>
          <w:rPr/>
          <w:t xml:space="preserve">981.A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