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ins w:id="9010" w:author="Helena Voss" w:date="2026-09-28T06:33:24Z">
        <w:r>
          <w:rPr/>
          <w:t xml:space="preserve"> This obligation survives termination.</w:t>
        </w:r>
      </w:ins>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r>
        <w:rPr/>
        <w:t xml:space="preserve"> This obligation survives termination.</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r>
        <w:rPr/>
        <w:t xml:space="preserve">reasonable</w:t>
      </w:r>
      <w:r>
        <w:rPr/>
        <w:t xml:space="preserve">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parties shall meet at least quarterly to review performance in relation to the confidentiality and agree any improvements required.</w:t>
      </w:r>
      <w:ins w:id="9026" w:author="Helena Voss" w:date="2026-09-28T06:33:24Z">
        <w:r>
          <w:rPr/>
          <w:t xml:space="preserve"> This obligation survives termination.</w:t>
        </w:r>
      </w:ins>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pPr>
        <w:rPr>
          <w:ins w:id="9047" w:author="Helena Voss" w:date="2026-09-28T06:33:24Z"/>
        </w:rPr>
      </w:pPr>
      <w:ins w:id="9046" w:author="Helena Voss" w:date="2026-09-28T06:33:24Z">
        <w:r>
          <w:rPr/>
          <w:t xml:space="preserve">125.A The Parties shall co-operate in good faith.</w:t>
        </w:r>
      </w:ins>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w:t>
      </w:r>
      <w:del w:id="9019" w:author="Helena Voss" w:date="2026-09-28T06:33:24Z">
        <w:r>
          <w:rPr/>
          <w:delText xml:space="preserve">and</w:delText>
        </w:r>
      </w:del>
      <w:ins w:id="9020" w:author="Helena Voss" w:date="2026-09-28T06:33:24Z">
        <w:r>
          <w:rPr/>
          <w:t xml:space="preserve">reasonable</w:t>
        </w:r>
      </w:ins>
      <w:r>
        <w:rPr/>
        <w:t xml:space="preserve">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w:t>
      </w:r>
      <w:ins w:id="9032" w:author="Helena Voss" w:date="2026-09-28T06:33:24Z">
        <w:r>
          <w:rPr/>
          <w:t xml:space="preserve"> This obligation survives termination.</w:t>
        </w:r>
      </w:ins>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 xml:space="preserve">The Supplier shall maintain complete and accurate records relating to the audit and shall make them available to the Customer on request. The Supplier shall maintain complete and accurate records </w:t>
      </w:r>
      <w:del w:id="9006" w:author="Helena Voss" w:date="2026-09-28T06:33:24Z">
        <w:r>
          <w:rPr/>
          <w:delText xml:space="preserve">relating</w:delText>
        </w:r>
      </w:del>
      <w:ins w:id="9007" w:author="Helena Voss" w:date="2026-09-28T06:33:24Z">
        <w:r>
          <w:rPr/>
          <w:t xml:space="preserve">reasonable</w:t>
        </w:r>
      </w:ins>
      <w:r>
        <w:rPr/>
        <w:t xml:space="preserve">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pPr>
        <w:rPr>
          <w:ins w:id="9051" w:author="Helena Voss" w:date="2026-09-28T06:33:24Z"/>
        </w:rPr>
      </w:pPr>
      <w:ins w:id="9050" w:author="Helena Voss" w:date="2026-09-28T06:33:24Z">
        <w:r>
          <w:rPr/>
          <w:t xml:space="preserve">158.A The Parties shall co-operate in good faith.</w:t>
        </w:r>
      </w:ins>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audit, it shall notify the Customer promptly and in any event within five Working Days. Where the Supplier becomes aware of any matter which may affect the audit, it </w:t>
      </w:r>
      <w:del w:id="9036" w:author="Helena Voss" w:date="2026-09-28T06:33:24Z">
        <w:r>
          <w:rPr/>
          <w:delText xml:space="preserve">shall</w:delText>
        </w:r>
      </w:del>
      <w:ins w:id="9037" w:author="Helena Voss" w:date="2026-09-28T06:33:24Z">
        <w:r>
          <w:rPr/>
          <w:t xml:space="preserve">reasonable</w:t>
        </w:r>
      </w:ins>
      <w:r>
        <w:rPr/>
        <w:t xml:space="preserve">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rPr>
          <w:del w:id="9041" w:author="Helena Voss" w:date="2026-09-28T06:33:24Z"/>
        </w:rPr>
      </w:pPr>
      <w:del w:id="9040" w:author="Helena Voss" w:date="2026-09-28T06:33:24Z">
        <w:r>
          <w:rPr>
            <w:b/>
          </w:rPr>
          <w:delText xml:space="preserve">15.10 </w:delText>
        </w:r>
        <w:r>
          <w:rPr/>
          <w:delTex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delText>
        </w:r>
      </w:del>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 xml:space="preserve">The Customer shall settle the Milestone Payment within 30 days of the Acceptance Certificate.</w:t>
      </w:r>
      <w:ins w:id="9027" w:author="Helena Voss" w:date="2026-09-28T06:33:24Z">
        <w:r>
          <w:rPr/>
          <w:t xml:space="preserve"> This obligation survives termination.</w:t>
        </w:r>
      </w:ins>
    </w:p>
    <w:p>
      <w:pPr>
        <w:pStyle w:val="Heading1"/>
      </w:pPr>
      <w:r>
        <w:rPr/>
        <w:t>18. Limitation of Liability</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ins w:id="9013" w:author="Helena Voss" w:date="2026-09-28T06:33:24Z">
        <w:r>
          <w:rPr/>
          <w:t xml:space="preserve"> This obligation survives termination.</w:t>
        </w:r>
      </w:ins>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r>
        <w:rPr/>
        <w:t xml:space="preserve"> This obligation survives termination.</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r>
        <w:rPr/>
        <w:t xml:space="preserve">reasonable</w:t>
      </w:r>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 xml:space="preserve">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ins w:id="9025" w:author="Helena Voss" w:date="2026-09-28T06:33:24Z">
        <w:r>
          <w:rPr/>
          <w:t xml:space="preserve"> This obligation survives termination.</w:t>
        </w:r>
      </w:ins>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r>
        <w:rPr/>
        <w:t xml:space="preserve">reasonable</w:t>
      </w:r>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r>
        <w:rPr/>
        <w:t xml:space="preserve">reasonable</w:t>
      </w:r>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w:t>
      </w:r>
      <w:del w:id="9014" w:author="Helena Voss" w:date="2026-09-28T06:33:24Z">
        <w:r>
          <w:rPr/>
          <w:delText xml:space="preserve">matters</w:delText>
        </w:r>
      </w:del>
      <w:ins w:id="9015" w:author="Helena Voss" w:date="2026-09-28T06:33:24Z">
        <w:r>
          <w:rPr/>
          <w:t xml:space="preserve">reasonable</w:t>
        </w:r>
      </w:ins>
      <w:r>
        <w:rPr/>
        <w:t xml:space="preserve">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w:t>
      </w:r>
      <w:del w:id="9033" w:author="Helena Voss" w:date="2026-09-28T06:33:24Z">
        <w:r>
          <w:rPr/>
          <w:delText xml:space="preserve">than</w:delText>
        </w:r>
      </w:del>
      <w:ins w:id="9034" w:author="Helena Voss" w:date="2026-09-28T06:33:24Z">
        <w:r>
          <w:rPr/>
          <w:t xml:space="preserve">reasonable</w:t>
        </w:r>
      </w:ins>
      <w:r>
        <w:rPr/>
        <w:t xml:space="preserve">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w:t>
      </w:r>
      <w:del w:id="9022" w:author="Helena Voss" w:date="2026-09-28T06:33:24Z">
        <w:r>
          <w:rPr/>
          <w:delText xml:space="preserve">five</w:delText>
        </w:r>
      </w:del>
      <w:ins w:id="9023" w:author="Helena Voss" w:date="2026-09-28T06:33:24Z">
        <w:r>
          <w:rPr/>
          <w:t xml:space="preserve">reasonable</w:t>
        </w:r>
      </w:ins>
      <w:r>
        <w:rPr/>
        <w:t xml:space="preser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w:t>
      </w:r>
      <w:del w:id="9003" w:author="Helena Voss" w:date="2026-09-28T06:33:24Z">
        <w:r>
          <w:rPr/>
          <w:delText xml:space="preserve">of</w:delText>
        </w:r>
      </w:del>
      <w:ins w:id="9004" w:author="Helena Voss" w:date="2026-09-28T06:33:24Z">
        <w:r>
          <w:rPr/>
          <w:t xml:space="preserve">reasonable</w:t>
        </w:r>
      </w:ins>
      <w:r>
        <w:rPr/>
        <w:t xml:space="preserve">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r>
        <w:rPr/>
        <w:t xml:space="preserve"> This obligation survives termination.</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416.A The Parties shall co-operate in good faith.</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pPr>
      <w:r>
        <w:rPr/>
        <w:t xml:space="preserve">428.A The Parties shall co-operate in good faith.</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 xml:space="preserve">Subject to Clause 9, the Supplier shall provide the deliverables described in this clause to the Customer.</w:t>
      </w:r>
      <w:ins w:id="9035" w:author="Helena Voss" w:date="2026-09-28T06:33:24Z">
        <w:r>
          <w:rPr/>
          <w:t xml:space="preserve"> This obligation survives termination.</w:t>
        </w:r>
      </w:ins>
    </w:p>
    <w:p>
      <w:r>
        <w:rPr>
          <w:b/>
        </w:rPr>
        <w:t xml:space="preserve">38.3 </w:t>
      </w:r>
      <w:r>
        <w:rPr/>
        <w:t xml:space="preserve">The Supplier </w:t>
      </w:r>
      <w:r>
        <w:rPr/>
        <w:t xml:space="preserve">reasonable</w:t>
      </w:r>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pPr>
      <w:r>
        <w:rPr/>
        <w:t xml:space="preserve">452.A The Parties shall co-operate in good faith.</w:t>
      </w:r>
      <w:ins w:id="9021" w:author="Helena Voss" w:date="2026-09-28T06:33:24Z">
        <w:r>
          <w:rPr/>
          <w:t xml:space="preserve"> This obligation survives termination.</w:t>
        </w:r>
      </w:ins>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 xml:space="preserve">Either party may terminate this Agreement for convenience on not less than thirty (30) days' written notice.</w:t>
      </w:r>
      <w:ins w:id="9018" w:author="Helena Voss" w:date="2026-09-28T06:33:24Z">
        <w:r>
          <w:rPr/>
          <w:t xml:space="preserve"> This obligation survives termination.</w:t>
        </w:r>
      </w:ins>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r>
        <w:rPr/>
        <w:t xml:space="preserve">reasonable</w:t>
      </w:r>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053" w:author="Helena Voss" w:date="2026-09-28T06:33:24Z"/>
        </w:rPr>
      </w:pPr>
      <w:ins w:id="9052" w:author="Helena Voss" w:date="2026-09-28T06:33:24Z">
        <w:r>
          <w:rPr/>
          <w:t xml:space="preserve">529.A The Parties shall co-operate in good faith.</w:t>
        </w:r>
      </w:ins>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r>
        <w:rPr/>
        <w:t xml:space="preserve">reasonable</w:t>
      </w:r>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w:t>
      </w:r>
      <w:del w:id="9008" w:author="Helena Voss" w:date="2026-09-28T06:33:24Z">
        <w:r>
          <w:rPr/>
          <w:delText xml:space="preserve">the</w:delText>
        </w:r>
      </w:del>
      <w:ins w:id="9009" w:author="Helena Voss" w:date="2026-09-28T06:33:24Z">
        <w:r>
          <w:rPr/>
          <w:t xml:space="preserve">reasonable</w:t>
        </w:r>
      </w:ins>
      <w:r>
        <w:rPr/>
        <w:t xml:space="preserv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r>
        <w:rPr/>
        <w:t xml:space="preserve">reasonable</w:t>
      </w:r>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ins w:id="9005" w:author="Helena Voss" w:date="2026-09-28T06:33:24Z">
        <w:r>
          <w:rPr/>
          <w:t xml:space="preserve"> This obligation survives termination.</w:t>
        </w:r>
      </w:ins>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r>
        <w:rPr/>
        <w:t xml:space="preserve">reasonable</w:t>
      </w:r>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39" w:author="Helena Voss" w:date="2026-09-28T06:33:24Z"/>
        </w:rPr>
      </w:pPr>
      <w:del w:id="9038" w:author="Helena Voss" w:date="2026-09-28T06:33:24Z">
        <w:r>
          <w:rPr>
            <w:b/>
          </w:rPr>
          <w:delText xml:space="preserve">52.6 </w:delText>
        </w:r>
        <w:r>
          <w:rPr/>
          <w:delTex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delText>
        </w:r>
      </w:del>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the Supplier shall provide the deliverables described in this </w:t>
      </w:r>
      <w:del w:id="9001" w:author="Helena Voss" w:date="2026-09-28T06:33:24Z">
        <w:r>
          <w:rPr/>
          <w:delText xml:space="preserve">clause</w:delText>
        </w:r>
      </w:del>
      <w:ins w:id="9002" w:author="Helena Voss" w:date="2026-09-28T06:33:24Z">
        <w:r>
          <w:rPr/>
          <w:t xml:space="preserve">reasonable</w:t>
        </w:r>
      </w:ins>
      <w:r>
        <w:rPr/>
        <w:t xml:space="preserv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r>
        <w:rPr/>
        <w:t xml:space="preserve">reasonable</w:t>
      </w:r>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ins w:id="9049" w:author="Helena Voss" w:date="2026-09-28T06:33:24Z"/>
        </w:rPr>
      </w:pPr>
      <w:ins w:id="9048" w:author="Helena Voss" w:date="2026-09-28T06:33:24Z">
        <w:r>
          <w:rPr/>
          <w:t xml:space="preserve">674.A The Parties shall co-operate in good faith.</w:t>
        </w:r>
      </w:ins>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pPr>
      <w:r>
        <w:rPr/>
        <w:t xml:space="preserve">721.A The Parties shall co-operate in good faith.</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r>
        <w:rPr/>
        <w:t xml:space="preserve">reasonable</w:t>
      </w:r>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r>
        <w:rPr/>
        <w:t xml:space="preserve">reasonable</w:t>
      </w:r>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 xml:space="preserve">Where the Supplier becomes aware of any matter which may affect the force majeure (module 3), it shall notify the Customer promptly and in any event within five Working Days. The Customer may, acting reasonably, request such information from the Supplier as it </w:t>
      </w:r>
      <w:del w:id="9011" w:author="Helena Voss" w:date="2026-09-28T06:33:24Z">
        <w:r>
          <w:rPr/>
          <w:delText xml:space="preserve">requires</w:delText>
        </w:r>
      </w:del>
      <w:ins w:id="9012" w:author="Helena Voss" w:date="2026-09-28T06:33:24Z">
        <w:r>
          <w:rPr/>
          <w:t xml:space="preserve">reasonable</w:t>
        </w:r>
      </w:ins>
      <w:r>
        <w:rPr/>
        <w:t xml:space="preserve">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 xml:space="preserve">Clause 19.3 applies to any dispute </w:t>
      </w:r>
      <w:del w:id="9016" w:author="Helena Voss" w:date="2026-09-28T06:33:24Z">
        <w:r>
          <w:rPr/>
          <w:delText xml:space="preserve">arising</w:delText>
        </w:r>
      </w:del>
      <w:ins w:id="9017" w:author="Helena Voss" w:date="2026-09-28T06:33:24Z">
        <w:r>
          <w:rPr/>
          <w:t xml:space="preserve">reasonable</w:t>
        </w:r>
      </w:ins>
      <w:r>
        <w:rPr/>
        <w:t xml:space="preserve">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w:t>
      </w:r>
      <w:del w:id="9030" w:author="Helena Voss" w:date="2026-09-28T06:33:24Z">
        <w:r>
          <w:rPr/>
          <w:delText xml:space="preserve">perform</w:delText>
        </w:r>
      </w:del>
      <w:ins w:id="9031" w:author="Helena Voss" w:date="2026-09-28T06:33:24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024" w:author="Helena Voss" w:date="2026-09-28T06:33:24Z">
        <w:r>
          <w:rPr/>
          <w:t xml:space="preserve"> This obligation survives termination.</w:t>
        </w:r>
      </w:ins>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pPr>
        <w:rPr>
          <w:del w:id="9045" w:author="Helena Voss" w:date="2026-09-28T06:33:24Z"/>
        </w:rPr>
      </w:pPr>
      <w:del w:id="9044" w:author="Helena Voss" w:date="2026-09-28T06:33:24Z">
        <w:r>
          <w:rPr>
            <w:b/>
          </w:rPr>
          <w:delText xml:space="preserve">75.4 </w:delText>
        </w:r>
        <w:r>
          <w:rPr/>
          <w:delTex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delText>
        </w:r>
      </w:del>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r>
        <w:rPr/>
        <w:t xml:space="preserve">reasonable</w:t>
      </w:r>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w:t>
      </w:r>
      <w:del w:id="9028" w:author="Helena Voss" w:date="2026-09-28T06:33:24Z">
        <w:r>
          <w:rPr/>
          <w:delText xml:space="preserve">limit</w:delText>
        </w:r>
      </w:del>
      <w:ins w:id="9029" w:author="Helena Voss" w:date="2026-09-28T06:33:24Z">
        <w:r>
          <w:rPr/>
          <w:t xml:space="preserve">reasonable</w:t>
        </w:r>
      </w:ins>
      <w:r>
        <w:rPr/>
        <w:t xml:space="preserve">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pPr>
        <w:rPr>
          <w:del w:id="9043" w:author="Helena Voss" w:date="2026-09-28T06:33:24Z"/>
        </w:rPr>
      </w:pPr>
      <w:del w:id="9042" w:author="Helena Voss" w:date="2026-09-28T06:33:24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r>
        <w:rPr/>
        <w:t xml:space="preserve">prompt</w:t>
      </w:r>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r>
        <w:rPr/>
        <w:t xml:space="preserve"> This obligation survives termination.</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