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pPr>
        <w:rPr>
          <w:del w:id="9002" w:author="Helena Voss" w:date="2026-10-03T08:33:52Z"/>
        </w:rPr>
      </w:pPr>
      <w:del w:id="9001" w:author="Helena Voss" w:date="2026-10-03T08:33:5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