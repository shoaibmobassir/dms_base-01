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18:10:50Z">
        <w:r>
          <w:delText xml:space="preserve">thirty</w:delText>
        </w:r>
      </w:del>
      <w:ins w:id="9002" w:author="Helena Voss" w:date="2026-09-28T18:10:50Z">
        <w:r>
          <w:t xml:space="preserve">sixty</w:t>
        </w:r>
      </w:ins>
      <w:r>
        <w:t xml:space="preserve"> </w:t>
      </w:r>
      <w:del w:id="9003" w:author="Helena Voss" w:date="2026-09-28T18:10:50Z">
        <w:r>
          <w:delText xml:space="preserve">(30)</w:delText>
        </w:r>
      </w:del>
      <w:ins w:id="9004" w:author="Helena Voss" w:date="2026-09-28T18:10:50Z">
        <w:r>
          <w:t xml:space="preserve">(60)</w:t>
        </w:r>
      </w:ins>
      <w:r>
        <w:t xml:space="preserve"> days' written notice.</w:t>
      </w:r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 xmlns:ns6="urn:precentis:edit">
      <w:r>
        <w:t>Late payments bear interest at two per cent (2%) per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