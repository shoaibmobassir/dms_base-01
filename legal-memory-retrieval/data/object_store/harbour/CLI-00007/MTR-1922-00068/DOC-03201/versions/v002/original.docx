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w:t>
      </w:r>
      <w:r>
        <w:rPr>
          <w:b/>
          <w:rPrChange w:id="20018" w:author="Helena Voss" w:date="2026-09-28T18:16:37Z">
            <w:rPr/>
          </w:rPrChange>
        </w:rPr>
        <w:t xml:space="preserve">e exercise o</w:t>
      </w:r>
      <w:r>
        <w:rPr/>
        <w:t xml:space="preserve">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 xml:space="preserve">The Customer shall pay each valid invoice within thirty (30) days of receipt.</w:t>
      </w:r>
      <w:ins w:id="9037" w:author="Helena Voss" w:date="2026-09-28T18:16:36Z">
        <w:r>
          <w:rPr/>
          <w:t xml:space="preserve"> This obligation survives termination.</w:t>
        </w:r>
      </w:ins>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4="urn:precentis:edit">
      <w:pPr>
        <w:rPr>
          <w:ins w:id="9187" w:author="Helena Voss" w:date="2026-09-28T18:16:36Z"/>
        </w:rPr>
      </w:pPr>
      <w:ins w:id="9186" w:author="Helena Voss" w:date="2026-09-28T18:16:36Z">
        <w:r>
          <w:rPr/>
          <w:t xml:space="preserve">54.A The Parties shall co-operate in good faith.</w:t>
        </w:r>
      </w:ins>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18:16:36Z">
        <w:r>
          <w:rPr/>
          <w:t xml:space="preserve"> This obligation survives termination.</w:t>
        </w:r>
      </w:ins>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 xml:space="preserve">Subject to Clause 9.4, the Supplier shall provide the deliverables described in this clause to the Customer.</w:t>
      </w:r>
      <w:ins w:id="9143" w:author="Helena Voss" w:date="2026-09-28T18:16:36Z">
        <w:r>
          <w:rPr/>
          <w:t xml:space="preserve"> This obligation survives termination.</w:t>
        </w:r>
      </w:ins>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8="urn:precentis:edit">
      <w:pPr>
        <w:rPr>
          <w:ins w:id="9181" w:author="Helena Voss" w:date="2026-09-28T18:16:36Z"/>
        </w:rPr>
      </w:pPr>
      <w:ins w:id="9180" w:author="Helena Voss" w:date="2026-09-28T18:16:36Z">
        <w:r>
          <w:rPr/>
          <w:t xml:space="preserve">148.A The Parties shall co-operate in good faith.</w:t>
        </w:r>
      </w:ins>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Either party may terminate this Agreement for convenience on not less than thirty (30) days' written notice.</w:t>
      </w:r>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18:16:36Z">
        <w:r>
          <w:rPr/>
          <w:delText xml:space="preserve">any</w:delText>
        </w:r>
      </w:del>
      <w:ins w:id="9060" w:author="Helena Voss" w:date="2026-09-28T18:16:36Z">
        <w:r>
          <w:rPr/>
          <w:t xml:space="preserve">reasonable</w:t>
        </w:r>
      </w:ins>
      <w:r>
        <w:rPr/>
        <w:t xml:space="preserve">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r>
        <w:rPr>
          <w:b/>
        </w:rPr>
        <w:t xml:space="preserve">24.5 </w:t>
      </w:r>
      <w:r>
        <w:rPr/>
        <w:t>Subject to Clause 9.4, the Supplier shall provide the deliverables described in this clause to the Customer.</w:t>
      </w:r>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18:16:36Z">
        <w:r>
          <w:rPr/>
          <w:t xml:space="preserve"> This obligation survives termination.</w:t>
        </w:r>
      </w:ins>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w:t>
      </w:r>
      <w:r>
        <w:rPr>
          <w:b/>
          <w:rPrChange w:id="20014" w:author="Helena Voss" w:date="2026-09-28T18:16:37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8="urn:precentis:edit">
      <w:pPr>
        <w:rPr>
          <w:ins w:id="9209" w:author="Helena Voss" w:date="2026-09-28T18:16:36Z"/>
        </w:rPr>
      </w:pPr>
      <w:ins w:id="9208" w:author="Helena Voss" w:date="2026-09-28T18:16:36Z">
        <w:r>
          <w:rPr/>
          <w:t xml:space="preserve">278.A The Parties shall co-operate in good faith.</w:t>
        </w:r>
      </w:ins>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pPr>
        <w:pStyle w:val="Heading2"/>
        <w:pPrChange w:id="20019" w:author="Helena Voss" w:date="2026-09-28T18:16:37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pPr>
        <w:pStyle w:val="Heading2"/>
        <w:pPrChange w:id="20027" w:author="Helena Voss" w:date="2026-09-28T18:16:37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 xml:space="preserve">Each party shall bear its own costs in connection with the matters described in this clause, save as otherwise expressly provided. Each </w:t>
      </w:r>
      <w:del w:id="9040" w:author="Helena Voss" w:date="2026-09-28T18:16:36Z">
        <w:r>
          <w:rPr/>
          <w:delText xml:space="preserve">party</w:delText>
        </w:r>
      </w:del>
      <w:ins w:id="9041" w:author="Helena Voss" w:date="2026-09-28T18:16:36Z">
        <w:r>
          <w:rPr/>
          <w:t xml:space="preserve">reasonable</w:t>
        </w:r>
      </w:ins>
      <w:r>
        <w:rPr/>
        <w:t xml:space="preserve">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 xml:space="preserve">Nothing in this clause shall limit any </w:t>
      </w:r>
      <w:del w:id="9062" w:author="Helena Voss" w:date="2026-09-28T18:16:36Z">
        <w:r>
          <w:rPr/>
          <w:delText xml:space="preserve">other</w:delText>
        </w:r>
      </w:del>
      <w:ins w:id="9063" w:author="Helena Voss" w:date="2026-09-28T18:16:36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 xml:space="preserve">The Supplier shall retain all Customer Data for 30 days after termination before secure deletion.</w:t>
      </w:r>
      <w:ins w:id="9025" w:author="Helena Voss" w:date="2026-09-28T18:16:36Z">
        <w:r>
          <w:rPr/>
          <w:t xml:space="preserve"> This obligation survives termination.</w:t>
        </w:r>
      </w:ins>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18:16:36Z">
        <w:r>
          <w:rPr/>
          <w:delText xml:space="preserve">from</w:delText>
        </w:r>
      </w:del>
      <w:ins w:id="9013" w:author="Helena Voss" w:date="2026-09-28T18:16:36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0="urn:precentis:edit">
      <w:pPr>
        <w:rPr>
          <w:ins w:id="9191" w:author="Helena Voss" w:date="2026-09-28T18:16:36Z"/>
        </w:rPr>
      </w:pPr>
      <w:ins w:id="9190" w:author="Helena Voss" w:date="2026-09-28T18:16:36Z">
        <w:r>
          <w:rPr/>
          <w:t xml:space="preserve">340.A The Parties shall co-operate in good faith.</w:t>
        </w:r>
      </w:ins>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18:16:36Z">
        <w:r>
          <w:rPr/>
          <w:t xml:space="preserve"> This obligation survives termination.</w:t>
        </w:r>
      </w:ins>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 xml:space="preserve">The Customer shall pay each valid invoice within thirty (30) days of receipt.</w:t>
      </w:r>
      <w:ins w:id="9046" w:author="Helena Voss" w:date="2026-09-28T18:16:36Z">
        <w:r>
          <w:rPr/>
          <w:t xml:space="preserve"> This obligation survives termination.</w:t>
        </w:r>
      </w:ins>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18:16:36Z">
        <w:r>
          <w:rPr/>
          <w:delText xml:space="preserve">as</w:delText>
        </w:r>
      </w:del>
      <w:ins w:id="9018" w:author="Helena Voss" w:date="2026-09-28T18:16:36Z">
        <w:r>
          <w:rPr/>
          <w:t xml:space="preserve">reasonable</w:t>
        </w:r>
      </w:ins>
      <w:r>
        <w:rPr/>
        <w:t xml:space="preserve">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pPr>
        <w:rPr>
          <w:del w:id="9155" w:author="Helena Voss" w:date="2026-09-28T18:16:36Z"/>
        </w:rPr>
      </w:pPr>
      <w:del w:id="9154" w:author="Helena Voss" w:date="2026-09-28T18:16:36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1="urn:precentis:edit">
      <w:pPr>
        <w:rPr>
          <w:ins w:id="9199" w:author="Helena Voss" w:date="2026-09-28T18:16:36Z"/>
        </w:rPr>
      </w:pPr>
      <w:ins w:id="9198" w:author="Helena Voss" w:date="2026-09-28T18:16:36Z">
        <w:r>
          <w:rPr/>
          <w:t xml:space="preserve">401.A The Parties shall co-operate in good faith.</w:t>
        </w:r>
      </w:ins>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18:16:36Z">
        <w:r>
          <w:rPr/>
          <w:delText xml:space="preserve">with</w:delText>
        </w:r>
      </w:del>
      <w:ins w:id="9086" w:author="Helena Voss" w:date="2026-09-28T18:16:36Z">
        <w:r>
          <w:rPr/>
          <w:t xml:space="preserve">reasonable</w:t>
        </w:r>
      </w:ins>
      <w:r>
        <w:rPr/>
        <w:t xml:space="preserve">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18:16:36Z">
        <w:r>
          <w:rPr/>
          <w:delText xml:space="preserve">security</w:delText>
        </w:r>
      </w:del>
      <w:ins w:id="9024" w:author="Helena Voss" w:date="2026-09-28T18:16:36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 xml:space="preserve">Either party may terminate this Agreement for convenience on not less </w:t>
      </w:r>
      <w:del w:id="9064" w:author="Helena Voss" w:date="2026-09-28T18:16:36Z">
        <w:r>
          <w:rPr/>
          <w:delText xml:space="preserve">than</w:delText>
        </w:r>
      </w:del>
      <w:ins w:id="9065" w:author="Helena Voss" w:date="2026-09-28T18:16:36Z">
        <w:r>
          <w:rPr/>
          <w:t xml:space="preserve">reasonable</w:t>
        </w:r>
      </w:ins>
      <w:r>
        <w:rPr/>
        <w:t xml:space="preserve">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18:16:37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18:16:36Z">
        <w:r>
          <w:rPr/>
          <w:t xml:space="preserve"> This obligation survives termination.</w:t>
        </w:r>
      </w:ins>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2="urn:precentis:edit">
      <w:pPr>
        <w:rPr>
          <w:ins w:id="9193" w:author="Helena Voss" w:date="2026-09-28T18:16:36Z"/>
        </w:rPr>
      </w:pPr>
      <w:ins w:id="9192" w:author="Helena Voss" w:date="2026-09-28T18:16:36Z">
        <w:r>
          <w:rPr/>
          <w:t xml:space="preserve">472.A The Parties shall co-operate in good faith.</w:t>
        </w:r>
      </w:ins>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477="urn:precentis:edit">
      <w:r>
        <w:rPr>
          <w:b/>
        </w:rPr>
        <w:t xml:space="preserve">41.10 </w:t>
      </w:r>
      <w:r>
        <w:rPr/>
        <w:t xml:space="preserve">Clause 29.1 applies to </w:t>
      </w:r>
      <w:del w:id="9029" w:author="Helena Voss" w:date="2026-09-28T18:16:36Z">
        <w:r>
          <w:rPr/>
          <w:delText xml:space="preserve">any</w:delText>
        </w:r>
      </w:del>
      <w:ins w:id="9030" w:author="Helena Voss" w:date="2026-09-28T18:16:36Z">
        <w:r>
          <w:rPr/>
          <w:t xml:space="preserve">reasonable</w:t>
        </w:r>
      </w:ins>
      <w:r>
        <w:rPr/>
        <w:t xml:space="preserve">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18:16:36Z">
        <w:r>
          <w:rPr/>
          <w:delText xml:space="preserve">Agreement</w:delText>
        </w:r>
      </w:del>
      <w:ins w:id="9002" w:author="Helena Voss" w:date="2026-09-28T18:16:36Z">
        <w:r>
          <w:rPr/>
          <w:t xml:space="preserve">reasonable</w:t>
        </w:r>
      </w:ins>
      <w:r>
        <w:rPr/>
        <w:t xml:space="preserve">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The Supplier shall provide the exit plan within thirty (30) days of the Effective Date.</w:t>
      </w:r>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 xml:space="preserve">Clause 19.3 applies to any </w:t>
      </w:r>
      <w:del w:id="9082" w:author="Helena Voss" w:date="2026-09-28T18:16:36Z">
        <w:r>
          <w:rPr/>
          <w:delText xml:space="preserve">dispute</w:delText>
        </w:r>
      </w:del>
      <w:ins w:id="9083" w:author="Helena Voss" w:date="2026-09-28T18:16:36Z">
        <w:r>
          <w:rPr/>
          <w:t xml:space="preserve">reasonable</w:t>
        </w:r>
      </w:ins>
      <w:r>
        <w:rPr/>
        <w:t xml:space="preserv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4="urn:precentis:edit">
      <w:pPr>
        <w:rPr>
          <w:ins w:id="9215" w:author="Helena Voss" w:date="2026-09-28T18:16:36Z"/>
        </w:rPr>
      </w:pPr>
      <w:ins w:id="9214" w:author="Helena Voss" w:date="2026-09-28T18:16:36Z">
        <w:r>
          <w:rPr/>
          <w:t xml:space="preserve">564.A The Parties shall co-operate in good faith.</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18:16:36Z">
        <w:r>
          <w:rPr/>
          <w:t xml:space="preserve"> This obligation survives termination.</w:t>
        </w:r>
      </w:ins>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 xml:space="preserve">The parties shall meet at least quarterly to review performance in relation to the personnel (module 3) and agree any improvements </w:t>
      </w:r>
      <w:del w:id="9054" w:author="Helena Voss" w:date="2026-09-28T18:16:36Z">
        <w:r>
          <w:rPr/>
          <w:delText xml:space="preserve">required.</w:delText>
        </w:r>
      </w:del>
      <w:ins w:id="9055" w:author="Helena Voss" w:date="2026-09-28T18:16:36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r>
        <w:rPr>
          <w:b/>
        </w:rPr>
        <w:t xml:space="preserve">55.2 </w:t>
      </w:r>
      <w:r>
        <w:rPr/>
        <w:t>The Customer shall settle the Milestone Payment within 30 days of the Acceptance Certificate.</w:t>
      </w:r>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Subject to Clause 9.2, the Supplier shall provide the deliverables described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18:16:36Z">
        <w:r>
          <w:rPr/>
          <w:t xml:space="preserve"> This obligation survives termination.</w:t>
        </w:r>
      </w:ins>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w:t>
      </w:r>
      <w:del w:id="9026" w:author="Helena Voss" w:date="2026-09-28T18:16:36Z">
        <w:r>
          <w:rPr/>
          <w:delText xml:space="preserve">improvements</w:delText>
        </w:r>
      </w:del>
      <w:ins w:id="9027" w:author="Helena Voss" w:date="2026-09-28T18:16:36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 xml:space="preserve">The Supplier shall </w:t>
      </w:r>
      <w:del w:id="9112" w:author="Helena Voss" w:date="2026-09-28T18:16:36Z">
        <w:r>
          <w:rPr/>
          <w:delText xml:space="preserve">maintain</w:delText>
        </w:r>
      </w:del>
      <w:ins w:id="9113" w:author="Helena Voss" w:date="2026-09-28T18:16:36Z">
        <w:r>
          <w:rPr/>
          <w:t xml:space="preserve">reasonable</w:t>
        </w:r>
      </w:ins>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18:16:36Z">
        <w:r>
          <w:rPr/>
          <w:t xml:space="preserve"> This obligation survives termination.</w:t>
        </w:r>
      </w:ins>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 xml:space="preserve">Where the Supplier becomes aware of any matter which may affect the insurance (module 3), it shall notify the Customer promptly and in any event within </w:t>
      </w:r>
      <w:del w:id="9129" w:author="Helena Voss" w:date="2026-09-28T18:16:36Z">
        <w:r>
          <w:rPr/>
          <w:delText xml:space="preserve">five</w:delText>
        </w:r>
      </w:del>
      <w:ins w:id="9130" w:author="Helena Voss" w:date="2026-09-28T18:16:36Z">
        <w:r>
          <w:rPr/>
          <w:t xml:space="preserve">reasonable</w:t>
        </w:r>
      </w:ins>
      <w:r>
        <w:rPr/>
        <w:t xml:space="preser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 xml:space="preserve">The Customer may, acting reasonably, request such information from the Supplier as it requires to verify compliance with this clause. The Supplier shall maintain complete and</w:t>
      </w:r>
      <w:r>
        <w:rPr>
          <w:b/>
          <w:rPrChange w:id="20022" w:author="Helena Voss" w:date="2026-09-28T18:16:37Z">
            <w:rPr/>
          </w:rPrChange>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799="urn:precentis:edit">
      <w:pPr>
        <w:rPr>
          <w:ins w:id="9197" w:author="Helena Voss" w:date="2026-09-28T18:16:36Z"/>
        </w:rPr>
      </w:pPr>
      <w:ins w:id="9196" w:author="Helena Voss" w:date="2026-09-28T18:16:36Z">
        <w:r>
          <w:rPr/>
          <w:t xml:space="preserve">799.A The Parties shall co-operate in good faith.</w:t>
        </w:r>
      </w:ins>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pPr>
        <w:rPr>
          <w:del w:id="9149" w:author="Helena Voss" w:date="2026-09-28T18:16:36Z"/>
        </w:rPr>
      </w:pPr>
      <w:del w:id="9148" w:author="Helena Voss" w:date="2026-09-28T18:16:36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 xml:space="preserve">Each party shall bear its own costs in connection with the matters described in this clause, save as otherwise expressly provided. The</w:t>
      </w:r>
      <w:r>
        <w:rPr>
          <w:b/>
          <w:rPrChange w:id="20004" w:author="Helena Voss" w:date="2026-09-28T18:16:37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pPr>
        <w:pStyle w:val="Heading2"/>
        <w:pPrChange w:id="20011" w:author="Helena Voss" w:date="2026-09-28T18:16:37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18:16:36Z">
        <w:r>
          <w:rPr/>
          <w:t xml:space="preserve"> This obligation survives termination.</w:t>
        </w:r>
      </w:ins>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pPr>
        <w:pStyle w:val="Heading2"/>
        <w:pPrChange w:id="20009" w:author="Helena Voss" w:date="2026-09-28T18:16:37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18:16:36Z">
        <w:r>
          <w:rPr/>
          <w:delText xml:space="preserve">performance</w:delText>
        </w:r>
      </w:del>
      <w:ins w:id="9090" w:author="Helena Voss" w:date="2026-09-28T18:16:36Z">
        <w:r>
          <w:rPr/>
          <w:t xml:space="preserve">reasonable</w:t>
        </w:r>
      </w:ins>
      <w:r>
        <w:rPr/>
        <w:t xml:space="preserv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Clause 29.1 applies to any dispute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08="urn:precentis:edit">
      <w:pPr>
        <w:pStyle w:val="Heading2"/>
        <w:pPrChange w:id="20015" w:author="Helena Voss" w:date="2026-09-28T18:16:37Z">
          <w:pPr/>
        </w:pPrChange>
      </w:pPr>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r>
        <w:rPr>
          <w:b/>
        </w:rPr>
        <w:t xml:space="preserve">81.5 </w:t>
      </w:r>
      <w:r>
        <w:rPr/>
        <w:t>Clause 19 applies to any dispute arising under this clause.</w:t>
      </w:r>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pPr>
        <w:rPr>
          <w:del w:id="9161" w:author="Helena Voss" w:date="2026-09-28T18:16:36Z"/>
        </w:rPr>
      </w:pPr>
      <w:del w:id="9160" w:author="Helena Voss" w:date="2026-09-28T18:16:36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7="urn:precentis:edit">
      <w:pPr>
        <w:rPr>
          <w:ins w:id="9195" w:author="Helena Voss" w:date="2026-09-28T18:16:36Z"/>
        </w:rPr>
      </w:pPr>
      <w:ins w:id="9194" w:author="Helena Voss" w:date="2026-09-28T18:16:36Z">
        <w:r>
          <w:rPr/>
          <w:t xml:space="preserve">947.A The Parties shall co-operate in good faith.</w:t>
        </w:r>
      </w:ins>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85. Data Protection (Module 4)</w:t>
      </w:r>
    </w:p>
    <w:p xmlns:ns969="urn:precentis:edit">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xmlns:ns970="urn:precentis:edit">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xmlns:ns971="urn:precentis:edit">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xmlns:ns972="urn:precentis:edit">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973="urn:precentis:edit">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xmlns:ns974="urn:precentis:edit">
      <w:r>
        <w:rPr>
          <w:b/>
        </w:rPr>
        <w:t xml:space="preserve">85.6 </w:t>
      </w:r>
      <w:r>
        <w:rPr/>
        <w:t>The Supplier shall retain all Customer Data for 30 days after termination before secure deletion.</w:t>
      </w:r>
    </w:p>
    <w:p xmlns:ns975="urn:precentis:edit">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xmlns:ns976="urn:precentis:edit">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977="urn:precentis:edit">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78="urn:precentis:edit">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xmlns:ns979="urn:precentis:edit">
      <w:r>
        <w:rPr>
          <w:b/>
        </w:rPr>
        <w:t xml:space="preserve">85.11 </w:t>
      </w:r>
      <w:r>
        <w:rPr/>
        <w:t>Subject to Clause 9.4, the Supplier shall provide the deliverables described in this clause to the Customer.</w:t>
      </w:r>
    </w:p>
    <w:p xmlns:ns980="urn:precentis:edit">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xmlns:ns981="urn:precentis:edit">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982="urn:precentis:edit">
      <w:pPr>
        <w:pStyle w:val="Heading1"/>
      </w:pPr>
      <w:r>
        <w:rPr/>
        <w:t>86. Security (Module 4)</w:t>
      </w:r>
    </w:p>
    <w:p xmlns:ns983="urn:precentis:edit">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xmlns:ns984="urn:precentis:edit">
      <w:r>
        <w:rPr>
          <w:b/>
        </w:rPr>
        <w:t xml:space="preserve">86.2 </w:t>
      </w:r>
      <w:r>
        <w:rPr/>
        <w:t>The Supplier shall retain all Customer Data for 30 days after termination before secure deletion.</w:t>
      </w:r>
    </w:p>
    <w:p xmlns:ns985="urn:precentis:edit">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xmlns:ns986="urn:precentis:edit">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xmlns:ns987="urn:precentis:edit">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988="urn:precentis:edit">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xmlns:ns989="urn:precentis:edit">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xmlns:ns990="urn:precentis:edit">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xmlns:ns991="urn:precentis:edit">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xmlns:ns992="urn:precentis:edit">
      <w:r>
        <w:rPr>
          <w:b/>
        </w:rPr>
        <w:t xml:space="preserve">86.10 </w:t>
      </w:r>
      <w:r>
        <w:rPr/>
        <w:t>Either party may terminate this Agreement for convenience on not less than thirty (30) days' written notice.</w:t>
      </w:r>
    </w:p>
    <w:p xmlns:ns993="urn:precentis:edit">
      <w:pPr>
        <w:pStyle w:val="Heading1"/>
      </w:pPr>
      <w:r>
        <w:rPr/>
        <w:t>87. Audit (Module 4)</w:t>
      </w:r>
    </w:p>
    <w:p xmlns:ns994="urn:precentis:edit">
      <w:r>
        <w:rPr>
          <w:b/>
        </w:rPr>
        <w:t xml:space="preserve">87.1 </w:t>
      </w:r>
      <w:r>
        <w:rPr/>
        <w:t>Clause 19.3 applies to any dispute arising under this clause.</w:t>
      </w:r>
    </w:p>
    <w:p xmlns:ns995="urn:precentis:edit">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xmlns:ns996="urn:precentis:edit">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xmlns:ns997="urn:precentis:edit">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xmlns:ns998="urn:precentis:edit">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999="urn:precentis:edit">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xmlns:ns1000="urn:precentis:edit">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01="urn:precentis:edit">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02="urn:precentis:edit">
      <w:r>
        <w:rPr>
          <w:b/>
        </w:rPr>
        <w:t xml:space="preserve">87.9 </w:t>
      </w:r>
      <w:r>
        <w:rPr/>
        <w:t>Subject to Clause 9.4, the Supplier shall provide the deliverables described in this clause to the Customer.</w:t>
      </w:r>
    </w:p>
    <w:p xmlns:ns1003="urn:precentis:edit">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xmlns:ns1004="urn:precentis:edit">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xmlns:ns1005="urn:precentis:edit">
      <w:pPr>
        <w:pStyle w:val="Heading1"/>
      </w:pPr>
      <w:r>
        <w:rPr/>
        <w:t>88. Warranties (Module 4)</w:t>
      </w:r>
    </w:p>
    <w:p xmlns:ns1006="urn:precentis:edit">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xmlns:ns1007="urn:precentis:edit">
      <w:r>
        <w:rPr>
          <w:b/>
        </w:rPr>
        <w:t xml:space="preserve">88.2 </w:t>
      </w:r>
      <w:r>
        <w:rPr/>
        <w:t>Subject to Clause 9, the Supplier shall provide the deliverables described in this clause to the Customer.</w:t>
      </w:r>
    </w:p>
    <w:p xmlns:ns1008="urn:precentis:edit">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xmlns:ns1009="urn:precentis:edit">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0="urn:precentis:edit">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11="urn:precentis:edit">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012="urn:precentis:edit">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xmlns:ns1013="urn:precentis:edit">
      <w:r>
        <w:rPr>
          <w:b/>
        </w:rPr>
        <w:t xml:space="preserve">88.8 </w:t>
      </w:r>
      <w:r>
        <w:rPr/>
        <w:t>Subject to Clause 9, the Supplier shall provide the deliverables described in this clause to the Customer.</w:t>
      </w:r>
    </w:p>
    <w:p xmlns:ns1014="urn:precentis:edit">
      <w:pPr>
        <w:pStyle w:val="Heading1"/>
      </w:pPr>
      <w:r>
        <w:rPr/>
        <w:t>89. Indemnities (Module 4)</w:t>
      </w:r>
    </w:p>
    <w:p xmlns:ns1015="urn:precentis:edit">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xmlns:ns1016="urn:precentis:edit">
      <w:r>
        <w:rPr>
          <w:b/>
        </w:rPr>
        <w:t xml:space="preserve">89.2 </w:t>
      </w:r>
      <w:r>
        <w:rPr/>
        <w:t>Clause 19 applies to any dispute arising under this clause.</w:t>
      </w:r>
    </w:p>
    <w:p xmlns:ns1017="urn:precentis:edit">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018="urn:precentis:edit">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9="urn:precentis:edit">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020="urn:precentis:edit">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xmlns:ns1021="urn:precentis:edit">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xmlns:ns1022="urn:precentis:edit">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xmlns:ns1023="urn:precentis:edit">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024="urn:precentis:edit">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025="urn:precentis:edit">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25="urn:precentis:edit">
      <w:pPr>
        <w:rPr>
          <w:ins w:id="9201" w:author="Helena Voss" w:date="2026-09-28T18:16:36Z"/>
        </w:rPr>
      </w:pPr>
      <w:ins w:id="9200" w:author="Helena Voss" w:date="2026-09-28T18:16:36Z">
        <w:r>
          <w:rPr/>
          <w:t xml:space="preserve">1025.A The Parties shall co-operate in good faith.</w:t>
        </w:r>
      </w:ins>
    </w:p>
    <w:p xmlns:ns1026="urn:precentis:edit">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027="urn:precentis:edit">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028="urn:precentis:edit">
      <w:pPr>
        <w:pStyle w:val="Heading1"/>
      </w:pPr>
      <w:r>
        <w:rPr/>
        <w:t>90. Limitation of Liability (Module 4)</w:t>
      </w:r>
    </w:p>
    <w:p xmlns:ns1029="urn:precentis:edit">
      <w:r>
        <w:rPr>
          <w:b/>
        </w:rPr>
        <w:t xml:space="preserve">90.1 </w:t>
      </w:r>
      <w:r>
        <w:rPr/>
        <w:t>Clause 29.1 applies to any dispute arising under this clause.</w:t>
      </w:r>
    </w:p>
    <w:p xmlns:ns1030="urn:precentis:edit">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xmlns:ns1031="urn:precentis:edit">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32="urn:precentis:edit">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xmlns:ns1033="urn:precentis:edit">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xmlns:ns1034="urn:precentis:edit">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035="urn:precentis:edit">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xmlns:ns1036="urn:precentis:edit">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37="urn:precentis:edit">
      <w:pPr>
        <w:pStyle w:val="Heading2"/>
        <w:pPrChange w:id="20013" w:author="Helena Voss" w:date="2026-09-28T18:16:37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xmlns:ns1038="urn:precentis:edit">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xmlns:ns1039="urn:precentis:edit">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40="urn:precentis:edit">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1041="urn:precentis:edit">
      <w:pPr>
        <w:pStyle w:val="Heading1"/>
      </w:pPr>
      <w:r>
        <w:rPr/>
        <w:t>91. Insurance (Module 4)</w:t>
      </w:r>
    </w:p>
    <w:p xmlns:ns1042="urn:precentis:edit">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043="urn:precentis:edit">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xmlns:ns1044="urn:precentis:edit">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045="urn:precentis:edit">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xmlns:ns1046="urn:precentis:edit">
      <w:r>
        <w:rPr>
          <w:b/>
        </w:rPr>
        <w:t xml:space="preserve">91.5 </w:t>
      </w:r>
      <w:r>
        <w:rPr/>
        <w:t>The Supplier shall provide the exit plan within thirty (30) days of the Effective Date.</w:t>
      </w:r>
    </w:p>
    <w:p xmlns:ns1047="urn:precentis:edit">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xmlns:ns1048="urn:precentis:edit">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xmlns:ns1049="urn:precentis:edit">
      <w:r>
        <w:rPr>
          <w:b/>
        </w:rPr>
        <w:t xml:space="preserve">91.8 </w:t>
      </w:r>
      <w:r>
        <w:rPr/>
        <w:t>Subject to Clause 9.4, the Supplier shall provide the deliverables described in this clause to the Customer.</w:t>
      </w:r>
    </w:p>
    <w:p xmlns:ns1050="urn:precentis:edit">
      <w:pPr>
        <w:pStyle w:val="Heading1"/>
      </w:pPr>
      <w:r>
        <w:rPr/>
        <w:t>92. Force Majeure (Module 4)</w:t>
      </w:r>
    </w:p>
    <w:p xmlns:ns1051="urn:precentis:edit">
      <w:r>
        <w:rPr>
          <w:b/>
        </w:rPr>
        <w:t xml:space="preserve">92.1 </w:t>
      </w:r>
      <w:r>
        <w:rPr/>
        <w:t>Clause 19 applies to any dispute arising under this clause.</w:t>
      </w:r>
    </w:p>
    <w:p xmlns:ns1052="urn:precentis:edit">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053="urn:precentis:edit">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4="urn:precentis:edit">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xmlns:ns1055="urn:precentis:edit">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056="urn:precentis:edit">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7="urn:precentis:edit">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xmlns:ns1058="urn:precentis:edit">
      <w:r>
        <w:rPr>
          <w:b/>
        </w:rPr>
        <w:t xml:space="preserve">92.8 </w:t>
      </w:r>
      <w:r>
        <w:rPr/>
        <w:t>The Supplier shall retain all Customer Data for 30 days after termination before secure deletion.</w:t>
      </w:r>
    </w:p>
    <w:p xmlns:ns1059="urn:precentis:edit">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xmlns:ns1060="urn:precentis:edit">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18:16:36Z">
        <w:r>
          <w:rPr/>
          <w:t xml:space="preserve"> This obligation survives termination.</w:t>
        </w:r>
      </w:ins>
    </w:p>
    <w:p xmlns:ns1061="urn:precentis:edit">
      <w:r>
        <w:rPr>
          <w:b/>
        </w:rPr>
        <w:t xml:space="preserve">92.11 </w:t>
      </w:r>
      <w:r>
        <w:rPr/>
        <w:t>Subject to Clause 9.4, the Supplier shall provide the deliverables described in this clause to the Customer.</w:t>
      </w:r>
    </w:p>
    <w:p xmlns:ns1062="urn:precentis:edit">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63="urn:precentis:edit">
      <w:r>
        <w:rPr>
          <w:b/>
        </w:rPr>
        <w:t xml:space="preserve">92.13 </w:t>
      </w:r>
      <w:r>
        <w:rPr/>
        <w:t xml:space="preserve">Subject to Clause 9.2, </w:t>
      </w:r>
      <w:del w:id="9003" w:author="Helena Voss" w:date="2026-09-28T18:16:36Z">
        <w:r>
          <w:rPr/>
          <w:delText xml:space="preserve">the</w:delText>
        </w:r>
      </w:del>
      <w:ins w:id="9004" w:author="Helena Voss" w:date="2026-09-28T18:16:36Z">
        <w:r>
          <w:rPr/>
          <w:t xml:space="preserve">reasonable</w:t>
        </w:r>
      </w:ins>
      <w:r>
        <w:rPr/>
        <w:t xml:space="preserve"> Supplier shall provide the deliverables described in this clause to the Customer.</w:t>
      </w:r>
    </w:p>
    <w:p xmlns:ns1064="urn:precentis:edit">
      <w:pPr>
        <w:pStyle w:val="Heading1"/>
      </w:pPr>
      <w:r>
        <w:rPr/>
        <w:t>93. Subcontracting (Module 4)</w:t>
      </w:r>
    </w:p>
    <w:p xmlns:ns1065="urn:precentis:edit">
      <w:r>
        <w:rPr>
          <w:b/>
        </w:rPr>
        <w:t xml:space="preserve">93.1 </w:t>
      </w:r>
      <w:r>
        <w:rPr/>
        <w:t>The Supplier shall provide the exit plan within thirty (30) days of the Effective Date.</w:t>
      </w:r>
    </w:p>
    <w:p xmlns:ns1066="urn:precentis:edit">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xmlns:ns1067="urn:precentis:edit">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xmlns:ns1068="urn:precentis:edit">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69="urn:precentis:edit">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0="urn:precentis:edit">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xmlns:ns1071="urn:precentis:edit">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2="urn:precentis:edit">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73="urn:precentis:edit">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xmlns:ns1074="urn:precentis:edit">
      <w:r>
        <w:rPr>
          <w:b/>
        </w:rPr>
        <w:t xml:space="preserve">93.10 </w:t>
      </w:r>
      <w:r>
        <w:rPr/>
        <w:t>The Supplier shall remedy any material breach within 30 days of written notice requiring it to do so.</w:t>
      </w:r>
    </w:p>
    <w:p xmlns:ns1075="urn:precentis:edit">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76="urn:precentis:edit">
      <w:pPr>
        <w:pStyle w:val="Heading2"/>
        <w:pPrChange w:id="20029" w:author="Helena Voss" w:date="2026-09-28T18:16:37Z">
          <w:pPr/>
        </w:pPrChange>
      </w:pPr>
      <w:r>
        <w:rPr>
          <w:b/>
        </w:rPr>
        <w:t xml:space="preserve">93.12 </w:t>
      </w:r>
      <w:r>
        <w:rPr/>
        <w:t>The Supplier shall remedy any material breach within 30 days of written notice requiring it to do so.</w:t>
      </w:r>
    </w:p>
    <w:p xmlns:ns1077="urn:precentis:edit">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xmlns:ns1078="urn:precentis:edit">
      <w:pPr>
        <w:pStyle w:val="Heading1"/>
      </w:pPr>
      <w:r>
        <w:rPr/>
        <w:t>94. Assignment (Module 4)</w:t>
      </w:r>
    </w:p>
    <w:p xmlns:ns1079="urn:precentis:edit">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80="urn:precentis:edit">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xmlns:ns1081="urn:precentis:edit">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xmlns:ns1082="urn:precentis:edit">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83="urn:precentis:edit">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084="urn:precentis:edit">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xmlns:ns1085="urn:precentis:edit">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xmlns:ns1086="urn:precentis:edit">
      <w:r>
        <w:rPr>
          <w:b/>
        </w:rPr>
        <w:t xml:space="preserve">94.8 </w:t>
      </w:r>
      <w:r>
        <w:rPr/>
        <w:t>Clause 29.1 applies to any dispute arising under this clause.</w:t>
      </w:r>
    </w:p>
    <w:p xmlns:ns1087="urn:precentis:edit">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xmlns:ns1088="urn:precentis:edit">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xmlns:ns1089="urn:precentis:edit">
      <w:r>
        <w:rPr>
          <w:b/>
        </w:rPr>
        <w:t xml:space="preserve">94.11 </w:t>
      </w:r>
      <w:r>
        <w:rPr/>
        <w:t xml:space="preserve">The Customer may, acting reasonably, request such </w:t>
      </w:r>
      <w:del w:id="9116" w:author="Helena Voss" w:date="2026-09-28T18:16:36Z">
        <w:r>
          <w:rPr/>
          <w:delText xml:space="preserve">information</w:delText>
        </w:r>
      </w:del>
      <w:ins w:id="9117" w:author="Helena Voss" w:date="2026-09-28T18:16:36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1090="urn:precentis:edit">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xmlns:ns1091="urn:precentis:edit">
      <w:pPr>
        <w:pStyle w:val="Heading1"/>
      </w:pPr>
      <w:r>
        <w:rPr/>
        <w:t>95. Dispute Resolution (Module 4)</w:t>
      </w:r>
    </w:p>
    <w:p xmlns:ns1092="urn:precentis:edit">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xmlns:ns1093="urn:precentis:edit">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xmlns:ns1094="urn:precentis:edit">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xmlns:ns1095="urn:precentis:edit">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96="urn:precentis:edit">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xmlns:ns1097="urn:precentis:edit">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98="urn:precentis:edit">
      <w:r>
        <w:rPr>
          <w:b/>
        </w:rPr>
        <w:t xml:space="preserve">95.7 </w:t>
      </w:r>
      <w:r>
        <w:rPr/>
        <w:t>Clause 19 applies to any dispute arising under this clause.</w:t>
      </w:r>
    </w:p>
    <w:p xmlns:ns1099="urn:precentis:edit">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xmlns:ns1100="urn:precentis:edit">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xmlns:ns1101="urn:precentis:edit">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xmlns:ns1102="urn:precentis:edit">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1103="urn:precentis:edit">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104="urn:precentis:edit">
      <w:pPr>
        <w:pStyle w:val="Heading1"/>
      </w:pPr>
      <w:r>
        <w:rPr/>
        <w:t>96. Notices (Module 4)</w:t>
      </w:r>
    </w:p>
    <w:p xmlns:ns1105="urn:precentis:edit">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xmlns:ns1106="urn:precentis:edit">
      <w:pPr>
        <w:rPr>
          <w:del w:id="9179" w:author="Helena Voss" w:date="2026-09-28T18:16:36Z"/>
        </w:rPr>
      </w:pPr>
      <w:del w:id="9178" w:author="Helena Voss" w:date="2026-09-28T18:16:36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xmlns:ns1107="urn:precentis:edit">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08="urn:precentis:edit">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xmlns:ns1109="urn:precentis:edit">
      <w:r>
        <w:rPr>
          <w:b/>
        </w:rPr>
        <w:t xml:space="preserve">96.5 </w:t>
      </w:r>
      <w:r>
        <w:rPr/>
        <w:t>The Supplier shall retain all Customer Data for 30 days after termination before secure deletion.</w:t>
      </w:r>
    </w:p>
    <w:p xmlns:ns1110="urn:precentis:edit">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111="urn:precentis:edit">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1112="urn:precentis:edit">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13="urn:precentis:edit">
      <w:pPr>
        <w:pStyle w:val="Heading1"/>
      </w:pPr>
      <w:r>
        <w:rPr/>
        <w:t>97. Governing Law (Module 4)</w:t>
      </w:r>
    </w:p>
    <w:p xmlns:ns1114="urn:precentis:edit">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xmlns:ns1115="urn:precentis:edit">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xmlns:ns1116="urn:precentis:edit">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xmlns:ns1117="urn:precentis:edit">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xmlns:ns1118="urn:precentis:edit">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xmlns:ns1119="urn:precentis:edit">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xmlns:ns1120="urn:precentis:edit">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xmlns:ns1121="urn:precentis:edit">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xmlns:ns1122="urn:precentis:edit">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xmlns:ns1123="urn:precentis:edit">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124="urn:precentis:edit">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xmlns:ns1125="urn:precentis:edit">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xmlns:ns1126="urn:precentis:edit">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xmlns:ns1127="urn:precentis:edit">
      <w:pPr>
        <w:pStyle w:val="Heading1"/>
      </w:pPr>
      <w:r>
        <w:rPr/>
        <w:t>98. Services (Module 5)</w:t>
      </w:r>
    </w:p>
    <w:p xmlns:ns1128="urn:precentis:edit">
      <w:r>
        <w:rPr>
          <w:b/>
        </w:rPr>
        <w:t xml:space="preserve">98.1 </w:t>
      </w:r>
      <w:r>
        <w:rPr/>
        <w:t>The Supplier shall retain all Customer Data for 30 days after termination before secure deletion.</w:t>
      </w:r>
    </w:p>
    <w:p xmlns:ns1129="urn:precentis:edit">
      <w:r>
        <w:rPr>
          <w:b/>
        </w:rPr>
        <w:t xml:space="preserve">98.2 </w:t>
      </w:r>
      <w:r>
        <w:rPr/>
        <w:t>Clause 29.1 applies to any dispute arising under this clause.</w:t>
      </w:r>
    </w:p>
    <w:p xmlns:ns1130="urn:precentis:edit">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131="urn:precentis:edit">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xmlns:ns1132="urn:precentis:edit">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33="urn:precentis:edit">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xmlns:ns1134="urn:precentis:edit">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135="urn:precentis:edit">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xmlns:ns1136="urn:precentis:edit">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xmlns:ns1137="urn:precentis:edit">
      <w:r>
        <w:rPr>
          <w:b/>
        </w:rPr>
        <w:t xml:space="preserve">98.10 </w:t>
      </w:r>
      <w:r>
        <w:rPr/>
        <w:t>The Supplier shall provide the exit plan within thirty (30) days of the Effective Date.</w:t>
      </w:r>
    </w:p>
    <w:p xmlns:ns1138="urn:precentis:edit">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xmlns:ns1139="urn:precentis:edit">
      <w:pPr>
        <w:pStyle w:val="Heading1"/>
      </w:pPr>
      <w:r>
        <w:rPr/>
        <w:t>99. Service Levels (Module 5)</w:t>
      </w:r>
    </w:p>
    <w:p xmlns:ns1140="urn:precentis:edit">
      <w:r>
        <w:rPr>
          <w:b/>
        </w:rPr>
        <w:t xml:space="preserve">99.1 </w:t>
      </w:r>
      <w:r>
        <w:rPr/>
        <w:t>Subject to Clause 9.2, the Supplier shall provide the deliverables described in this clause to the Customer.</w:t>
      </w:r>
    </w:p>
    <w:p xmlns:ns1141="urn:precentis:edit">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xmlns:ns1142="urn:precentis:edit">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43="urn:precentis:edit">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43="urn:precentis:edit">
      <w:pPr>
        <w:rPr>
          <w:ins w:id="9183" w:author="Helena Voss" w:date="2026-09-28T18:16:36Z"/>
        </w:rPr>
      </w:pPr>
      <w:ins w:id="9182" w:author="Helena Voss" w:date="2026-09-28T18:16:36Z">
        <w:r>
          <w:rPr/>
          <w:t xml:space="preserve">1143.A The Parties shall co-operate in good faith.</w:t>
        </w:r>
      </w:ins>
    </w:p>
    <w:p xmlns:ns1144="urn:precentis:edit">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145="urn:precentis:edit">
      <w:r>
        <w:rPr>
          <w:b/>
        </w:rPr>
        <w:t xml:space="preserve">99.6 </w:t>
      </w:r>
      <w:r>
        <w:rPr/>
        <w:t>Either party may terminate this Agreement for convenience on not less than thirty (30) days' written notice.</w:t>
      </w:r>
    </w:p>
    <w:p xmlns:ns1146="urn:precentis:edit">
      <w:r>
        <w:rPr>
          <w:b/>
        </w:rPr>
        <w:t xml:space="preserve">99.7 </w:t>
      </w:r>
      <w:r>
        <w:rPr/>
        <w:t>Subject to Clause 9.2, the Supplier shall provide the deliverables described in this clause to the Customer.</w:t>
      </w:r>
    </w:p>
    <w:p xmlns:ns1147="urn:precentis:edit">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148="urn:precentis:edit">
      <w:r>
        <w:rPr>
          <w:b/>
        </w:rPr>
        <w:t xml:space="preserve">99.9 </w:t>
      </w:r>
      <w:r>
        <w:rPr/>
        <w:t>Clause 19 applies to any dispute arising under this clause.</w:t>
      </w:r>
    </w:p>
    <w:p xmlns:ns1149="urn:precentis:edit">
      <w:r>
        <w:rPr>
          <w:b/>
        </w:rPr>
        <w:t xml:space="preserve">99.10 </w:t>
      </w:r>
      <w:r>
        <w:rPr/>
        <w:t>Subject to Clause 9.2, the Supplier shall provide the deliverables described in this clause to the Customer.</w:t>
      </w:r>
    </w:p>
    <w:p xmlns:ns1150="urn:precentis:edit">
      <w:r>
        <w:rPr>
          <w:b/>
        </w:rPr>
        <w:t xml:space="preserve">99.11 </w:t>
      </w:r>
      <w:r>
        <w:rPr/>
        <w:t>The Supplier shall retain all Customer Data for 30 days after termination before secure deletion.</w:t>
      </w:r>
    </w:p>
    <w:p xmlns:ns1151="urn:precentis:edit">
      <w:pPr>
        <w:pStyle w:val="Heading1"/>
      </w:pPr>
      <w:r>
        <w:rPr/>
        <w:t>100. Personnel (Module 5)</w:t>
      </w:r>
    </w:p>
    <w:p xmlns:ns1152="urn:precentis:edit">
      <w:r>
        <w:rPr>
          <w:b/>
        </w:rPr>
        <w:t xml:space="preserve">100.1 </w:t>
      </w:r>
      <w:r>
        <w:rPr/>
        <w:t>Clause 19 applies to any dispute arising under this clause.</w:t>
      </w:r>
    </w:p>
    <w:p xmlns:ns1153="urn:precentis:edit">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xmlns:ns1154="urn:precentis:edit">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5="urn:precentis:edit">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6="urn:precentis:edit">
      <w:r>
        <w:rPr>
          <w:b/>
        </w:rPr>
        <w:t xml:space="preserve">100.5 </w:t>
      </w:r>
      <w:r>
        <w:rPr/>
        <w:t>Clause 29.1 applies to any dispute arising under this clause.</w:t>
      </w:r>
    </w:p>
    <w:p xmlns:ns1157="urn:precentis:edit">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xmlns:ns1158="urn:precentis:edit">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159="urn:precentis:edit">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160="urn:precentis:edit">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xmlns:ns1161="urn:precentis:edit">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xmlns:ns1162="urn:precentis:edit">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xmlns:ns1163="urn:precentis:edit">
      <w:pPr>
        <w:pStyle w:val="Heading1"/>
      </w:pPr>
      <w:r>
        <w:rPr/>
        <w:t>101. Customer Obligations (Module 5)</w:t>
      </w:r>
    </w:p>
    <w:p xmlns:ns1164="urn:precentis:edit">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xmlns:ns1165="urn:precentis:edit">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1166="urn:precentis:edit">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xmlns:ns1167="urn:precentis:edit">
      <w:r>
        <w:rPr>
          <w:b/>
        </w:rPr>
        <w:t xml:space="preserve">101.4 </w:t>
      </w:r>
      <w:r>
        <w:rPr/>
        <w:t>Clause 19.3 applies to any dispute arising under this clause.</w:t>
      </w:r>
    </w:p>
    <w:p xmlns:ns1168="urn:precentis:edit">
      <w:pPr>
        <w:rPr>
          <w:del w:id="9175" w:author="Helena Voss" w:date="2026-09-28T18:16:36Z"/>
        </w:rPr>
      </w:pPr>
      <w:del w:id="9174" w:author="Helena Voss" w:date="2026-09-28T18:16:36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1169="urn:precentis:edit">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xmlns:ns1170="urn:precentis:edit">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18:16:36Z">
        <w:r>
          <w:rPr/>
          <w:delText xml:space="preserve">quarterly</w:delText>
        </w:r>
      </w:del>
      <w:ins w:id="9137" w:author="Helena Voss" w:date="2026-09-28T18:16:36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xmlns:ns1171="urn:precentis:edit">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72="urn:precentis:edit">
      <w:r>
        <w:rPr>
          <w:b/>
        </w:rPr>
        <w:t xml:space="preserve">101.9 </w:t>
      </w:r>
      <w:r>
        <w:rPr/>
        <w:t>The Supplier shall retain all Customer Data for 30 days after termination before secure deletion.</w:t>
      </w:r>
    </w:p>
    <w:p xmlns:ns1173="urn:precentis:edit">
      <w:r>
        <w:rPr>
          <w:b/>
        </w:rPr>
        <w:t xml:space="preserve">101.10 </w:t>
      </w:r>
      <w:r>
        <w:rPr/>
        <w:t>Subject to Clause 9, the Supplier shall provide the deliverables described in this clause to the Customer.</w:t>
      </w:r>
    </w:p>
    <w:p xmlns:ns1174="urn:precentis:edit">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175="urn:precentis:edit">
      <w:pPr>
        <w:pStyle w:val="Heading1"/>
      </w:pPr>
      <w:r>
        <w:rPr/>
        <w:t>102. Change Control (Module 5)</w:t>
      </w:r>
    </w:p>
    <w:p xmlns:ns1176="urn:precentis:edit">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xmlns:ns1177="urn:precentis:edit">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xmlns:ns1178="urn:precentis:edit">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xmlns:ns1179="urn:precentis:edit">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180="urn:precentis:edit">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xmlns:ns1181="urn:precentis:edit">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xmlns:ns1182="urn:precentis:edit">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xmlns:ns1183="urn:precentis:edit">
      <w:r>
        <w:rPr>
          <w:b/>
        </w:rPr>
        <w:t xml:space="preserve">102.8 </w:t>
      </w:r>
      <w:r>
        <w:rPr/>
        <w:t>Subject to Clause 9.4, the Supplier shall provide the deliverables described in this clause to the Customer.</w:t>
      </w:r>
    </w:p>
    <w:p xmlns:ns1184="urn:precentis:edit">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85="urn:precentis:edit">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xmlns:ns1186="urn:precentis:edit">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xmlns:ns1187="urn:precentis:edit">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xmlns:ns1188="urn:precentis:edit">
      <w:pPr>
        <w:pStyle w:val="Heading1"/>
      </w:pPr>
      <w:r>
        <w:rPr/>
        <w:t>103. Fees and Payment (Module 5)</w:t>
      </w:r>
    </w:p>
    <w:p xmlns:ns1189="urn:precentis:edit">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90="urn:precentis:edit">
      <w:r>
        <w:rPr>
          <w:b/>
        </w:rPr>
        <w:t xml:space="preserve">103.2 </w:t>
      </w:r>
      <w:r>
        <w:rPr/>
        <w:t>The Customer shall pay each valid invoice within thirty (30) days of receipt.</w:t>
      </w:r>
    </w:p>
    <w:p xmlns:ns1191="urn:precentis:edit">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xmlns:ns1192="urn:precentis:edit">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xmlns:ns1193="urn:precentis:edit">
      <w:r>
        <w:rPr>
          <w:b/>
        </w:rPr>
        <w:t xml:space="preserve">103.5 </w:t>
      </w:r>
      <w:r>
        <w:rPr/>
        <w:t>Undisputed amounts shall be paid no later than 30 days after the date of the relevant invoice.</w:t>
      </w:r>
    </w:p>
    <w:p xmlns:ns1194="urn:precentis:edit">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1195="urn:precentis:edit">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196="urn:precentis:edit">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xmlns:ns1197="urn:precentis:edit">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xmlns:ns1198="urn:precentis:edit">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199="urn:precentis:edit">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200="urn:precentis:edit">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xmlns:ns1201="urn:precentis:edit">
      <w:pPr>
        <w:pStyle w:val="Heading1"/>
      </w:pPr>
      <w:r>
        <w:rPr/>
        <w:t>104. Invoicing (Module 5)</w:t>
      </w:r>
    </w:p>
    <w:p xmlns:ns1202="urn:precentis:edit">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xmlns:ns1203="urn:precentis:edit">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04="urn:precentis:edit">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xmlns:ns1205="urn:precentis:edit">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206="urn:precentis:edit">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xmlns:ns1207="urn:precentis:edit">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xmlns:ns1208="urn:precentis:edit">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1209="urn:precentis:edit">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10="urn:precentis:edit">
      <w:pPr>
        <w:pStyle w:val="Heading2"/>
        <w:pPrChange w:id="20023" w:author="Helena Voss" w:date="2026-09-28T18:16:37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211="urn:precentis:edit">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18:16:36Z">
        <w:r>
          <w:rPr/>
          <w:delText xml:space="preserve">this</w:delText>
        </w:r>
      </w:del>
      <w:ins w:id="9076" w:author="Helena Voss" w:date="2026-09-28T18:16:36Z">
        <w:r>
          <w:rPr/>
          <w:t xml:space="preserve">reasonable</w:t>
        </w:r>
      </w:ins>
      <w:r>
        <w:rPr/>
        <w:t xml:space="preserve"> clause shall not relieve the Supplier of any of its obligations under this Agreement.</w:t>
      </w:r>
    </w:p>
    <w:p xmlns:ns1212="urn:precentis:edit">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xmlns:ns1213="urn:precentis:edit">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xmlns:ns1214="urn:precentis:edit">
      <w:pPr>
        <w:pStyle w:val="Heading1"/>
      </w:pPr>
      <w:r>
        <w:rPr/>
        <w:t>105. Term (Module 5)</w:t>
      </w:r>
    </w:p>
    <w:p xmlns:ns1215="urn:precentis:edit">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xmlns:ns1216="urn:precentis:edit">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18:16:36Z">
        <w:r>
          <w:rPr/>
          <w:t xml:space="preserve"> This obligation survives termination.</w:t>
        </w:r>
      </w:ins>
    </w:p>
    <w:p xmlns:ns1217="urn:precentis:edit">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xmlns:ns1218="urn:precentis:edit">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xmlns:ns1219="urn:precentis:edit">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xmlns:ns1220="urn:precentis:edit">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xmlns:ns1221="urn:precentis:edit">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xmlns:ns1222="urn:precentis:edit">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xmlns:ns1223="urn:precentis:edit">
      <w:pPr>
        <w:rPr>
          <w:del w:id="9165" w:author="Helena Voss" w:date="2026-09-28T18:16:36Z"/>
        </w:rPr>
      </w:pPr>
      <w:del w:id="9164" w:author="Helena Voss" w:date="2026-09-28T18:16:36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xmlns:ns1224="urn:precentis:edit">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25="urn:precentis:edit">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xmlns:ns1226="urn:precentis:edit">
      <w:pPr>
        <w:rPr>
          <w:del w:id="9147" w:author="Helena Voss" w:date="2026-09-28T18:16:36Z"/>
        </w:rPr>
      </w:pPr>
      <w:del w:id="9146" w:author="Helena Voss" w:date="2026-09-28T18:16:36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xmlns:ns1227="urn:precentis:edit">
      <w:pPr>
        <w:pStyle w:val="Heading1"/>
      </w:pPr>
      <w:r>
        <w:rPr/>
        <w:t>106. Termination (Module 5)</w:t>
      </w:r>
    </w:p>
    <w:p xmlns:ns1228="urn:precentis:edit">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18:16:36Z">
        <w:r>
          <w:rPr/>
          <w:t xml:space="preserve"> This obligation survives termination.</w:t>
        </w:r>
      </w:ins>
    </w:p>
    <w:p xmlns:ns1229="urn:precentis:edit">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xmlns:ns1230="urn:precentis:edit">
      <w:r>
        <w:rPr>
          <w:b/>
        </w:rPr>
        <w:t xml:space="preserve">106.3 </w:t>
      </w:r>
      <w:r>
        <w:rPr/>
        <w:t>Subject to Clause 9, the Supplier shall provide the deliverables described in this clause to the Customer.</w:t>
      </w:r>
    </w:p>
    <w:p xmlns:ns1231="urn:precentis:edit">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2="urn:precentis:edit">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xmlns:ns1233="urn:precentis:edit">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34="urn:precentis:edit">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xmlns:ns1235="urn:precentis:edit">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xmlns:ns1236="urn:precentis:edit">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7="urn:precentis:edit">
      <w:pPr>
        <w:pStyle w:val="Heading1"/>
      </w:pPr>
      <w:r>
        <w:rPr/>
        <w:t>107. Confidentiality (Module 5)</w:t>
      </w:r>
    </w:p>
    <w:p xmlns:ns1238="urn:precentis:edit">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xmlns:ns1239="urn:precentis:edit">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xmlns:ns1240="urn:precentis:edit">
      <w:r>
        <w:rPr>
          <w:b/>
        </w:rPr>
        <w:t xml:space="preserve">107.3 </w:t>
      </w:r>
      <w:r>
        <w:rPr/>
        <w:t xml:space="preserve">Where the Supplier becomes aware of any matter which may affect the confidentiality (module 5), it shall notify the Customer </w:t>
      </w:r>
      <w:del w:id="9126" w:author="Helena Voss" w:date="2026-09-28T18:16:36Z">
        <w:r>
          <w:rPr/>
          <w:delText xml:space="preserve">promptly</w:delText>
        </w:r>
      </w:del>
      <w:ins w:id="9127" w:author="Helena Voss" w:date="2026-09-28T18:16:36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xmlns:ns1241="urn:precentis:edit">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xmlns:ns1242="urn:precentis:edit">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xmlns:ns1243="urn:precentis:edit">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xmlns:ns1244="urn:precentis:edit">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45="urn:precentis:edit">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46="urn:precentis:edit">
      <w:pPr>
        <w:pStyle w:val="Heading1"/>
      </w:pPr>
      <w:r>
        <w:rPr/>
        <w:t>108. Intellectual Property (Module 5)</w:t>
      </w:r>
    </w:p>
    <w:p xmlns:ns1247="urn:precentis:edit">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xmlns:ns1248="urn:precentis:edit">
      <w:r>
        <w:rPr>
          <w:b/>
        </w:rPr>
        <w:t xml:space="preserve">108.2 </w:t>
      </w:r>
      <w:r>
        <w:rPr/>
        <w:t>The Supplier shall remedy any material breach within 30 days of written notice requiring it to do so.</w:t>
      </w:r>
    </w:p>
    <w:p xmlns:ns1249="urn:precentis:edit">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xmlns:ns1250="urn:precentis:edit">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251="urn:precentis:edit">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xmlns:ns1252="urn:precentis:edit">
      <w:r>
        <w:rPr>
          <w:b/>
        </w:rPr>
        <w:t xml:space="preserve">108.6 </w:t>
      </w:r>
      <w:r>
        <w:rPr/>
        <w:t>The Supplier shall provide the exit plan within thirty (30) days of the Effective Date.</w:t>
      </w:r>
    </w:p>
    <w:p xmlns:ns1253="urn:precentis:edit">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xmlns:ns1254="urn:precentis:edit">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55="urn:precentis:edit">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xmlns:ns1256="urn:precentis:edit">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xmlns:ns1257="urn:precentis:edit">
      <w:pPr>
        <w:pStyle w:val="Heading1"/>
      </w:pPr>
      <w:r>
        <w:rPr/>
        <w:t>109. Data Protection (Module 5)</w:t>
      </w:r>
    </w:p>
    <w:p xmlns:ns1258="urn:precentis:edit">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xmlns:ns1259="urn:precentis:edit">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xmlns:ns1260="urn:precentis:edit">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261="urn:precentis:edit">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xmlns:ns1262="urn:precentis:edit">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xmlns:ns1263="urn:precentis:edit">
      <w:r>
        <w:rPr>
          <w:b/>
        </w:rPr>
        <w:t xml:space="preserve">109.6 </w:t>
      </w:r>
      <w:r>
        <w:rPr/>
        <w:t>Either party may terminate this Agreement for convenience on not less than thirty (30) days' written notice.</w:t>
      </w:r>
    </w:p>
    <w:p xmlns:ns1264="urn:precentis:edit">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65="urn:precentis:edit">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xmlns:ns1266="urn:precentis:edit">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67="urn:precentis:edit">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68="urn:precentis:edit">
      <w:r>
        <w:rPr>
          <w:b/>
        </w:rPr>
        <w:t xml:space="preserve">109.11 </w:t>
      </w:r>
      <w:r>
        <w:rPr/>
        <w:t>The Supplier shall retain all Customer Data for 30 days after termination before secure deletion.</w:t>
      </w:r>
    </w:p>
    <w:p xmlns:ns1269="urn:precentis:edit">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xmlns:ns1270="urn:precentis:edit">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271="urn:precentis:edit">
      <w:pPr>
        <w:pStyle w:val="Heading1"/>
      </w:pPr>
      <w:r>
        <w:rPr/>
        <w:t>110. Security (Module 5)</w:t>
      </w:r>
    </w:p>
    <w:p xmlns:ns1272="urn:precentis:edit">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xmlns:ns1273="urn:precentis:edit">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74="urn:precentis:edit">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75="urn:precentis:edit">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xmlns:ns1276="urn:precentis:edit">
      <w:r>
        <w:rPr>
          <w:b/>
        </w:rPr>
        <w:t xml:space="preserve">110.5 </w:t>
      </w:r>
      <w:r>
        <w:rPr/>
        <w:t>Clause 19 applies to any dispute arising under this clause.</w:t>
      </w:r>
    </w:p>
    <w:p xmlns:ns1277="urn:precentis:edit">
      <w:r>
        <w:rPr>
          <w:b/>
        </w:rPr>
        <w:t xml:space="preserve">110.6 </w:t>
      </w:r>
      <w:r>
        <w:rPr/>
        <w:t>The Supplier shall provide the exit plan within thirty (30) days of the Effective Date.</w:t>
      </w:r>
    </w:p>
    <w:p xmlns:ns1278="urn:precentis:edit">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xmlns:ns1279="urn:precentis:edit">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xmlns:ns1280="urn:precentis:edit">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xmlns:ns1281="urn:precentis:edit">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xmlns:ns1282="urn:precentis:edit">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83="urn:precentis:edit">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xmlns:ns1284="urn:precentis:edit">
      <w:pPr>
        <w:pStyle w:val="Heading1"/>
      </w:pPr>
      <w:r>
        <w:rPr/>
        <w:t>111. Audit (Module 5)</w:t>
      </w:r>
    </w:p>
    <w:p xmlns:ns1285="urn:precentis:edit">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xmlns:ns1286="urn:precentis:edit">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xmlns:ns1287="urn:precentis:edit">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xmlns:ns1288="urn:precentis:edit">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89="urn:precentis:edit">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290="urn:precentis:edit">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xmlns:ns1291="urn:precentis:edit">
      <w:pPr>
        <w:pStyle w:val="Heading2"/>
        <w:pPrChange w:id="20033" w:author="Helena Voss" w:date="2026-09-28T18:16:37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xmlns:ns1292="urn:precentis:edit">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xmlns:ns1293="urn:precentis:edit">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xmlns:ns1294="urn:precentis:edit">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295="urn:precentis:edit">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xmlns:ns1296="urn:precentis:edit">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xmlns:ns1297="urn:precentis:edit">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98="urn:precentis:edit">
      <w:pPr>
        <w:pStyle w:val="Heading1"/>
      </w:pPr>
      <w:r>
        <w:rPr/>
        <w:t>112. Warranties (Module 5)</w:t>
      </w:r>
    </w:p>
    <w:p xmlns:ns1299="urn:precentis:edit">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xmlns:ns1300="urn:precentis:edit">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xmlns:ns1301="urn:precentis:edit">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xmlns:ns1302="urn:precentis:edit">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xmlns:ns1303="urn:precentis:edit">
      <w:r>
        <w:rPr>
          <w:b/>
        </w:rPr>
        <w:t xml:space="preserve">112.5 </w:t>
      </w:r>
      <w:r>
        <w:rPr/>
        <w:t>Subject to Clause 9.4, the Supplier shall provide the deliverables described in this clause to the Customer.</w:t>
      </w:r>
    </w:p>
    <w:p xmlns:ns1304="urn:precentis:edit">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xmlns:ns1305="urn:precentis:edit">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xmlns:ns1306="urn:precentis:edit">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xmlns:ns1307="urn:precentis:edit">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08="urn:precentis:edit">
      <w:r>
        <w:rPr>
          <w:b/>
        </w:rPr>
        <w:t xml:space="preserve">112.10 </w:t>
      </w:r>
      <w:r>
        <w:rPr/>
        <w:t>Either party may terminate this Agreement for convenience on not less than thirty (30) days' written notice.</w:t>
      </w:r>
    </w:p>
    <w:p xmlns:ns1309="urn:precentis:edit">
      <w:r>
        <w:rPr>
          <w:b/>
        </w:rPr>
        <w:t xml:space="preserve">112.11 </w:t>
      </w:r>
      <w:r>
        <w:rPr/>
        <w:t>Clause 19.3 applies to any dispute arising under this clause.</w:t>
      </w:r>
    </w:p>
    <w:p xmlns:ns1310="urn:precentis:edit">
      <w:pPr>
        <w:pStyle w:val="Heading1"/>
      </w:pPr>
      <w:r>
        <w:rPr/>
        <w:t>113. Indemnities (Module 5)</w:t>
      </w:r>
    </w:p>
    <w:p xmlns:ns1311="urn:precentis:edit">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xmlns:ns1312="urn:precentis:edit">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xmlns:ns1313="urn:precentis:edit">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14="urn:precentis:edit">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315="urn:precentis:edit">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xmlns:ns1316="urn:precentis:edit">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317="urn:precentis:edit">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18:16:36Z">
        <w:r>
          <w:rPr/>
          <w:delText xml:space="preserve">(module</w:delText>
        </w:r>
      </w:del>
      <w:ins w:id="9109" w:author="Helena Voss" w:date="2026-09-28T18:16:36Z">
        <w:r>
          <w:rPr/>
          <w:t xml:space="preserve">reasonable</w:t>
        </w:r>
      </w:ins>
      <w:r>
        <w:rPr/>
        <w:t xml:space="preserve"> 5) and shall make them available to the Customer on request.</w:t>
      </w:r>
    </w:p>
    <w:p xmlns:ns1318="urn:precentis:edit">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xmlns:ns1319="urn:precentis:edit">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0="urn:precentis:edit">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xmlns:ns1321="urn:precentis:edit">
      <w:pPr>
        <w:pStyle w:val="Heading1"/>
      </w:pPr>
      <w:r>
        <w:rPr/>
        <w:t>114. Limitation of Liability (Module 5)</w:t>
      </w:r>
    </w:p>
    <w:p xmlns:ns1322="urn:precentis:edit">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23="urn:precentis:edit">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xmlns:ns1324="urn:precentis:edit">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5="urn:precentis:edit">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xmlns:ns1326="urn:precentis:edit">
      <w:r>
        <w:rPr>
          <w:b/>
        </w:rPr>
        <w:t xml:space="preserve">114.5 </w:t>
      </w:r>
      <w:r>
        <w:rPr/>
        <w:t>Subject to Clause 9, the Supplier shall provide the deliverables described in this clause to the Customer.</w:t>
      </w:r>
    </w:p>
    <w:p xmlns:ns1327="urn:precentis:edit">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328="urn:precentis:edit">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329="urn:precentis:edit">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330="urn:precentis:edit">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331="urn:precentis:edit">
      <w:pPr>
        <w:pStyle w:val="Heading1"/>
      </w:pPr>
      <w:r>
        <w:rPr/>
        <w:t>115. Insurance (Module 5)</w:t>
      </w:r>
    </w:p>
    <w:p xmlns:ns1332="urn:precentis:edit">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xmlns:ns1333="urn:precentis:edit">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xmlns:ns1334="urn:precentis:edit">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335="urn:precentis:edit">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xmlns:ns1336="urn:precentis:edit">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xmlns:ns1337="urn:precentis:edit">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xmlns:ns1338="urn:precentis:edit">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39="urn:precentis:edit">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xmlns:ns1340="urn:precentis:edit">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xmlns:ns1341="urn:precentis:edit">
      <w:pPr>
        <w:pStyle w:val="Heading1"/>
      </w:pPr>
      <w:r>
        <w:rPr/>
        <w:t>116. Force Majeure (Module 5)</w:t>
      </w:r>
    </w:p>
    <w:p xmlns:ns1342="urn:precentis:edit">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xmlns:ns1343="urn:precentis:edit">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4="urn:precentis:edit">
      <w:r>
        <w:rPr>
          <w:b/>
        </w:rPr>
        <w:t xml:space="preserve">116.3 </w:t>
      </w:r>
      <w:r>
        <w:rPr/>
        <w:t>Subject to Clause 9, the Supplier shall provide the deliverables described in this clause to the Customer.</w:t>
      </w:r>
    </w:p>
    <w:p xmlns:ns1345="urn:precentis:edit">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6="urn:precentis:edit">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7="urn:precentis:edit">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8="urn:precentis:edit">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49="urn:precentis:edit">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0="urn:precentis:edit">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xmlns:ns1351="urn:precentis:edit">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xmlns:ns1352="urn:precentis:edit">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53="urn:precentis:edit">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xmlns:ns1354="urn:precentis:edit">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55="urn:precentis:edit">
      <w:pPr>
        <w:pStyle w:val="Heading1"/>
      </w:pPr>
      <w:r>
        <w:rPr/>
        <w:t>117. Subcontracting (Module 5)</w:t>
      </w:r>
    </w:p>
    <w:p xmlns:ns1356="urn:precentis:edit">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7="urn:precentis:edit">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xmlns:ns1358="urn:precentis:edit">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xmlns:ns1359="urn:precentis:edit">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60="urn:precentis:edit">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361="urn:precentis:edit">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xmlns:ns1362="urn:precentis:edit">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xmlns:ns1363="urn:precentis:edit">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xmlns:ns1364="urn:precentis:edit">
      <w:pPr>
        <w:pStyle w:val="Heading1"/>
      </w:pPr>
      <w:r>
        <w:rPr/>
        <w:t>118. Assignment (Module 5)</w:t>
      </w:r>
    </w:p>
    <w:p xmlns:ns1365="urn:precentis:edit">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xmlns:ns1366="urn:precentis:edit">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xmlns:ns1367="urn:precentis:edit">
      <w:r>
        <w:rPr>
          <w:b/>
        </w:rPr>
        <w:t xml:space="preserve">118.3 </w:t>
      </w:r>
      <w:r>
        <w:rPr/>
        <w:t>Either party may terminate this Agreement for convenience on not less than thirty (30) days' written notice.</w:t>
      </w:r>
    </w:p>
    <w:p xmlns:ns1368="urn:precentis:edit">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xmlns:ns1369="urn:precentis:edit">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xmlns:ns1370="urn:precentis:edit">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xmlns:ns1371="urn:precentis:edit">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xmlns:ns1372="urn:precentis:edit">
      <w:r>
        <w:rPr>
          <w:b/>
        </w:rPr>
        <w:t xml:space="preserve">118.8 </w:t>
      </w:r>
      <w:r>
        <w:rPr/>
        <w:t>Subject to Clause 9, the Supplier shall provide the deliverables described in this clause to the Customer.</w:t>
      </w:r>
    </w:p>
    <w:p xmlns:ns1373="urn:precentis:edit">
      <w:pPr>
        <w:pStyle w:val="Heading1"/>
      </w:pPr>
      <w:r>
        <w:rPr/>
        <w:t>119. Dispute Resolution (Module 5)</w:t>
      </w:r>
    </w:p>
    <w:p xmlns:ns1374="urn:precentis:edit">
      <w:r>
        <w:rPr>
          <w:b/>
        </w:rPr>
        <w:t xml:space="preserve">119.1 </w:t>
      </w:r>
      <w:r>
        <w:rPr/>
        <w:t>The Supplier shall remedy any material breach within 30 days of written notice requiring it to do so.</w:t>
      </w:r>
    </w:p>
    <w:p xmlns:ns1375="urn:precentis:edit">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xmlns:ns1376="urn:precentis:edit">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377="urn:precentis:edit">
      <w:r>
        <w:rPr>
          <w:b/>
        </w:rPr>
        <w:t xml:space="preserve">119.4 </w:t>
      </w:r>
      <w:r>
        <w:rPr/>
        <w:t>Either party may terminate this Agreement for convenience on not less than thirty (30) days' written notice.</w:t>
      </w:r>
    </w:p>
    <w:p xmlns:ns1378="urn:precentis:edit">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79="urn:precentis:edit">
      <w:r>
        <w:rPr>
          <w:b/>
        </w:rPr>
        <w:t xml:space="preserve">119.6 </w:t>
      </w:r>
      <w:r>
        <w:rPr/>
        <w:t>Subject to Clause 9, the Supplier shall provide the deliverables described in this clause to the Customer.</w:t>
      </w:r>
    </w:p>
    <w:p xmlns:ns1380="urn:precentis:edit">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81="urn:precentis:edit">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xmlns:ns1382="urn:precentis:edit">
      <w:pPr>
        <w:pStyle w:val="Heading1"/>
      </w:pPr>
      <w:r>
        <w:rPr/>
        <w:t>120. Notices (Module 5)</w:t>
      </w:r>
    </w:p>
    <w:p xmlns:ns1383="urn:precentis:edit">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84="urn:precentis:edit">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xmlns:ns1385="urn:precentis:edit">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xmlns:ns1386="urn:precentis:edit">
      <w:pPr>
        <w:rPr>
          <w:del w:id="9153" w:author="Helena Voss" w:date="2026-09-28T18:16:36Z"/>
        </w:rPr>
      </w:pPr>
      <w:del w:id="9152" w:author="Helena Voss" w:date="2026-09-28T18:16:36Z">
        <w:r>
          <w:rPr>
            <w:b/>
          </w:rPr>
          <w:delText xml:space="preserve">120.4 </w:delText>
        </w:r>
        <w:r>
          <w:rPr/>
          <w:delText>Subject to Clause 9, the Supplier shall provide the deliverables described in this clause to the Customer.</w:delText>
        </w:r>
      </w:del>
    </w:p>
    <w:p xmlns:ns1387="urn:precentis:edit">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8="urn:precentis:edit">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9="urn:precentis:edit">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xmlns:ns1390="urn:precentis:edit">
      <w:r>
        <w:rPr>
          <w:b/>
        </w:rPr>
        <w:t xml:space="preserve">120.8 </w:t>
      </w:r>
      <w:r>
        <w:rPr/>
        <w:t>The Supplier shall retain all Customer Data for 30 days after termination before secure deletion.</w:t>
      </w:r>
    </w:p>
    <w:p xmlns:ns1391="urn:precentis:edit">
      <w:r>
        <w:rPr>
          <w:b/>
        </w:rPr>
        <w:t xml:space="preserve">120.9 </w:t>
      </w:r>
      <w:r>
        <w:rPr/>
        <w:t>The Supplier shall retain all Customer Data for 30 days after termination before secure deletion.</w:t>
      </w:r>
    </w:p>
    <w:p xmlns:ns1392="urn:precentis:edit">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xmlns:ns1393="urn:precentis:edit">
      <w:pPr>
        <w:pStyle w:val="Heading1"/>
      </w:pPr>
      <w:r>
        <w:rPr/>
        <w:t>121. Governing Law (Module 5)</w:t>
      </w:r>
    </w:p>
    <w:p xmlns:ns1394="urn:precentis:edit">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xmlns:ns1395="urn:precentis:edit">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xmlns:ns1396="urn:precentis:edit">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xmlns:ns1397="urn:precentis:edit">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98="urn:precentis:edit">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399="urn:precentis:edit">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xmlns:ns1400="urn:precentis:edit">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401="urn:precentis:edit">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xmlns:ns1402="urn:precentis:edit">
      <w:r>
        <w:rPr>
          <w:b/>
        </w:rPr>
        <w:t xml:space="preserve">121.9 </w:t>
      </w:r>
      <w:r>
        <w:rPr/>
        <w:t>Subject to Clause 9.4, the Supplier shall provide the deliverables described in this clause to the Customer.</w:t>
      </w:r>
    </w:p>
    <w:p xmlns:ns1403="urn:precentis:edit">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404="urn:precentis:edit">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xmlns:ns1405="urn:precentis:edit">
      <w:pPr>
        <w:pStyle w:val="Heading1"/>
      </w:pPr>
      <w:r>
        <w:rPr/>
        <w:t>122. Services (Module 6)</w:t>
      </w:r>
    </w:p>
    <w:p xmlns:ns1406="urn:precentis:edit">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07="urn:precentis:edit">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xmlns:ns1408="urn:precentis:edit">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xmlns:ns1409="urn:precentis:edit">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0="urn:precentis:edit">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xmlns:ns1411="urn:precentis:edit">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xmlns:ns1412="urn:precentis:edit">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xmlns:ns1413="urn:precentis:edit">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414="urn:precentis:edit">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415="urn:precentis:edit">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xmlns:ns1416="urn:precentis:edit">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xmlns:ns1417="urn:precentis:edit">
      <w:pPr>
        <w:pStyle w:val="Heading1"/>
      </w:pPr>
      <w:r>
        <w:rPr/>
        <w:t>123. Service Levels (Module 6)</w:t>
      </w:r>
    </w:p>
    <w:p xmlns:ns1418="urn:precentis:edit">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9="urn:precentis:edit">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0="urn:precentis:edit">
      <w:r>
        <w:rPr>
          <w:b/>
        </w:rPr>
        <w:t xml:space="preserve">123.3 </w:t>
      </w:r>
      <w:r>
        <w:rPr/>
        <w:t>Either party may terminate this Agreement for convenience on not less than thirty (30) days' written notice.</w:t>
      </w:r>
    </w:p>
    <w:p xmlns:ns1421="urn:precentis:edit">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2="urn:precentis:edit">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xmlns:ns1423="urn:precentis:edit">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18:16:36Z">
        <w:r>
          <w:rPr/>
          <w:t xml:space="preserve"> This obligation survives termination.</w:t>
        </w:r>
      </w:ins>
    </w:p>
    <w:p xmlns:ns1424="urn:precentis:edit">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5="urn:precentis:edit">
      <w:r>
        <w:rPr>
          <w:b/>
        </w:rPr>
        <w:t xml:space="preserve">123.8 </w:t>
      </w:r>
      <w:r>
        <w:rPr/>
        <w:t>The Supplier shall retain all Customer Data for 30 days after termination before secure deletion.</w:t>
      </w:r>
    </w:p>
    <w:p xmlns:ns1426="urn:precentis:edit">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7="urn:precentis:edit">
      <w:pPr>
        <w:pStyle w:val="Heading1"/>
      </w:pPr>
      <w:r>
        <w:rPr/>
        <w:t>124. Personnel (Module 6)</w:t>
      </w:r>
    </w:p>
    <w:p xmlns:ns1428="urn:precentis:edit">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29="urn:precentis:edit">
      <w:r>
        <w:rPr>
          <w:b/>
        </w:rPr>
        <w:t xml:space="preserve">124.2 </w:t>
      </w:r>
      <w:r>
        <w:rPr/>
        <w:t>Subject to Clause 9.2, the Supplier shall provide the deliverables described in this clause to the Customer.</w:t>
      </w:r>
    </w:p>
    <w:p xmlns:ns1430="urn:precentis:edit">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xmlns:ns1431="urn:precentis:edit">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xmlns:ns1432="urn:precentis:edit">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33="urn:precentis:edit">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xmlns:ns1434="urn:precentis:edit">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5="urn:precentis:edit">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6="urn:precentis:edit">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37="urn:precentis:edit">
      <w:pPr>
        <w:pStyle w:val="Heading1"/>
      </w:pPr>
      <w:r>
        <w:rPr/>
        <w:t>125. Customer Obligations (Module 6)</w:t>
      </w:r>
    </w:p>
    <w:p xmlns:ns1438="urn:precentis:edit">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439="urn:precentis:edit">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0="urn:precentis:edit">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441="urn:precentis:edit">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442="urn:precentis:edit">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xmlns:ns1443="urn:precentis:edit">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4="urn:precentis:edit">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445="urn:precentis:edit">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xmlns:ns1446="urn:precentis:edit">
      <w:pPr>
        <w:pStyle w:val="Heading1"/>
      </w:pPr>
      <w:r>
        <w:rPr/>
        <w:t>126. Change Control (Module 6)</w:t>
      </w:r>
    </w:p>
    <w:p xmlns:ns1447="urn:precentis:edit">
      <w:r>
        <w:rPr>
          <w:b/>
        </w:rPr>
        <w:t xml:space="preserve">126.1 </w:t>
      </w:r>
      <w:r>
        <w:rPr/>
        <w:t>Subject to Clause 9.4, the Supplier shall provide the deliverables described in this clause to the Customer.</w:t>
      </w:r>
    </w:p>
    <w:p xmlns:ns1448="urn:precentis:edit">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xmlns:ns1449="urn:precentis:edit">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450="urn:precentis:edit">
      <w:r>
        <w:rPr>
          <w:b/>
        </w:rPr>
        <w:t xml:space="preserve">126.4 </w:t>
      </w:r>
      <w:r>
        <w:rPr/>
        <w:t>The Supplier shall provide the exit plan within thirty (30) days of the Effective Date.</w:t>
      </w:r>
    </w:p>
    <w:p xmlns:ns1451="urn:precentis:edit">
      <w:r>
        <w:rPr>
          <w:b/>
        </w:rPr>
        <w:t xml:space="preserve">126.5 </w:t>
      </w:r>
      <w:r>
        <w:rPr/>
        <w:t>The Supplier shall remedy any material breach within 30 days of written notice requiring it to do so.</w:t>
      </w:r>
    </w:p>
    <w:p xmlns:ns1452="urn:precentis:edit">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453="urn:precentis:edit">
      <w:r>
        <w:rPr>
          <w:b/>
        </w:rPr>
        <w:t xml:space="preserve">126.7 </w:t>
      </w:r>
      <w:r>
        <w:rPr/>
        <w:t>Subject to Clause 9, the Supplier shall provide the deliverables described in this clause to the Customer.</w:t>
      </w:r>
    </w:p>
    <w:p xmlns:ns1454="urn:precentis:edit">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18:16:36Z">
        <w:r>
          <w:rPr/>
          <w:t xml:space="preserve"> This obligation survives termination.</w:t>
        </w:r>
      </w:ins>
    </w:p>
    <w:p xmlns:ns1455="urn:precentis:edit">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6="urn:precentis:edit">
      <w:r>
        <w:rPr>
          <w:b/>
        </w:rPr>
        <w:t xml:space="preserve">126.10 </w:t>
      </w:r>
      <w:r>
        <w:rPr/>
        <w:t>The Supplier shall remedy any material breach within 30 days of written notice requiring it to do so.</w:t>
      </w:r>
    </w:p>
    <w:p xmlns:ns1457="urn:precentis:edit">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458="urn:precentis:edit">
      <w:pPr>
        <w:pStyle w:val="Heading1"/>
      </w:pPr>
      <w:r>
        <w:rPr/>
        <w:t>127. Fees and Payment (Module 6)</w:t>
      </w:r>
    </w:p>
    <w:p xmlns:ns1459="urn:precentis:edit">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60="urn:precentis:edit">
      <w:r>
        <w:rPr>
          <w:b/>
        </w:rPr>
        <w:t xml:space="preserve">127.2 </w:t>
      </w:r>
      <w:r>
        <w:rPr/>
        <w:t>The Customer shall settle the Milestone Payment within 30 days of the Acceptance Certificate.</w:t>
      </w:r>
    </w:p>
    <w:p xmlns:ns1461="urn:precentis:edit">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18:16:36Z">
        <w:r>
          <w:rPr/>
          <w:delText xml:space="preserve">6)</w:delText>
        </w:r>
      </w:del>
      <w:ins w:id="9141" w:author="Helena Voss" w:date="2026-09-28T18:16:36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xmlns:ns1462="urn:precentis:edit">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1463="urn:precentis:edit">
      <w:r>
        <w:rPr>
          <w:b/>
        </w:rPr>
        <w:t xml:space="preserve">127.5 </w:t>
      </w:r>
      <w:r>
        <w:rPr/>
        <w:t>The Customer shall pay each valid invoice within thirty (30) days of receipt.</w:t>
      </w:r>
    </w:p>
    <w:p xmlns:ns1464="urn:precentis:edit">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xmlns:ns1465="urn:precentis:edit">
      <w:r>
        <w:rPr>
          <w:b/>
        </w:rPr>
        <w:t xml:space="preserve">127.7 </w:t>
      </w:r>
      <w:r>
        <w:rPr/>
        <w:t>Clause 19.3 applies to any dispute arising under this clause.</w:t>
      </w:r>
    </w:p>
    <w:p xmlns:ns1466="urn:precentis:edit">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xmlns:ns1467="urn:precentis:edit">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xmlns:ns1468="urn:precentis:edit">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69="urn:precentis:edit">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xmlns:ns1470="urn:precentis:edit">
      <w:pPr>
        <w:pStyle w:val="Heading1"/>
      </w:pPr>
      <w:r>
        <w:rPr/>
        <w:t>128. Invoicing (Module 6)</w:t>
      </w:r>
    </w:p>
    <w:p xmlns:ns1471="urn:precentis:edit">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xmlns:ns1472="urn:precentis:edit">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xmlns:ns1473="urn:precentis:edit">
      <w:r>
        <w:rPr>
          <w:b/>
        </w:rPr>
        <w:t xml:space="preserve">128.3 </w:t>
      </w:r>
      <w:r>
        <w:rPr/>
        <w:t xml:space="preserve">The Supplier shall provide the exit plan within thirty (30) days of the Effective Date.</w:t>
      </w:r>
      <w:ins w:id="9049" w:author="Helena Voss" w:date="2026-09-28T18:16:36Z">
        <w:r>
          <w:rPr/>
          <w:t xml:space="preserve"> This obligation survives termination.</w:t>
        </w:r>
      </w:ins>
    </w:p>
    <w:p xmlns:ns1474="urn:precentis:edit">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6="urn:precentis:edit">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xmlns:ns1477="urn:precentis:edit">
      <w:r>
        <w:rPr>
          <w:b/>
        </w:rPr>
        <w:t xml:space="preserve">128.7 </w:t>
      </w:r>
      <w:r>
        <w:rPr/>
        <w:t>The Supplier shall retain all Customer Data for 30 days after termination before secure deletion.</w:t>
      </w:r>
    </w:p>
    <w:p xmlns:ns1478="urn:precentis:edit">
      <w:r>
        <w:rPr>
          <w:b/>
        </w:rPr>
        <w:t xml:space="preserve">128.8 </w:t>
      </w:r>
      <w:r>
        <w:rPr/>
        <w:t>Subject to Clause 9.2, the Supplier shall provide the deliverables described in this clause to the Customer.</w:t>
      </w:r>
    </w:p>
    <w:p xmlns:ns1479="urn:precentis:edit">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80="urn:precentis:edit">
      <w:r>
        <w:rPr>
          <w:b/>
        </w:rPr>
        <w:t xml:space="preserve">128.10 </w:t>
      </w:r>
      <w:r>
        <w:rPr/>
        <w:t>Either party may terminate this Agreement for convenience on not less than thirty (30) days' written notice.</w:t>
      </w:r>
    </w:p>
    <w:p xmlns:ns1481="urn:precentis:edit">
      <w:pPr>
        <w:pStyle w:val="Heading1"/>
      </w:pPr>
      <w:r>
        <w:rPr/>
        <w:t>129. Term (Module 6)</w:t>
      </w:r>
    </w:p>
    <w:p xmlns:ns1482="urn:precentis:edit">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xmlns:ns1483="urn:precentis:edit">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xmlns:ns1484="urn:precentis:edit">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xmlns:ns1485="urn:precentis:edit">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18:16:36Z">
        <w:r>
          <w:rPr/>
          <w:t xml:space="preserve"> This obligation survives termination.</w:t>
        </w:r>
      </w:ins>
    </w:p>
    <w:p xmlns:ns1486="urn:precentis:edit">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1487="urn:precentis:edit">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xmlns:ns1488="urn:precentis:edit">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489="urn:precentis:edit">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90="urn:precentis:edit">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xmlns:ns1491="urn:precentis:edit">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xmlns:ns1492="urn:precentis:edit">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1493="urn:precentis:edit">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xmlns:ns1494="urn:precentis:edit">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xmlns:ns1495="urn:precentis:edit">
      <w:pPr>
        <w:pStyle w:val="Heading1"/>
      </w:pPr>
      <w:r>
        <w:rPr/>
        <w:t>130. Termination (Module 6)</w:t>
      </w:r>
    </w:p>
    <w:p xmlns:ns1496="urn:precentis:edit">
      <w:r>
        <w:rPr>
          <w:b/>
        </w:rPr>
        <w:t xml:space="preserve">130.1 </w:t>
      </w:r>
      <w:r>
        <w:rPr/>
        <w:t>The Supplier shall remedy any material breach within 30 days of written notice requiring it to do so.</w:t>
      </w:r>
    </w:p>
    <w:p xmlns:ns1497="urn:precentis:edit">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xmlns:ns1498="urn:precentis:edit">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xmlns:ns1499="urn:precentis:edit">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xmlns:ns1500="urn:precentis:edit">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xmlns:ns1501="urn:precentis:edit">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xmlns:ns1502="urn:precentis:edit">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xmlns:ns1503="urn:precentis:edit">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xmlns:ns1504="urn:precentis:edit">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xmlns:ns1505="urn:precentis:edit">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xmlns:ns1506="urn:precentis:edit">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xmlns:ns1507="urn:precentis:edit">
      <w:pPr>
        <w:pStyle w:val="Heading1"/>
      </w:pPr>
      <w:r>
        <w:rPr/>
        <w:t>131. Confidentiality (Module 6)</w:t>
      </w:r>
    </w:p>
    <w:p xmlns:ns1508="urn:precentis:edit">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xmlns:ns1509="urn:precentis:edit">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xmlns:ns1510="urn:precentis:edit">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xmlns:ns1511="urn:precentis:edit">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12="urn:precentis:edit">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xmlns:ns1513="urn:precentis:edit">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xmlns:ns1514="urn:precentis:edit">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xmlns:ns1515="urn:precentis:edit">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16="urn:precentis:edit">
      <w:pPr>
        <w:pStyle w:val="Heading1"/>
      </w:pPr>
      <w:r>
        <w:rPr/>
        <w:t>132. Intellectual Property (Module 6)</w:t>
      </w:r>
    </w:p>
    <w:p xmlns:ns1517="urn:precentis:edit">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xmlns:ns1518="urn:precentis:edit">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xmlns:ns1519="urn:precentis:edit">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20="urn:precentis:edit">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xmlns:ns1521="urn:precentis:edit">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522="urn:precentis:edit">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xmlns:ns1523="urn:precentis:edit">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xmlns:ns1524="urn:precentis:edit">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xmlns:ns1525="urn:precentis:edit">
      <w:pPr>
        <w:pStyle w:val="Heading1"/>
      </w:pPr>
      <w:r>
        <w:rPr/>
        <w:t>133. Data Protection (Module 6)</w:t>
      </w:r>
    </w:p>
    <w:p xmlns:ns1526="urn:precentis:edit">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527="urn:precentis:edit">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xmlns:ns1528="urn:precentis:edit">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529="urn:precentis:edit">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530="urn:precentis:edit">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xmlns:ns1531="urn:precentis:edit">
      <w:r>
        <w:rPr>
          <w:b/>
        </w:rPr>
        <w:t xml:space="preserve">133.6 </w:t>
      </w:r>
      <w:r>
        <w:rPr/>
        <w:t>Clause 29.1 applies to any dispute arising under this clause.</w:t>
      </w:r>
    </w:p>
    <w:p xmlns:ns1532="urn:precentis:edit">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xmlns:ns1533="urn:precentis:edit">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4="urn:precentis:edit">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xmlns:ns1535="urn:precentis:edit">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xmlns:ns1536="urn:precentis:edit">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7="urn:precentis:edit">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xmlns:ns1538="urn:precentis:edit">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xmlns:ns1539="urn:precentis:edit">
      <w:pPr>
        <w:pStyle w:val="Heading1"/>
      </w:pPr>
      <w:r>
        <w:rPr/>
        <w:t>134. Security (Module 6)</w:t>
      </w:r>
    </w:p>
    <w:p xmlns:ns1540="urn:precentis:edit">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541="urn:precentis:edit">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xmlns:ns1542="urn:precentis:edit">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xmlns:ns1543="urn:precentis:edit">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44="urn:precentis:edit">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xmlns:ns1545="urn:precentis:edit">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xmlns:ns1546="urn:precentis:edit">
      <w:r>
        <w:rPr>
          <w:b/>
        </w:rPr>
        <w:t xml:space="preserve">134.7 </w:t>
      </w:r>
      <w:r>
        <w:rPr/>
        <w:t>Subject to Clause 9, the Supplier shall provide the deliverables described in this clause to the Customer.</w:t>
      </w:r>
    </w:p>
    <w:p xmlns:ns1547="urn:precentis:edit">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xmlns:ns1548="urn:precentis:edit">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xmlns:ns1549="urn:precentis:edit">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0="urn:precentis:edit">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551="urn:precentis:edit">
      <w:pPr>
        <w:pStyle w:val="Heading1"/>
      </w:pPr>
      <w:r>
        <w:rPr/>
        <w:t>135. Audit (Module 6)</w:t>
      </w:r>
    </w:p>
    <w:p xmlns:ns1552="urn:precentis:edit">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xmlns:ns1553="urn:precentis:edit">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4="urn:precentis:edit">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xmlns:ns1555="urn:precentis:edit">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56="urn:precentis:edit">
      <w:r>
        <w:rPr>
          <w:b/>
        </w:rPr>
        <w:t xml:space="preserve">135.5 </w:t>
      </w:r>
      <w:r>
        <w:rPr/>
        <w:t>Clause 19.3 applies to any dispute arising under this clause.</w:t>
      </w:r>
    </w:p>
    <w:p xmlns:ns1557="urn:precentis:edit">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58="urn:precentis:edit">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xmlns:ns1559="urn:precentis:edit">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xmlns:ns1560="urn:precentis:edit">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xmlns:ns1561="urn:precentis:edit">
      <w:pPr>
        <w:pStyle w:val="Heading1"/>
      </w:pPr>
      <w:r>
        <w:rPr/>
        <w:t>136. Warranties (Module 6)</w:t>
      </w:r>
    </w:p>
    <w:p xmlns:ns1562="urn:precentis:edit">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xmlns:ns1563="urn:precentis:edit">
      <w:r>
        <w:rPr>
          <w:b/>
        </w:rPr>
        <w:t xml:space="preserve">136.2 </w:t>
      </w:r>
      <w:r>
        <w:rPr/>
        <w:t>The Supplier shall provide the exit plan within thirty (30) days of the Effective Date.</w:t>
      </w:r>
    </w:p>
    <w:p xmlns:ns1564="urn:precentis:edit">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xmlns:ns1565="urn:precentis:edit">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566="urn:precentis:edit">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xmlns:ns1567="urn:precentis:edit">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568="urn:precentis:edit">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18:16:36Z">
        <w:r>
          <w:rPr/>
          <w:t xml:space="preserve"> This obligation survives termination.</w:t>
        </w:r>
      </w:ins>
    </w:p>
    <w:p xmlns:ns1569="urn:precentis:edit">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1570="urn:precentis:edit">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xmlns:ns1571="urn:precentis:edit">
      <w:pPr>
        <w:pStyle w:val="Heading1"/>
      </w:pPr>
      <w:r>
        <w:rPr/>
        <w:t>137. Indemnities (Module 6)</w:t>
      </w:r>
    </w:p>
    <w:p xmlns:ns1572="urn:precentis:edit">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573="urn:precentis:edit">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xmlns:ns1574="urn:precentis:edit">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75="urn:precentis:edit">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xmlns:ns1576="urn:precentis:edit">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xmlns:ns1577="urn:precentis:edit">
      <w:r>
        <w:rPr>
          <w:b/>
        </w:rPr>
        <w:t xml:space="preserve">137.6 </w:t>
      </w:r>
      <w:r>
        <w:rPr/>
        <w:t>Clause 29.1 applies to any dispute arising under this clause.</w:t>
      </w:r>
    </w:p>
    <w:p xmlns:ns1578="urn:precentis:edit">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79="urn:precentis:edit">
      <w:r>
        <w:rPr>
          <w:b/>
        </w:rPr>
        <w:t xml:space="preserve">137.8 </w:t>
      </w:r>
      <w:r>
        <w:rPr/>
        <w:t>Subject to Clause 9.4, the Supplier shall provide the deliverables described in this clause to the Customer.</w:t>
      </w:r>
    </w:p>
    <w:p xmlns:ns1580="urn:precentis:edit">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xmlns:ns1581="urn:precentis:edit">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82="urn:precentis:edit">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xmlns:ns1583="urn:precentis:edit">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84="urn:precentis:edit">
      <w:pPr>
        <w:pStyle w:val="Heading1"/>
      </w:pPr>
      <w:r>
        <w:rPr/>
        <w:t>138. Limitation of Liability (Module 6)</w:t>
      </w:r>
    </w:p>
    <w:p xmlns:ns1585="urn:precentis:edit">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xmlns:ns1586="urn:precentis:edit">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xmlns:ns1587="urn:precentis:edit">
      <w:r>
        <w:rPr>
          <w:b/>
        </w:rPr>
        <w:t xml:space="preserve">138.3 </w:t>
      </w:r>
      <w:r>
        <w:rPr/>
        <w:t>Clause 19.3 applies to any dispute arising under this clause.</w:t>
      </w:r>
    </w:p>
    <w:p xmlns:ns1588="urn:precentis:edit">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xmlns:ns1589="urn:precentis:edit">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90="urn:precentis:edit">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xmlns:ns1591="urn:precentis:edit">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91="urn:precentis:edit">
      <w:pPr>
        <w:rPr>
          <w:ins w:id="9185" w:author="Helena Voss" w:date="2026-09-28T18:16:36Z"/>
        </w:rPr>
      </w:pPr>
      <w:ins w:id="9184" w:author="Helena Voss" w:date="2026-09-28T18:16:36Z">
        <w:r>
          <w:rPr/>
          <w:t xml:space="preserve">1591.A The Parties shall co-operate in good faith.</w:t>
        </w:r>
      </w:ins>
    </w:p>
    <w:p xmlns:ns1592="urn:precentis:edit">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xmlns:ns1593="urn:precentis:edit">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4="urn:precentis:edit">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5="urn:precentis:edit">
      <w:pPr>
        <w:pStyle w:val="Heading1"/>
      </w:pPr>
      <w:r>
        <w:rPr/>
        <w:t>139. Insurance (Module 6)</w:t>
      </w:r>
    </w:p>
    <w:p xmlns:ns1596="urn:precentis:edit">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xmlns:ns1597="urn:precentis:edit">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xmlns:ns1598="urn:precentis:edit">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599="urn:precentis:edit">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xmlns:ns1600="urn:precentis:edit">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xmlns:ns1601="urn:precentis:edit">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xmlns:ns1602="urn:precentis:edit">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3="urn:precentis:edit">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xmlns:ns1604="urn:precentis:edit">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xmlns:ns1605="urn:precentis:edit">
      <w:pPr>
        <w:pStyle w:val="Heading1"/>
      </w:pPr>
      <w:r>
        <w:rPr/>
        <w:t>140. Force Majeure (Module 6)</w:t>
      </w:r>
    </w:p>
    <w:p xmlns:ns1606="urn:precentis:edit">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607="urn:precentis:edit">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xmlns:ns1608="urn:precentis:edit">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xmlns:ns1609="urn:precentis:edit">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xmlns:ns1610="urn:precentis:edit">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xmlns:ns1611="urn:precentis:edit">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2="urn:precentis:edit">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13="urn:precentis:edit">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xmlns:ns1614="urn:precentis:edit">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15="urn:precentis:edit">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xmlns:ns1616="urn:precentis:edit">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7="urn:precentis:edit">
      <w:r>
        <w:rPr>
          <w:b/>
        </w:rPr>
        <w:t xml:space="preserve">140.12 </w:t>
      </w:r>
      <w:r>
        <w:rPr/>
        <w:t>The Supplier shall retain all Customer Data for 30 days after termination before secure deletion.</w:t>
      </w:r>
    </w:p>
    <w:p xmlns:ns1618="urn:precentis:edit">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619="urn:precentis:edit">
      <w:pPr>
        <w:pStyle w:val="Heading1"/>
      </w:pPr>
      <w:r>
        <w:rPr/>
        <w:t>141. Subcontracting (Module 6)</w:t>
      </w:r>
    </w:p>
    <w:p xmlns:ns1620="urn:precentis:edit">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21="urn:precentis:edit">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xmlns:ns1622="urn:precentis:edit">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23="urn:precentis:edit">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xmlns:ns1624="urn:precentis:edit">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xmlns:ns1625="urn:precentis:edit">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xmlns:ns1626="urn:precentis:edit">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xmlns:ns1627="urn:precentis:edit">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xmlns:ns1628="urn:precentis:edit">
      <w:pPr>
        <w:pStyle w:val="Heading1"/>
      </w:pPr>
      <w:r>
        <w:rPr/>
        <w:t>142. Assignment (Module 6)</w:t>
      </w:r>
    </w:p>
    <w:p xmlns:ns1629="urn:precentis:edit">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xmlns:ns1630="urn:precentis:edit">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xmlns:ns1631="urn:precentis:edit">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xmlns:ns1632="urn:precentis:edit">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33="urn:precentis:edit">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34="urn:precentis:edit">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635="urn:precentis:edit">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xmlns:ns1636="urn:precentis:edit">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xmlns:ns1637="urn:precentis:edit">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638="urn:precentis:edit">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639="urn:precentis:edit">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640="urn:precentis:edit">
      <w:pPr>
        <w:pStyle w:val="Heading1"/>
      </w:pPr>
      <w:r>
        <w:rPr/>
        <w:t>143. Dispute Resolution (Module 6)</w:t>
      </w:r>
    </w:p>
    <w:p xmlns:ns1641="urn:precentis:edit">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xmlns:ns1642="urn:precentis:edit">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643="urn:precentis:edit">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xmlns:ns1644="urn:precentis:edit">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xmlns:ns1645="urn:precentis:edit">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xmlns:ns1646="urn:precentis:edit">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xmlns:ns1647="urn:precentis:edit">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648="urn:precentis:edit">
      <w:r>
        <w:rPr>
          <w:b/>
        </w:rPr>
        <w:t xml:space="preserve">143.8 </w:t>
      </w:r>
      <w:r>
        <w:rPr/>
        <w:t>The Supplier shall retain all Customer Data for 30 days after termination before secure deletion.</w:t>
      </w:r>
    </w:p>
    <w:p xmlns:ns1649="urn:precentis:edit">
      <w:pPr>
        <w:pStyle w:val="Heading1"/>
      </w:pPr>
      <w:r>
        <w:rPr/>
        <w:t>144. Notices (Module 6)</w:t>
      </w:r>
    </w:p>
    <w:p xmlns:ns1650="urn:precentis:edit">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1="urn:precentis:edit">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652="urn:precentis:edit">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3="urn:precentis:edit">
      <w:pPr>
        <w:rPr>
          <w:del w:id="9173" w:author="Helena Voss" w:date="2026-09-28T18:16:36Z"/>
        </w:rPr>
      </w:pPr>
      <w:del w:id="9172" w:author="Helena Voss" w:date="2026-09-28T18:16:36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xmlns:ns1654="urn:precentis:edit">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xmlns:ns1655="urn:precentis:edit">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56="urn:precentis:edit">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xmlns:ns1657="urn:precentis:edit">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xmlns:ns1658="urn:precentis:edit">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xmlns:ns1659="urn:precentis:edit">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xmlns:ns1660="urn:precentis:edit">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xmlns:ns1661="urn:precentis:edit">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xmlns:ns1662="urn:precentis:edit">
      <w:pPr>
        <w:pStyle w:val="Heading1"/>
      </w:pPr>
      <w:r>
        <w:rPr/>
        <w:t>145. Governing Law (Module 6)</w:t>
      </w:r>
    </w:p>
    <w:p xmlns:ns1663="urn:precentis:edit">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xmlns:ns1664="urn:precentis:edit">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65="urn:precentis:edit">
      <w:r>
        <w:rPr>
          <w:b/>
        </w:rPr>
        <w:t xml:space="preserve">145.3 </w:t>
      </w:r>
      <w:r>
        <w:rPr/>
        <w:t>The Supplier shall retain all Customer Data for 30 days after termination before secure deletion.</w:t>
      </w:r>
    </w:p>
    <w:p xmlns:ns1666="urn:precentis:edit">
      <w:r>
        <w:rPr>
          <w:b/>
        </w:rPr>
        <w:t xml:space="preserve">145.4 </w:t>
      </w:r>
      <w:r>
        <w:rPr/>
        <w:t>The Supplier shall retain all Customer Data for 30 days after termination before secure deletion.</w:t>
      </w:r>
    </w:p>
    <w:p xmlns:ns1667="urn:precentis:edit">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xmlns:ns1668="urn:precentis:edit">
      <w:r>
        <w:rPr>
          <w:b/>
        </w:rPr>
        <w:t xml:space="preserve">145.6 </w:t>
      </w:r>
      <w:r>
        <w:rPr/>
        <w:t>The Supplier shall remedy any material breach within 30 days of written notice requiring it to do so.</w:t>
      </w:r>
    </w:p>
    <w:p xmlns:ns1669="urn:precentis:edit">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xmlns:ns1670="urn:precentis:edit">
      <w:r>
        <w:rPr>
          <w:b/>
        </w:rPr>
        <w:t xml:space="preserve">145.8 </w:t>
      </w:r>
      <w:r>
        <w:rPr/>
        <w:t>Clause 19.3 applies to any dispute arising under this clause.</w:t>
      </w:r>
    </w:p>
    <w:p xmlns:ns1671="urn:precentis:edit">
      <w:pPr>
        <w:pStyle w:val="Heading1"/>
      </w:pPr>
      <w:r>
        <w:rPr/>
        <w:t>146. Services (Module 7)</w:t>
      </w:r>
    </w:p>
    <w:p xmlns:ns1672="urn:precentis:edit">
      <w:r>
        <w:rPr>
          <w:b/>
        </w:rPr>
        <w:t xml:space="preserve">146.1 </w:t>
      </w:r>
      <w:r>
        <w:rPr/>
        <w: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p>
    <w:p xmlns:ns1673="urn:precentis:edit">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xmlns:ns1674="urn:precentis:edit">
      <w:r>
        <w:rPr>
          <w:b/>
        </w:rPr>
        <w:t xml:space="preserve">146.3 </w:t>
      </w:r>
      <w:r>
        <w:rPr/>
        <w:t xml:space="preserve">The parties shall meet at least quarterly to review performance in relation </w:t>
      </w:r>
      <w:del w:id="9031" w:author="Helena Voss" w:date="2026-09-28T18:16:36Z">
        <w:r>
          <w:rPr/>
          <w:delText xml:space="preserve">to</w:delText>
        </w:r>
      </w:del>
      <w:ins w:id="9032" w:author="Helena Voss" w:date="2026-09-28T18:16:36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xmlns:ns1675="urn:precentis:edit">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xmlns:ns1676="urn:precentis:edit">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677="urn:precentis:edit">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xmlns:ns1678="urn:precentis:edit">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xmlns:ns1679="urn:precentis:edit">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xmlns:ns1680="urn:precentis:edit">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681="urn:precentis:edit">
      <w:pPr>
        <w:pStyle w:val="Heading1"/>
      </w:pPr>
      <w:r>
        <w:rPr/>
        <w:t>147. Service Levels (Module 7)</w:t>
      </w:r>
    </w:p>
    <w:p xmlns:ns1682="urn:precentis:edit">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xmlns:ns1683="urn:precentis:edit">
      <w:r>
        <w:rPr>
          <w:b/>
        </w:rPr>
        <w:t xml:space="preserve">147.2 </w:t>
      </w:r>
      <w:r>
        <w:rPr/>
        <w:t>The Supplier shall remedy any material breach within 30 days of written notice requiring it to do so.</w:t>
      </w:r>
    </w:p>
    <w:p xmlns:ns1684="urn:precentis:edit">
      <w:r>
        <w:rPr>
          <w:b/>
        </w:rPr>
        <w:t xml:space="preserve">147.3 </w:t>
      </w:r>
      <w:r>
        <w:rPr/>
        <w:t>Either party may terminate this Agreement for convenience on not less than thirty (30) days' written notice.</w:t>
      </w:r>
    </w:p>
    <w:p xmlns:ns1685="urn:precentis:edit">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xmlns:ns1686="urn:precentis:edit">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xmlns:ns1687="urn:precentis:edit">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xmlns:ns1688="urn:precentis:edit">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89="urn:precentis:edit">
      <w:r>
        <w:rPr>
          <w:b/>
        </w:rPr>
        <w:t xml:space="preserve">147.8 </w:t>
      </w:r>
      <w:r>
        <w:rPr/>
        <w:t>The Supplier shall provide the exit plan within thirty (30) days of the Effective Date.</w:t>
      </w:r>
    </w:p>
    <w:p xmlns:ns1690="urn:precentis:edit">
      <w:pPr>
        <w:pStyle w:val="Heading1"/>
      </w:pPr>
      <w:r>
        <w:rPr/>
        <w:t>148. Personnel (Module 7)</w:t>
      </w:r>
    </w:p>
    <w:p xmlns:ns1691="urn:precentis:edit">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xmlns:ns1692="urn:precentis:edit">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xmlns:ns1693="urn:precentis:edit">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94="urn:precentis:edit">
      <w:r>
        <w:rPr>
          <w:b/>
        </w:rPr>
        <w:t xml:space="preserve">148.4 </w:t>
      </w:r>
      <w:r>
        <w:rPr/>
        <w:t>Clause 19 applies to any dispute arising under this clause.</w:t>
      </w:r>
    </w:p>
    <w:p xmlns:ns1695="urn:precentis:edit">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96="urn:precentis:edit">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xmlns:ns1697="urn:precentis:edit">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xmlns:ns1698="urn:precentis:edit">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699="urn:precentis:edit">
      <w:r>
        <w:rPr>
          <w:b/>
        </w:rPr>
        <w:t xml:space="preserve">148.9 </w:t>
      </w:r>
      <w:r>
        <w:rPr/>
        <w:t>Either party may terminate this Agreement for convenience on not less than thirty (30) days' written notice.</w:t>
      </w:r>
    </w:p>
    <w:p xmlns:ns1700="urn:precentis:edit">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xmlns:ns1701="urn:precentis:edit">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xmlns:ns1702="urn:precentis:edit">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xmlns:ns1703="urn:precentis:edit">
      <w:pPr>
        <w:pStyle w:val="Heading1"/>
      </w:pPr>
      <w:r>
        <w:rPr/>
        <w:t>149. Customer Obligations (Module 7)</w:t>
      </w:r>
    </w:p>
    <w:p xmlns:ns1704="urn:precentis:edit">
      <w:r>
        <w:rPr>
          <w:b/>
        </w:rPr>
        <w:t xml:space="preserve">149.1 </w:t>
      </w:r>
      <w:r>
        <w:rPr/>
        <w:t>Clause 29.1 applies to any dispute arising under this clause.</w:t>
      </w:r>
    </w:p>
    <w:p xmlns:ns1705="urn:precentis:edit">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706="urn:precentis:edit">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xmlns:ns1707="urn:precentis:edit">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08="urn:precentis:edit">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xmlns:ns1709="urn:precentis:edit">
      <w:r>
        <w:rPr>
          <w:b/>
        </w:rPr>
        <w:t xml:space="preserve">149.6 </w:t>
      </w:r>
      <w:r>
        <w:rPr/>
        <w:t>Subject to Clause 9.2, the Supplier shall provide the deliverables described in this clause to the Customer.</w:t>
      </w:r>
    </w:p>
    <w:p xmlns:ns1710="urn:precentis:edit">
      <w:r>
        <w:rPr>
          <w:b/>
        </w:rPr>
        <w:t xml:space="preserve">149.7 </w:t>
      </w:r>
      <w:r>
        <w:rPr/>
        <w:t>Either party may terminate this Agreement for convenience on not less than thirty (30) days' written notice.</w:t>
      </w:r>
    </w:p>
    <w:p xmlns:ns1711="urn:precentis:edit">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12="urn:precentis:edit">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xmlns:ns1713="urn:precentis:edit">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xmlns:ns1714="urn:precentis:edit">
      <w:pPr>
        <w:pStyle w:val="Heading1"/>
      </w:pPr>
      <w:r>
        <w:rPr/>
        <w:t>150. Change Control (Module 7)</w:t>
      </w:r>
    </w:p>
    <w:p xmlns:ns1715="urn:precentis:edit">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716="urn:precentis:edit">
      <w:r>
        <w:rPr>
          <w:b/>
        </w:rPr>
        <w:t xml:space="preserve">150.2 </w:t>
      </w:r>
      <w:r>
        <w:rPr/>
        <w:t>Subject to Clause 9, the Supplier shall provide the deliverables described in this clause to the Customer.</w:t>
      </w:r>
    </w:p>
    <w:p xmlns:ns1717="urn:precentis:edit">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xmlns:ns1718="urn:precentis:edit">
      <w:r>
        <w:rPr>
          <w:b/>
        </w:rPr>
        <w:t xml:space="preserve">150.4 </w:t>
      </w:r>
      <w:r>
        <w:rPr/>
        <w:t>Subject to Clause 9.4, the Supplier shall provide the deliverables described in this clause to the Customer.</w:t>
      </w:r>
    </w:p>
    <w:p xmlns:ns1719="urn:precentis:edit">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xmlns:ns1720="urn:precentis:edit">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721="urn:precentis:edit">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xmlns:ns1722="urn:precentis:edit">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23="urn:precentis:edit">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xmlns:ns1724="urn:precentis:edit">
      <w:r>
        <w:rPr>
          <w:b/>
        </w:rPr>
        <w:t xml:space="preserve">150.10 </w:t>
      </w:r>
      <w:r>
        <w:rPr/>
        <w:t>The Supplier shall retain all Customer Data for 30 days after termination before secure deletion.</w:t>
      </w:r>
    </w:p>
    <w:p xmlns:ns1725="urn:precentis:edit">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726="urn:precentis:edit">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27="urn:precentis:edit">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28="urn:precentis:edit">
      <w:pPr>
        <w:pStyle w:val="Heading1"/>
      </w:pPr>
      <w:r>
        <w:rPr/>
        <w:t>151. Fees and Payment (Module 7)</w:t>
      </w:r>
    </w:p>
    <w:p xmlns:ns1729="urn:precentis:edit">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xmlns:ns1730="urn:precentis:edit">
      <w:r>
        <w:rPr>
          <w:b/>
        </w:rPr>
        <w:t xml:space="preserve">151.2 </w:t>
      </w:r>
      <w:r>
        <w:rPr/>
        <w:t>Payment of the Service Credits reconciliation shall be made within thirty (30) days following the end of each Contract Year.</w:t>
      </w:r>
    </w:p>
    <w:p xmlns:ns1731="urn:precentis:edit">
      <w:r>
        <w:rPr>
          <w:b/>
        </w:rPr>
        <w:t xml:space="preserve">151.3 </w:t>
      </w:r>
      <w:r>
        <w:rPr/>
        <w:t>Either party may terminate this Agreement for convenience on not less than thirty (30) days' written notice.</w:t>
      </w:r>
    </w:p>
    <w:p xmlns:ns1732="urn:precentis:edit">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733="urn:precentis:edit">
      <w:r>
        <w:rPr>
          <w:b/>
        </w:rPr>
        <w:t xml:space="preserve">151.5 </w:t>
      </w:r>
      <w:r>
        <w:rPr/>
        <w:t>The Customer shall settle the Milestone Payment within 30 days of the Acceptance Certificate.</w:t>
      </w:r>
    </w:p>
    <w:p xmlns:ns1734="urn:precentis:edit">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35="urn:precentis:edit">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736="urn:precentis:edit">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xmlns:ns1737="urn:precentis:edit">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xmlns:ns1738="urn:precentis:edit">
      <w:r>
        <w:rPr>
          <w:b/>
        </w:rPr>
        <w:t xml:space="preserve">151.10 </w:t>
      </w:r>
      <w:r>
        <w:rPr/>
        <w:t>The Supplier shall retain all Customer Data for 30 days after termination before secure deletion.</w:t>
      </w:r>
    </w:p>
    <w:p xmlns:ns1739="urn:precentis:edit">
      <w:pPr>
        <w:pStyle w:val="Heading1"/>
      </w:pPr>
      <w:r>
        <w:rPr/>
        <w:t>152. Invoicing (Module 7)</w:t>
      </w:r>
    </w:p>
    <w:p xmlns:ns1740="urn:precentis:edit">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1741="urn:precentis:edit">
      <w:r>
        <w:rPr>
          <w:b/>
        </w:rPr>
        <w:t xml:space="preserve">152.2 </w:t>
      </w:r>
      <w:r>
        <w:rPr/>
        <w:t>The Supplier shall provide the exit plan within thirty (30) days of the Effective Date.</w:t>
      </w:r>
    </w:p>
    <w:p xmlns:ns1742="urn:precentis:edit">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43="urn:precentis:edit">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44="urn:precentis:edit">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xmlns:ns1745="urn:precentis:edit">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46="urn:precentis:edit">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xmlns:ns1747="urn:precentis:edit">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xmlns:ns1748="urn:precentis:edit">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xmlns:ns1749="urn:precentis:edit">
      <w:pPr>
        <w:pStyle w:val="Heading1"/>
      </w:pPr>
      <w:r>
        <w:rPr/>
        <w:t>153. Term (Module 7)</w:t>
      </w:r>
    </w:p>
    <w:p xmlns:ns1750="urn:precentis:edit">
      <w:r>
        <w:rPr>
          <w:b/>
        </w:rPr>
        <w:t xml:space="preserve">153.1 </w:t>
      </w:r>
      <w:r>
        <w:rPr/>
        <w:t>Clause 19 applies to any dispute arising under this clause.</w:t>
      </w:r>
    </w:p>
    <w:p xmlns:ns1751="urn:precentis:edit">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xmlns:ns1752="urn:precentis:edit">
      <w:r>
        <w:rPr>
          <w:b/>
        </w:rPr>
        <w:t xml:space="preserve">153.3 </w:t>
      </w:r>
      <w:r>
        <w:rPr/>
        <w:t>Subject to Clause 9.4, the Supplier shall provide the deliverables described in this clause to the Customer.</w:t>
      </w:r>
    </w:p>
    <w:p xmlns:ns1753="urn:precentis:edit">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xmlns:ns1754="urn:precentis:edit">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xmlns:ns1755="urn:precentis:edit">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xmlns:ns1756="urn:precentis:edit">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57="urn:precentis:edit">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xmlns:ns1757="urn:precentis:edit">
      <w:pPr>
        <w:rPr>
          <w:ins w:id="9213" w:author="Helena Voss" w:date="2026-09-28T18:16:36Z"/>
        </w:rPr>
      </w:pPr>
      <w:ins w:id="9212" w:author="Helena Voss" w:date="2026-09-28T18:16:36Z">
        <w:r>
          <w:rPr/>
          <w:t xml:space="preserve">1757.A The Parties shall co-operate in good faith.</w:t>
        </w:r>
      </w:ins>
    </w:p>
    <w:p xmlns:ns1758="urn:precentis:edit">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18:16:36Z">
        <w:r>
          <w:rPr/>
          <w:t xml:space="preserve"> This obligation survives termination.</w:t>
        </w:r>
      </w:ins>
    </w:p>
    <w:p xmlns:ns1759="urn:precentis:edit">
      <w:pPr>
        <w:pStyle w:val="Heading1"/>
      </w:pPr>
      <w:r>
        <w:rPr/>
        <w:t>154. Termination (Module 7)</w:t>
      </w:r>
    </w:p>
    <w:p xmlns:ns1760="urn:precentis:edit">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61="urn:precentis:edit">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62="urn:precentis:edit">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xmlns:ns1763="urn:precentis:edit">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xmlns:ns1764="urn:precentis:edit">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65="urn:precentis:edit">
      <w:r>
        <w:rPr>
          <w:b/>
        </w:rPr>
        <w:t xml:space="preserve">154.6 </w:t>
      </w:r>
      <w:r>
        <w:rPr/>
        <w:t>The Supplier shall provide the exit plan within thirty (30) days of the Effective Date.</w:t>
      </w:r>
    </w:p>
    <w:p xmlns:ns1766="urn:precentis:edit">
      <w:r>
        <w:rPr>
          <w:b/>
        </w:rPr>
        <w:t xml:space="preserve">154.7 </w:t>
      </w:r>
      <w:r>
        <w:rPr/>
        <w:t>Subject to Clause 9.4, the Supplier shall provide the deliverables described in this clause to the Customer.</w:t>
      </w:r>
    </w:p>
    <w:p xmlns:ns1767="urn:precentis:edit">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xmlns:ns1768="urn:precentis:edit">
      <w:pPr>
        <w:pStyle w:val="Heading1"/>
      </w:pPr>
      <w:r>
        <w:rPr/>
        <w:t>155. Confidentiality (Module 7)</w:t>
      </w:r>
    </w:p>
    <w:p xmlns:ns1769="urn:precentis:edit">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xmlns:ns1770="urn:precentis:edit">
      <w:r>
        <w:rPr>
          <w:b/>
        </w:rPr>
        <w:t xml:space="preserve">155.2 </w:t>
      </w:r>
      <w:r>
        <w:rPr/>
        <w:t xml:space="preserve">Nothing in this clause shall limit any other right or remedy of the Customer under this Agreement or at law. The Customer may, </w:t>
      </w:r>
      <w:del w:id="9104" w:author="Helena Voss" w:date="2026-09-28T18:16:36Z">
        <w:r>
          <w:rPr/>
          <w:delText xml:space="preserve">acting</w:delText>
        </w:r>
      </w:del>
      <w:ins w:id="9105" w:author="Helena Voss" w:date="2026-09-28T18:16:36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xmlns:ns1771="urn:precentis:edit">
      <w:r>
        <w:rPr>
          <w:b/>
        </w:rPr>
        <w:t xml:space="preserve">155.3 </w:t>
      </w:r>
      <w:r>
        <w:rPr/>
        <w:t>The Supplier shall remedy any material breach within 30 days of written notice requiring it to do so.</w:t>
      </w:r>
    </w:p>
    <w:p xmlns:ns1772="urn:precentis:edit">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773="urn:precentis:edit">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774="urn:precentis:edit">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xmlns:ns1775="urn:precentis:edit">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xmlns:ns1776="urn:precentis:edit">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777="urn:precentis:edit">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xmlns:ns1778="urn:precentis:edit">
      <w:r>
        <w:rPr>
          <w:b/>
        </w:rPr>
        <w:t xml:space="preserve">155.10 </w:t>
      </w:r>
      <w:r>
        <w:rPr/>
        <w:t>The Supplier shall retain all Customer Data for 30 days after termination before secure deletion.</w:t>
      </w:r>
    </w:p>
    <w:p xmlns:ns1779="urn:precentis:edit">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xmlns:ns1780="urn:precentis:edit">
      <w:r>
        <w:rPr>
          <w:b/>
        </w:rPr>
        <w:t xml:space="preserve">155.12 </w:t>
      </w:r>
      <w:r>
        <w:rPr/>
        <w:t>Subject to Clause 9, the Supplier shall provide the deliverables described in this clause to the Customer.</w:t>
      </w:r>
    </w:p>
    <w:p xmlns:ns1781="urn:precentis:edit">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xmlns:ns1782="urn:precentis:edit">
      <w:pPr>
        <w:pStyle w:val="Heading1"/>
      </w:pPr>
      <w:r>
        <w:rPr/>
        <w:t>156. Intellectual Property (Module 7)</w:t>
      </w:r>
    </w:p>
    <w:p xmlns:ns1783="urn:precentis:edit">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84="urn:precentis:edit">
      <w:r>
        <w:rPr>
          <w:b/>
        </w:rPr>
        <w:t xml:space="preserve">156.2 </w:t>
      </w:r>
      <w:r>
        <w:rPr/>
        <w:t>Clause 19 applies to any dispute arising under this clause.</w:t>
      </w:r>
    </w:p>
    <w:p xmlns:ns1785="urn:precentis:edit">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86="urn:precentis:edit">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xmlns:ns1787="urn:precentis:edit">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xmlns:ns1788="urn:precentis:edit">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xmlns:ns1789="urn:precentis:edit">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790="urn:precentis:edit">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xmlns:ns1791="urn:precentis:edit">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92="urn:precentis:edit">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xmlns:ns1793="urn:precentis:edit">
      <w:pPr>
        <w:pStyle w:val="Heading1"/>
      </w:pPr>
      <w:r>
        <w:rPr/>
        <w:t>157. Data Protection (Module 7)</w:t>
      </w:r>
    </w:p>
    <w:p xmlns:ns1794="urn:precentis:edit">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xmlns:ns1795="urn:precentis:edit">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xmlns:ns1796="urn:precentis:edit">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xmlns:ns1797="urn:precentis:edit">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xmlns:ns1798="urn:precentis:edit">
      <w:r>
        <w:rPr>
          <w:b/>
        </w:rPr>
        <w:t xml:space="preserve">157.5 </w:t>
      </w:r>
      <w:r>
        <w:rPr/>
        <w:t>Either party may terminate this Agreement for convenience on not less than thirty (30) days' written notice.</w:t>
      </w:r>
    </w:p>
    <w:p xmlns:ns1799="urn:precentis:edit">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800="urn:precentis:edit">
      <w:r>
        <w:rPr>
          <w:b/>
        </w:rPr>
        <w:t xml:space="preserve">157.7 </w:t>
      </w:r>
      <w:r>
        <w:rPr/>
        <w:t xml:space="preserve">The Customer may, acting reasonably, request such information from the Supplier as it requires to v</w:t>
      </w:r>
      <w:r>
        <w:rPr>
          <w:b/>
          <w:rPrChange w:id="20034" w:author="Helena Voss" w:date="2026-09-28T18:16:37Z">
            <w:rPr/>
          </w:rPrChange>
        </w:rPr>
        <w:t xml:space="preserve">erify compli</w:t>
      </w:r>
      <w:r>
        <w:rPr/>
        <w:t xml:space="preserve">ance with this clause. Where the Supplier becomes aware of any matter which may affect the data protection (module 7), it shall notify the Customer promptly and in any event within five Working Days.</w:t>
      </w:r>
    </w:p>
    <w:p xmlns:ns1801="urn:precentis:edit">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xmlns:ns1802="urn:precentis:edit">
      <w:pPr>
        <w:pStyle w:val="Heading1"/>
      </w:pPr>
      <w:r>
        <w:rPr/>
        <w:t>158. Security (Module 7)</w:t>
      </w:r>
    </w:p>
    <w:p xmlns:ns1803="urn:precentis:edit">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804="urn:precentis:edit">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05="urn:precentis:edit">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xmlns:ns1806="urn:precentis:edit">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xmlns:ns1807="urn:precentis:edit">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808="urn:precentis:edit">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809="urn:precentis:edit">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xmlns:ns1810="urn:precentis:edit">
      <w:r>
        <w:rPr>
          <w:b/>
        </w:rPr>
        <w:t xml:space="preserve">158.8 </w:t>
      </w:r>
      <w:r>
        <w:rPr/>
        <w:t>The Supplier shall remedy any material breach within 30 days of written notice requiring it to do so.</w:t>
      </w:r>
    </w:p>
    <w:p xmlns:ns1811="urn:precentis:edit">
      <w:r>
        <w:rPr>
          <w:b/>
        </w:rPr>
        <w:t xml:space="preserve">158.9 </w:t>
      </w:r>
      <w:r>
        <w:rPr/>
        <w:t>Clause 29.1 applies to any dispute arising under this clause.</w:t>
      </w:r>
    </w:p>
    <w:p xmlns:ns1812="urn:precentis:edit">
      <w:pPr>
        <w:pStyle w:val="Heading1"/>
      </w:pPr>
      <w:r>
        <w:rPr/>
        <w:t>159. Audit (Module 7)</w:t>
      </w:r>
    </w:p>
    <w:p xmlns:ns1813="urn:precentis:edit">
      <w:r>
        <w:rPr>
          <w:b/>
        </w:rPr>
        <w:t xml:space="preserve">159.1 </w:t>
      </w:r>
      <w:r>
        <w:rPr/>
        <w:t>Either party may terminate this Agreement for convenience on not less than thirty (30) days' written notice.</w:t>
      </w:r>
    </w:p>
    <w:p xmlns:ns1814="urn:precentis:edit">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xmlns:ns1815="urn:precentis:edit">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16="urn:precentis:edit">
      <w:r>
        <w:rPr>
          <w:b/>
        </w:rPr>
        <w:t xml:space="preserve">159.4 </w:t>
      </w:r>
      <w:r>
        <w:rPr/>
        <w:t>The Supplier shall remedy any material breach within 30 days of written notice requiring it to do so.</w:t>
      </w:r>
    </w:p>
    <w:p xmlns:ns1817="urn:precentis:edit">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xmlns:ns1818="urn:precentis:edit">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xmlns:ns1819="urn:precentis:edit">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820="urn:precentis:edit">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1821="urn:precentis:edit">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822="urn:precentis:edit">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xmlns:ns1822="urn:precentis:edit">
      <w:pPr>
        <w:rPr>
          <w:ins w:id="9205" w:author="Helena Voss" w:date="2026-09-28T18:16:36Z"/>
        </w:rPr>
      </w:pPr>
      <w:ins w:id="9204" w:author="Helena Voss" w:date="2026-09-28T18:16:36Z">
        <w:r>
          <w:rPr/>
          <w:t xml:space="preserve">1822.A The Parties shall co-operate in good faith.</w:t>
        </w:r>
      </w:ins>
    </w:p>
    <w:p xmlns:ns1823="urn:precentis:edit">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xmlns:ns1824="urn:precentis:edit">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25="urn:precentis:edit">
      <w:pPr>
        <w:pStyle w:val="Heading1"/>
      </w:pPr>
      <w:r>
        <w:rPr/>
        <w:t>160. Warranties (Module 7)</w:t>
      </w:r>
    </w:p>
    <w:p xmlns:ns1826="urn:precentis:edit">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xmlns:ns1827="urn:precentis:edit">
      <w:r>
        <w:rPr>
          <w:b/>
        </w:rPr>
        <w:t xml:space="preserve">160.2 </w:t>
      </w:r>
      <w:r>
        <w:rPr/>
        <w:t>Clause 19 applies to any dispute arising under this clause.</w:t>
      </w:r>
    </w:p>
    <w:p xmlns:ns1828="urn:precentis:edit">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xmlns:ns1829="urn:precentis:edit">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xmlns:ns1830="urn:precentis:edit">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xmlns:ns1831="urn:precentis:edit">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xmlns:ns1832="urn:precentis:edit">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xmlns:ns1833="urn:precentis:edit">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xmlns:ns1834="urn:precentis:edit">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xmlns:ns1835="urn:precentis:edit">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xmlns:ns1836="urn:precentis:edit">
      <w:pPr>
        <w:pStyle w:val="Heading1"/>
      </w:pPr>
      <w:r>
        <w:rPr/>
        <w:t>161. Indemnities (Module 7)</w:t>
      </w:r>
    </w:p>
    <w:p xmlns:ns1837="urn:precentis:edit">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xmlns:ns1838="urn:precentis:edit">
      <w:r>
        <w:rPr>
          <w:b/>
        </w:rPr>
        <w:t xml:space="preserve">161.2 </w:t>
      </w:r>
      <w:r>
        <w:rPr/>
        <w:t>The Supplier shall retain all Customer Data for 30 days after termination before secure deletion.</w:t>
      </w:r>
    </w:p>
    <w:p xmlns:ns1839="urn:precentis:edit">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xmlns:ns1840="urn:precentis:edit">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841="urn:precentis:edit">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42="urn:precentis:edit">
      <w:r>
        <w:rPr>
          <w:b/>
        </w:rPr>
        <w:t xml:space="preserve">161.6 </w:t>
      </w:r>
      <w:r>
        <w:rPr/>
        <w:t>Subject to Clause 9, the Supplier shall provide the deliverables described in this clause to the Customer.</w:t>
      </w:r>
    </w:p>
    <w:p xmlns:ns1843="urn:precentis:edit">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xmlns:ns1844="urn:precentis:edit">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845="urn:precentis:edit">
      <w:r>
        <w:rPr>
          <w:b/>
        </w:rPr>
        <w:t xml:space="preserve">161.9 </w:t>
      </w:r>
      <w:r>
        <w:rPr/>
        <w:t xml:space="preserve">Subject to Clause 9.4, the Supplier shall provide the deliverables described </w:t>
      </w:r>
      <w:del w:id="9080" w:author="Helena Voss" w:date="2026-09-28T18:16:36Z">
        <w:r>
          <w:rPr/>
          <w:delText xml:space="preserve">in</w:delText>
        </w:r>
      </w:del>
      <w:ins w:id="9081" w:author="Helena Voss" w:date="2026-09-28T18:16:36Z">
        <w:r>
          <w:rPr/>
          <w:t xml:space="preserve">reasonable</w:t>
        </w:r>
      </w:ins>
      <w:r>
        <w:rPr/>
        <w:t xml:space="preserve"> this clause to the Customer.</w:t>
      </w:r>
    </w:p>
    <w:p xmlns:ns1846="urn:precentis:edit">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xmlns:ns1847="urn:precentis:edit">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48="urn:precentis:edit">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xmlns:ns1849="urn:precentis:edit">
      <w:pPr>
        <w:pStyle w:val="Heading1"/>
      </w:pPr>
      <w:r>
        <w:rPr/>
        <w:t>162. Limitation of Liability (Module 7)</w:t>
      </w:r>
    </w:p>
    <w:p xmlns:ns1850="urn:precentis:edit">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xmlns:ns1851="urn:precentis:edit">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1852="urn:precentis:edit">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53="urn:precentis:edit">
      <w:r>
        <w:rPr>
          <w:b/>
        </w:rPr>
        <w:t xml:space="preserve">162.4 </w:t>
      </w:r>
      <w:r>
        <w:rPr/>
        <w:t>Clause 29.1 applies to any dispute arising under this clause.</w:t>
      </w:r>
    </w:p>
    <w:p xmlns:ns1854="urn:precentis:edit">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55="urn:precentis:edit">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xmlns:ns1856="urn:precentis:edit">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xmlns:ns1857="urn:precentis:edit">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xmlns:ns1858="urn:precentis:edit">
      <w:r>
        <w:rPr>
          <w:b/>
        </w:rPr>
        <w:t xml:space="preserve">162.9 </w:t>
      </w:r>
      <w:r>
        <w:rPr/>
        <w:t>The Supplier shall provide the exit plan within thirty (30) days of the Effective Date.</w:t>
      </w:r>
    </w:p>
    <w:p xmlns:ns1859="urn:precentis:edit">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60="urn:precentis:edit">
      <w:r>
        <w:rPr>
          <w:b/>
        </w:rPr>
        <w:t xml:space="preserve">162.11 </w:t>
      </w:r>
      <w:r>
        <w:rPr/>
        <w:t>The Supplier shall retain all Customer Data for 30 days after termination before secure deletion.</w:t>
      </w:r>
    </w:p>
    <w:p xmlns:ns1861="urn:precentis:edit">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xmlns:ns1862="urn:precentis:edit">
      <w:r>
        <w:rPr>
          <w:b/>
        </w:rPr>
        <w:t xml:space="preserve">162.13 </w:t>
      </w:r>
      <w:r>
        <w:rPr/>
        <w:t>Subject to Clause 9.2, the Supplier shall provide the deliverables described in this clause to the Customer.</w:t>
      </w:r>
    </w:p>
    <w:p xmlns:ns1863="urn:precentis:edit">
      <w:pPr>
        <w:pStyle w:val="Heading1"/>
      </w:pPr>
      <w:r>
        <w:rPr/>
        <w:t>163. Insurance (Module 7)</w:t>
      </w:r>
    </w:p>
    <w:p xmlns:ns1864="urn:precentis:edit">
      <w:r>
        <w:rPr>
          <w:b/>
        </w:rPr>
        <w:t xml:space="preserve">163.1 </w:t>
      </w:r>
      <w:r>
        <w:rPr/>
        <w:t>Clause 19.3 applies to any dispute arising under this clause.</w:t>
      </w:r>
    </w:p>
    <w:p xmlns:ns1865="urn:precentis:edit">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xmlns:ns1866="urn:precentis:edit">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67="urn:precentis:edit">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xmlns:ns1868="urn:precentis:edit">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xmlns:ns1869="urn:precentis:edit">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70="urn:precentis:edit">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xmlns:ns1871="urn:precentis:edit">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xmlns:ns1872="urn:precentis:edit">
      <w:r>
        <w:rPr>
          <w:b/>
        </w:rPr>
        <w:t xml:space="preserve">163.9 </w:t>
      </w:r>
      <w:r>
        <w:rPr/>
        <w:t>Clause 29.1 applies to any dispute arising under this clause.</w:t>
      </w:r>
    </w:p>
    <w:p xmlns:ns1873="urn:precentis:edit">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xmlns:ns1874="urn:precentis:edit">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xmlns:ns1875="urn:precentis:edit">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xmlns:ns1876="urn:precentis:edit">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xmlns:ns1877="urn:precentis:edit">
      <w:pPr>
        <w:pStyle w:val="Heading1"/>
      </w:pPr>
      <w:r>
        <w:rPr/>
        <w:t>164. Force Majeure (Module 7)</w:t>
      </w:r>
    </w:p>
    <w:p xmlns:ns1878="urn:precentis:edit">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79="urn:precentis:edit">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0="urn:precentis:edit">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81="urn:precentis:edit">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xmlns:ns1882="urn:precentis:edit">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xmlns:ns1883="urn:precentis:edit">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884="urn:precentis:edit">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85="urn:precentis:edit">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86="urn:precentis:edit">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xmlns:ns1887="urn:precentis:edit">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xmlns:ns1888="urn:precentis:edit">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9="urn:precentis:edit">
      <w:pPr>
        <w:pStyle w:val="Heading1"/>
      </w:pPr>
      <w:r>
        <w:rPr/>
        <w:t>165. Subcontracting (Module 7)</w:t>
      </w:r>
    </w:p>
    <w:p xmlns:ns1890="urn:precentis:edit">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xmlns:ns1891="urn:precentis:edit">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xmlns:ns1892="urn:precentis:edit">
      <w:r>
        <w:rPr>
          <w:b/>
        </w:rPr>
        <w:t xml:space="preserve">165.3 </w:t>
      </w:r>
      <w:r>
        <w:rPr/>
        <w:t>The Supplier shall provide the exit plan within thirty (30) days of the Effective Date.</w:t>
      </w:r>
    </w:p>
    <w:p xmlns:ns1893="urn:precentis:edit">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94="urn:precentis:edit">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95="urn:precentis:edit">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xmlns:ns1896="urn:precentis:edit">
      <w:r>
        <w:rPr>
          <w:b/>
        </w:rPr>
        <w:t xml:space="preserve">165.7 </w:t>
      </w:r>
      <w:r>
        <w:rPr/>
        <w:t>Clause 19 applies to any dispute arising under this clause.</w:t>
      </w:r>
    </w:p>
    <w:p xmlns:ns1897="urn:precentis:edit">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xmlns:ns1898="urn:precentis:edit">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1899="urn:precentis:edit">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00="urn:precentis:edit">
      <w:pPr>
        <w:pStyle w:val="Heading1"/>
      </w:pPr>
      <w:r>
        <w:rPr/>
        <w:t>166. Assignment (Module 7)</w:t>
      </w:r>
    </w:p>
    <w:p xmlns:ns1901="urn:precentis:edit">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18:16:36Z">
        <w:r>
          <w:rPr/>
          <w:delText xml:space="preserve">the</w:delText>
        </w:r>
      </w:del>
      <w:ins w:id="9053" w:author="Helena Voss" w:date="2026-09-28T18:16:36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1902="urn:precentis:edit">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3="urn:precentis:edit">
      <w:r>
        <w:rPr>
          <w:b/>
        </w:rPr>
        <w:t xml:space="preserve">166.3 </w:t>
      </w:r>
      <w:r>
        <w:rPr/>
        <w:t>The Supplier shall remedy any material breach within 30 days of written notice requiring it to do so.</w:t>
      </w:r>
    </w:p>
    <w:p xmlns:ns1904="urn:precentis:edit">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05="urn:precentis:edit">
      <w:r>
        <w:rPr>
          <w:b/>
        </w:rPr>
        <w:t xml:space="preserve">166.5 </w:t>
      </w:r>
      <w:r>
        <w:rPr/>
        <w:t>Clause 29.1 applies to any dispute arising under this clause.</w:t>
      </w:r>
    </w:p>
    <w:p xmlns:ns1906="urn:precentis:edit">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907="urn:precentis:edit">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8="urn:precentis:edit">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xmlns:ns1909="urn:precentis:edit">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10="urn:precentis:edit">
      <w:pPr>
        <w:pStyle w:val="Heading1"/>
      </w:pPr>
      <w:r>
        <w:rPr/>
        <w:t>167. Dispute Resolution (Module 7)</w:t>
      </w:r>
    </w:p>
    <w:p xmlns:ns1911="urn:precentis:edit">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xmlns:ns1912="urn:precentis:edit">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xmlns:ns1913="urn:precentis:edit">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xmlns:ns1914="urn:precentis:edit">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xmlns:ns1915="urn:precentis:edit">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xmlns:ns1916="urn:precentis:edit">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xmlns:ns1917="urn:precentis:edit">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18:16:37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918="urn:precentis:edit">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xmlns:ns1919="urn:precentis:edit">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xmlns:ns1920="urn:precentis:edit">
      <w:r>
        <w:rPr>
          <w:b/>
        </w:rPr>
        <w:t xml:space="preserve">167.10 </w:t>
      </w:r>
      <w:r>
        <w:rPr/>
        <w:t>The Supplier shall provide the exit plan within thirty (30) days of the Effective Date.</w:t>
      </w:r>
    </w:p>
    <w:p xmlns:ns1921="urn:precentis:edit">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18:16:36Z">
        <w:r>
          <w:rPr/>
          <w:t xml:space="preserve"> This obligation survives termination.</w:t>
        </w:r>
      </w:ins>
    </w:p>
    <w:p xmlns:ns1922="urn:precentis:edit">
      <w:pPr>
        <w:pStyle w:val="Heading1"/>
      </w:pPr>
      <w:r>
        <w:rPr/>
        <w:t>168. Notices (Module 7)</w:t>
      </w:r>
    </w:p>
    <w:p xmlns:ns1923="urn:precentis:edit">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xmlns:ns1924="urn:precentis:edit">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1925="urn:precentis:edit">
      <w:r>
        <w:rPr>
          <w:b/>
        </w:rPr>
        <w:t xml:space="preserve">168.3 </w:t>
      </w:r>
      <w:r>
        <w:rPr/>
        <w:t xml:space="preserve">Subject to Clause 9.2, the Supplier shall provide the deliverables described in this clause to the Customer.</w:t>
      </w:r>
      <w:ins w:id="9051" w:author="Helena Voss" w:date="2026-09-28T18:16:36Z">
        <w:r>
          <w:rPr/>
          <w:t xml:space="preserve"> This obligation survives termination.</w:t>
        </w:r>
      </w:ins>
    </w:p>
    <w:p xmlns:ns1926="urn:precentis:edit">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xmlns:ns1927="urn:precentis:edit">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xmlns:ns1928="urn:precentis:edit">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29="urn:precentis:edit">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xmlns:ns1930="urn:precentis:edit">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31="urn:precentis:edit">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32="urn:precentis:edit">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xmlns:ns1933="urn:precentis:edit">
      <w:r>
        <w:rPr>
          <w:b/>
        </w:rPr>
        <w:t xml:space="preserve">168.11 </w:t>
      </w:r>
      <w:r>
        <w:rPr/>
        <w:t>The Supplier shall retain all Customer Data for 30 days after termination before secure deletion.</w:t>
      </w:r>
    </w:p>
    <w:p xmlns:ns1934="urn:precentis:edit">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935="urn:precentis:edit">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xmlns:ns1936="urn:precentis:edit">
      <w:pPr>
        <w:pStyle w:val="Heading1"/>
      </w:pPr>
      <w:r>
        <w:rPr/>
        <w:t>169. Governing Law (Module 7)</w:t>
      </w:r>
    </w:p>
    <w:p xmlns:ns1937="urn:precentis:edit">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xmlns:ns1938="urn:precentis:edit">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939="urn:precentis:edit">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xmlns:ns1940="urn:precentis:edit">
      <w:r>
        <w:rPr>
          <w:b/>
        </w:rPr>
        <w:t xml:space="preserve">169.4 </w:t>
      </w:r>
      <w:r>
        <w:rPr/>
        <w:t>Either party may terminate this Agreement for convenience on not less than thirty (30) days' written notice.</w:t>
      </w:r>
    </w:p>
    <w:p xmlns:ns1941="urn:precentis:edit">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18:16:36Z">
        <w:r>
          <w:rPr/>
          <w:t xml:space="preserve"> This obligation survives termination.</w:t>
        </w:r>
      </w:ins>
    </w:p>
    <w:p xmlns:ns1942="urn:precentis:edit">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943="urn:precentis:edit">
      <w:r>
        <w:rPr>
          <w:b/>
        </w:rPr>
        <w:t xml:space="preserve">169.7 </w:t>
      </w:r>
      <w:r>
        <w:rPr/>
        <w:t>Subject to Clause 9.4, the Supplier shall provide the deliverables described in this clause to the Customer.</w:t>
      </w:r>
    </w:p>
    <w:p xmlns:ns1944="urn:precentis:edit">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945="urn:precentis:edit">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46="urn:precentis:edit">
      <w:r>
        <w:rPr>
          <w:b/>
        </w:rPr>
        <w:t xml:space="preserve">169.10 </w:t>
      </w:r>
      <w:r>
        <w:rPr/>
        <w:t>Subject to Clause 9.2, the Supplier shall provide the deliverables described in this clause to the Customer.</w:t>
      </w:r>
    </w:p>
    <w:p xmlns:ns1947="urn:precentis:edit">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48="urn:precentis:edit">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49="urn:precentis:edit">
      <w:pPr>
        <w:pStyle w:val="Heading1"/>
      </w:pPr>
      <w:r>
        <w:rPr/>
        <w:t>170. Services (Module 8)</w:t>
      </w:r>
    </w:p>
    <w:p xmlns:ns1950="urn:precentis:edit">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1951="urn:precentis:edit">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xmlns:ns1952="urn:precentis:edit">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xmlns:ns1953="urn:precentis:edit">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xmlns:ns1954="urn:precentis:edit">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xmlns:ns1955="urn:precentis:edit">
      <w:r>
        <w:rPr>
          <w:b/>
        </w:rPr>
        <w:t xml:space="preserve">170.6 </w:t>
      </w:r>
      <w:r>
        <w:rPr/>
        <w:t>The Supplier shall remedy any material breach within 30 days of written notice requiring it to do so.</w:t>
      </w:r>
    </w:p>
    <w:p xmlns:ns1956="urn:precentis:edit">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xmlns:ns1957="urn:precentis:edit">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xmlns:ns1958="urn:precentis:edit">
      <w:pPr>
        <w:pStyle w:val="Heading1"/>
      </w:pPr>
      <w:r>
        <w:rPr/>
        <w:t>171. Service Levels (Module 8)</w:t>
      </w:r>
    </w:p>
    <w:p xmlns:ns1959="urn:precentis:edit">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xmlns:ns1960="urn:precentis:edit">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1961="urn:precentis:edit">
      <w:r>
        <w:rPr>
          <w:b/>
        </w:rPr>
        <w:t xml:space="preserve">171.3 </w:t>
      </w:r>
      <w:r>
        <w:rPr/>
        <w:t>Either party may terminate this Agreement for convenience on not less than thirty (30) days' written notice.</w:t>
      </w:r>
    </w:p>
    <w:p xmlns:ns1962="urn:precentis:edit">
      <w:pPr>
        <w:pStyle w:val="Heading2"/>
        <w:pPrChange w:id="20025" w:author="Helena Voss" w:date="2026-09-28T18:16:37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963="urn:precentis:edit">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xmlns:ns1964="urn:precentis:edit">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xmlns:ns1965="urn:precentis:edit">
      <w:pPr>
        <w:pStyle w:val="Heading2"/>
        <w:pPrChange w:id="20031" w:author="Helena Voss" w:date="2026-09-28T18:16:37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66="urn:precentis:edit">
      <w:r>
        <w:rPr>
          <w:b/>
        </w:rPr>
        <w:t xml:space="preserve">171.8 </w:t>
      </w:r>
      <w:r>
        <w:rPr/>
        <w:t xml:space="preserve">The Supplier shall remedy any</w:t>
      </w:r>
      <w:r>
        <w:rPr>
          <w:b/>
          <w:rPrChange w:id="20028" w:author="Helena Voss" w:date="2026-09-28T18:16:37Z">
            <w:rPr/>
          </w:rPrChange>
        </w:rPr>
        <w:t xml:space="preserve"> material br</w:t>
      </w:r>
      <w:r>
        <w:rPr/>
        <w:t xml:space="preserve">each within 30 days of written notice requiring it to do so.</w:t>
      </w:r>
    </w:p>
    <w:p xmlns:ns1967="urn:precentis:edit">
      <w:pPr>
        <w:pStyle w:val="Heading1"/>
      </w:pPr>
      <w:r>
        <w:rPr/>
        <w:t>172. Personnel (Module 8)</w:t>
      </w:r>
    </w:p>
    <w:p xmlns:ns1968="urn:precentis:edit">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xmlns:ns1969="urn:precentis:edit">
      <w:r>
        <w:rPr>
          <w:b/>
        </w:rPr>
        <w:t xml:space="preserve">172.2 </w:t>
      </w:r>
      <w:r>
        <w:rPr/>
        <w:t>The Supplier shall remedy any material breach within 30 days of written notice requiring it to do so.</w:t>
      </w:r>
    </w:p>
    <w:p xmlns:ns1970="urn:precentis:edit">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71="urn:precentis:edit">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xmlns:ns1972="urn:precentis:edit">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73="urn:precentis:edit">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974="urn:precentis:edit">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xmlns:ns1975="urn:precentis:edit">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975="urn:precentis:edit">
      <w:pPr>
        <w:rPr>
          <w:ins w:id="9203" w:author="Helena Voss" w:date="2026-09-28T18:16:36Z"/>
        </w:rPr>
      </w:pPr>
      <w:ins w:id="9202" w:author="Helena Voss" w:date="2026-09-28T18:16:36Z">
        <w:r>
          <w:rPr/>
          <w:t xml:space="preserve">1975.A The Parties shall co-operate in good faith.</w:t>
        </w:r>
      </w:ins>
    </w:p>
    <w:p xmlns:ns1976="urn:precentis:edit">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xmlns:ns1977="urn:precentis:edit">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xmlns:ns1978="urn:precentis:edit">
      <w:pPr>
        <w:pStyle w:val="Heading1"/>
      </w:pPr>
      <w:r>
        <w:rPr/>
        <w:t>173. Customer Obligations (Module 8)</w:t>
      </w:r>
    </w:p>
    <w:p xmlns:ns1979="urn:precentis:edit">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980="urn:precentis:edit">
      <w:pPr>
        <w:rPr>
          <w:del w:id="9169" w:author="Helena Voss" w:date="2026-09-28T18:16:36Z"/>
        </w:rPr>
      </w:pPr>
      <w:del w:id="9168" w:author="Helena Voss" w:date="2026-09-28T18:16:36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xmlns:ns1981="urn:precentis:edit">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xmlns:ns1982="urn:precentis:edit">
      <w:r>
        <w:rPr>
          <w:b/>
        </w:rPr>
        <w:t xml:space="preserve">173.4 </w:t>
      </w:r>
      <w:r>
        <w:rPr/>
        <w:t>Subject to Clause 9, the Supplier shall provide the deliverables described in this clause to the Customer.</w:t>
      </w:r>
    </w:p>
    <w:p xmlns:ns1983="urn:precentis:edit">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xmlns:ns1984="urn:precentis:edit">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xmlns:ns1985="urn:precentis:edit">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86="urn:precentis:edit">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87="urn:precentis:edit">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988="urn:precentis:edit">
      <w:pPr>
        <w:pStyle w:val="Heading1"/>
      </w:pPr>
      <w:r>
        <w:rPr/>
        <w:t>174. Change Control (Module 8)</w:t>
      </w:r>
    </w:p>
    <w:p xmlns:ns1989="urn:precentis:edit">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990="urn:precentis:edit">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xmlns:ns1991="urn:precentis:edit">
      <w:r>
        <w:rPr>
          <w:b/>
        </w:rPr>
        <w:t xml:space="preserve">174.3 </w:t>
      </w:r>
      <w:r>
        <w:rPr/>
        <w:t>Clause 19 applies to any dispute arising under this clause.</w:t>
      </w:r>
    </w:p>
    <w:p xmlns:ns1992="urn:precentis:edit">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93="urn:precentis:edit">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xmlns:ns1994="urn:precentis:edit">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995="urn:precentis:edit">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96="urn:precentis:edit">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xmlns:ns1997="urn:precentis:edit">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98="urn:precentis:edit">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xmlns:ns1999="urn:precentis:edit">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xmlns:ns2000="urn:precentis:edit">
      <w:pPr>
        <w:pStyle w:val="Heading1"/>
      </w:pPr>
      <w:r>
        <w:rPr/>
        <w:t>175. Fees and Payment (Module 8)</w:t>
      </w:r>
    </w:p>
    <w:p xmlns:ns2001="urn:precentis:edit">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xmlns:ns2002="urn:precentis:edit">
      <w:r>
        <w:rPr>
          <w:b/>
        </w:rPr>
        <w:t xml:space="preserve">175.2 </w:t>
      </w:r>
      <w:r>
        <w:rPr/>
        <w:t>The Customer shall pay each valid invoice within thirty (30) days of receipt.</w:t>
      </w:r>
    </w:p>
    <w:p xmlns:ns2003="urn:precentis:edit">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04="urn:precentis:edit">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05="urn:precentis:edit">
      <w:r>
        <w:rPr>
          <w:b/>
        </w:rPr>
        <w:t xml:space="preserve">175.5 </w:t>
      </w:r>
      <w:r>
        <w:rPr/>
        <w:t>Undisputed amounts shall be paid no later than 30 days after the date of the relevant invoice.</w:t>
      </w:r>
    </w:p>
    <w:p xmlns:ns2006="urn:precentis:edit">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xmlns:ns2007="urn:precentis:edit">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008="urn:precentis:edit">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xmlns:ns2009="urn:precentis:edit">
      <w:pPr>
        <w:pStyle w:val="Heading1"/>
      </w:pPr>
      <w:r>
        <w:rPr/>
        <w:t>176. Invoicing (Module 8)</w:t>
      </w:r>
    </w:p>
    <w:p xmlns:ns2010="urn:precentis:edit">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11="urn:precentis:edit">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012="urn:precentis:edit">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xmlns:ns2013="urn:precentis:edit">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xmlns:ns2014="urn:precentis:edit">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xmlns:ns2015="urn:precentis:edit">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016="urn:precentis:edit">
      <w:r>
        <w:rPr>
          <w:b/>
        </w:rPr>
        <w:t xml:space="preserve">176.7 </w:t>
      </w:r>
      <w:r>
        <w:rPr/>
        <w:t>Subject to Clause 9.2, the Supplier shall provide the deliverables described in this clause to the Customer.</w:t>
      </w:r>
    </w:p>
    <w:p xmlns:ns2017="urn:precentis:edit">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18="urn:precentis:edit">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2019="urn:precentis:edit">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xmlns:ns2020="urn:precentis:edit">
      <w:r>
        <w:rPr>
          <w:b/>
        </w:rPr>
        <w:t xml:space="preserve">176.11 </w:t>
      </w:r>
      <w:r>
        <w:rPr/>
        <w:t>The Supplier shall provide the exit plan within thirty (30) days of the Effective Date.</w:t>
      </w:r>
    </w:p>
    <w:p xmlns:ns2021="urn:precentis:edit">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xmlns:ns2022="urn:precentis:edit">
      <w:r>
        <w:rPr>
          <w:b/>
        </w:rPr>
        <w:t xml:space="preserve">176.13 </w:t>
      </w:r>
      <w:r>
        <w:rPr/>
        <w:t>The Supplier shall retain all Customer Data for 30 days after termination before secure deletion.</w:t>
      </w:r>
    </w:p>
    <w:p xmlns:ns2023="urn:precentis:edit">
      <w:pPr>
        <w:pStyle w:val="Heading1"/>
      </w:pPr>
      <w:r>
        <w:rPr/>
        <w:t>177. Term (Module 8)</w:t>
      </w:r>
    </w:p>
    <w:p xmlns:ns2024="urn:precentis:edit">
      <w:r>
        <w:rPr>
          <w:b/>
        </w:rPr>
        <w:t xml:space="preserve">177.1 </w:t>
      </w:r>
      <w:r>
        <w:rPr/>
        <w:t>Either party may terminate this Agreement for convenience on not less than thirty (30) days' written notice.</w:t>
      </w:r>
    </w:p>
    <w:p xmlns:ns2025="urn:precentis:edit">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26="urn:precentis:edit">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027="urn:precentis:edit">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xmlns:ns2028="urn:precentis:edit">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18:16:36Z">
        <w:r>
          <w:rPr/>
          <w:t xml:space="preserve"> This obligation survives termination.</w:t>
        </w:r>
      </w:ins>
    </w:p>
    <w:p xmlns:ns2029="urn:precentis:edit">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xmlns:ns2030="urn:precentis:edit">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31="urn:precentis:edit">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032="urn:precentis:edit">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33="urn:precentis:edit">
      <w:pPr>
        <w:pStyle w:val="Heading1"/>
      </w:pPr>
      <w:r>
        <w:rPr/>
        <w:t>178. Termination (Module 8)</w:t>
      </w:r>
    </w:p>
    <w:p xmlns:ns2034="urn:precentis:edit">
      <w:r>
        <w:rPr>
          <w:b/>
        </w:rPr>
        <w:t xml:space="preserve">178.1 </w:t>
      </w:r>
      <w:r>
        <w:rPr/>
        <w:t>Subject to Clause 9.2, the Supplier shall provide the deliverables described in this clause to the Customer.</w:t>
      </w:r>
    </w:p>
    <w:p xmlns:ns2035="urn:precentis:edit">
      <w:pPr>
        <w:rPr>
          <w:del w:id="9151" w:author="Helena Voss" w:date="2026-09-28T18:16:36Z"/>
        </w:rPr>
      </w:pPr>
      <w:del w:id="9150" w:author="Helena Voss" w:date="2026-09-28T18:16:36Z">
        <w:r>
          <w:rPr>
            <w:b/>
          </w:rPr>
          <w:delText xml:space="preserve">178.2 </w:delText>
        </w:r>
        <w:r>
          <w:rPr/>
          <w:delText>Clause 19 applies to any dispute arising under this clause.</w:delText>
        </w:r>
      </w:del>
    </w:p>
    <w:p xmlns:ns2036="urn:precentis:edit">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xmlns:ns2037="urn:precentis:edit">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xmlns:ns2038="urn:precentis:edit">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039="urn:precentis:edit">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40="urn:precentis:edit">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xmlns:ns2041="urn:precentis:edit">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xmlns:ns2042="urn:precentis:edit">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043="urn:precentis:edit">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044="urn:precentis:edit">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xmlns:ns2045="urn:precentis:edit">
      <w:r>
        <w:rPr>
          <w:b/>
        </w:rPr>
        <w:t xml:space="preserve">178.12 </w:t>
      </w:r>
      <w:r>
        <w:rPr/>
        <w:t>The Supplier shall provide the exit plan within thirty (30) days of the Effective Date.</w:t>
      </w:r>
    </w:p>
    <w:p xmlns:ns2046="urn:precentis:edit">
      <w:pPr>
        <w:pStyle w:val="Heading1"/>
      </w:pPr>
      <w:r>
        <w:rPr/>
        <w:t>179. Confidentiality (Module 8)</w:t>
      </w:r>
    </w:p>
    <w:p xmlns:ns2047="urn:precentis:edit">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xmlns:ns2048="urn:precentis:edit">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xmlns:ns2049="urn:precentis:edit">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xmlns:ns2050="urn:precentis:edit">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xmlns:ns2051="urn:precentis:edit">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xmlns:ns2052="urn:precentis:edit">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xmlns:ns2053="urn:precentis:edit">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xmlns:ns2054="urn:precentis:edit">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xmlns:ns2055="urn:precentis:edit">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xmlns:ns2056="urn:precentis:edit">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xmlns:ns2057="urn:precentis:edit">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xmlns:ns2058="urn:precentis:edit">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18:16:36Z">
        <w:r>
          <w:rPr/>
          <w:delText xml:space="preserve">perform</w:delText>
        </w:r>
      </w:del>
      <w:ins w:id="9121" w:author="Helena Voss" w:date="2026-09-28T18:16:36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2059="urn:precentis:edit">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xmlns:ns2060="urn:precentis:edit">
      <w:pPr>
        <w:pStyle w:val="Heading1"/>
      </w:pPr>
      <w:r>
        <w:rPr/>
        <w:t>180. Intellectual Property (Module 8)</w:t>
      </w:r>
    </w:p>
    <w:p xmlns:ns2061="urn:precentis:edit">
      <w:r>
        <w:rPr>
          <w:b/>
        </w:rPr>
        <w:t xml:space="preserve">180.1 </w:t>
      </w:r>
      <w:r>
        <w:rPr/>
        <w:t>Subject to Clause 9, the Supplier shall provide the deliverables described in this clause to the Customer.</w:t>
      </w:r>
    </w:p>
    <w:p xmlns:ns2062="urn:precentis:edit">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xmlns:ns2063="urn:precentis:edit">
      <w:r>
        <w:rPr>
          <w:b/>
        </w:rPr>
        <w:t xml:space="preserve">180.3 </w:t>
      </w:r>
      <w:r>
        <w:rPr/>
        <w:t>Subject to Clause 9.2, the Supplier shall provide the deliverables described in this clause to the Customer.</w:t>
      </w:r>
    </w:p>
    <w:p xmlns:ns2064="urn:precentis:edit">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065="urn:precentis:edit">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066="urn:precentis:edit">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7="urn:precentis:edit">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xmlns:ns2068="urn:precentis:edit">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9="urn:precentis:edit">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xmlns:ns2070="urn:precentis:edit">
      <w:r>
        <w:rPr>
          <w:b/>
        </w:rPr>
        <w:t xml:space="preserve">180.10 </w:t>
      </w:r>
      <w:r>
        <w:rPr/>
        <w:t>The Supplier shall retain all Customer Data for 30 days after termination before secure deletion.</w:t>
      </w:r>
    </w:p>
    <w:p xmlns:ns2071="urn:precentis:edit">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072="urn:precentis:edit">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xmlns:ns2073="urn:precentis:edit">
      <w:pPr>
        <w:pStyle w:val="Heading1"/>
      </w:pPr>
      <w:r>
        <w:rPr/>
        <w:t>181. Data Protection (Module 8)</w:t>
      </w:r>
    </w:p>
    <w:p xmlns:ns2074="urn:precentis:edit">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5="urn:precentis:edit">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6="urn:precentis:edit">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xmlns:ns2077="urn:precentis:edit">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xmlns:ns2078="urn:precentis:edit">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xmlns:ns2079="urn:precentis:edit">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xmlns:ns2080="urn:precentis:edit">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081="urn:precentis:edit">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2082="urn:precentis:edit">
      <w:pPr>
        <w:pStyle w:val="Heading1"/>
      </w:pPr>
      <w:r>
        <w:rPr/>
        <w:t>182. Security (Module 8)</w:t>
      </w:r>
    </w:p>
    <w:p xmlns:ns2083="urn:precentis:edit">
      <w:r>
        <w:rPr>
          <w:b/>
        </w:rPr>
        <w:t xml:space="preserve">182.1 </w:t>
      </w:r>
      <w:r>
        <w:rPr/>
        <w:t>The Supplier shall remedy any material breach within 30 days of written notice requiring it to do so.</w:t>
      </w:r>
    </w:p>
    <w:p xmlns:ns2084="urn:precentis:edit">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85="urn:precentis:edit">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xmlns:ns2086="urn:precentis:edit">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xmlns:ns2087="urn:precentis:edit">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088="urn:precentis:edit">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xmlns:ns2089="urn:precentis:edit">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90="urn:precentis:edit">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91="urn:precentis:edit">
      <w:pPr>
        <w:pStyle w:val="Heading1"/>
      </w:pPr>
      <w:r>
        <w:rPr/>
        <w:t>183. Audit (Module 8)</w:t>
      </w:r>
    </w:p>
    <w:p xmlns:ns2092="urn:precentis:edit">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xmlns:ns2093="urn:precentis:edit">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xmlns:ns2094="urn:precentis:edit">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xmlns:ns2095="urn:precentis:edit">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xmlns:ns2096="urn:precentis:edit">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097="urn:precentis:edit">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xmlns:ns2098="urn:precentis:edit">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99="urn:precentis:edit">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xmlns:ns2100="urn:precentis:edit">
      <w:pPr>
        <w:pStyle w:val="Heading1"/>
      </w:pPr>
      <w:r>
        <w:rPr/>
        <w:t>184. Warranties (Module 8)</w:t>
      </w:r>
    </w:p>
    <w:p xmlns:ns2101="urn:precentis:edit">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xmlns:ns2102="urn:precentis:edit">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xmlns:ns2103="urn:precentis:edit">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04="urn:precentis:edit">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05="urn:precentis:edit">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06="urn:precentis:edit">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xmlns:ns2107="urn:precentis:edit">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xmlns:ns2108="urn:precentis:edit">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xmlns:ns2109="urn:precentis:edit">
      <w:r>
        <w:rPr>
          <w:b/>
        </w:rPr>
        <w:t xml:space="preserve">184.9 </w:t>
      </w:r>
      <w:r>
        <w:rPr/>
        <w:t>Subject to Clause 9.4, the Supplier shall provide the deliverables described in this clause to the Customer.</w:t>
      </w:r>
    </w:p>
    <w:p xmlns:ns2110="urn:precentis:edit">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11="urn:precentis:edit">
      <w:pPr>
        <w:pStyle w:val="Heading1"/>
      </w:pPr>
      <w:r>
        <w:rPr/>
        <w:t>185. Indemnities (Module 8)</w:t>
      </w:r>
    </w:p>
    <w:p xmlns:ns2112="urn:precentis:edit">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2113="urn:precentis:edit">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14="urn:precentis:edit">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xmlns:ns2115="urn:precentis:edit">
      <w:r>
        <w:rPr>
          <w:b/>
        </w:rPr>
        <w:t xml:space="preserve">185.4 </w:t>
      </w:r>
      <w:r>
        <w:rPr/>
        <w:t>Clause 19 applies to any dispute arising under this clause.</w:t>
      </w:r>
    </w:p>
    <w:p xmlns:ns2116="urn:precentis:edit">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xmlns:ns2117="urn:precentis:edit">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18:16:36Z">
        <w:r>
          <w:rPr/>
          <w:delText xml:space="preserve">to</w:delText>
        </w:r>
      </w:del>
      <w:ins w:id="9020" w:author="Helena Voss" w:date="2026-09-28T18:16:36Z">
        <w:r>
          <w:rPr/>
          <w:t xml:space="preserve">reasonable</w:t>
        </w:r>
      </w:ins>
      <w:r>
        <w:rPr/>
        <w:t xml:space="preserve"> the indemnities (module 8) and agree any improvements required.</w:t>
      </w:r>
    </w:p>
    <w:p xmlns:ns2118="urn:precentis:edit">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xmlns:ns2119="urn:precentis:edit">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120="urn:precentis:edit">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xmlns:ns2121="urn:precentis:edit">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22="urn:precentis:edit">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23="urn:precentis:edit">
      <w:pPr>
        <w:pStyle w:val="Heading1"/>
      </w:pPr>
      <w:r>
        <w:rPr/>
        <w:t>186. Limitation of Liability (Module 8)</w:t>
      </w:r>
    </w:p>
    <w:p xmlns:ns2124="urn:precentis:edit">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2125="urn:precentis:edit">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26="urn:precentis:edit">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127="urn:precentis:edit">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28="urn:precentis:edit">
      <w:r>
        <w:rPr>
          <w:b/>
        </w:rPr>
        <w:t xml:space="preserve">186.5 </w:t>
      </w:r>
      <w:r>
        <w:rPr/>
        <w:t>Either party may terminate this Agreement for convenience on not less than thirty (30) days' written notice.</w:t>
      </w:r>
    </w:p>
    <w:p xmlns:ns2129="urn:precentis:edit">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xmlns:ns2130="urn:precentis:edit">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31="urn:precentis:edit">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xmlns:ns2132="urn:precentis:edit">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xmlns:ns2133="urn:precentis:edit">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xmlns:ns2134="urn:precentis:edit">
      <w:r>
        <w:rPr>
          <w:b/>
        </w:rPr>
        <w:t xml:space="preserve">186.11 </w:t>
      </w:r>
      <w:r>
        <w:rPr/>
        <w:t>Subject to Clause 9.4, the Supplier shall provide the deliverables described in this clause to the Customer.</w:t>
      </w:r>
    </w:p>
    <w:p xmlns:ns2135="urn:precentis:edit">
      <w:pPr>
        <w:pStyle w:val="Heading1"/>
      </w:pPr>
      <w:r>
        <w:rPr/>
        <w:t>187. Insurance (Module 8)</w:t>
      </w:r>
    </w:p>
    <w:p xmlns:ns2136="urn:precentis:edit">
      <w:r>
        <w:rPr>
          <w:b/>
        </w:rPr>
        <w:t xml:space="preserve">187.1 </w:t>
      </w:r>
      <w:r>
        <w:rPr/>
        <w:t>Subject to Clause 9.4, the Supplier shall provide the deliverables described in this clause to the Customer.</w:t>
      </w:r>
    </w:p>
    <w:p xmlns:ns2137="urn:precentis:edit">
      <w:r>
        <w:rPr>
          <w:b/>
        </w:rPr>
        <w:t xml:space="preserve">187.2 </w:t>
      </w:r>
      <w:r>
        <w:rPr/>
        <w:t>Clause 29.1 applies to any dispute arising under this clause.</w:t>
      </w:r>
    </w:p>
    <w:p xmlns:ns2138="urn:precentis:edit">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xmlns:ns2139="urn:precentis:edit">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xmlns:ns2140="urn:precentis:edit">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41="urn:precentis:edit">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xmlns:ns2142="urn:precentis:edit">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xmlns:ns2143="urn:precentis:edit">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xmlns:ns2144="urn:precentis:edit">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xmlns:ns2145="urn:precentis:edit">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46="urn:precentis:edit">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xmlns:ns2147="urn:precentis:edit">
      <w:pPr>
        <w:pStyle w:val="Heading1"/>
      </w:pPr>
      <w:r>
        <w:rPr/>
        <w:t>188. Force Majeure (Module 8)</w:t>
      </w:r>
    </w:p>
    <w:p xmlns:ns2148="urn:precentis:edit">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xmlns:ns2149="urn:precentis:edit">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50="urn:precentis:edit">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xmlns:ns2151="urn:precentis:edit">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2="urn:precentis:edit">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153="urn:precentis:edit">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xmlns:ns2154="urn:precentis:edit">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xmlns:ns2155="urn:precentis:edit">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xmlns:ns2156="urn:precentis:edit">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xmlns:ns2157="urn:precentis:edit">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8="urn:precentis:edit">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2159="urn:precentis:edit">
      <w:pPr>
        <w:pStyle w:val="Heading1"/>
      </w:pPr>
      <w:r>
        <w:rPr/>
        <w:t>189. Subcontracting (Module 8)</w:t>
      </w:r>
    </w:p>
    <w:p xmlns:ns2160="urn:precentis:edit">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161="urn:precentis:edit">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xmlns:ns2162="urn:precentis:edit">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xmlns:ns2163="urn:precentis:edit">
      <w:r>
        <w:rPr>
          <w:b/>
        </w:rPr>
        <w:t xml:space="preserve">189.4 </w:t>
      </w:r>
      <w:r>
        <w:rPr/>
        <w:t>Subject to Clause 9.4, the Supplier shall provide the deliverables described in this clause to the Customer.</w:t>
      </w:r>
    </w:p>
    <w:p xmlns:ns2164="urn:precentis:edit">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xmlns:ns2165="urn:precentis:edit">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166="urn:precentis:edit">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xmlns:ns2167="urn:precentis:edit">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xmlns:ns2168="urn:precentis:edit">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xmlns:ns2169="urn:precentis:edit">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70="urn:precentis:edit">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xmlns:ns2171="urn:precentis:edit">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xmlns:ns2172="urn:precentis:edit">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73="urn:precentis:edit">
      <w:pPr>
        <w:pStyle w:val="Heading1"/>
      </w:pPr>
      <w:r>
        <w:rPr/>
        <w:t>190. Assignment (Module 8)</w:t>
      </w:r>
    </w:p>
    <w:p xmlns:ns2174="urn:precentis:edit">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2175="urn:precentis:edit">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xmlns:ns2176="urn:precentis:edit">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18:16:36Z">
        <w:r>
          <w:rPr/>
          <w:t xml:space="preserve"> This obligation survives termination.</w:t>
        </w:r>
      </w:ins>
    </w:p>
    <w:p xmlns:ns2177="urn:precentis:edit">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xmlns:ns2178="urn:precentis:edit">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179="urn:precentis:edit">
      <w:r>
        <w:rPr>
          <w:b/>
        </w:rPr>
        <w:t xml:space="preserve">190.6 </w:t>
      </w:r>
      <w:r>
        <w:rPr/>
        <w:t>The Supplier shall remedy any material breach within 30 days of written notice requiring it to do so.</w:t>
      </w:r>
    </w:p>
    <w:p xmlns:ns2180="urn:precentis:edit">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81="urn:precentis:edit">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182="urn:precentis:edit">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xmlns:ns2183="urn:precentis:edit">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xmlns:ns2184="urn:precentis:edit">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xmlns:ns2185="urn:precentis:edit">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xmlns:ns2186="urn:precentis:edit">
      <w:r>
        <w:rPr>
          <w:b/>
        </w:rPr>
        <w:t xml:space="preserve">190.13 </w:t>
      </w:r>
      <w:r>
        <w:rPr/>
        <w:t>The Supplier shall retain all Customer Data for 30 days after termination before secure deletion.</w:t>
      </w:r>
    </w:p>
    <w:p xmlns:ns2187="urn:precentis:edit">
      <w:pPr>
        <w:pStyle w:val="Heading1"/>
      </w:pPr>
      <w:r>
        <w:rPr/>
        <w:t>191. Dispute Resolution (Module 8)</w:t>
      </w:r>
    </w:p>
    <w:p xmlns:ns2188="urn:precentis:edit">
      <w:r>
        <w:rPr>
          <w:b/>
        </w:rPr>
        <w:t xml:space="preserve">191.1 </w:t>
      </w:r>
      <w:r>
        <w:rPr/>
        <w:t>Subject to Clause 9.2, the Supplier shall provide the deliverables described in this clause to the Customer.</w:t>
      </w:r>
    </w:p>
    <w:p xmlns:ns2189="urn:precentis:edit">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90="urn:precentis:edit">
      <w:r>
        <w:rPr>
          <w:b/>
        </w:rPr>
        <w:t xml:space="preserve">191.3 </w:t>
      </w:r>
      <w:r>
        <w:rPr/>
        <w:t>Subject to Clause 9.4, the Supplier shall provide the deliverables described in this clause to the Customer.</w:t>
      </w:r>
    </w:p>
    <w:p xmlns:ns2191="urn:precentis:edit">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xmlns:ns2192="urn:precentis:edit">
      <w:r>
        <w:rPr>
          <w:b/>
        </w:rPr>
        <w:t xml:space="preserve">191.5 </w:t>
      </w:r>
      <w:r>
        <w:rPr/>
        <w:t xml:space="preserve">Each party shall </w:t>
      </w:r>
      <w:del w:id="9044" w:author="Helena Voss" w:date="2026-09-28T18:16:36Z">
        <w:r>
          <w:rPr/>
          <w:delText xml:space="preserve">bear</w:delText>
        </w:r>
      </w:del>
      <w:ins w:id="9045" w:author="Helena Voss" w:date="2026-09-28T18:16:36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193="urn:precentis:edit">
      <w:r>
        <w:rPr>
          <w:b/>
        </w:rPr>
        <w:t xml:space="preserve">191.6 </w:t>
      </w:r>
      <w:r>
        <w:rPr/>
        <w:t>Subject to Clause 9, the Supplier shall provide the deliverables described in this clause to the Customer.</w:t>
      </w:r>
    </w:p>
    <w:p xmlns:ns2194="urn:precentis:edit">
      <w:r>
        <w:rPr>
          <w:b/>
        </w:rPr>
        <w:t xml:space="preserve">191.7 </w:t>
      </w:r>
      <w:r>
        <w:rPr/>
        <w:t xml:space="preserve">Subject to Clause 9.2, the Supplier shall provide the deliverables described in </w:t>
      </w:r>
      <w:del w:id="9118" w:author="Helena Voss" w:date="2026-09-28T18:16:36Z">
        <w:r>
          <w:rPr/>
          <w:delText xml:space="preserve">this</w:delText>
        </w:r>
      </w:del>
      <w:ins w:id="9119" w:author="Helena Voss" w:date="2026-09-28T18:16:36Z">
        <w:r>
          <w:rPr/>
          <w:t xml:space="preserve">reasonable</w:t>
        </w:r>
      </w:ins>
      <w:r>
        <w:rPr/>
        <w:t xml:space="preserve"> clause to the Customer.</w:t>
      </w:r>
    </w:p>
    <w:p xmlns:ns2195="urn:precentis:edit">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xmlns:ns2196="urn:precentis:edit">
      <w:pPr>
        <w:pStyle w:val="Heading1"/>
      </w:pPr>
      <w:r>
        <w:rPr/>
        <w:t>192. Notices (Module 8)</w:t>
      </w:r>
    </w:p>
    <w:p xmlns:ns2197="urn:precentis:edit">
      <w:r>
        <w:rPr>
          <w:b/>
        </w:rPr>
        <w:t xml:space="preserve">192.1 </w:t>
      </w:r>
      <w:r>
        <w:rPr/>
        <w:t>Clause 19.3 applies to any dispute arising under this clause.</w:t>
      </w:r>
    </w:p>
    <w:p xmlns:ns2198="urn:precentis:edit">
      <w:r>
        <w:rPr>
          <w:b/>
        </w:rPr>
        <w:t xml:space="preserve">192.2 </w:t>
      </w:r>
      <w:r>
        <w:rPr/>
        <w:t>The Supplier shall retain all Customer Data for 30 days after termination before secure deletion.</w:t>
      </w:r>
    </w:p>
    <w:p xmlns:ns2199="urn:precentis:edit">
      <w:r>
        <w:rPr>
          <w:b/>
        </w:rPr>
        <w:t xml:space="preserve">192.3 </w:t>
      </w:r>
      <w:r>
        <w:rPr/>
        <w:t>Subject to Clause 9.4, the Supplier shall provide the deliverables described in this clause to the Customer.</w:t>
      </w:r>
    </w:p>
    <w:p xmlns:ns2200="urn:precentis:edit">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xmlns:ns2201="urn:precentis:edit">
      <w:r>
        <w:rPr>
          <w:b/>
        </w:rPr>
        <w:t xml:space="preserve">192.5 </w:t>
      </w:r>
      <w:r>
        <w:rPr/>
        <w:t>The Supplier shall provide the exit plan within thirty (30) days of the Effective Date.</w:t>
      </w:r>
    </w:p>
    <w:p xmlns:ns2202="urn:precentis:edit">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xmlns:ns2203="urn:precentis:edit">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204="urn:precentis:edit">
      <w:pPr>
        <w:rPr>
          <w:del w:id="9145" w:author="Helena Voss" w:date="2026-09-28T18:16:36Z"/>
        </w:rPr>
      </w:pPr>
      <w:del w:id="9144" w:author="Helena Voss" w:date="2026-09-28T18:16:36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xmlns:ns2205="urn:precentis:edit">
      <w:pPr>
        <w:pStyle w:val="Heading1"/>
      </w:pPr>
      <w:r>
        <w:rPr/>
        <w:t>193. Governing Law (Module 8)</w:t>
      </w:r>
    </w:p>
    <w:p xmlns:ns2206="urn:precentis:edit">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xmlns:ns2207="urn:precentis:edit">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xmlns:ns2208="urn:precentis:edit">
      <w:r>
        <w:rPr>
          <w:b/>
        </w:rPr>
        <w:t xml:space="preserve">193.3 </w:t>
      </w:r>
      <w:r>
        <w:rPr/>
        <w:t>Subject to Clause 9, the Supplier shall provide the deliverables described in this clause to the Customer.</w:t>
      </w:r>
    </w:p>
    <w:p xmlns:ns2209="urn:precentis:edit">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10="urn:precentis:edit">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xmlns:ns2211="urn:precentis:edit">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xmlns:ns2212="urn:precentis:edit">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13="urn:precentis:edit">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xmlns:ns2214="urn:precentis:edit">
      <w:r>
        <w:rPr>
          <w:b/>
        </w:rPr>
        <w:t xml:space="preserve">193.9 </w:t>
      </w:r>
      <w:r>
        <w:rPr/>
        <w:t>Clause 19 applies to any dispute arising under this clause.</w:t>
      </w:r>
    </w:p>
    <w:p xmlns:ns2215="urn:precentis:edit">
      <w:pPr>
        <w:pStyle w:val="Heading1"/>
      </w:pPr>
      <w:r>
        <w:rPr/>
        <w:t>194. Services (Module 9)</w:t>
      </w:r>
    </w:p>
    <w:p xmlns:ns2216="urn:precentis:edit">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17="urn:precentis:edit">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xmlns:ns2218="urn:precentis:edit">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xmlns:ns2219="urn:precentis:edit">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20="urn:precentis:edit">
      <w:r>
        <w:rPr>
          <w:b/>
        </w:rPr>
        <w:t xml:space="preserve">194.5 </w:t>
      </w:r>
      <w:r>
        <w:rPr/>
        <w:t>Subject to Clause 9, the Supplier shall provide the deliverables described in this clause to the Customer.</w:t>
      </w:r>
    </w:p>
    <w:p xmlns:ns2221="urn:precentis:edit">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222="urn:precentis:edit">
      <w:r>
        <w:rPr>
          <w:b/>
        </w:rPr>
        <w:t xml:space="preserve">194.7 </w:t>
      </w:r>
      <w:r>
        <w:rPr/>
        <w:t>The Supplier shall provide the exit plan within thirty (30) days of the Effective Date.</w:t>
      </w:r>
    </w:p>
    <w:p xmlns:ns2223="urn:precentis:edit">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xmlns:ns2224="urn:precentis:edit">
      <w:r>
        <w:rPr>
          <w:b/>
        </w:rPr>
        <w:t xml:space="preserve">194.9 </w:t>
      </w:r>
      <w:r>
        <w:rPr/>
        <w:t>Clause 19 applies to any dispute arising under this clause.</w:t>
      </w:r>
    </w:p>
    <w:p xmlns:ns2225="urn:precentis:edit">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xmlns:ns2226="urn:precentis:edit">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xmlns:ns2227="urn:precentis:edit">
      <w:pPr>
        <w:pStyle w:val="Heading1"/>
      </w:pPr>
      <w:r>
        <w:rPr/>
        <w:t>195. Service Levels (Module 9)</w:t>
      </w:r>
    </w:p>
    <w:p xmlns:ns2228="urn:precentis:edit">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xmlns:ns2229="urn:precentis:edit">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xmlns:ns2230="urn:precentis:edit">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2231="urn:precentis:edit">
      <w:r>
        <w:rPr>
          <w:b/>
        </w:rPr>
        <w:t xml:space="preserve">195.4 </w:t>
      </w:r>
      <w:r>
        <w:rPr/>
        <w:t>The Supplier shall retain all Customer Data for 30 days after termination before secure deletion.</w:t>
      </w:r>
    </w:p>
    <w:p xmlns:ns2232="urn:precentis:edit">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xmlns:ns2233="urn:precentis:edit">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34="urn:precentis:edit">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235="urn:precentis:edit">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36="urn:precentis:edit">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xmlns:ns2237="urn:precentis:edit">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xmlns:ns2238="urn:precentis:edit">
      <w:pPr>
        <w:pStyle w:val="Heading1"/>
      </w:pPr>
      <w:r>
        <w:rPr/>
        <w:t>196. Personnel (Module 9)</w:t>
      </w:r>
    </w:p>
    <w:p xmlns:ns2239="urn:precentis:edit">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xmlns:ns2240="urn:precentis:edit">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xmlns:ns2241="urn:precentis:edit">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242="urn:precentis:edit">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xmlns:ns2243="urn:precentis:edit">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244="urn:precentis:edit">
      <w:r>
        <w:rPr>
          <w:b/>
        </w:rPr>
        <w:t xml:space="preserve">196.6 </w:t>
      </w:r>
      <w:r>
        <w:rPr/>
        <w:t>Clause 29.1 applies to any dispute arising under this clause.</w:t>
      </w:r>
    </w:p>
    <w:p xmlns:ns2245="urn:precentis:edit">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46="urn:precentis:edit">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xmlns:ns2247="urn:precentis:edit">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xmlns:ns2248="urn:precentis:edit">
      <w:pPr>
        <w:pStyle w:val="Heading1"/>
      </w:pPr>
      <w:r>
        <w:rPr/>
        <w:t>197. Customer Obligations (Module 9)</w:t>
      </w:r>
    </w:p>
    <w:p xmlns:ns2249="urn:precentis:edit">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250="urn:precentis:edit">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xmlns:ns2251="urn:precentis:edit">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252="urn:precentis:edit">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xmlns:ns2253="urn:precentis:edit">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254="urn:precentis:edit">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5="urn:precentis:edit">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xmlns:ns2256="urn:precentis:edit">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xmlns:ns2257="urn:precentis:edit">
      <w:r>
        <w:rPr>
          <w:b/>
        </w:rPr>
        <w:t xml:space="preserve">197.9 </w:t>
      </w:r>
      <w:r>
        <w:rPr/>
        <w:t>Clause 29.1 applies to any dispute arising under this clause.</w:t>
      </w:r>
    </w:p>
    <w:p xmlns:ns2258="urn:precentis:edit">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xmlns:ns2259="urn:precentis:edit">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60="urn:precentis:edit">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xmlns:ns2261="urn:precentis:edit">
      <w:pPr>
        <w:pStyle w:val="Heading1"/>
      </w:pPr>
      <w:r>
        <w:rPr/>
        <w:t>198. Change Control (Module 9)</w:t>
      </w:r>
    </w:p>
    <w:p xmlns:ns2262="urn:precentis:edit">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xmlns:ns2263="urn:precentis:edit">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4="urn:precentis:edit">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5="urn:precentis:edit">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266="urn:precentis:edit">
      <w:r>
        <w:rPr>
          <w:b/>
        </w:rPr>
        <w:t xml:space="preserve">198.5 </w:t>
      </w:r>
      <w:r>
        <w:rPr/>
        <w:t>Subject to Clause 9.2, the Supplier shall provide the deliverables described in this clause to the Customer.</w:t>
      </w:r>
    </w:p>
    <w:p xmlns:ns2267="urn:precentis:edit">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xmlns:ns2268="urn:precentis:edit">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2269="urn:precentis:edit">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18:16:36Z">
        <w:r>
          <w:rPr/>
          <w:t xml:space="preserve"> This obligation survives termination.</w:t>
        </w:r>
      </w:ins>
    </w:p>
    <w:p xmlns:ns2270="urn:precentis:edit">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xmlns:ns2271="urn:precentis:edit">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272="urn:precentis:edit">
      <w:pPr>
        <w:pStyle w:val="Heading1"/>
      </w:pPr>
      <w:r>
        <w:rPr/>
        <w:t>199. Fees and Payment (Module 9)</w:t>
      </w:r>
    </w:p>
    <w:p xmlns:ns2273="urn:precentis:edit">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74="urn:precentis:edit">
      <w:r>
        <w:rPr>
          <w:b/>
        </w:rPr>
        <w:t xml:space="preserve">199.2 </w:t>
      </w:r>
      <w:r>
        <w:rPr/>
        <w:t>Undisputed amounts shall be paid no later than 30 days after the date of the relevant invoice.</w:t>
      </w:r>
    </w:p>
    <w:p xmlns:ns2275="urn:precentis:edit">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xmlns:ns2276="urn:precentis:edit">
      <w:r>
        <w:rPr>
          <w:b/>
        </w:rPr>
        <w:t xml:space="preserve">199.4 </w:t>
      </w:r>
      <w:r>
        <w:rPr/>
        <w:t>The Supplier shall remedy any material breach within 30 days of written notice requiring it to do so.</w:t>
      </w:r>
    </w:p>
    <w:p xmlns:ns2277="urn:precentis:edit">
      <w:r>
        <w:rPr>
          <w:b/>
        </w:rPr>
        <w:t xml:space="preserve">199.5 </w:t>
      </w:r>
      <w:r>
        <w:rPr/>
        <w:t>The Customer shall pay each valid invoice within thirty (30) days of receipt.</w:t>
      </w:r>
    </w:p>
    <w:p xmlns:ns2278="urn:precentis:edit">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279="urn:precentis:edit">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xmlns:ns2280="urn:precentis:edit">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xmlns:ns2281="urn:precentis:edit">
      <w:r>
        <w:rPr>
          <w:b/>
        </w:rPr>
        <w:t xml:space="preserve">199.9 </w:t>
      </w:r>
      <w:r>
        <w:rPr/>
        <w:t>Clause 19.3 applies to any dispute arising under this clause.</w:t>
      </w:r>
    </w:p>
    <w:p xmlns:ns2282="urn:precentis:edit">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283="urn:precentis:edit">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xmlns:ns2284="urn:precentis:edit">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85="urn:precentis:edit">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xmlns:ns2286="urn:precentis:edit">
      <w:pPr>
        <w:pStyle w:val="Heading1"/>
      </w:pPr>
      <w:r>
        <w:rPr/>
        <w:t>200. Invoicing (Module 9)</w:t>
      </w:r>
    </w:p>
    <w:p xmlns:ns2287="urn:precentis:edit">
      <w:r>
        <w:rPr>
          <w:b/>
        </w:rPr>
        <w:t xml:space="preserve">200.1 </w:t>
      </w:r>
      <w:r>
        <w:rPr/>
        <w:t>Subject to Clause 9.2, the Supplier shall provide the deliverables described in this clause to the Customer.</w:t>
      </w:r>
    </w:p>
    <w:p xmlns:ns2288="urn:precentis:edit">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xmlns:ns2289="urn:precentis:edit">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90="urn:precentis:edit">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91="urn:precentis:edit">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xmlns:ns2292="urn:precentis:edit">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3="urn:precentis:edit">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4="urn:precentis:edit">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95="urn:precentis:edit">
      <w:r>
        <w:rPr>
          <w:b/>
        </w:rPr>
        <w:t xml:space="preserve">200.9 </w:t>
      </w:r>
      <w:r>
        <w:rPr/>
        <w:t>Subject to Clause 9.2, the Supplier shall provide the deliverables described in this clause to the Customer.</w:t>
      </w:r>
    </w:p>
    <w:p xmlns:ns2296="urn:precentis:edit">
      <w:pPr>
        <w:rPr>
          <w:del w:id="9167" w:author="Helena Voss" w:date="2026-09-28T18:16:36Z"/>
        </w:rPr>
      </w:pPr>
      <w:del w:id="9166" w:author="Helena Voss" w:date="2026-09-28T18:16:36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xmlns:ns2297="urn:precentis:edit">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98="urn:precentis:edit">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xmlns:ns2299="urn:precentis:edit">
      <w:pPr>
        <w:pStyle w:val="Heading1"/>
      </w:pPr>
      <w:r>
        <w:rPr/>
        <w:t>201. Term (Module 9)</w:t>
      </w:r>
    </w:p>
    <w:p xmlns:ns2300="urn:precentis:edit">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xmlns:ns2301="urn:precentis:edit">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xmlns:ns2302="urn:precentis:edit">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xmlns:ns2303="urn:precentis:edit">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304="urn:precentis:edit">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05="urn:precentis:edit">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xmlns:ns2306="urn:precentis:edit">
      <w:r>
        <w:rPr>
          <w:b/>
        </w:rPr>
        <w:t xml:space="preserve">201.7 </w:t>
      </w:r>
      <w:r>
        <w:rPr/>
        <w:t>Clause 19 applies to any dispute arising under this clause.</w:t>
      </w:r>
    </w:p>
    <w:p xmlns:ns2307="urn:precentis:edit">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xmlns:ns2308="urn:precentis:edit">
      <w:pPr>
        <w:pStyle w:val="Heading1"/>
      </w:pPr>
      <w:r>
        <w:rPr/>
        <w:t>202. Termination (Module 9)</w:t>
      </w:r>
    </w:p>
    <w:p xmlns:ns2309="urn:precentis:edit">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310="urn:precentis:edit">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xmlns:ns2311="urn:precentis:edit">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xmlns:ns2312="urn:precentis:edit">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3="urn:precentis:edit">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4="urn:precentis:edit">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15="urn:precentis:edit">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18:16:36Z">
        <w:r>
          <w:rPr/>
          <w:t xml:space="preserve"> This obligation survives termination.</w:t>
        </w:r>
      </w:ins>
    </w:p>
    <w:p xmlns:ns2316="urn:precentis:edit">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17="urn:precentis:edit">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18="urn:precentis:edit">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19="urn:precentis:edit">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20="urn:precentis:edit">
      <w:pPr>
        <w:pStyle w:val="Heading1"/>
      </w:pPr>
      <w:r>
        <w:rPr/>
        <w:t>203. Confidentiality (Module 9)</w:t>
      </w:r>
    </w:p>
    <w:p xmlns:ns2321="urn:precentis:edit">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18:16:36Z">
        <w:r>
          <w:rPr/>
          <w:delText xml:space="preserve">The</w:delText>
        </w:r>
      </w:del>
      <w:ins w:id="9088" w:author="Helena Voss" w:date="2026-09-28T18:16:36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xmlns:ns2322="urn:precentis:edit">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323="urn:precentis:edit">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18:16:36Z">
        <w:r>
          <w:rPr/>
          <w:t xml:space="preserve"> This obligation survives termination.</w:t>
        </w:r>
      </w:ins>
    </w:p>
    <w:p xmlns:ns2324="urn:precentis:edit">
      <w:r>
        <w:rPr>
          <w:b/>
        </w:rPr>
        <w:t xml:space="preserve">203.4 </w:t>
      </w:r>
      <w:r>
        <w:rPr/>
        <w:t>The Supplier shall remedy any material breach within 30 days of written notice requiring it to do so.</w:t>
      </w:r>
    </w:p>
    <w:p xmlns:ns2325="urn:precentis:edit">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26="urn:precentis:edit">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xmlns:ns2327="urn:precentis:edit">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xmlns:ns2328="urn:precentis:edit">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xmlns:ns2329="urn:precentis:edit">
      <w:pPr>
        <w:pStyle w:val="Heading1"/>
      </w:pPr>
      <w:r>
        <w:rPr/>
        <w:t>204. Intellectual Property (Module 9)</w:t>
      </w:r>
    </w:p>
    <w:p xmlns:ns2330="urn:precentis:edit">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1="urn:precentis:edit">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32="urn:precentis:edit">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3="urn:precentis:edit">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334="urn:precentis:edit">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35="urn:precentis:edit">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xmlns:ns2336="urn:precentis:edit">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xmlns:ns2337="urn:precentis:edit">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xmlns:ns2338="urn:precentis:edit">
      <w:r>
        <w:rPr>
          <w:b/>
        </w:rPr>
        <w:t xml:space="preserve">204.9 </w:t>
      </w:r>
      <w:r>
        <w:rPr/>
        <w:t>Clause 29.1 applies to any dispute arising under this clause.</w:t>
      </w:r>
    </w:p>
    <w:p xmlns:ns2339="urn:precentis:edit">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340="urn:precentis:edit">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xmlns:ns2341="urn:precentis:edit">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xmlns:ns2342="urn:precentis:edit">
      <w:pPr>
        <w:pStyle w:val="Heading1"/>
      </w:pPr>
      <w:r>
        <w:rPr/>
        <w:t>205. Data Protection (Module 9)</w:t>
      </w:r>
    </w:p>
    <w:p xmlns:ns2343="urn:precentis:edit">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44="urn:precentis:edit">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xmlns:ns2345="urn:precentis:edit">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xmlns:ns2346="urn:precentis:edit">
      <w:r>
        <w:rPr>
          <w:b/>
        </w:rPr>
        <w:t xml:space="preserve">205.4 </w:t>
      </w:r>
      <w:r>
        <w:rPr/>
        <w:t>Subject to Clause 9.4, the Supplier shall provide the deliverables described in this clause to the Customer.</w:t>
      </w:r>
    </w:p>
    <w:p xmlns:ns2347="urn:precentis:edit">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xmlns:ns2348="urn:precentis:edit">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xmlns:ns2349="urn:precentis:edit">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xmlns:ns2350="urn:precentis:edit">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2351="urn:precentis:edit">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xmlns:ns2352="urn:precentis:edit">
      <w:pPr>
        <w:pStyle w:val="Heading1"/>
      </w:pPr>
      <w:r>
        <w:rPr/>
        <w:t>206. Security (Module 9)</w:t>
      </w:r>
    </w:p>
    <w:p xmlns:ns2353="urn:precentis:edit">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xmlns:ns2354="urn:precentis:edit">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54="urn:precentis:edit">
      <w:pPr>
        <w:rPr>
          <w:ins w:id="9207" w:author="Helena Voss" w:date="2026-09-28T18:16:36Z"/>
        </w:rPr>
      </w:pPr>
      <w:ins w:id="9206" w:author="Helena Voss" w:date="2026-09-28T18:16:36Z">
        <w:r>
          <w:rPr/>
          <w:t xml:space="preserve">2354.A The Parties shall co-operate in good faith.</w:t>
        </w:r>
      </w:ins>
    </w:p>
    <w:p xmlns:ns2355="urn:precentis:edit">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xmlns:ns2356="urn:precentis:edit">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xmlns:ns2357="urn:precentis:edit">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xmlns:ns2358="urn:precentis:edit">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xmlns:ns2359="urn:precentis:edit">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360="urn:precentis:edit">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361="urn:precentis:edit">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xmlns:ns2362="urn:precentis:edit">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3="urn:precentis:edit">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4="urn:precentis:edit">
      <w:pPr>
        <w:pStyle w:val="Heading1"/>
      </w:pPr>
      <w:r>
        <w:rPr/>
        <w:t>207. Audit (Module 9)</w:t>
      </w:r>
    </w:p>
    <w:p xmlns:ns2365="urn:precentis:edit">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xmlns:ns2366="urn:precentis:edit">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xmlns:ns2367="urn:precentis:edit">
      <w:r>
        <w:rPr>
          <w:b/>
        </w:rPr>
        <w:t xml:space="preserve">207.3 </w:t>
      </w:r>
      <w:r>
        <w:rPr/>
        <w:t>Clause 19.3 applies to any dispute arising under this clause.</w:t>
      </w:r>
    </w:p>
    <w:p xmlns:ns2368="urn:precentis:edit">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2369="urn:precentis:edit">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2370="urn:precentis:edit">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xmlns:ns2371="urn:precentis:edit">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372="urn:precentis:edit">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73="urn:precentis:edit">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18:16:36Z">
        <w:r>
          <w:rPr/>
          <w:t xml:space="preserve"> This obligation survives termination.</w:t>
        </w:r>
      </w:ins>
    </w:p>
    <w:p xmlns:ns2374="urn:precentis:edit">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375="urn:precentis:edit">
      <w:pPr>
        <w:pStyle w:val="Heading1"/>
      </w:pPr>
      <w:r>
        <w:rPr/>
        <w:t>208. Warranties (Module 9)</w:t>
      </w:r>
    </w:p>
    <w:p xmlns:ns2376="urn:precentis:edit">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xmlns:ns2377="urn:precentis:edit">
      <w:r>
        <w:rPr>
          <w:b/>
        </w:rPr>
        <w:t xml:space="preserve">208.2 </w:t>
      </w:r>
      <w:r>
        <w:rPr/>
        <w:t>The Supplier shall retain all Customer Data for 30 days after termination before secure deletion.</w:t>
      </w:r>
    </w:p>
    <w:p xmlns:ns2378="urn:precentis:edit">
      <w:r>
        <w:rPr>
          <w:b/>
        </w:rPr>
        <w:t xml:space="preserve">208.3 </w:t>
      </w:r>
      <w:r>
        <w:rPr/>
        <w:t>Subject to Clause 9.4, the Supplier shall provide the deliverables described in this clause to the Customer.</w:t>
      </w:r>
    </w:p>
    <w:p xmlns:ns2379="urn:precentis:edit">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2380="urn:precentis:edit">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xmlns:ns2381="urn:precentis:edit">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xmlns:ns2382="urn:precentis:edit">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83="urn:precentis:edit">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xmlns:ns2384="urn:precentis:edit">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xmlns:ns2385="urn:precentis:edit">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386="urn:precentis:edit">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xmlns:ns2387="urn:precentis:edit">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18:16:36Z">
        <w:r>
          <w:rPr/>
          <w:t xml:space="preserve"> This obligation survives termination.</w:t>
        </w:r>
      </w:ins>
    </w:p>
    <w:p xmlns:ns2388="urn:precentis:edit">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389="urn:precentis:edit">
      <w:pPr>
        <w:pStyle w:val="Heading1"/>
      </w:pPr>
      <w:r>
        <w:rPr/>
        <w:t>209. Indemnities (Module 9)</w:t>
      </w:r>
    </w:p>
    <w:p xmlns:ns2390="urn:precentis:edit">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91="urn:precentis:edit">
      <w:r>
        <w:rPr>
          <w:b/>
        </w:rPr>
        <w:t xml:space="preserve">209.2 </w:t>
      </w:r>
      <w:r>
        <w:rPr/>
        <w:t>Subject to Clause 9, the Supplier shall provide the deliverables described in this clause to the Customer.</w:t>
      </w:r>
    </w:p>
    <w:p xmlns:ns2392="urn:precentis:edit">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2393="urn:precentis:edit">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2394="urn:precentis:edit">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395="urn:precentis:edit">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xmlns:ns2396="urn:precentis:edit">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xmlns:ns2397="urn:precentis:edit">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xmlns:ns2398="urn:precentis:edit">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xmlns:ns2399="urn:precentis:edit">
      <w:pPr>
        <w:pStyle w:val="Heading1"/>
      </w:pPr>
      <w:r>
        <w:rPr/>
        <w:t>210. Limitation of Liability (Module 9)</w:t>
      </w:r>
    </w:p>
    <w:p xmlns:ns2400="urn:precentis:edit">
      <w:r>
        <w:rPr>
          <w:b/>
        </w:rPr>
        <w:t xml:space="preserve">210.1 </w:t>
      </w:r>
      <w:r>
        <w:rPr/>
        <w:t>The Supplier shall provide the exit plan within thirty (30) days of the Effective Date.</w:t>
      </w:r>
    </w:p>
    <w:p xmlns:ns2401="urn:precentis:edit">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402="urn:precentis:edit">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403="urn:precentis:edit">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xmlns:ns2404="urn:precentis:edit">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18:16:36Z">
        <w:r>
          <w:rPr/>
          <w:delText xml:space="preserve">any</w:delText>
        </w:r>
      </w:del>
      <w:ins w:id="9097" w:author="Helena Voss" w:date="2026-09-28T18:16:36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xmlns:ns2405="urn:precentis:edit">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xmlns:ns2406="urn:precentis:edit">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07="urn:precentis:edit">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xmlns:ns2408="urn:precentis:edit">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09="urn:precentis:edit">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xmlns:ns2410="urn:precentis:edit">
      <w:pPr>
        <w:pStyle w:val="Heading1"/>
      </w:pPr>
      <w:r>
        <w:rPr/>
        <w:t>211. Insurance (Module 9)</w:t>
      </w:r>
    </w:p>
    <w:p xmlns:ns2411="urn:precentis:edit">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xmlns:ns2412="urn:precentis:edit">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xmlns:ns2413="urn:precentis:edit">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18:16:36Z">
        <w:r>
          <w:rPr/>
          <w:delText xml:space="preserve">own</w:delText>
        </w:r>
      </w:del>
      <w:ins w:id="9100" w:author="Helena Voss" w:date="2026-09-28T18:16:36Z">
        <w:r>
          <w:rPr/>
          <w:t xml:space="preserve">reasonable</w:t>
        </w:r>
      </w:ins>
      <w:r>
        <w:rPr/>
        <w:t xml:space="preserve"> costs in connection with the matters described in this clause, save as otherwise expressly provided.</w:t>
      </w:r>
    </w:p>
    <w:p xmlns:ns2414="urn:precentis:edit">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xmlns:ns2415="urn:precentis:edit">
      <w:r>
        <w:rPr>
          <w:b/>
        </w:rPr>
        <w:t xml:space="preserve">211.5 </w:t>
      </w:r>
      <w:r>
        <w:rPr/>
        <w:t>Subject to Clause 9, the Supplier shall provide the deliverables described in this clause to the Customer.</w:t>
      </w:r>
    </w:p>
    <w:p xmlns:ns2416="urn:precentis:edit">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17="urn:precentis:edit">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18="urn:precentis:edit">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19="urn:precentis:edit">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20="urn:precentis:edit">
      <w:pPr>
        <w:pStyle w:val="Heading1"/>
      </w:pPr>
      <w:r>
        <w:rPr/>
        <w:t>212. Force Majeure (Module 9)</w:t>
      </w:r>
    </w:p>
    <w:p xmlns:ns2421="urn:precentis:edit">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18:16:36Z">
        <w:r>
          <w:rPr/>
          <w:t xml:space="preserve"> This obligation survives termination.</w:t>
        </w:r>
      </w:ins>
    </w:p>
    <w:p xmlns:ns2422="urn:precentis:edit">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xmlns:ns2423="urn:precentis:edit">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xmlns:ns2424="urn:precentis:edit">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25="urn:precentis:edit">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26="urn:precentis:edit">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xmlns:ns2427="urn:precentis:edit">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428="urn:precentis:edit">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18:16:37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xmlns:ns2429="urn:precentis:edit">
      <w:r>
        <w:rPr>
          <w:b/>
        </w:rPr>
        <w:t xml:space="preserve">212.9 </w:t>
      </w:r>
      <w:r>
        <w:rPr/>
        <w:t>Subject to Clause 9.2, the Supplier shall provide the deliverables described in this clause to the Customer.</w:t>
      </w:r>
    </w:p>
    <w:p xmlns:ns2430="urn:precentis:edit">
      <w:r>
        <w:rPr>
          <w:b/>
        </w:rPr>
        <w:t xml:space="preserve">212.10 </w:t>
      </w:r>
      <w:r>
        <w:rPr/>
        <w:t>Clause 19 applies to any dispute arising under this clause.</w:t>
      </w:r>
    </w:p>
    <w:p xmlns:ns2431="urn:precentis:edit">
      <w:pPr>
        <w:pStyle w:val="Heading1"/>
      </w:pPr>
      <w:r>
        <w:rPr/>
        <w:t>213. Subcontracting (Module 9)</w:t>
      </w:r>
    </w:p>
    <w:p xmlns:ns2432="urn:precentis:edit">
      <w:r>
        <w:rPr>
          <w:b/>
        </w:rPr>
        <w:t xml:space="preserve">213.1 </w:t>
      </w:r>
      <w:r>
        <w:rPr/>
        <w:t>The Supplier shall remedy any material breach within 30 days of written notice requiring it to do so.</w:t>
      </w:r>
    </w:p>
    <w:p xmlns:ns2433="urn:precentis:edit">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34="urn:precentis:edit">
      <w:pPr>
        <w:pStyle w:val="Heading2"/>
        <w:pPrChange w:id="20003" w:author="Helena Voss" w:date="2026-09-28T18:16:37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xmlns:ns2435="urn:precentis:edit">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xmlns:ns2436="urn:precentis:edit">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xmlns:ns2437="urn:precentis:edit">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38="urn:precentis:edit">
      <w:r>
        <w:rPr>
          <w:b/>
        </w:rPr>
        <w:t xml:space="preserve">213.7 </w:t>
      </w:r>
      <w:r>
        <w:rPr/>
        <w:t>The Supplier shall provide the exit plan within thirty (30) days of the Effective Date.</w:t>
      </w:r>
    </w:p>
    <w:p xmlns:ns2439="urn:precentis:edit">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xmlns:ns2440="urn:precentis:edit">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441="urn:precentis:edit">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42="urn:precentis:edit">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443="urn:precentis:edit">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xmlns:ns2444="urn:precentis:edit">
      <w:pPr>
        <w:pStyle w:val="Heading1"/>
      </w:pPr>
      <w:r>
        <w:rPr/>
        <w:t>214. Assignment (Module 9)</w:t>
      </w:r>
    </w:p>
    <w:p xmlns:ns2445="urn:precentis:edit">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46="urn:precentis:edit">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xmlns:ns2447="urn:precentis:edit">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xmlns:ns2448="urn:precentis:edit">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49="urn:precentis:edit">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450="urn:precentis:edit">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xmlns:ns2451="urn:precentis:edit">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xmlns:ns2452="urn:precentis:edit">
      <w:r>
        <w:rPr>
          <w:b/>
        </w:rPr>
        <w:t xml:space="preserve">214.8 </w:t>
      </w:r>
      <w:r>
        <w:rPr/>
        <w:t>Subject to Clause 9, the Supplier shall provide the deliverables described in this clause to the Customer.</w:t>
      </w:r>
    </w:p>
    <w:p xmlns:ns2453="urn:precentis:edit">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54="urn:precentis:edit">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455="urn:precentis:edit">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56="urn:precentis:edit">
      <w:r>
        <w:rPr>
          <w:b/>
        </w:rPr>
        <w:t xml:space="preserve">214.12 </w:t>
      </w:r>
      <w:r>
        <w:rPr/>
        <w:t>Either party may terminate this Agreement for convenience on not less than thirty (30) days' written notice.</w:t>
      </w:r>
    </w:p>
    <w:p xmlns:ns2457="urn:precentis:edit">
      <w:r>
        <w:rPr>
          <w:b/>
        </w:rPr>
        <w:t xml:space="preserve">214.13 </w:t>
      </w:r>
      <w:r>
        <w:rPr/>
        <w:t>Clause 29.1 applies to any dispute arising under this clause.</w:t>
      </w:r>
    </w:p>
    <w:p xmlns:ns2458="urn:precentis:edit">
      <w:pPr>
        <w:pStyle w:val="Heading1"/>
      </w:pPr>
      <w:r>
        <w:rPr/>
        <w:t>215. Dispute Resolution (Module 9)</w:t>
      </w:r>
    </w:p>
    <w:p xmlns:ns2459="urn:precentis:edit">
      <w:pPr>
        <w:rPr>
          <w:del w:id="9163" w:author="Helena Voss" w:date="2026-09-28T18:16:36Z"/>
        </w:rPr>
      </w:pPr>
      <w:del w:id="9162" w:author="Helena Voss" w:date="2026-09-28T18:16:36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xmlns:ns2460="urn:precentis:edit">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xmlns:ns2461="urn:precentis:edit">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62="urn:precentis:edit">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xmlns:ns2463="urn:precentis:edit">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xmlns:ns2464="urn:precentis:edit">
      <w:r>
        <w:rPr>
          <w:b/>
        </w:rPr>
        <w:t xml:space="preserve">215.6 </w:t>
      </w:r>
      <w:r>
        <w:rPr/>
        <w:t>Clause 19.3 applies to any dispute arising under this clause.</w:t>
      </w:r>
    </w:p>
    <w:p xmlns:ns2465="urn:precentis:edit">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xmlns:ns2466="urn:precentis:edit">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67="urn:precentis:edit">
      <w:r>
        <w:rPr>
          <w:b/>
        </w:rPr>
        <w:t xml:space="preserve">215.9 </w:t>
      </w:r>
      <w:r>
        <w:rPr/>
        <w:t>Clause 19 applies to any dispute arising under this clause.</w:t>
      </w:r>
    </w:p>
    <w:p xmlns:ns2468="urn:precentis:edit">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xmlns:ns2469="urn:precentis:edit">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70="urn:precentis:edit">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2471="urn:precentis:edit">
      <w:pPr>
        <w:pStyle w:val="Heading1"/>
      </w:pPr>
      <w:r>
        <w:rPr/>
        <w:t>216. Notices (Module 9)</w:t>
      </w:r>
    </w:p>
    <w:p xmlns:ns2472="urn:precentis:edit">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73="urn:precentis:edit">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74="urn:precentis:edit">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xmlns:ns2475="urn:precentis:edit">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476="urn:precentis:edit">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xmlns:ns2477="urn:precentis:edit">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xmlns:ns2478="urn:precentis:edit">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79="urn:precentis:edit">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80="urn:precentis:edit">
      <w:r>
        <w:rPr>
          <w:b/>
        </w:rPr>
        <w:t xml:space="preserve">216.9 </w:t>
      </w:r>
      <w:r>
        <w:rPr/>
        <w:t>Clause 19 applies to any dispute arising under this clause.</w:t>
      </w:r>
    </w:p>
    <w:p xmlns:ns2481="urn:precentis:edit">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82="urn:precentis:edit">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83="urn:precentis:edit">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484="urn:precentis:edit">
      <w:pPr>
        <w:pStyle w:val="Heading1"/>
      </w:pPr>
      <w:r>
        <w:rPr/>
        <w:t>217. Governing Law (Module 9)</w:t>
      </w:r>
    </w:p>
    <w:p xmlns:ns2485="urn:precentis:edit">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xmlns:ns2486="urn:precentis:edit">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87="urn:precentis:edit">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18:16:36Z">
        <w:r>
          <w:rPr/>
          <w:t xml:space="preserve"> This obligation survives termination.</w:t>
        </w:r>
      </w:ins>
    </w:p>
    <w:p xmlns:ns2488="urn:precentis:edit">
      <w:r>
        <w:rPr>
          <w:b/>
        </w:rPr>
        <w:t xml:space="preserve">217.4 </w:t>
      </w:r>
      <w:r>
        <w:rPr/>
        <w:t>The Supplier shall remedy any material breach within 30 days of written notice requiring it to do so.</w:t>
      </w:r>
    </w:p>
    <w:p xmlns:ns2489="urn:precentis:edit">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xmlns:ns2490="urn:precentis:edit">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xmlns:ns2491="urn:precentis:edit">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2="urn:precentis:edit">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xmlns:ns2493="urn:precentis:edit">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94="urn:precentis:edit">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95="urn:precentis:edit">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6="urn:precentis:edit">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xmlns:ns2497="urn:precentis:edit">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8="urn:precentis:edit">
      <w:pPr>
        <w:pStyle w:val="Heading1"/>
      </w:pPr>
      <w:r>
        <w:rPr/>
        <w:t>218. Services (Module 10)</w:t>
      </w:r>
    </w:p>
    <w:p xmlns:ns2499="urn:precentis:edit">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xmlns:ns2500="urn:precentis:edit">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1="urn:precentis:edit">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2502="urn:precentis:edit">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xmlns:ns2503="urn:precentis:edit">
      <w:r>
        <w:rPr>
          <w:b/>
        </w:rPr>
        <w:t xml:space="preserve">218.5 </w:t>
      </w:r>
      <w:r>
        <w:rPr/>
        <w:t>Subject to Clause 9.4, the Supplier shall provide the deliverables described in this clause to the Customer.</w:t>
      </w:r>
    </w:p>
    <w:p xmlns:ns2504="urn:precentis:edit">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5="urn:precentis:edit">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506="urn:precentis:edit">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xmlns:ns2507="urn:precentis:edit">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xmlns:ns2508="urn:precentis:edit">
      <w:pPr>
        <w:pStyle w:val="Heading1"/>
      </w:pPr>
      <w:r>
        <w:rPr/>
        <w:t>219. Service Levels (Module 10)</w:t>
      </w:r>
    </w:p>
    <w:p xmlns:ns2509="urn:precentis:edit">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xmlns:ns2510="urn:precentis:edit">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xmlns:ns2511="urn:precentis:edit">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xmlns:ns2512="urn:precentis:edit">
      <w:r>
        <w:rPr>
          <w:b/>
        </w:rPr>
        <w:t xml:space="preserve">219.4 </w:t>
      </w:r>
      <w:r>
        <w:rPr/>
        <w:t>The Supplier shall remedy any material breach within 30 days of written notice requiring it to do so.</w:t>
      </w:r>
    </w:p>
    <w:p xmlns:ns2513="urn:precentis:edit">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2514="urn:precentis:edit">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515="urn:precentis:edit">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xmlns:ns2516="urn:precentis:edit">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xmlns:ns2517="urn:precentis:edit">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18="urn:precentis:edit">
      <w:r>
        <w:rPr>
          <w:b/>
        </w:rPr>
        <w:t xml:space="preserve">219.10 </w:t>
      </w:r>
      <w:r>
        <w:rPr/>
        <w:t>Either party may terminate this Agreement for convenience on not less than thirty (30) days' written notice.</w:t>
      </w:r>
    </w:p>
    <w:p xmlns:ns2519="urn:precentis:edit">
      <w:pPr>
        <w:pStyle w:val="Heading1"/>
      </w:pPr>
      <w:r>
        <w:rPr/>
        <w:t>220. Personnel (Module 10)</w:t>
      </w:r>
    </w:p>
    <w:p xmlns:ns2520="urn:precentis:edit">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xmlns:ns2521="urn:precentis:edit">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xmlns:ns2522="urn:precentis:edit">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523="urn:precentis:edit">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xmlns:ns2524="urn:precentis:edit">
      <w:r>
        <w:rPr>
          <w:b/>
        </w:rPr>
        <w:t xml:space="preserve">220.5 </w:t>
      </w:r>
      <w:r>
        <w:rPr/>
        <w:t xml:space="preserve">The parties shall meet at least quarterly to review </w:t>
      </w:r>
      <w:del w:id="9057" w:author="Helena Voss" w:date="2026-09-28T18:16:36Z">
        <w:r>
          <w:rPr/>
          <w:delText xml:space="preserve">performance</w:delText>
        </w:r>
      </w:del>
      <w:ins w:id="9058" w:author="Helena Voss" w:date="2026-09-28T18:16:36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xmlns:ns2525="urn:precentis:edit">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526="urn:precentis:edit">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xmlns:ns2527="urn:precentis:edit">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xmlns:ns2528="urn:precentis:edit">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xmlns:ns2529="urn:precentis:edit">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30="urn:precentis:edit">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xmlns:ns2531="urn:precentis:edit">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xmlns:ns2532="urn:precentis:edit">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xmlns:ns2533="urn:precentis:edit">
      <w:pPr>
        <w:pStyle w:val="Heading1"/>
      </w:pPr>
      <w:r>
        <w:rPr/>
        <w:t>221. Customer Obligations (Module 10)</w:t>
      </w:r>
    </w:p>
    <w:p xmlns:ns2534="urn:precentis:edit">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2535="urn:precentis:edit">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36="urn:precentis:edit">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xmlns:ns2537="urn:precentis:edit">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xmlns:ns2538="urn:precentis:edit">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xmlns:ns2539="urn:precentis:edit">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0="urn:precentis:edit">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xmlns:ns2541="urn:precentis:edit">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2="urn:precentis:edit">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xmlns:ns2543="urn:precentis:edit">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xmlns:ns2544="urn:precentis:edit">
      <w:pPr>
        <w:pStyle w:val="Heading1"/>
      </w:pPr>
      <w:r>
        <w:rPr/>
        <w:t>222. Change Control (Module 10)</w:t>
      </w:r>
    </w:p>
    <w:p xmlns:ns2545="urn:precentis:edit">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xmlns:ns2546="urn:precentis:edit">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xmlns:ns2547="urn:precentis:edit">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8="urn:precentis:edit">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9="urn:precentis:edit">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50="urn:precentis:edit">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xmlns:ns2551="urn:precentis:edit">
      <w:r>
        <w:rPr>
          <w:b/>
        </w:rPr>
        <w:t xml:space="preserve">222.7 </w:t>
      </w:r>
      <w:r>
        <w:rPr/>
        <w:t>Subject to Clause 9.4, the Supplier shall provide the deliverables described in this clause to the Customer.</w:t>
      </w:r>
    </w:p>
    <w:p xmlns:ns2552="urn:precentis:edit">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18:16:36Z">
        <w:r>
          <w:rPr/>
          <w:delText xml:space="preserve">control</w:delText>
        </w:r>
      </w:del>
      <w:ins w:id="9123" w:author="Helena Voss" w:date="2026-09-28T18:16:36Z">
        <w:r>
          <w:rPr/>
          <w:t xml:space="preserve">reasonable</w:t>
        </w:r>
      </w:ins>
      <w:r>
        <w:rPr/>
        <w:t xml:space="preserve"> (module 10) and shall make them available to the Customer on request.</w:t>
      </w:r>
    </w:p>
    <w:p xmlns:ns2553="urn:precentis:edit">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554="urn:precentis:edit">
      <w:r>
        <w:rPr>
          <w:b/>
        </w:rPr>
        <w:t xml:space="preserve">222.10 </w:t>
      </w:r>
      <w:r>
        <w:rPr/>
        <w:t>Clause 19 applies to any dispute arising under this clause.</w:t>
      </w:r>
    </w:p>
    <w:p xmlns:ns2555="urn:precentis:edit">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xmlns:ns2556="urn:precentis:edit">
      <w:pPr>
        <w:pStyle w:val="Heading1"/>
      </w:pPr>
      <w:r>
        <w:rPr/>
        <w:t>223. Fees and Payment (Module 10)</w:t>
      </w:r>
    </w:p>
    <w:p xmlns:ns2557="urn:precentis:edit">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58="urn:precentis:edit">
      <w:r>
        <w:rPr>
          <w:b/>
        </w:rPr>
        <w:t xml:space="preserve">223.2 </w:t>
      </w:r>
      <w:r>
        <w:rPr/>
        <w:t>The Customer shall settle the Milestone Payment within 30 days of the Acceptance Certificate.</w:t>
      </w:r>
    </w:p>
    <w:p xmlns:ns2559="urn:precentis:edit">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xmlns:ns2560="urn:precentis:edit">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xmlns:ns2561="urn:precentis:edit">
      <w:r>
        <w:rPr>
          <w:b/>
        </w:rPr>
        <w:t xml:space="preserve">223.5 </w:t>
      </w:r>
      <w:r>
        <w:rPr/>
        <w:t>The Customer shall pay each valid invoice within thirty (30) days of receipt.</w:t>
      </w:r>
    </w:p>
    <w:p xmlns:ns2562="urn:precentis:edit">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63="urn:precentis:edit">
      <w:r>
        <w:rPr>
          <w:b/>
        </w:rPr>
        <w:t xml:space="preserve">223.7 </w:t>
      </w:r>
      <w:r>
        <w:rPr/>
        <w:t>The Supplier shall retain all Customer Data for 30 days after termination before secure deletion.</w:t>
      </w:r>
    </w:p>
    <w:p xmlns:ns2564="urn:precentis:edit">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xmlns:ns2565="urn:precentis:edit">
      <w:pPr>
        <w:pStyle w:val="Heading1"/>
      </w:pPr>
      <w:r>
        <w:rPr/>
        <w:t>224. Invoicing (Module 10)</w:t>
      </w:r>
    </w:p>
    <w:p xmlns:ns2566="urn:precentis:edit">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xmlns:ns2567="urn:precentis:edit">
      <w:r>
        <w:rPr>
          <w:b/>
        </w:rPr>
        <w:t xml:space="preserve">224.2 </w:t>
      </w:r>
      <w:r>
        <w:rPr/>
        <w:t>Subject to Clause 9.2, the Supplier shall provide the deliverables described in this clause to the Customer.</w:t>
      </w:r>
    </w:p>
    <w:p xmlns:ns2568="urn:precentis:edit">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xmlns:ns2569="urn:precentis:edit">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xmlns:ns2570="urn:precentis:edit">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xmlns:ns2571="urn:precentis:edit">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72="urn:precentis:edit">
      <w:r>
        <w:rPr>
          <w:b/>
        </w:rPr>
        <w:t xml:space="preserve">224.7 </w:t>
      </w:r>
      <w:r>
        <w:rPr/>
        <w:t>Either party may terminate this Agreement for convenience on not less than thirty (30) days' written notice.</w:t>
      </w:r>
    </w:p>
    <w:p xmlns:ns2573="urn:precentis:edit">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74="urn:precentis:edit">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575="urn:precentis:edit">
      <w:pPr>
        <w:pStyle w:val="Heading1"/>
      </w:pPr>
      <w:r>
        <w:rPr/>
        <w:t>225. Term (Module 10)</w:t>
      </w:r>
    </w:p>
    <w:p xmlns:ns2576="urn:precentis:edit">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xmlns:ns2577="urn:precentis:edit">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78="urn:precentis:edit">
      <w:r>
        <w:rPr>
          <w:b/>
        </w:rPr>
        <w:t xml:space="preserve">225.3 </w:t>
      </w:r>
      <w:r>
        <w:rPr/>
        <w:t>Subject to Clause 9, the Supplier shall provide the deliverables described in this clause to the Customer.</w:t>
      </w:r>
    </w:p>
    <w:p xmlns:ns2579="urn:precentis:edit">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80="urn:precentis:edit">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581="urn:precentis:edit">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xmlns:ns2582="urn:precentis:edit">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xmlns:ns2583="urn:precentis:edit">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xmlns:ns2584="urn:precentis:edit">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585="urn:precentis:edit">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86="urn:precentis:edit">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xmlns:ns2587="urn:precentis:edit">
      <w:pPr>
        <w:pStyle w:val="Heading1"/>
      </w:pPr>
      <w:r>
        <w:rPr/>
        <w:t>226. Termination (Module 10)</w:t>
      </w:r>
    </w:p>
    <w:p xmlns:ns2588="urn:precentis:edit">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xmlns:ns2589="urn:precentis:edit">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90="urn:precentis:edit">
      <w:r>
        <w:rPr>
          <w:b/>
        </w:rPr>
        <w:t xml:space="preserve">226.3 </w:t>
      </w:r>
      <w:r>
        <w:rPr/>
        <w:t>The Supplier shall provide the exit plan within thirty (30) days of the Effective Date.</w:t>
      </w:r>
    </w:p>
    <w:p xmlns:ns2591="urn:precentis:edit">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xmlns:ns2592="urn:precentis:edit">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xmlns:ns2593="urn:precentis:edit">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xmlns:ns2594="urn:precentis:edit">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xmlns:ns2595="urn:precentis:edit">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2596="urn:precentis:edit">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597="urn:precentis:edit">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xmlns:ns2598="urn:precentis:edit">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xmlns:ns2599="urn:precentis:edit">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xmlns:ns2600="urn:precentis:edit">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xmlns:ns2601="urn:precentis:edit">
      <w:pPr>
        <w:pStyle w:val="Heading1"/>
      </w:pPr>
      <w:r>
        <w:rPr/>
        <w:t>227. Confidentiality (Module 10)</w:t>
      </w:r>
    </w:p>
    <w:p xmlns:ns2602="urn:precentis:edit">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603="urn:precentis:edit">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604="urn:precentis:edit">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xmlns:ns2605="urn:precentis:edit">
      <w:r>
        <w:rPr>
          <w:b/>
        </w:rPr>
        <w:t xml:space="preserve">227.4 </w:t>
      </w:r>
      <w:r>
        <w:rPr/>
        <w:t>Either party may terminate this Agreement for convenience on not less than thirty (30) days' written notice.</w:t>
      </w:r>
    </w:p>
    <w:p xmlns:ns2606="urn:precentis:edit">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xmlns:ns2607="urn:precentis:edit">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608="urn:precentis:edit">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609="urn:precentis:edit">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xmlns:ns2610="urn:precentis:edit">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xmlns:ns2611="urn:precentis:edit">
      <w:r>
        <w:rPr>
          <w:b/>
        </w:rPr>
        <w:t xml:space="preserve">227.10 </w:t>
      </w:r>
      <w:r>
        <w:rPr/>
        <w:t>Clause 19.3 applies to any dispute arising under this clause.</w:t>
      </w:r>
    </w:p>
    <w:p xmlns:ns2612="urn:precentis:edit">
      <w:r>
        <w:rPr>
          <w:b/>
        </w:rPr>
        <w:t xml:space="preserve">227.11 </w:t>
      </w:r>
      <w:r>
        <w:rPr/>
        <w:t>Either party may terminate this Agreement for convenience on not less than thirty (30) days' written notice.</w:t>
      </w:r>
    </w:p>
    <w:p xmlns:ns2613="urn:precentis:edit">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xmlns:ns2614="urn:precentis:edit">
      <w:pPr>
        <w:pStyle w:val="Heading1"/>
      </w:pPr>
      <w:r>
        <w:rPr/>
        <w:t>228. Intellectual Property (Module 10)</w:t>
      </w:r>
    </w:p>
    <w:p xmlns:ns2615="urn:precentis:edit">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xmlns:ns2616="urn:precentis:edit">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xmlns:ns2617="urn:precentis:edit">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xmlns:ns2618="urn:precentis:edit">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xmlns:ns2619="urn:precentis:edit">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xmlns:ns2620="urn:precentis:edit">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621="urn:precentis:edit">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xmlns:ns2622="urn:precentis:edit">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xmlns:ns2623="urn:precentis:edit">
      <w:pPr>
        <w:pStyle w:val="Heading1"/>
      </w:pPr>
      <w:r>
        <w:rPr/>
        <w:t>229. Data Protection (Module 10)</w:t>
      </w:r>
    </w:p>
    <w:p xmlns:ns2624="urn:precentis:edit">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xmlns:ns2625="urn:precentis:edit">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xmlns:ns2626="urn:precentis:edit">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27="urn:precentis:edit">
      <w:r>
        <w:rPr>
          <w:b/>
        </w:rPr>
        <w:t xml:space="preserve">229.4 </w:t>
      </w:r>
      <w:r>
        <w:rPr/>
        <w:t>Either party may terminate this Agreement for convenience on not less than thirty (30) days' written notice.</w:t>
      </w:r>
    </w:p>
    <w:p xmlns:ns2628="urn:precentis:edit">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xmlns:ns2629="urn:precentis:edit">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0="urn:precentis:edit">
      <w:r>
        <w:rPr>
          <w:b/>
        </w:rPr>
        <w:t xml:space="preserve">229.7 </w:t>
      </w:r>
      <w:r>
        <w:rPr/>
        <w:t>Clause 19 applies to any dispute arising under this clause.</w:t>
      </w:r>
    </w:p>
    <w:p xmlns:ns2631="urn:precentis:edit">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32="urn:precentis:edit">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633="urn:precentis:edit">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xmlns:ns2634="urn:precentis:edit">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5="urn:precentis:edit">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xmlns:ns2636="urn:precentis:edit">
      <w:pPr>
        <w:pStyle w:val="Heading1"/>
      </w:pPr>
      <w:r>
        <w:rPr/>
        <w:t>230. Security (Module 10)</w:t>
      </w:r>
    </w:p>
    <w:p xmlns:ns2637="urn:precentis:edit">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xmlns:ns2638="urn:precentis:edit">
      <w:r>
        <w:rPr>
          <w:b/>
        </w:rPr>
        <w:t xml:space="preserve">230.2 </w:t>
      </w:r>
      <w:r>
        <w:rPr/>
        <w:t>The Supplier shall remedy any material breach within 30 days of written notice requiring it to do so.</w:t>
      </w:r>
    </w:p>
    <w:p xmlns:ns2639="urn:precentis:edit">
      <w:r>
        <w:rPr>
          <w:b/>
        </w:rPr>
        <w:t xml:space="preserve">230.3 </w:t>
      </w:r>
      <w:r>
        <w:rPr/>
        <w:t>Clause 19.3 applies to any dispute arising under this clause.</w:t>
      </w:r>
    </w:p>
    <w:p xmlns:ns2640="urn:precentis:edit">
      <w:r>
        <w:rPr>
          <w:b/>
        </w:rPr>
        <w:t xml:space="preserve">230.4 </w:t>
      </w:r>
      <w:r>
        <w:rPr/>
        <w:t>Subject to Clause 9.4, the Supplier shall provide the deliverables described in this clause to the Customer.</w:t>
      </w:r>
    </w:p>
    <w:p xmlns:ns2641="urn:precentis:edit">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xmlns:ns2642="urn:precentis:edit">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xmlns:ns2643="urn:precentis:edit">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xmlns:ns2644="urn:precentis:edit">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45="urn:precentis:edit">
      <w:pPr>
        <w:pStyle w:val="Heading1"/>
      </w:pPr>
      <w:r>
        <w:rPr/>
        <w:t>231. Audit (Module 10)</w:t>
      </w:r>
    </w:p>
    <w:p xmlns:ns2646="urn:precentis:edit">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xmlns:ns2647="urn:precentis:edit">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xmlns:ns2648="urn:precentis:edit">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xmlns:ns2649="urn:precentis:edit">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50="urn:precentis:edit">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51="urn:precentis:edit">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652="urn:precentis:edit">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xmlns:ns2653="urn:precentis:edit">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54="urn:precentis:edit">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xmlns:ns2655="urn:precentis:edit">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xmlns:ns2656="urn:precentis:edit">
      <w:pPr>
        <w:pStyle w:val="Heading1"/>
      </w:pPr>
      <w:r>
        <w:rPr/>
        <w:t>232. Warranties (Module 10)</w:t>
      </w:r>
    </w:p>
    <w:p xmlns:ns2657="urn:precentis:edit">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xmlns:ns2658="urn:precentis:edit">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xmlns:ns2659="urn:precentis:edit">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xmlns:ns2660="urn:precentis:edit">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61="urn:precentis:edit">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xmlns:ns2662="urn:precentis:edit">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663="urn:precentis:edit">
      <w:r>
        <w:rPr>
          <w:b/>
        </w:rPr>
        <w:t xml:space="preserve">232.7 </w:t>
      </w:r>
      <w:r>
        <w:rPr/>
        <w:t>The Supplier shall retain all Customer Data for 30 days after termination before secure deletion.</w:t>
      </w:r>
    </w:p>
    <w:p xmlns:ns2664="urn:precentis:edit">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xmlns:ns2665="urn:precentis:edit">
      <w:r>
        <w:rPr>
          <w:b/>
        </w:rPr>
        <w:t xml:space="preserve">232.9 </w:t>
      </w:r>
      <w:r>
        <w:rPr/>
        <w:t>Clause 29.1 applies to any dispute arising under this clause.</w:t>
      </w:r>
    </w:p>
    <w:p xmlns:ns2666="urn:precentis:edit">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67="urn:precentis:edit">
      <w:pPr>
        <w:pStyle w:val="Heading1"/>
      </w:pPr>
      <w:r>
        <w:rPr/>
        <w:t>233. Indemnities (Module 10)</w:t>
      </w:r>
    </w:p>
    <w:p xmlns:ns2668="urn:precentis:edit">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xmlns:ns2669="urn:precentis:edit">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xmlns:ns2670="urn:precentis:edit">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671="urn:precentis:edit">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xmlns:ns2672="urn:precentis:edit">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xmlns:ns2673="urn:precentis:edit">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74="urn:precentis:edit">
      <w:r>
        <w:rPr>
          <w:b/>
        </w:rPr>
        <w:t xml:space="preserve">233.7 </w:t>
      </w:r>
      <w:r>
        <w:rPr/>
        <w:t>Either party may terminate this Agreement for convenience on not less than thirty (30) days' written notice.</w:t>
      </w:r>
    </w:p>
    <w:p xmlns:ns2675="urn:precentis:edit">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xmlns:ns2676="urn:precentis:edit">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xmlns:ns2677="urn:precentis:edit">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678="urn:precentis:edit">
      <w:pPr>
        <w:pStyle w:val="Heading1"/>
      </w:pPr>
      <w:r>
        <w:rPr/>
        <w:t>234. Limitation of Liability (Module 10)</w:t>
      </w:r>
    </w:p>
    <w:p xmlns:ns2679="urn:precentis:edit">
      <w:r>
        <w:rPr>
          <w:b/>
        </w:rPr>
        <w:t xml:space="preserve">234.1 </w:t>
      </w:r>
      <w:r>
        <w:rPr/>
        <w:t>Subject to Clause 9, the Supplier shall provide the deliverables described in this clause to the Customer.</w:t>
      </w:r>
    </w:p>
    <w:p xmlns:ns2680="urn:precentis:edit">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xmlns:ns2681="urn:precentis:edit">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xmlns:ns2682="urn:precentis:edit">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xmlns:ns2683="urn:precentis:edit">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xmlns:ns2684="urn:precentis:edit">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xmlns:ns2685="urn:precentis:edit">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xmlns:ns2686="urn:precentis:edit">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687="urn:precentis:edit">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xmlns:ns2688="urn:precentis:edit">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xmlns:ns2689="urn:precentis:edit">
      <w:pPr>
        <w:pStyle w:val="Heading1"/>
      </w:pPr>
      <w:r>
        <w:rPr/>
        <w:t>235. Insurance (Module 10)</w:t>
      </w:r>
    </w:p>
    <w:p xmlns:ns2690="urn:precentis:edit">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691="urn:precentis:edit">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xmlns:ns2692="urn:precentis:edit">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xmlns:ns2693="urn:precentis:edit">
      <w:r>
        <w:rPr>
          <w:b/>
        </w:rPr>
        <w:t xml:space="preserve">235.4 </w:t>
      </w:r>
      <w:r>
        <w:rPr/>
        <w:t>Clause 29.1 applies to any dispute arising under this clause.</w:t>
      </w:r>
    </w:p>
    <w:p xmlns:ns2694="urn:precentis:edit">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95="urn:precentis:edit">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96="urn:precentis:edit">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97="urn:precentis:edit">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xmlns:ns2698="urn:precentis:edit">
      <w:pPr>
        <w:pStyle w:val="Heading1"/>
      </w:pPr>
      <w:r>
        <w:rPr/>
        <w:t>236. Force Majeure (Module 10)</w:t>
      </w:r>
    </w:p>
    <w:p xmlns:ns2699="urn:precentis:edit">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xmlns:ns2700="urn:precentis:edit">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xmlns:ns2701="urn:precentis:edit">
      <w:r>
        <w:rPr>
          <w:b/>
        </w:rPr>
        <w:t xml:space="preserve">236.3 </w:t>
      </w:r>
      <w:r>
        <w:rPr/>
        <w:t>Clause 19 applies to any dispute arising under this clause.</w:t>
      </w:r>
    </w:p>
    <w:p xmlns:ns2702="urn:precentis:edit">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xmlns:ns2703="urn:precentis:edit">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xmlns:ns2704="urn:precentis:edit">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xmlns:ns2705="urn:precentis:edit">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06="urn:precentis:edit">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xmlns:ns2707="urn:precentis:edit">
      <w:r>
        <w:rPr>
          <w:b/>
        </w:rPr>
        <w:t xml:space="preserve">236.9 </w:t>
      </w:r>
      <w:r>
        <w:rPr/>
        <w:t>Subject to Clause 9.2, the Supplier shall provide the deliverables described in this clause to the Customer.</w:t>
      </w:r>
    </w:p>
    <w:p xmlns:ns2708="urn:precentis:edit">
      <w:pPr>
        <w:pStyle w:val="Heading2"/>
        <w:pPrChange w:id="20017" w:author="Helena Voss" w:date="2026-09-28T18:16:37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xmlns:ns2709="urn:precentis:edit">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xmlns:ns2710="urn:precentis:edit">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xmlns:ns2711="urn:precentis:edit">
      <w:pPr>
        <w:pStyle w:val="Heading1"/>
      </w:pPr>
      <w:r>
        <w:rPr/>
        <w:t>237. Subcontracting (Module 10)</w:t>
      </w:r>
    </w:p>
    <w:p xmlns:ns2712="urn:precentis:edit">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xmlns:ns2713="urn:precentis:edit">
      <w:r>
        <w:rPr>
          <w:b/>
        </w:rPr>
        <w:t xml:space="preserve">237.2 </w:t>
      </w:r>
      <w:r>
        <w:rPr/>
        <w:t>Clause 19 applies to any dispute arising under this clause.</w:t>
      </w:r>
    </w:p>
    <w:p xmlns:ns2714="urn:precentis:edit">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xmlns:ns2715="urn:precentis:edit">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xmlns:ns2716="urn:precentis:edit">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17="urn:precentis:edit">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xmlns:ns2718="urn:precentis:edit">
      <w:r>
        <w:rPr>
          <w:b/>
        </w:rPr>
        <w:t xml:space="preserve">237.7 </w:t>
      </w:r>
      <w:r>
        <w:rPr/>
        <w:t>Subject to Clause 9.2, the Supplier shall provide the deliverables described in this clause to the Customer.</w:t>
      </w:r>
    </w:p>
    <w:p xmlns:ns2719="urn:precentis:edit">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xmlns:ns2720="urn:precentis:edit">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xmlns:ns2721="urn:precentis:edit">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22="urn:precentis:edit">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xmlns:ns2723="urn:precentis:edit">
      <w:pPr>
        <w:pStyle w:val="Heading1"/>
      </w:pPr>
      <w:r>
        <w:rPr/>
        <w:t>238. Assignment (Module 10)</w:t>
      </w:r>
    </w:p>
    <w:p xmlns:ns2724="urn:precentis:edit">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xmlns:ns2725="urn:precentis:edit">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xmlns:ns2726="urn:precentis:edit">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27="urn:precentis:edit">
      <w:r>
        <w:rPr>
          <w:b/>
        </w:rPr>
        <w:t xml:space="preserve">238.4 </w:t>
      </w:r>
      <w:r>
        <w:rPr/>
        <w:t>Either party may terminate this Agreement for convenience on not less than thirty (30) days' written notice.</w:t>
      </w:r>
    </w:p>
    <w:p xmlns:ns2728="urn:precentis:edit">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xmlns:ns2729="urn:precentis:edit">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xmlns:ns2730="urn:precentis:edit">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xmlns:ns2731="urn:precentis:edit">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732="urn:precentis:edit">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xmlns:ns2733="urn:precentis:edit">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34="urn:precentis:edit">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xmlns:ns2735="urn:precentis:edit">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xmlns:ns2736="urn:precentis:edit">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xmlns:ns2737="urn:precentis:edit">
      <w:pPr>
        <w:pStyle w:val="Heading1"/>
      </w:pPr>
      <w:r>
        <w:rPr/>
        <w:t>239. Dispute Resolution (Module 10)</w:t>
      </w:r>
    </w:p>
    <w:p xmlns:ns2738="urn:precentis:edit">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xmlns:ns2739="urn:precentis:edit">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xmlns:ns2740="urn:precentis:edit">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41="urn:precentis:edit">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18:16:36Z">
        <w:r>
          <w:rPr/>
          <w:t xml:space="preserve"> This obligation survives termination.</w:t>
        </w:r>
      </w:ins>
    </w:p>
    <w:p xmlns:ns2742="urn:precentis:edit">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xmlns:ns2743="urn:precentis:edit">
      <w:r>
        <w:rPr>
          <w:b/>
        </w:rPr>
        <w:t xml:space="preserve">239.6 </w:t>
      </w:r>
      <w:r>
        <w:rPr/>
        <w:t>Either party may terminate this Agreement for convenience on not less than thirty (30) days' written notice.</w:t>
      </w:r>
    </w:p>
    <w:p xmlns:ns2744="urn:precentis:edit">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xmlns:ns2745="urn:precentis:edit">
      <w:r>
        <w:rPr>
          <w:b/>
        </w:rPr>
        <w:t xml:space="preserve">239.8 </w:t>
      </w:r>
      <w:r>
        <w:rPr/>
        <w:t>The Supplier shall remedy any material breach within 30 days of written notice requiring it to do so.</w:t>
      </w:r>
    </w:p>
    <w:p xmlns:ns2746="urn:precentis:edit">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2747="urn:precentis:edit">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48="urn:precentis:edit">
      <w:pPr>
        <w:pStyle w:val="Heading1"/>
      </w:pPr>
      <w:r>
        <w:rPr/>
        <w:t>240. Notices (Module 10)</w:t>
      </w:r>
    </w:p>
    <w:p xmlns:ns2749="urn:precentis:edit">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750="urn:precentis:edit">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xmlns:ns2751="urn:precentis:edit">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xmlns:ns2752="urn:precentis:edit">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53="urn:precentis:edit">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xmlns:ns2754="urn:precentis:edit">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xmlns:ns2755="urn:precentis:edit">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xmlns:ns2756="urn:precentis:edit">
      <w:r>
        <w:rPr>
          <w:b/>
        </w:rPr>
        <w:t xml:space="preserve">240.8 </w:t>
      </w:r>
      <w:r>
        <w:rPr/>
        <w:t>Subject to Clause 9.2, the Supplier shall provide the deliverables described in this clause to the Customer.</w:t>
      </w:r>
    </w:p>
    <w:p xmlns:ns2757="urn:precentis:edit">
      <w:r>
        <w:rPr>
          <w:b/>
        </w:rPr>
        <w:t xml:space="preserve">240.9 </w:t>
      </w:r>
      <w:r>
        <w:rPr/>
        <w:t>Subject to Clause 9.4, the Supplier shall provide the deliverables described in this clause to the Customer.</w:t>
      </w:r>
    </w:p>
    <w:p xmlns:ns2758="urn:precentis:edit">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xmlns:ns2759="urn:precentis:edit">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xmlns:ns2760="urn:precentis:edit">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xmlns:ns2761="urn:precentis:edit">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18:16:37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xmlns:ns2762="urn:precentis:edit">
      <w:pPr>
        <w:pStyle w:val="Heading1"/>
      </w:pPr>
      <w:r>
        <w:rPr/>
        <w:t>241. Governing Law (Module 10)</w:t>
      </w:r>
    </w:p>
    <w:p xmlns:ns2763="urn:precentis:edit">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64="urn:precentis:edit">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765="urn:precentis:edit">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xmlns:ns2766="urn:precentis:edit">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xmlns:ns2767="urn:precentis:edit">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xmlns:ns2768="urn:precentis:edit">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xmlns:ns2769="urn:precentis:edit">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xmlns:ns2770="urn:precentis:edit">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xmlns:ns2771="urn:precentis:edit">
      <w:pPr>
        <w:pStyle w:val="Heading1"/>
      </w:pPr>
      <w:r>
        <w:rPr/>
        <w:t>242. Services (Module 11)</w:t>
      </w:r>
    </w:p>
    <w:p xmlns:ns2772="urn:precentis:edit">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73="urn:precentis:edit">
      <w:r>
        <w:rPr>
          <w:b/>
        </w:rPr>
        <w:t xml:space="preserve">242.2 </w:t>
      </w:r>
      <w:r>
        <w:rPr/>
        <w:t>Subject to Clause 9, the Supplier shall provide the deliverables described in this clause to the Customer.</w:t>
      </w:r>
    </w:p>
    <w:p xmlns:ns2774="urn:precentis:edit">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xmlns:ns2775="urn:precentis:edit">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776="urn:precentis:edit">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777="urn:precentis:edit">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xmlns:ns2778="urn:precentis:edit">
      <w:r>
        <w:rPr>
          <w:b/>
        </w:rPr>
        <w:t xml:space="preserve">242.7 </w:t>
      </w:r>
      <w:r>
        <w:rPr/>
        <w:t>The Supplier shall remedy any material breach within 30 days of written notice requiring it to do so.</w:t>
      </w:r>
    </w:p>
    <w:p xmlns:ns2779="urn:precentis:edit">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xmlns:ns2780="urn:precentis:edit">
      <w:pPr>
        <w:pStyle w:val="Heading1"/>
      </w:pPr>
      <w:r>
        <w:rPr/>
        <w:t>243. Service Levels (Module 11)</w:t>
      </w:r>
    </w:p>
    <w:p xmlns:ns2781="urn:precentis:edit">
      <w:r>
        <w:rPr>
          <w:b/>
        </w:rPr>
        <w:t xml:space="preserve">243.1 </w:t>
      </w:r>
      <w:r>
        <w:rPr/>
        <w:t>The Supplier shall provide the exit plan within thirty (30) days of the Effective Date.</w:t>
      </w:r>
    </w:p>
    <w:p xmlns:ns2782="urn:precentis:edit">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18:16:37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83="urn:precentis:edit">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784="urn:precentis:edit">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xmlns:ns2785="urn:precentis:edit">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xmlns:ns2786="urn:precentis:edit">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787="urn:precentis:edit">
      <w:r>
        <w:rPr>
          <w:b/>
        </w:rPr>
        <w:t xml:space="preserve">243.7 </w:t>
      </w:r>
      <w:r>
        <w:rPr/>
        <w:t>Either party may terminate this Agreement for convenience on not less than thirty (30) days' written notice.</w:t>
      </w:r>
    </w:p>
    <w:p xmlns:ns2788="urn:precentis:edit">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xmlns:ns2789="urn:precentis:edit">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xmlns:ns2790="urn:precentis:edit">
      <w:pPr>
        <w:pStyle w:val="Heading1"/>
      </w:pPr>
      <w:r>
        <w:rPr/>
        <w:t>244. Personnel (Module 11)</w:t>
      </w:r>
    </w:p>
    <w:p xmlns:ns2791="urn:precentis:edit">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xmlns:ns2792="urn:precentis:edit">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793="urn:precentis:edit">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794="urn:precentis:edit">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xmlns:ns2795="urn:precentis:edit">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xmlns:ns2796="urn:precentis:edit">
      <w:r>
        <w:rPr>
          <w:b/>
        </w:rPr>
        <w:t xml:space="preserve">244.6 </w:t>
      </w:r>
      <w:r>
        <w:rPr/>
        <w:t>The Supplier shall remedy any material breach within 30 days of written notice requiring it to do so.</w:t>
      </w:r>
    </w:p>
    <w:p xmlns:ns2797="urn:precentis:edit">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xmlns:ns2798="urn:precentis:edit">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799="urn:precentis:edit">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00="urn:precentis:edit">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801="urn:precentis:edit">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802="urn:precentis:edit">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803="urn:precentis:edit">
      <w:pPr>
        <w:pStyle w:val="Heading1"/>
      </w:pPr>
      <w:r>
        <w:rPr/>
        <w:t>245. Customer Obligations (Module 11)</w:t>
      </w:r>
    </w:p>
    <w:p xmlns:ns2804="urn:precentis:edit">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05="urn:precentis:edit">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xmlns:ns2806="urn:precentis:edit">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07="urn:precentis:edit">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xmlns:ns2808="urn:precentis:edit">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xmlns:ns2809="urn:precentis:edit">
      <w:r>
        <w:rPr>
          <w:b/>
        </w:rPr>
        <w:t xml:space="preserve">245.6 </w:t>
      </w:r>
      <w:r>
        <w:rPr/>
        <w:t xml:space="preserve">Subject to Clause 9.4, the Supplier shall </w:t>
      </w:r>
      <w:del w:id="9038" w:author="Helena Voss" w:date="2026-09-28T18:16:36Z">
        <w:r>
          <w:rPr/>
          <w:delText xml:space="preserve">provide</w:delText>
        </w:r>
      </w:del>
      <w:ins w:id="9039" w:author="Helena Voss" w:date="2026-09-28T18:16:36Z">
        <w:r>
          <w:rPr/>
          <w:t xml:space="preserve">reasonable</w:t>
        </w:r>
      </w:ins>
      <w:r>
        <w:rPr/>
        <w:t xml:space="preserve"> the deliverables described in this clause to the Customer.</w:t>
      </w:r>
    </w:p>
    <w:p xmlns:ns2810="urn:precentis:edit">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11="urn:precentis:edit">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xmlns:ns2812="urn:precentis:edit">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13="urn:precentis:edit">
      <w:pPr>
        <w:pStyle w:val="Heading1"/>
      </w:pPr>
      <w:r>
        <w:rPr/>
        <w:t>246. Change Control (Module 11)</w:t>
      </w:r>
    </w:p>
    <w:p xmlns:ns2814="urn:precentis:edit">
      <w:r>
        <w:rPr>
          <w:b/>
        </w:rPr>
        <w:t xml:space="preserve">246.1 </w:t>
      </w:r>
      <w:r>
        <w:rPr/>
        <w:t>Subject to Clause 9.2, the Supplier shall provide the deliverables described in this clause to the Customer.</w:t>
      </w:r>
    </w:p>
    <w:p xmlns:ns2815="urn:precentis:edit">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xmlns:ns2816="urn:precentis:edit">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17="urn:precentis:edit">
      <w:r>
        <w:rPr>
          <w:b/>
        </w:rPr>
        <w:t xml:space="preserve">246.4 </w:t>
      </w:r>
      <w:r>
        <w:rPr/>
        <w:t>Subject to Clause 9.2, the Supplier shall provide the deliverables described in this clause to the Customer.</w:t>
      </w:r>
    </w:p>
    <w:p xmlns:ns2818="urn:precentis:edit">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xmlns:ns2819="urn:precentis:edit">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xmlns:ns2820="urn:precentis:edit">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18:16:36Z">
        <w:r>
          <w:rPr/>
          <w:t xml:space="preserve"> This obligation survives termination.</w:t>
        </w:r>
      </w:ins>
    </w:p>
    <w:p xmlns:ns2821="urn:precentis:edit">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xmlns:ns2822="urn:precentis:edit">
      <w:pPr>
        <w:pStyle w:val="Heading1"/>
      </w:pPr>
      <w:r>
        <w:rPr/>
        <w:t>247. Fees and Payment (Module 11)</w:t>
      </w:r>
    </w:p>
    <w:p xmlns:ns2823="urn:precentis:edit">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824="urn:precentis:edit">
      <w:r>
        <w:rPr>
          <w:b/>
        </w:rPr>
        <w:t xml:space="preserve">247.2 </w:t>
      </w:r>
      <w:r>
        <w:rPr/>
        <w:t>Undisputed amounts shall be paid no later than 30 days after the date of the relevant invoice.</w:t>
      </w:r>
    </w:p>
    <w:p xmlns:ns2825="urn:precentis:edit">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826="urn:precentis:edit">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827="urn:precentis:edit">
      <w:r>
        <w:rPr>
          <w:b/>
        </w:rPr>
        <w:t xml:space="preserve">247.5 </w:t>
      </w:r>
      <w:r>
        <w:rPr/>
        <w:t>Payment of the Service Credits reconciliation shall be made within thirty (30) days following the end of each Contract Year.</w:t>
      </w:r>
    </w:p>
    <w:p xmlns:ns2828="urn:precentis:edit">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29="urn:precentis:edit">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xmlns:ns2830="urn:precentis:edit">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31="urn:precentis:edit">
      <w:pPr>
        <w:pStyle w:val="Heading1"/>
      </w:pPr>
      <w:r>
        <w:rPr/>
        <w:t>248. Invoicing (Module 11)</w:t>
      </w:r>
    </w:p>
    <w:p xmlns:ns2832="urn:precentis:edit">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33="urn:precentis:edit">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34="urn:precentis:edit">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xmlns:ns2835="urn:precentis:edit">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36="urn:precentis:edit">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18:16:36Z">
        <w:r>
          <w:rPr/>
          <w:t xml:space="preserve"> This obligation survives termination.</w:t>
        </w:r>
      </w:ins>
    </w:p>
    <w:p xmlns:ns2837="urn:precentis:edit">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38="urn:precentis:edit">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xmlns:ns2839="urn:precentis:edit">
      <w:pPr>
        <w:pStyle w:val="Heading2"/>
        <w:pPrChange w:id="20007" w:author="Helena Voss" w:date="2026-09-28T18:16:37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xmlns:ns2840="urn:precentis:edit">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xmlns:ns2841="urn:precentis:edit">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xmlns:ns2842="urn:precentis:edit">
      <w:r>
        <w:rPr>
          <w:b/>
        </w:rPr>
        <w:t xml:space="preserve">248.11 </w:t>
      </w:r>
      <w:r>
        <w:rPr/>
        <w:t>Subject to Clause 9.2, the Supplier shall provide the deliverables described in this clause to the Customer.</w:t>
      </w:r>
    </w:p>
    <w:p xmlns:ns2843="urn:precentis:edit">
      <w:pPr>
        <w:pStyle w:val="Heading1"/>
      </w:pPr>
      <w:r>
        <w:rPr/>
        <w:t>249. Term (Module 11)</w:t>
      </w:r>
    </w:p>
    <w:p xmlns:ns2844="urn:precentis:edit">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2845="urn:precentis:edit">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xmlns:ns2846="urn:precentis:edit">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xmlns:ns2847="urn:precentis:edit">
      <w:r>
        <w:rPr>
          <w:b/>
        </w:rPr>
        <w:t xml:space="preserve">249.4 </w:t>
      </w:r>
      <w:r>
        <w:rPr/>
        <w:t>The Supplier shall provide the exit plan within thirty (30) days of the Effective Date.</w:t>
      </w:r>
    </w:p>
    <w:p xmlns:ns2848="urn:precentis:edit">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xmlns:ns2849="urn:precentis:edit">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850="urn:precentis:edit">
      <w:r>
        <w:rPr>
          <w:b/>
        </w:rPr>
        <w:t xml:space="preserve">249.7 </w:t>
      </w:r>
      <w:r>
        <w:rPr/>
        <w:t>Clause 19 applies to any dispute arising under this clause.</w:t>
      </w:r>
    </w:p>
    <w:p xmlns:ns2851="urn:precentis:edit">
      <w:r>
        <w:rPr>
          <w:b/>
        </w:rPr>
        <w:t xml:space="preserve">249.8 </w:t>
      </w:r>
      <w:r>
        <w:rPr/>
        <w:t xml:space="preserve">The parties shall meet at least quarterly to review performance in relation to the term (module 11) and agree any improvements re</w:t>
      </w:r>
      <w:r>
        <w:rPr>
          <w:b/>
          <w:rPrChange w:id="20006" w:author="Helena Voss" w:date="2026-09-28T18:16:37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xmlns:ns2852="urn:precentis:edit">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53="urn:precentis:edit">
      <w:pPr>
        <w:pStyle w:val="Heading1"/>
      </w:pPr>
      <w:r>
        <w:rPr/>
        <w:t>250. Termination (Module 11)</w:t>
      </w:r>
    </w:p>
    <w:p xmlns:ns2854="urn:precentis:edit">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855="urn:precentis:edit">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xmlns:ns2856="urn:precentis:edit">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57="urn:precentis:edit">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858="urn:precentis:edit">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59="urn:precentis:edit">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xmlns:ns2860="urn:precentis:edit">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61="urn:precentis:edit">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xmlns:ns2862="urn:precentis:edit">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863="urn:precentis:edit">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64="urn:precentis:edit">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xmlns:ns2865="urn:precentis:edit">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xmlns:ns2866="urn:precentis:edit">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xmlns:ns2867="urn:precentis:edit">
      <w:pPr>
        <w:pStyle w:val="Heading1"/>
      </w:pPr>
      <w:r>
        <w:rPr/>
        <w:t>251. Confidentiality (Module 11)</w:t>
      </w:r>
    </w:p>
    <w:p xmlns:ns2868="urn:precentis:edit">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69="urn:precentis:edit">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xmlns:ns2870="urn:precentis:edit">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871="urn:precentis:edit">
      <w:r>
        <w:rPr>
          <w:b/>
        </w:rPr>
        <w:t xml:space="preserve">251.4 </w:t>
      </w:r>
      <w:r>
        <w:rPr/>
        <w:t>The Supplier shall provide the exit plan within thirty (30) days of the Effective Date.</w:t>
      </w:r>
    </w:p>
    <w:p xmlns:ns2872="urn:precentis:edit">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xmlns:ns2873="urn:precentis:edit">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874="urn:precentis:edit">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75="urn:precentis:edit">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876="urn:precentis:edit">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xmlns:ns2877="urn:precentis:edit">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xmlns:ns2878="urn:precentis:edit">
      <w:r>
        <w:rPr>
          <w:b/>
        </w:rPr>
        <w:t xml:space="preserve">251.11 </w:t>
      </w:r>
      <w:r>
        <w:rPr/>
        <w:t>Clause 29.1 applies to any dispute arising under this clause.</w:t>
      </w:r>
    </w:p>
    <w:p xmlns:ns2879="urn:precentis:edit">
      <w:pPr>
        <w:pStyle w:val="Heading1"/>
      </w:pPr>
      <w:r>
        <w:rPr/>
        <w:t>252. Intellectual Property (Module 11)</w:t>
      </w:r>
    </w:p>
    <w:p xmlns:ns2880="urn:precentis:edit">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1="urn:precentis:edit">
      <w:r>
        <w:rPr>
          <w:b/>
        </w:rPr>
        <w:t xml:space="preserve">252.2 </w:t>
      </w:r>
      <w:r>
        <w:rPr/>
        <w:t>The Supplier shall remedy any material breach within 30 days of written notice requiring it to do so.</w:t>
      </w:r>
    </w:p>
    <w:p xmlns:ns2882="urn:precentis:edit">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83="urn:precentis:edit">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4="urn:precentis:edit">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xmlns:ns2885="urn:precentis:edit">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xmlns:ns2886="urn:precentis:edit">
      <w:r>
        <w:rPr>
          <w:b/>
        </w:rPr>
        <w:t xml:space="preserve">252.7 </w:t>
      </w:r>
      <w:r>
        <w:rPr/>
        <w:t>The Supplier shall remedy any material breach within 30 days of written notice requiring it to do so.</w:t>
      </w:r>
    </w:p>
    <w:p xmlns:ns2887="urn:precentis:edit">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xmlns:ns2888="urn:precentis:edit">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9="urn:precentis:edit">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90="urn:precentis:edit">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2891="urn:precentis:edit">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92="urn:precentis:edit">
      <w:r>
        <w:rPr>
          <w:b/>
        </w:rPr>
        <w:t xml:space="preserve">252.13 </w:t>
      </w:r>
      <w:r>
        <w:rPr/>
        <w:t>The Supplier shall remedy any material breach within 30 days of written notice requiring it to do so.</w:t>
      </w:r>
    </w:p>
    <w:p xmlns:ns2893="urn:precentis:edit">
      <w:pPr>
        <w:pStyle w:val="Heading1"/>
      </w:pPr>
      <w:r>
        <w:rPr/>
        <w:t>253. Data Protection (Module 11)</w:t>
      </w:r>
    </w:p>
    <w:p xmlns:ns2894="urn:precentis:edit">
      <w:r>
        <w:rPr>
          <w:b/>
        </w:rPr>
        <w:t xml:space="preserve">253.1 </w:t>
      </w:r>
      <w:r>
        <w:rPr/>
        <w:t>The Supplier shall remedy any material breach within 30 days of written notice requiring it to do so.</w:t>
      </w:r>
    </w:p>
    <w:p xmlns:ns2895="urn:precentis:edit">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xmlns:ns2896="urn:precentis:edit">
      <w:r>
        <w:rPr>
          <w:b/>
        </w:rPr>
        <w:t xml:space="preserve">253.3 </w:t>
      </w:r>
      <w:r>
        <w:rPr/>
        <w:t>Subject to Clause 9.4, the Supplier shall provide the deliverables described in this clause to the Customer.</w:t>
      </w:r>
    </w:p>
    <w:p xmlns:ns2897="urn:precentis:edit">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xmlns:ns2898="urn:precentis:edit">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99="urn:precentis:edit">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xmlns:ns2900="urn:precentis:edit">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xmlns:ns2901="urn:precentis:edit">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2="urn:precentis:edit">
      <w:r>
        <w:rPr>
          <w:b/>
        </w:rPr>
        <w:t xml:space="preserve">253.9 </w:t>
      </w:r>
      <w:r>
        <w:rPr/>
        <w:t>Clause 19 applies to any dispute arising under this clause.</w:t>
      </w:r>
    </w:p>
    <w:p xmlns:ns2903="urn:precentis:edit">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xmlns:ns2904="urn:precentis:edit">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xmlns:ns2905="urn:precentis:edit">
      <w:r>
        <w:rPr>
          <w:b/>
        </w:rPr>
        <w:t xml:space="preserve">253.12 </w:t>
      </w:r>
      <w:r>
        <w:rPr/>
        <w:t>Clause 29.1 applies to any dispute arising under this clause.</w:t>
      </w:r>
    </w:p>
    <w:p xmlns:ns2906="urn:precentis:edit">
      <w:pPr>
        <w:rPr>
          <w:del w:id="9171" w:author="Helena Voss" w:date="2026-09-28T18:16:36Z"/>
        </w:rPr>
      </w:pPr>
      <w:del w:id="9170" w:author="Helena Voss" w:date="2026-09-28T18:16:36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xmlns:ns2907="urn:precentis:edit">
      <w:pPr>
        <w:pStyle w:val="Heading1"/>
      </w:pPr>
      <w:r>
        <w:rPr/>
        <w:t>254. Security (Module 11)</w:t>
      </w:r>
    </w:p>
    <w:p xmlns:ns2908="urn:precentis:edit">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9="urn:precentis:edit">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xmlns:ns2910="urn:precentis:edit">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xmlns:ns2911="urn:precentis:edit">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xmlns:ns2912="urn:precentis:edit">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xmlns:ns2913="urn:precentis:edit">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914="urn:precentis:edit">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xmlns:ns2915="urn:precentis:edit">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916="urn:precentis:edit">
      <w:r>
        <w:rPr>
          <w:b/>
        </w:rPr>
        <w:t xml:space="preserve">254.9 </w:t>
      </w:r>
      <w:r>
        <w:rPr/>
        <w:t>Clause 19.3 applies to any dispute arising under this clause.</w:t>
      </w:r>
    </w:p>
    <w:p xmlns:ns2917="urn:precentis:edit">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xmlns:ns2918="urn:precentis:edit">
      <w:pPr>
        <w:pStyle w:val="Heading1"/>
      </w:pPr>
      <w:r>
        <w:rPr/>
        <w:t>255. Audit (Module 11)</w:t>
      </w:r>
    </w:p>
    <w:p xmlns:ns2919="urn:precentis:edit">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xmlns:ns2920="urn:precentis:edit">
      <w:r>
        <w:rPr>
          <w:b/>
        </w:rPr>
        <w:t xml:space="preserve">255.2 </w:t>
      </w:r>
      <w:r>
        <w:rPr/>
        <w:t>The Supplier shall retain all Customer Data for 30 days after termination before secure deletion.</w:t>
      </w:r>
    </w:p>
    <w:p xmlns:ns2921="urn:precentis:edit">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xmlns:ns2922="urn:precentis:edit">
      <w:r>
        <w:rPr>
          <w:b/>
        </w:rPr>
        <w:t xml:space="preserve">255.4 </w:t>
      </w:r>
      <w:r>
        <w:rPr/>
        <w:t>Subject to Clause 9.4, the Supplier shall provide the deliverables described in this clause to the Customer.</w:t>
      </w:r>
    </w:p>
    <w:p xmlns:ns2923="urn:precentis:edit">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4="urn:precentis:edit">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5="urn:precentis:edit">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926="urn:precentis:edit">
      <w:r>
        <w:rPr>
          <w:b/>
        </w:rPr>
        <w:t xml:space="preserve">255.8 </w:t>
      </w:r>
      <w:r>
        <w:rPr/>
        <w:t>The Supplier shall remedy any material breach within 30 days of written notice requiring it to do so.</w:t>
      </w:r>
    </w:p>
    <w:p xmlns:ns2927="urn:precentis:edit">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28="urn:precentis:edit">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xmlns:ns2929="urn:precentis:edit">
      <w:r>
        <w:rPr>
          <w:b/>
        </w:rPr>
        <w:t xml:space="preserve">255.11 </w:t>
      </w:r>
      <w:r>
        <w:rPr/>
        <w:t>Subject to Clause 9, the Supplier shall provide the deliverables described in this clause to the Customer.</w:t>
      </w:r>
    </w:p>
    <w:p xmlns:ns2930="urn:precentis:edit">
      <w:pPr>
        <w:pStyle w:val="Heading1"/>
      </w:pPr>
      <w:r>
        <w:rPr/>
        <w:t>256. Warranties (Module 11)</w:t>
      </w:r>
    </w:p>
    <w:p xmlns:ns2931="urn:precentis:edit">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xmlns:ns2932="urn:precentis:edit">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33="urn:precentis:edit">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xmlns:ns2934="urn:precentis:edit">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935="urn:precentis:edit">
      <w:r>
        <w:rPr>
          <w:b/>
        </w:rPr>
        <w:t xml:space="preserve">256.5 </w:t>
      </w:r>
      <w:r>
        <w:rPr/>
        <w:t>The Supplier shall remedy any material breach within 30 days of written notice requiring it to do so.</w:t>
      </w:r>
    </w:p>
    <w:p xmlns:ns2936="urn:precentis:edit">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xmlns:ns2937="urn:precentis:edit">
      <w:r>
        <w:rPr>
          <w:b/>
        </w:rPr>
        <w:t xml:space="preserve">256.7 </w:t>
      </w:r>
      <w:r>
        <w:rPr/>
        <w:t>Subject to Clause 9.4, the Supplier shall provide the deliverables described in this clause to the Customer.</w:t>
      </w:r>
    </w:p>
    <w:p xmlns:ns2938="urn:precentis:edit">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39="urn:precentis:edit">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40="urn:precentis:edit">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41="urn:precentis:edit">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xmlns:ns2942="urn:precentis:edit">
      <w:pPr>
        <w:pStyle w:val="Heading1"/>
      </w:pPr>
      <w:r>
        <w:rPr/>
        <w:t>257. Indemnities (Module 11)</w:t>
      </w:r>
    </w:p>
    <w:p xmlns:ns2943="urn:precentis:edit">
      <w:r>
        <w:rPr>
          <w:b/>
        </w:rPr>
        <w:t xml:space="preserve">257.1 </w:t>
      </w:r>
      <w:r>
        <w:rPr/>
        <w:t>Subject to Clause 9, the Supplier shall provide the deliverables described in this clause to the Customer.</w:t>
      </w:r>
    </w:p>
    <w:p xmlns:ns2944="urn:precentis:edit">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xmlns:ns2945="urn:precentis:edit">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xmlns:ns2946="urn:precentis:edit">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xmlns:ns2947="urn:precentis:edit">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xmlns:ns2948="urn:precentis:edit">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49="urn:precentis:edit">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xmlns:ns2950="urn:precentis:edit">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951="urn:precentis:edit">
      <w:pPr>
        <w:pStyle w:val="Heading1"/>
      </w:pPr>
      <w:r>
        <w:rPr/>
        <w:t>258. Limitation of Liability (Module 11)</w:t>
      </w:r>
    </w:p>
    <w:p xmlns:ns2952="urn:precentis:edit">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53="urn:precentis:edit">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xmlns:ns2954="urn:precentis:edit">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xmlns:ns2955="urn:precentis:edit">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956="urn:precentis:edit">
      <w:r>
        <w:rPr>
          <w:b/>
        </w:rPr>
        <w:t xml:space="preserve">258.5 </w:t>
      </w:r>
      <w:r>
        <w:rPr/>
        <w:t>Clause 19 applies to any dispute arising under this clause.</w:t>
      </w:r>
    </w:p>
    <w:p xmlns:ns2957="urn:precentis:edit">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xmlns:ns2958="urn:precentis:edit">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959="urn:precentis:edit">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2960="urn:precentis:edit">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xmlns:ns2961="urn:precentis:edit">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962="urn:precentis:edit">
      <w:r>
        <w:rPr>
          <w:b/>
        </w:rPr>
        <w:t xml:space="preserve">258.11 </w:t>
      </w:r>
      <w:r>
        <w:rPr/>
        <w:t>Subject to Clause 9.4, the Supplier shall provide the deliverables described in this clause to the Customer.</w:t>
      </w:r>
    </w:p>
    <w:p xmlns:ns2963="urn:precentis:edit">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xmlns:ns2964="urn:precentis:edit">
      <w:pPr>
        <w:pStyle w:val="Heading1"/>
      </w:pPr>
      <w:r>
        <w:rPr/>
        <w:t>259. Insurance (Module 11)</w:t>
      </w:r>
    </w:p>
    <w:p xmlns:ns2965="urn:precentis:edit">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xmlns:ns2966="urn:precentis:edit">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xmlns:ns2967="urn:precentis:edit">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968="urn:precentis:edit">
      <w:r>
        <w:rPr>
          <w:b/>
        </w:rPr>
        <w:t xml:space="preserve">259.4 </w:t>
      </w:r>
      <w:r>
        <w:rPr/>
        <w:t>Subject to Clause 9, the Supplier shall provide the deliverables described in this clause to the Customer.</w:t>
      </w:r>
    </w:p>
    <w:p xmlns:ns2969="urn:precentis:edit">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xmlns:ns2970="urn:precentis:edit">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xmlns:ns2971="urn:precentis:edit">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72="urn:precentis:edit">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xmlns:ns2973="urn:precentis:edit">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xmlns:ns2974="urn:precentis:edit">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xmlns:ns2975="urn:precentis:edit">
      <w:pPr>
        <w:pStyle w:val="Heading1"/>
      </w:pPr>
      <w:r>
        <w:rPr/>
        <w:t>260. Force Majeure (Module 11)</w:t>
      </w:r>
    </w:p>
    <w:p xmlns:ns2976="urn:precentis:edit">
      <w:r>
        <w:rPr>
          <w:b/>
        </w:rPr>
        <w:t xml:space="preserve">260.1 </w:t>
      </w:r>
      <w:r>
        <w:rPr/>
        <w:t>Subject to Clause 9.4, the Supplier shall provide the deliverables described in this clause to the Customer.</w:t>
      </w:r>
    </w:p>
    <w:p xmlns:ns2977="urn:precentis:edit">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xmlns:ns2978="urn:precentis:edit">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xmlns:ns2979="urn:precentis:edit">
      <w:r>
        <w:rPr>
          <w:b/>
        </w:rPr>
        <w:t xml:space="preserve">260.4 </w:t>
      </w:r>
      <w:r>
        <w:rPr/>
        <w:t>Clause 29.1 applies to any dispute arising under this clause.</w:t>
      </w:r>
    </w:p>
    <w:p xmlns:ns2980="urn:precentis:edit">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xmlns:ns2981="urn:precentis:edit">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xmlns:ns2982="urn:precentis:edit">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xmlns:ns2983="urn:precentis:edit">
      <w:r>
        <w:rPr>
          <w:b/>
        </w:rPr>
        <w:t xml:space="preserve">260.8 </w:t>
      </w:r>
      <w:r>
        <w:rPr/>
        <w:t>The Supplier shall provide the exit plan within thirty (30) days of the Effective Date.</w:t>
      </w:r>
    </w:p>
    <w:p xmlns:ns2984="urn:precentis:edit">
      <w:r>
        <w:rPr>
          <w:b/>
        </w:rPr>
        <w:t xml:space="preserve">260.9 </w:t>
      </w:r>
      <w:r>
        <w:rPr/>
        <w:t xml:space="preserve">Any approval given </w:t>
      </w:r>
      <w:del w:id="9035" w:author="Helena Voss" w:date="2026-09-28T18:16:36Z">
        <w:r>
          <w:rPr/>
          <w:delText xml:space="preserve">by</w:delText>
        </w:r>
      </w:del>
      <w:ins w:id="9036" w:author="Helena Voss" w:date="2026-09-28T18:16:36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xmlns:ns2985="urn:precentis:edit">
      <w:pPr>
        <w:pStyle w:val="Heading1"/>
      </w:pPr>
      <w:r>
        <w:rPr/>
        <w:t>261. Subcontracting (Module 11)</w:t>
      </w:r>
    </w:p>
    <w:p xmlns:ns2986="urn:precentis:edit">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xmlns:ns2987="urn:precentis:edit">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88="urn:precentis:edit">
      <w:pPr>
        <w:rPr>
          <w:del w:id="9177" w:author="Helena Voss" w:date="2026-09-28T18:16:36Z"/>
        </w:rPr>
      </w:pPr>
      <w:del w:id="9176" w:author="Helena Voss" w:date="2026-09-28T18:16:36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xmlns:ns2989="urn:precentis:edit">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2990="urn:precentis:edit">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xmlns:ns2991="urn:precentis:edit">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xmlns:ns2992="urn:precentis:edit">
      <w:r>
        <w:rPr>
          <w:b/>
        </w:rPr>
        <w:t xml:space="preserve">261.7 </w:t>
      </w:r>
      <w:r>
        <w:rPr/>
        <w:t>Clause 19.3 applies to any dispute arising under this clause.</w:t>
      </w:r>
    </w:p>
    <w:p xmlns:ns2993="urn:precentis:edit">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994="urn:precentis:edit">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xmlns:ns2995="urn:precentis:edit">
      <w:r>
        <w:rPr>
          <w:b/>
        </w:rPr>
        <w:t xml:space="preserve">261.10 </w:t>
      </w:r>
      <w:r>
        <w:rPr/>
        <w:t xml:space="preserve">The Supplier shall maintain complete and accurate records relating to the subcontracting (module 11) and </w:t>
      </w:r>
      <w:del w:id="9009" w:author="Helena Voss" w:date="2026-09-28T18:16:36Z">
        <w:r>
          <w:rPr/>
          <w:delText xml:space="preserve">shall</w:delText>
        </w:r>
      </w:del>
      <w:ins w:id="9010" w:author="Helena Voss" w:date="2026-09-28T18:16:36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xmlns:ns2996="urn:precentis:edit">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xmlns:ns2997="urn:precentis:edit">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xmlns:ns2998="urn:precentis:edit">
      <w:pPr>
        <w:pStyle w:val="Heading1"/>
      </w:pPr>
      <w:r>
        <w:rPr/>
        <w:t>262. Assignment (Module 11)</w:t>
      </w:r>
    </w:p>
    <w:p xmlns:ns2999="urn:precentis:edit">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00="urn:precentis:edit">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18:16:37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01="urn:precentis:edit">
      <w:r>
        <w:rPr>
          <w:b/>
        </w:rPr>
        <w:t xml:space="preserve">262.3 </w:t>
      </w:r>
      <w:r>
        <w:rPr/>
        <w:t>Subject to Clause 9, the Supplier shall provide the deliverables described in this clause to the Customer.</w:t>
      </w:r>
    </w:p>
    <w:p xmlns:ns3002="urn:precentis:edit">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xmlns:ns3003="urn:precentis:edit">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3004="urn:precentis:edit">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18:16:36Z">
        <w:r>
          <w:rPr/>
          <w:t xml:space="preserve"> This obligation survives termination.</w:t>
        </w:r>
      </w:ins>
    </w:p>
    <w:p xmlns:ns3005="urn:precentis:edit">
      <w:r>
        <w:rPr>
          <w:b/>
        </w:rPr>
        <w:t xml:space="preserve">262.7 </w:t>
      </w:r>
      <w:r>
        <w:rPr/>
        <w:t>The Supplier shall remedy any material breach within 30 days of written notice requiring it to do so.</w:t>
      </w:r>
    </w:p>
    <w:p xmlns:ns3006="urn:precentis:edit">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007="urn:precentis:edit">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3008="urn:precentis:edit">
      <w:pPr>
        <w:pStyle w:val="Heading1"/>
      </w:pPr>
      <w:r>
        <w:rPr/>
        <w:t>263. Dispute Resolution (Module 11)</w:t>
      </w:r>
    </w:p>
    <w:p xmlns:ns3009="urn:precentis:edit">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xmlns:ns3010="urn:precentis:edit">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xmlns:ns3011="urn:precentis:edit">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xmlns:ns3012="urn:precentis:edit">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13="urn:precentis:edit">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xmlns:ns3014="urn:precentis:edit">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015="urn:precentis:edit">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xmlns:ns3016="urn:precentis:edit">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xmlns:ns3017="urn:precentis:edit">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018="urn:precentis:edit">
      <w:r>
        <w:rPr>
          <w:b/>
        </w:rPr>
        <w:t xml:space="preserve">263.10 </w:t>
      </w:r>
      <w:r>
        <w:rPr/>
        <w:t>The Supplier shall provide the exit plan within thirty (30) days of the Effective Date.</w:t>
      </w:r>
    </w:p>
    <w:p xmlns:ns3019="urn:precentis:edit">
      <w:pPr>
        <w:pStyle w:val="Heading1"/>
      </w:pPr>
      <w:r>
        <w:rPr/>
        <w:t>264. Notices (Module 11)</w:t>
      </w:r>
    </w:p>
    <w:p xmlns:ns3020="urn:precentis:edit">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021="urn:precentis:edit">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22="urn:precentis:edit">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xmlns:ns3023="urn:precentis:edit">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xmlns:ns3024="urn:precentis:edit">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25="urn:precentis:edit">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026="urn:precentis:edit">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027="urn:precentis:edit">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3028="urn:precentis:edit">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029="urn:precentis:edit">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30="urn:precentis:edit">
      <w:pPr>
        <w:pStyle w:val="Heading1"/>
      </w:pPr>
      <w:r>
        <w:rPr/>
        <w:t>265. Governing Law (Module 11)</w:t>
      </w:r>
    </w:p>
    <w:p xmlns:ns3031="urn:precentis:edit">
      <w:r>
        <w:rPr>
          <w:b/>
        </w:rPr>
        <w:t xml:space="preserve">265.1 </w:t>
      </w:r>
      <w:r>
        <w:rPr/>
        <w:t>Subject to Clause 9.2, the Supplier shall provide the deliverables described in this clause to the Customer.</w:t>
      </w:r>
    </w:p>
    <w:p xmlns:ns3032="urn:precentis:edit">
      <w:r>
        <w:rPr>
          <w:b/>
        </w:rPr>
        <w:t xml:space="preserve">265.2 </w:t>
      </w:r>
      <w:r>
        <w:rPr/>
        <w:t xml:space="preserve">The Supplier shall retain all Customer Data for 30 days after termination before secure deletion.</w:t>
      </w:r>
      <w:ins w:id="9042" w:author="Helena Voss" w:date="2026-09-28T18:16:36Z">
        <w:r>
          <w:rPr/>
          <w:t xml:space="preserve"> This obligation survives termination.</w:t>
        </w:r>
      </w:ins>
    </w:p>
    <w:p xmlns:ns3033="urn:precentis:edit">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xmlns:ns3034="urn:precentis:edit">
      <w:r>
        <w:rPr>
          <w:b/>
        </w:rPr>
        <w:t xml:space="preserve">265.4 </w:t>
      </w:r>
      <w:r>
        <w:rPr/>
        <w:t>The Supplier shall retain all Customer Data for 30 days after termination before secure deletion.</w:t>
      </w:r>
    </w:p>
    <w:p xmlns:ns3035="urn:precentis:edit">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xmlns:ns3036="urn:precentis:edit">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7="urn:precentis:edit">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8="urn:precentis:edit">
      <w:r>
        <w:rPr>
          <w:b/>
        </w:rPr>
        <w:t xml:space="preserve">265.8 </w:t>
      </w:r>
      <w:r>
        <w:rPr/>
        <w:t>Subject to Clause 9.2, the Supplier shall provide the deliverables described in this clause to the Customer.</w:t>
      </w:r>
    </w:p>
    <w:p xmlns:ns3039="urn:precentis:edit">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xmlns:ns3040="urn:precentis:edit">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xmlns:ns3041="urn:precentis:edit">
      <w:pPr>
        <w:pStyle w:val="Heading1"/>
      </w:pPr>
      <w:r>
        <w:rPr/>
        <w:t>266. Services (Module 12)</w:t>
      </w:r>
    </w:p>
    <w:p xmlns:ns3042="urn:precentis:edit">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xmlns:ns3043="urn:precentis:edit">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xmlns:ns3044="urn:precentis:edit">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xmlns:ns3045="urn:precentis:edit">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46="urn:precentis:edit">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047="urn:precentis:edit">
      <w:r>
        <w:rPr>
          <w:b/>
        </w:rPr>
        <w:t xml:space="preserve">266.6 </w:t>
      </w:r>
      <w:r>
        <w:rPr/>
        <w:t>Clause 19.3 applies to any dispute arising under this clause.</w:t>
      </w:r>
    </w:p>
    <w:p xmlns:ns3048="urn:precentis:edit">
      <w:pPr>
        <w:pStyle w:val="Heading2"/>
        <w:pPrChange w:id="20021" w:author="Helena Voss" w:date="2026-09-28T18:16:37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xmlns:ns3049="urn:precentis:edit">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xmlns:ns3050="urn:precentis:edit">
      <w:pPr>
        <w:pStyle w:val="Heading1"/>
      </w:pPr>
      <w:r>
        <w:rPr/>
        <w:t>267. Service Levels (Module 12)</w:t>
      </w:r>
    </w:p>
    <w:p xmlns:ns3051="urn:precentis:edit">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52="urn:precentis:edit">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xmlns:ns3053="urn:precentis:edit">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xmlns:ns3054="urn:precentis:edit">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55="urn:precentis:edit">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xmlns:ns3056="urn:precentis:edit">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xmlns:ns3057="urn:precentis:edit">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58="urn:precentis:edit">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xmlns:ns3059="urn:precentis:edit">
      <w:pPr>
        <w:pStyle w:val="Heading1"/>
      </w:pPr>
      <w:r>
        <w:rPr/>
        <w:t>268. Personnel (Module 12)</w:t>
      </w:r>
    </w:p>
    <w:p xmlns:ns3060="urn:precentis:edit">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xmlns:ns3061="urn:precentis:edit">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62="urn:precentis:edit">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xmlns:ns3063="urn:precentis:edit">
      <w:r>
        <w:rPr>
          <w:b/>
        </w:rPr>
        <w:t xml:space="preserve">268.4 </w:t>
      </w:r>
      <w:r>
        <w:rPr/>
        <w:t>Clause 19 applies to any dispute arising under this clause.</w:t>
      </w:r>
    </w:p>
    <w:p xmlns:ns3064="urn:precentis:edit">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xmlns:ns3065="urn:precentis:edit">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66="urn:precentis:edit">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xmlns:ns3067="urn:precentis:edit">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18:16:36Z">
        <w:r>
          <w:rPr/>
          <w:delText xml:space="preserve">shall</w:delText>
        </w:r>
      </w:del>
      <w:ins w:id="9125" w:author="Helena Voss" w:date="2026-09-28T18:16:36Z">
        <w:r>
          <w:rPr/>
          <w:t xml:space="preserve">reasonable</w:t>
        </w:r>
      </w:ins>
      <w:r>
        <w:rPr/>
        <w:t xml:space="preserve"> make them available to the Customer on request.</w:t>
      </w:r>
    </w:p>
    <w:p xmlns:ns3068="urn:precentis:edit">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69="urn:precentis:edit">
      <w:pPr>
        <w:pStyle w:val="Heading1"/>
      </w:pPr>
      <w:r>
        <w:rPr/>
        <w:t>269. Customer Obligations (Module 12)</w:t>
      </w:r>
    </w:p>
    <w:p xmlns:ns3070="urn:precentis:edit">
      <w:r>
        <w:rPr>
          <w:b/>
        </w:rPr>
        <w:t xml:space="preserve">269.1 </w:t>
      </w:r>
      <w:r>
        <w:rPr/>
        <w:t>Clause 29.1 applies to any dispute arising under this clause.</w:t>
      </w:r>
    </w:p>
    <w:p xmlns:ns3071="urn:precentis:edit">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72="urn:precentis:edit">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073="urn:precentis:edit">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xmlns:ns3074="urn:precentis:edit">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xmlns:ns3075="urn:precentis:edit">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76="urn:precentis:edit">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77="urn:precentis:edit">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xmlns:ns3078="urn:precentis:edit">
      <w:r>
        <w:rPr>
          <w:b/>
        </w:rPr>
        <w:t xml:space="preserve">269.9 </w:t>
      </w:r>
      <w:r>
        <w:rPr/>
        <w:t>Subject to Clause 9.4, the Supplier shall provide the deliverables described in this clause to the Customer.</w:t>
      </w:r>
    </w:p>
    <w:p xmlns:ns3079="urn:precentis:edit">
      <w:r>
        <w:rPr>
          <w:b/>
        </w:rPr>
        <w:t xml:space="preserve">269.10 </w:t>
      </w:r>
      <w:r>
        <w:rPr/>
        <w:t>Either party may terminate this Agreement for convenience on not less than thirty (30) days' written notice.</w:t>
      </w:r>
    </w:p>
    <w:p xmlns:ns3080="urn:precentis:edit">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1="urn:precentis:edit">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2="urn:precentis:edit">
      <w:pPr>
        <w:pStyle w:val="Heading1"/>
      </w:pPr>
      <w:r>
        <w:rPr/>
        <w:t>270. Change Control (Module 12)</w:t>
      </w:r>
    </w:p>
    <w:p xmlns:ns3083="urn:precentis:edit">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xmlns:ns3084="urn:precentis:edit">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xmlns:ns3085="urn:precentis:edit">
      <w:r>
        <w:rPr>
          <w:b/>
        </w:rPr>
        <w:t xml:space="preserve">270.3 </w:t>
      </w:r>
      <w:r>
        <w:rPr/>
        <w:t>Subject to Clause 9.2, the Supplier shall provide the deliverables described in this clause to the Customer.</w:t>
      </w:r>
    </w:p>
    <w:p xmlns:ns3086="urn:precentis:edit">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xmlns:ns3087="urn:precentis:edit">
      <w:r>
        <w:rPr>
          <w:b/>
        </w:rPr>
        <w:t xml:space="preserve">270.5 </w:t>
      </w:r>
      <w:r>
        <w:rPr/>
        <w:t>The Supplier shall provide the exit plan within thirty (30) days of the Effective Date.</w:t>
      </w:r>
    </w:p>
    <w:p xmlns:ns3088="urn:precentis:edit">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xmlns:ns3089="urn:precentis:edit">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xmlns:ns3090="urn:precentis:edit">
      <w:r>
        <w:rPr>
          <w:b/>
        </w:rPr>
        <w:t xml:space="preserve">270.8 </w:t>
      </w:r>
      <w:r>
        <w:rPr/>
        <w:t>Subject to Clause 9.2, the Supplier shall provide the deliverables described in this clause to the Customer.</w:t>
      </w:r>
    </w:p>
    <w:p xmlns:ns3091="urn:precentis:edit">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92="urn:precentis:edit">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3="urn:precentis:edit">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4="urn:precentis:edit">
      <w:pPr>
        <w:pStyle w:val="Heading1"/>
      </w:pPr>
      <w:r>
        <w:rPr/>
        <w:t>271. Fees and Payment (Module 12)</w:t>
      </w:r>
    </w:p>
    <w:p xmlns:ns3095="urn:precentis:edit">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6="urn:precentis:edit">
      <w:r>
        <w:rPr>
          <w:b/>
        </w:rPr>
        <w:t xml:space="preserve">271.2 </w:t>
      </w:r>
      <w:r>
        <w:rPr/>
        <w:t>Payment of the Service Credits reconciliation shall be made within thirty (30) days following the end of each Contract Year.</w:t>
      </w:r>
    </w:p>
    <w:p xmlns:ns3097="urn:precentis:edit">
      <w:r>
        <w:rPr>
          <w:b/>
        </w:rPr>
        <w:t xml:space="preserve">271.3 </w:t>
      </w:r>
      <w:r>
        <w:rPr/>
        <w:t>Subject to Clause 9, the Supplier shall provide the deliverables described in this clause to the Customer.</w:t>
      </w:r>
    </w:p>
    <w:p xmlns:ns3098="urn:precentis:edit">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xmlns:ns3099="urn:precentis:edit">
      <w:r>
        <w:rPr>
          <w:b/>
        </w:rPr>
        <w:t xml:space="preserve">271.5 </w:t>
      </w:r>
      <w:r>
        <w:rPr/>
        <w:t>The Customer shall settle the Milestone Payment within 30 days of the Acceptance Certificate.</w:t>
      </w:r>
    </w:p>
    <w:p xmlns:ns3100="urn:precentis:edit">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01="urn:precentis:edit">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2="urn:precentis:edit">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3="urn:precentis:edit">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104="urn:precentis:edit">
      <w:pPr>
        <w:pStyle w:val="Heading1"/>
      </w:pPr>
      <w:r>
        <w:rPr/>
        <w:t>272. Invoicing (Module 12)</w:t>
      </w:r>
    </w:p>
    <w:p xmlns:ns3105="urn:precentis:edit">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106="urn:precentis:edit">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107="urn:precentis:edit">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108="urn:precentis:edit">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xmlns:ns3109="urn:precentis:edit">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110="urn:precentis:edit">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xmlns:ns3111="urn:precentis:edit">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xmlns:ns3112="urn:precentis:edit">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xmlns:ns3113="urn:precentis:edit">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114="urn:precentis:edit">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xmlns:ns3115="urn:precentis:edit">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xmlns:ns3116="urn:precentis:edit">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xmlns:ns3117="urn:precentis:edit">
      <w:pPr>
        <w:pStyle w:val="Heading1"/>
      </w:pPr>
      <w:r>
        <w:rPr/>
        <w:t>273. Term (Module 12)</w:t>
      </w:r>
    </w:p>
    <w:p xmlns:ns3118="urn:precentis:edit">
      <w:r>
        <w:rPr>
          <w:b/>
        </w:rPr>
        <w:t xml:space="preserve">273.1 </w:t>
      </w:r>
      <w:r>
        <w:rPr/>
        <w:t>The Supplier shall retain all Customer Data for 30 days after termination before secure deletion.</w:t>
      </w:r>
    </w:p>
    <w:p xmlns:ns3119="urn:precentis:edit">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120="urn:precentis:edit">
      <w:r>
        <w:rPr>
          <w:b/>
        </w:rPr>
        <w:t xml:space="preserve">273.3 </w:t>
      </w:r>
      <w:r>
        <w:rPr/>
        <w:t>The Supplier shall remedy any material breach within 30 days of written notice requiring it to do so.</w:t>
      </w:r>
    </w:p>
    <w:p xmlns:ns3121="urn:precentis:edit">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2="urn:precentis:edit">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xmlns:ns3123="urn:precentis:edit">
      <w:r>
        <w:rPr>
          <w:b/>
        </w:rPr>
        <w:t xml:space="preserve">273.6 </w:t>
      </w:r>
      <w:r>
        <w:rPr/>
        <w:t>Clause 19.3 applies to any dispute arising under this clause.</w:t>
      </w:r>
    </w:p>
    <w:p xmlns:ns3124="urn:precentis:edit">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xmlns:ns3125="urn:precentis:edit">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6="urn:precentis:edit">
      <w:r>
        <w:rPr>
          <w:b/>
        </w:rPr>
        <w:t xml:space="preserve">273.9 </w:t>
      </w:r>
      <w:r>
        <w:rPr/>
        <w:t>Either party may terminate this Agreement for convenience on not less than thirty (30) days' written notice.</w:t>
      </w:r>
    </w:p>
    <w:p xmlns:ns3127="urn:precentis:edit">
      <w:r>
        <w:rPr>
          <w:b/>
        </w:rPr>
        <w:t xml:space="preserve">273.10 </w:t>
      </w:r>
      <w:r>
        <w:rPr/>
        <w:t>Clause 19.3 applies to any dispute arising under this clause.</w:t>
      </w:r>
    </w:p>
    <w:p xmlns:ns3128="urn:precentis:edit">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3129="urn:precentis:edit">
      <w:r>
        <w:rPr>
          <w:b/>
        </w:rPr>
        <w:t xml:space="preserve">273.12 </w:t>
      </w:r>
      <w:r>
        <w:rPr/>
        <w:t>Either party may terminate this Agreement for convenience on not less than thirty (30) days' written notice.</w:t>
      </w:r>
    </w:p>
    <w:p xmlns:ns3130="urn:precentis:edit">
      <w:pPr>
        <w:rPr>
          <w:del w:id="9157" w:author="Helena Voss" w:date="2026-09-28T18:16:36Z"/>
        </w:rPr>
      </w:pPr>
      <w:del w:id="9156" w:author="Helena Voss" w:date="2026-09-28T18:16:36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xmlns:ns3131="urn:precentis:edit">
      <w:pPr>
        <w:pStyle w:val="Heading1"/>
      </w:pPr>
      <w:r>
        <w:rPr/>
        <w:t>274. Termination (Module 12)</w:t>
      </w:r>
    </w:p>
    <w:p xmlns:ns3132="urn:precentis:edit">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xmlns:ns3133="urn:precentis:edit">
      <w:r>
        <w:rPr>
          <w:b/>
        </w:rPr>
        <w:t xml:space="preserve">274.2 </w:t>
      </w:r>
      <w:r>
        <w:rPr/>
        <w:t xml:space="preserve">The Supplier shall provide the exit plan within thirty (30) days of the Effective Date.</w:t>
      </w:r>
      <w:ins w:id="9070" w:author="Helena Voss" w:date="2026-09-28T18:16:36Z">
        <w:r>
          <w:rPr/>
          <w:t xml:space="preserve"> This obligation survives termination.</w:t>
        </w:r>
      </w:ins>
    </w:p>
    <w:p xmlns:ns3134="urn:precentis:edit">
      <w:r>
        <w:rPr>
          <w:b/>
        </w:rPr>
        <w:t xml:space="preserve">274.3 </w:t>
      </w:r>
      <w:r>
        <w:rPr/>
        <w:t>The Supplier shall retain all Customer Data for 30 days after termination before secure deletion.</w:t>
      </w:r>
    </w:p>
    <w:p xmlns:ns3135="urn:precentis:edit">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xmlns:ns3136="urn:precentis:edit">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xmlns:ns3137="urn:precentis:edit">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xmlns:ns3138="urn:precentis:edit">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xmlns:ns3139="urn:precentis:edit">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xmlns:ns3140="urn:precentis:edit">
      <w:pPr>
        <w:pStyle w:val="Heading1"/>
      </w:pPr>
      <w:r>
        <w:rPr/>
        <w:t>275. Confidentiality (Module 12)</w:t>
      </w:r>
    </w:p>
    <w:p xmlns:ns3141="urn:precentis:edit">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xmlns:ns3142="urn:precentis:edit">
      <w:r>
        <w:rPr>
          <w:b/>
        </w:rPr>
        <w:t xml:space="preserve">275.2 </w:t>
      </w:r>
      <w:r>
        <w:rPr/>
        <w:t>The Supplier shall remedy any material breach within 30 days of written notice requiring it to do so.</w:t>
      </w:r>
    </w:p>
    <w:p xmlns:ns3143="urn:precentis:edit">
      <w:r>
        <w:rPr>
          <w:b/>
        </w:rPr>
        <w:t xml:space="preserve">275.3 </w:t>
      </w:r>
      <w:r>
        <w:rPr/>
        <w:t>Clause 19 applies to any dispute arising under this clause.</w:t>
      </w:r>
    </w:p>
    <w:p xmlns:ns3144="urn:precentis:edit">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xmlns:ns3145="urn:precentis:edit">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46="urn:precentis:edit">
      <w:r>
        <w:rPr>
          <w:b/>
        </w:rPr>
        <w:t xml:space="preserve">275.6 </w:t>
      </w:r>
      <w:r>
        <w:rPr/>
        <w:t>Subject to Clause 9.2, the Supplier shall provide the deliverables described in this clause to the Customer.</w:t>
      </w:r>
    </w:p>
    <w:p xmlns:ns3147="urn:precentis:edit">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48="urn:precentis:edit">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xmlns:ns3149="urn:precentis:edit">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xmlns:ns3150="urn:precentis:edit">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xmlns:ns3151="urn:precentis:edit">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52="urn:precentis:edit">
      <w:r>
        <w:rPr>
          <w:b/>
        </w:rPr>
        <w:t xml:space="preserve">275.12 </w:t>
      </w:r>
      <w:r>
        <w:rPr/>
        <w:t>Subject to Clause 9, the Supplier shall provide the deliverables described in this clause to the Customer.</w:t>
      </w:r>
    </w:p>
    <w:p xmlns:ns3153="urn:precentis:edit">
      <w:pPr>
        <w:pStyle w:val="Heading1"/>
      </w:pPr>
      <w:r>
        <w:rPr/>
        <w:t>276. Intellectual Property (Module 12)</w:t>
      </w:r>
    </w:p>
    <w:p xmlns:ns3154="urn:precentis:edit">
      <w:r>
        <w:rPr>
          <w:b/>
        </w:rPr>
        <w:t xml:space="preserve">276.1 </w:t>
      </w:r>
      <w:r>
        <w:rPr/>
        <w:t>The Supplier shall remedy any material breach within 30 days of written notice requiring it to do so.</w:t>
      </w:r>
    </w:p>
    <w:p xmlns:ns3155="urn:precentis:edit">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xmlns:ns3156="urn:precentis:edit">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3157="urn:precentis:edit">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xmlns:ns3158="urn:precentis:edit">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59="urn:precentis:edit">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xmlns:ns3160="urn:precentis:edit">
      <w:r>
        <w:rPr>
          <w:b/>
        </w:rPr>
        <w:t xml:space="preserve">276.7 </w:t>
      </w:r>
      <w:r>
        <w:rPr/>
        <w:t>Clause 29.1 applies to any dispute arising under this clause.</w:t>
      </w:r>
    </w:p>
    <w:p xmlns:ns3161="urn:precentis:edit">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2="urn:precentis:edit">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xmlns:ns3163="urn:precentis:edit">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4="urn:precentis:edit">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xmlns:ns3165="urn:precentis:edit">
      <w:pPr>
        <w:pStyle w:val="Heading1"/>
      </w:pPr>
      <w:r>
        <w:rPr/>
        <w:t>277. Data Protection (Module 12)</w:t>
      </w:r>
    </w:p>
    <w:p xmlns:ns3166="urn:precentis:edit">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167="urn:precentis:edit">
      <w:r>
        <w:rPr>
          <w:b/>
        </w:rPr>
        <w:t xml:space="preserve">277.2 </w:t>
      </w:r>
      <w:r>
        <w:rPr/>
        <w:t>Subject to Clause 9, the Supplier shall provide the deliverables described in this clause to the Customer.</w:t>
      </w:r>
    </w:p>
    <w:p xmlns:ns3168="urn:precentis:edit">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xmlns:ns3169="urn:precentis:edit">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xmlns:ns3170="urn:precentis:edit">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xmlns:ns3171="urn:precentis:edit">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xmlns:ns3172="urn:precentis:edit">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xmlns:ns3173="urn:precentis:edit">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74="urn:precentis:edit">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xmlns:ns3175="urn:precentis:edit">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xmlns:ns3176="urn:precentis:edit">
      <w:pPr>
        <w:pStyle w:val="Heading1"/>
      </w:pPr>
      <w:r>
        <w:rPr/>
        <w:t>278. Security (Module 12)</w:t>
      </w:r>
    </w:p>
    <w:p xmlns:ns3177="urn:precentis:edit">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xmlns:ns3178="urn:precentis:edit">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xmlns:ns3179="urn:precentis:edit">
      <w:r>
        <w:rPr>
          <w:b/>
        </w:rPr>
        <w:t xml:space="preserve">278.3 </w:t>
      </w:r>
      <w:r>
        <w:rPr/>
        <w:t>Subject to Clause 9.2, the Supplier shall provide the deliverables described in this clause to the Customer.</w:t>
      </w:r>
    </w:p>
    <w:p xmlns:ns3180="urn:precentis:edit">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1="urn:precentis:edit">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82="urn:precentis:edit">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3="urn:precentis:edit">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184="urn:precentis:edit">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85="urn:precentis:edit">
      <w:pPr>
        <w:pStyle w:val="Heading1"/>
      </w:pPr>
      <w:r>
        <w:rPr/>
        <w:t>279. Audit (Module 12)</w:t>
      </w:r>
    </w:p>
    <w:p xmlns:ns3186="urn:precentis:edit">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187="urn:precentis:edit">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xmlns:ns3188="urn:precentis:edit">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xmlns:ns3189="urn:precentis:edit">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0="urn:precentis:edit">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xmlns:ns3191="urn:precentis:edit">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18:16:36Z">
        <w:r>
          <w:rPr/>
          <w:delText xml:space="preserve">and</w:delText>
        </w:r>
      </w:del>
      <w:ins w:id="9069" w:author="Helena Voss" w:date="2026-09-28T18:16:36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xmlns:ns3192="urn:precentis:edit">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xmlns:ns3193="urn:precentis:edit">
      <w:r>
        <w:rPr>
          <w:b/>
        </w:rPr>
        <w:t xml:space="preserve">279.8 </w:t>
      </w:r>
      <w:r>
        <w:rPr/>
        <w:t>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p>
    <w:p xmlns:ns3194="urn:precentis:edit">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5="urn:precentis:edit">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6="urn:precentis:edit">
      <w:pPr>
        <w:pStyle w:val="Heading1"/>
      </w:pPr>
      <w:r>
        <w:rPr/>
        <w:t>280. Warranties (Module 12)</w:t>
      </w:r>
    </w:p>
    <w:p xmlns:ns3197="urn:precentis:edit">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8="urn:precentis:edit">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xmlns:ns3199="urn:precentis:edit">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0="urn:precentis:edit">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xmlns:ns3201="urn:precentis:edit">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xmlns:ns3202="urn:precentis:edit">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3="urn:precentis:edit">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xmlns:ns3204="urn:precentis:edit">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5="urn:precentis:edit">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6="urn:precentis:edit">
      <w:pPr>
        <w:pStyle w:val="Heading1"/>
      </w:pPr>
      <w:r>
        <w:rPr/>
        <w:t>281. Indemnities (Module 12)</w:t>
      </w:r>
    </w:p>
    <w:p xmlns:ns3207="urn:precentis:edit">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08="urn:precentis:edit">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xmlns:ns3209="urn:precentis:edit">
      <w:r>
        <w:rPr>
          <w:b/>
        </w:rPr>
        <w:t xml:space="preserve">281.3 </w:t>
      </w:r>
      <w:r>
        <w:rPr/>
        <w:t xml:space="preserve">Any approval given by the Customer under this clause shall not relieve the Supplier </w:t>
      </w:r>
      <w:r>
        <w:rPr>
          <w:b/>
          <w:rPrChange w:id="20024" w:author="Helena Voss" w:date="2026-09-28T18:16:37Z">
            <w:rPr/>
          </w:rPrChange>
        </w:rPr>
        <w:t xml:space="preserve">of any of it</w:t>
      </w:r>
      <w:r>
        <w:rPr/>
        <w:t xml:space="preserve">s obligations under this Agreement. The Customer may, acting reasonably, request such information from the Supplier as it requires to verify compliance with this clause.</w:t>
      </w:r>
    </w:p>
    <w:p xmlns:ns3210="urn:precentis:edit">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xmlns:ns3211="urn:precentis:edit">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212="urn:precentis:edit">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xmlns:ns3213="urn:precentis:edit">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14="urn:precentis:edit">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xmlns:ns3215="urn:precentis:edit">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xmlns:ns3216="urn:precentis:edit">
      <w:pPr>
        <w:pStyle w:val="Heading1"/>
      </w:pPr>
      <w:r>
        <w:rPr/>
        <w:t>282. Limitation of Liability (Module 12)</w:t>
      </w:r>
    </w:p>
    <w:p xmlns:ns3217="urn:precentis:edit">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xmlns:ns3218="urn:precentis:edit">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19="urn:precentis:edit">
      <w:r>
        <w:rPr>
          <w:b/>
        </w:rPr>
        <w:t xml:space="preserve">282.3 </w:t>
      </w:r>
      <w:r>
        <w:rPr/>
        <w:t>Clause 19 applies to any dispute arising under this clause.</w:t>
      </w:r>
    </w:p>
    <w:p xmlns:ns3220="urn:precentis:edit">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xmlns:ns3221="urn:precentis:edit">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xmlns:ns3222="urn:precentis:edit">
      <w:r>
        <w:rPr>
          <w:b/>
        </w:rPr>
        <w:t xml:space="preserve">282.6 </w:t>
      </w:r>
      <w:r>
        <w:rPr/>
        <w:t>Subject to Clause 9, the Supplier shall provide the deliverables described in this clause to the Customer.</w:t>
      </w:r>
    </w:p>
    <w:p xmlns:ns3223="urn:precentis:edit">
      <w:r>
        <w:rPr>
          <w:b/>
        </w:rPr>
        <w:t xml:space="preserve">282.7 </w:t>
      </w:r>
      <w:r>
        <w:rPr/>
        <w:t>Either party may terminate this Agreement for convenience on not less than thirty (30) days' written notice.</w:t>
      </w:r>
    </w:p>
    <w:p xmlns:ns3224="urn:precentis:edit">
      <w:r>
        <w:rPr>
          <w:b/>
        </w:rPr>
        <w:t xml:space="preserve">282.8 </w:t>
      </w:r>
      <w:r>
        <w:rPr/>
        <w:t xml:space="preserve">The Supplier shall perform its obligations under this clause with reasonable skill, care and diligence and in accordance </w:t>
      </w:r>
      <w:del w:id="9094" w:author="Helena Voss" w:date="2026-09-28T18:16:36Z">
        <w:r>
          <w:rPr/>
          <w:delText xml:space="preserve">with</w:delText>
        </w:r>
      </w:del>
      <w:ins w:id="9095" w:author="Helena Voss" w:date="2026-09-28T18:16:36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xmlns:ns3225="urn:precentis:edit">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xmlns:ns3226="urn:precentis:edit">
      <w:pPr>
        <w:pStyle w:val="Heading1"/>
      </w:pPr>
      <w:r>
        <w:rPr/>
        <w:t>283. Insurance (Module 12)</w:t>
      </w:r>
    </w:p>
    <w:p xmlns:ns3227="urn:precentis:edit">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xmlns:ns3228="urn:precentis:edit">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229="urn:precentis:edit">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xmlns:ns3230="urn:precentis:edit">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31="urn:precentis:edit">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xmlns:ns3232="urn:precentis:edit">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xmlns:ns3233="urn:precentis:edit">
      <w:r>
        <w:rPr>
          <w:b/>
        </w:rPr>
        <w:t xml:space="preserve">283.7 </w:t>
      </w:r>
      <w:r>
        <w:rPr/>
        <w:t>Subject to Clause 9.2, the Supplier shall provide the deliverables described in this clause to the Customer.</w:t>
      </w:r>
    </w:p>
    <w:p xmlns:ns3234="urn:precentis:edit">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235="urn:precentis:edit">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xmlns:ns3236="urn:precentis:edit">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3237="urn:precentis:edit">
      <w:pPr>
        <w:pStyle w:val="Heading1"/>
      </w:pPr>
      <w:r>
        <w:rPr/>
        <w:t>284. Force Majeure (Module 12)</w:t>
      </w:r>
    </w:p>
    <w:p xmlns:ns3238="urn:precentis:edit">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39="urn:precentis:edit">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0="urn:precentis:edit">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xmlns:ns3241="urn:precentis:edit">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2="urn:precentis:edit">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xmlns:ns3243="urn:precentis:edit">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xmlns:ns3244="urn:precentis:edit">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45="urn:precentis:edit">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xmlns:ns3246="urn:precentis:edit">
      <w:pPr>
        <w:pStyle w:val="Heading1"/>
      </w:pPr>
      <w:r>
        <w:rPr/>
        <w:t>285. Subcontracting (Module 12)</w:t>
      </w:r>
    </w:p>
    <w:p xmlns:ns3247="urn:precentis:edit">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xmlns:ns3248="urn:precentis:edit">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xmlns:ns3249="urn:precentis:edit">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xmlns:ns3250="urn:precentis:edit">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51="urn:precentis:edit">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xmlns:ns3252="urn:precentis:edit">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xmlns:ns3253="urn:precentis:edit">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54="urn:precentis:edit">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55="urn:precentis:edit">
      <w:r>
        <w:rPr>
          <w:b/>
        </w:rPr>
        <w:t xml:space="preserve">285.9 </w:t>
      </w:r>
      <w:r>
        <w:rPr/>
        <w:t>The Supplier shall remedy any material breach within 30 days of written notice requiring it to do so.</w:t>
      </w:r>
    </w:p>
    <w:p xmlns:ns3256="urn:precentis:edit">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xmlns:ns3257="urn:precentis:edit">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3258="urn:precentis:edit">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59="urn:precentis:edit">
      <w:pPr>
        <w:pStyle w:val="Heading1"/>
      </w:pPr>
      <w:r>
        <w:rPr/>
        <w:t>286. Assignment (Module 12)</w:t>
      </w:r>
    </w:p>
    <w:p xmlns:ns3260="urn:precentis:edit">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xmlns:ns3261="urn:precentis:edit">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62="urn:precentis:edit">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xmlns:ns3263="urn:precentis:edit">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64="urn:precentis:edit">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xmlns:ns3265="urn:precentis:edit">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266="urn:precentis:edit">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67="urn:precentis:edit">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68="urn:precentis:edit">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xmlns:ns3269="urn:precentis:edit">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xmlns:ns3270="urn:precentis:edit">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xmlns:ns3271="urn:precentis:edit">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xmlns:ns3272="urn:precentis:edit">
      <w:pPr>
        <w:pStyle w:val="Heading1"/>
      </w:pPr>
      <w:r>
        <w:rPr/>
        <w:t>287. Dispute Resolution (Module 12)</w:t>
      </w:r>
    </w:p>
    <w:p xmlns:ns3273="urn:precentis:edit">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74="urn:precentis:edit">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275="urn:precentis:edit">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276="urn:precentis:edit">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277="urn:precentis:edit">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xmlns:ns3278="urn:precentis:edit">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279="urn:precentis:edit">
      <w:r>
        <w:rPr>
          <w:b/>
        </w:rPr>
        <w:t xml:space="preserve">287.7 </w:t>
      </w:r>
      <w:r>
        <w:rPr/>
        <w:t>Clause 19 applies to any dispute arising under this clause.</w:t>
      </w:r>
    </w:p>
    <w:p xmlns:ns3280="urn:precentis:edit">
      <w:r>
        <w:rPr>
          <w:b/>
        </w:rPr>
        <w:t xml:space="preserve">287.8 </w:t>
      </w:r>
      <w:r>
        <w:rPr/>
        <w:t xml:space="preserve">Subject to Clause 9.4, the Suppl</w:t>
      </w:r>
      <w:r>
        <w:rPr>
          <w:b/>
          <w:rPrChange w:id="20010" w:author="Helena Voss" w:date="2026-09-28T18:16:37Z">
            <w:rPr/>
          </w:rPrChange>
        </w:rPr>
        <w:t xml:space="preserve">ier shall pr</w:t>
      </w:r>
      <w:r>
        <w:rPr/>
        <w:t xml:space="preserve">ovide the deliverables described in this clause to the Customer.</w:t>
      </w:r>
    </w:p>
    <w:p xmlns:ns3281="urn:precentis:edit">
      <w:pPr>
        <w:pStyle w:val="Heading1"/>
      </w:pPr>
      <w:r>
        <w:rPr/>
        <w:t>288. Notices (Module 12)</w:t>
      </w:r>
    </w:p>
    <w:p xmlns:ns3282="urn:precentis:edit">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18:16:36Z">
        <w:r>
          <w:rPr/>
          <w:delText xml:space="preserve">and</w:delText>
        </w:r>
      </w:del>
      <w:ins w:id="9079" w:author="Helena Voss" w:date="2026-09-28T18:16:36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3283="urn:precentis:edit">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284="urn:precentis:edit">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285="urn:precentis:edit">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86="urn:precentis:edit">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87="urn:precentis:edit">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xmlns:ns3288="urn:precentis:edit">
      <w:r>
        <w:rPr>
          <w:b/>
        </w:rPr>
        <w:t xml:space="preserve">288.7 </w:t>
      </w:r>
      <w:r>
        <w:rPr/>
        <w:t>Clause 29.1 applies to any dispute arising under this clause.</w:t>
      </w:r>
    </w:p>
    <w:p xmlns:ns3289="urn:precentis:edit">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290="urn:precentis:edit">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91="urn:precentis:edit">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066" w:author="Helena Voss" w:date="2026-09-28T18:16:36Z">
        <w:r>
          <w:rPr/>
          <w:t xml:space="preserve"> This obligation survives termination.</w:t>
        </w:r>
      </w:ins>
    </w:p>
    <w:p xmlns:ns3292="urn:precentis:edit">
      <w:pPr>
        <w:pStyle w:val="Heading1"/>
      </w:pPr>
      <w:r>
        <w:rPr/>
        <w:t>289. Governing Law (Module 12)</w:t>
      </w:r>
    </w:p>
    <w:p xmlns:ns3293="urn:precentis:edit">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xmlns:ns3294="urn:precentis:edit">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xmlns:ns3295="urn:precentis:edit">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96="urn:precentis:edit">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297="urn:precentis:edit">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298="urn:precentis:edit">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299="urn:precentis:edit">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xmlns:ns3300="urn:precentis:edit">
      <w:r>
        <w:rPr>
          <w:b/>
        </w:rPr>
        <w:t xml:space="preserve">289.8 </w:t>
      </w:r>
      <w:r>
        <w:rPr/>
        <w:t>The Supplier shall retain all Customer Data for 30 days after termination before secure deletion.</w:t>
      </w:r>
    </w:p>
    <w:p xmlns:ns3301="urn:precentis:edit">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302="urn:precentis:edit">
      <w:pPr>
        <w:pStyle w:val="Heading1"/>
      </w:pPr>
      <w:r>
        <w:rPr/>
        <w:t>290. Services (Module 13)</w:t>
      </w:r>
    </w:p>
    <w:p xmlns:ns3303="urn:precentis:edit">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04="urn:precentis:edit">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xmlns:ns3305="urn:precentis:edit">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06="urn:precentis:edit">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xmlns:ns3307="urn:precentis:edit">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18:16:37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08="urn:precentis:edit">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xmlns:ns3309="urn:precentis:edit">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18:16:37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10="urn:precentis:edit">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3311="urn:precentis:edit">
      <w:pPr>
        <w:pStyle w:val="Heading1"/>
      </w:pPr>
      <w:r>
        <w:rPr/>
        <w:t>291. Service Levels (Module 13)</w:t>
      </w:r>
    </w:p>
    <w:p xmlns:ns3312="urn:precentis:edit">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xmlns:ns3313="urn:precentis:edit">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14="urn:precentis:edit">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xmlns:ns3315="urn:precentis:edit">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xmlns:ns3316="urn:precentis:edit">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xmlns:ns3317="urn:precentis:edit">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xmlns:ns3318="urn:precentis:edit">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18:16:36Z">
        <w:r>
          <w:rPr/>
          <w:delText xml:space="preserve">promptly</w:delText>
        </w:r>
      </w:del>
      <w:ins w:id="9135" w:author="Helena Voss" w:date="2026-09-28T18:16:36Z">
        <w:r>
          <w:rPr/>
          <w:t xml:space="preserve">reasonable</w:t>
        </w:r>
      </w:ins>
      <w:r>
        <w:rPr/>
        <w:t xml:space="preserve"> and in any event within five Working Days. The Customer may, acting reasonably, request such information from the Supplier as it requires to verify compliance with this clause.</w:t>
      </w:r>
    </w:p>
    <w:p xmlns:ns3319="urn:precentis:edit">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xmlns:ns3320="urn:precentis:edit">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21="urn:precentis:edit">
      <w:r>
        <w:rPr>
          <w:b/>
        </w:rPr>
        <w:t xml:space="preserve">291.10 </w:t>
      </w:r>
      <w:r>
        <w:rPr/>
        <w:t>Subject to Clause 9.4, the Supplier shall provide the deliverables described in this clause to the Customer.</w:t>
      </w:r>
    </w:p>
    <w:p xmlns:ns3322="urn:precentis:edit">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xmlns:ns3323="urn:precentis:edit">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05" w:author="Helena Voss" w:date="2026-09-28T18:16:36Z">
        <w:r>
          <w:rPr/>
          <w:t xml:space="preserve"> This obligation survives termination.</w:t>
        </w:r>
      </w:ins>
    </w:p>
    <w:p xmlns:ns3324="urn:precentis:edit">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xmlns:ns3325="urn:precentis:edit">
      <w:pPr>
        <w:pStyle w:val="Heading1"/>
      </w:pPr>
      <w:r>
        <w:rPr/>
        <w:t>292. Personnel (Module 13)</w:t>
      </w:r>
    </w:p>
    <w:p xmlns:ns3326="urn:precentis:edit">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xmlns:ns3327="urn:precentis:edit">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328="urn:precentis:edit">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29="urn:precentis:edit">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xmlns:ns3330="urn:precentis:edit">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xmlns:ns3331="urn:precentis:edit">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xmlns:ns3332="urn:precentis:edit">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xmlns:ns3333="urn:precentis:edit">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334="urn:precentis:edit">
      <w:r>
        <w:rPr>
          <w:b/>
        </w:rPr>
        <w:t xml:space="preserve">292.9 </w:t>
      </w:r>
      <w:r>
        <w:rPr/>
        <w:t>Subject to Clause 9.2, the Supplier shall provide the deliverables described in this clause to the Customer.</w:t>
      </w:r>
    </w:p>
    <w:p xmlns:ns3335="urn:precentis:edit">
      <w:pPr>
        <w:rPr>
          <w:del w:id="9159" w:author="Helena Voss" w:date="2026-09-28T18:16:36Z"/>
        </w:rPr>
      </w:pPr>
      <w:del w:id="9158" w:author="Helena Voss" w:date="2026-09-28T18:16:36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xmlns:ns3336="urn:precentis:edit">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37="urn:precentis:edit">
      <w:pPr>
        <w:pStyle w:val="Heading1"/>
      </w:pPr>
      <w:r>
        <w:rPr/>
        <w:t>293. Customer Obligations (Module 13)</w:t>
      </w:r>
    </w:p>
    <w:p xmlns:ns3338="urn:precentis:edit">
      <w:r>
        <w:rPr>
          <w:b/>
        </w:rPr>
        <w:t xml:space="preserve">293.1 </w:t>
      </w:r>
      <w:r>
        <w:rPr/>
        <w:t>Subject to Clause 9.4, the Supplier shall provide the deliverables described in this clause to the Customer.</w:t>
      </w:r>
    </w:p>
    <w:p xmlns:ns3339="urn:precentis:edit">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xmlns:ns3340="urn:precentis:edit">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xmlns:ns3341="urn:precentis:edit">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342="urn:precentis:edit">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xmlns:ns3343="urn:precentis:edit">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xmlns:ns3344="urn:precentis:edit">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xmlns:ns3345="urn:precentis:edit">
      <w:r>
        <w:rPr>
          <w:b/>
        </w:rPr>
        <w:t xml:space="preserve">293.8 </w:t>
      </w:r>
      <w:r>
        <w:rPr/>
        <w:t>Either party may terminate this Agreement for convenience on not less than thirty (30) days' written notice.</w:t>
      </w:r>
    </w:p>
    <w:p xmlns:ns3346="urn:precentis:edit">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7="urn:precentis:edit">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8="urn:precentis:edit">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49="urn:precentis:edit">
      <w:pPr>
        <w:pStyle w:val="Heading1"/>
      </w:pPr>
      <w:r>
        <w:rPr/>
        <w:t>294. Change Control (Module 13)</w:t>
      </w:r>
    </w:p>
    <w:p xmlns:ns3350="urn:precentis:edit">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xmlns:ns3351="urn:precentis:edit">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xmlns:ns3352="urn:precentis:edit">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xmlns:ns3353="urn:precentis:edit">
      <w:r>
        <w:rPr>
          <w:b/>
        </w:rPr>
        <w:t xml:space="preserve">294.4 </w:t>
      </w:r>
      <w:r>
        <w:rPr/>
        <w:t xml:space="preserve">Subject to Clause 9.4, the Supplier shall provide the deliverables described in this clause to the Customer.</w:t>
      </w:r>
      <w:ins w:id="9008" w:author="Helena Voss" w:date="2026-09-28T18:16:36Z">
        <w:r>
          <w:rPr/>
          <w:t xml:space="preserve"> This obligation survives termination.</w:t>
        </w:r>
      </w:ins>
    </w:p>
    <w:p xmlns:ns3354="urn:precentis:edit">
      <w:r>
        <w:rPr>
          <w:b/>
        </w:rPr>
        <w:t xml:space="preserve">294.5 </w:t>
      </w:r>
      <w:r>
        <w:rPr/>
        <w:t>Either party may terminate this Agreement for convenience on not less than thirty (30) days' written notice.</w:t>
      </w:r>
    </w:p>
    <w:p xmlns:ns3355="urn:precentis:edit">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56="urn:precentis:edit">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xmlns:ns3357="urn:precentis:edit">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xmlns:ns3358="urn:precentis:edit">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xmlns:ns3359="urn:precentis:edit">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60="urn:precentis:edit">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xmlns:ns3361="urn:precentis:edit">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3362="urn:precentis:edit">
      <w:pPr>
        <w:pStyle w:val="Heading1"/>
      </w:pPr>
      <w:r>
        <w:rPr/>
        <w:t>295. Fees and Payment (Module 13)</w:t>
      </w:r>
    </w:p>
    <w:p xmlns:ns3363="urn:precentis:edit">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364="urn:precentis:edit">
      <w:r>
        <w:rPr>
          <w:b/>
        </w:rPr>
        <w:t xml:space="preserve">295.2 </w:t>
      </w:r>
      <w:r>
        <w:rPr/>
        <w:t>The Customer shall pay each valid invoice within thirty (30) days of receipt.</w:t>
      </w:r>
    </w:p>
    <w:p xmlns:ns3365="urn:precentis:edit">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66="urn:precentis:edit">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xmlns:ns3367="urn:precentis:edit">
      <w:r>
        <w:rPr>
          <w:b/>
        </w:rPr>
        <w:t xml:space="preserve">295.5 </w:t>
      </w:r>
      <w:r>
        <w:rPr/>
        <w:t>The Customer shall settle the Milestone Payment within 30 days of the Acceptance Certificate.</w:t>
      </w:r>
    </w:p>
    <w:p xmlns:ns3368="urn:precentis:edit">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69="urn:precentis:edit">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xmlns:ns3370="urn:precentis:edit">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xmlns:ns3371="urn:precentis:edit">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72="urn:precentis:edit">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xmlns:ns3373="urn:precentis:edit">
      <w:r>
        <w:rPr>
          <w:b/>
        </w:rPr>
        <w:t xml:space="preserve">295.11 </w:t>
      </w:r>
      <w:r>
        <w:rPr/>
        <w:t>The Supplier shall provide the exit plan within thirty (30) days of the Effective Date.</w:t>
      </w:r>
    </w:p>
    <w:p xmlns:ns3374="urn:precentis:edit">
      <w:pPr>
        <w:pStyle w:val="Heading1"/>
      </w:pPr>
      <w:r>
        <w:rPr/>
        <w:t>296. Invoicing (Module 13)</w:t>
      </w:r>
    </w:p>
    <w:p xmlns:ns3375="urn:precentis:edit">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xmlns:ns3376="urn:precentis:edit">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xmlns:ns3377="urn:precentis:edit">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378="urn:precentis:edit">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xmlns:ns3379="urn:precentis:edit">
      <w:r>
        <w:rPr>
          <w:b/>
        </w:rPr>
        <w:t xml:space="preserve">296.5 </w:t>
      </w:r>
      <w:r>
        <w:rPr/>
        <w:t>Clause 19 applies to any dispute arising under this clause.</w:t>
      </w:r>
    </w:p>
    <w:p xmlns:ns3380="urn:precentis:edit">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xmlns:ns3381="urn:precentis:edit">
      <w:r>
        <w:rPr>
          <w:b/>
        </w:rPr>
        <w:t xml:space="preserve">296.7 </w:t>
      </w:r>
      <w:r>
        <w:rPr/>
        <w:t>Clause 19.3 applies to any dispute arising under this clause.</w:t>
      </w:r>
    </w:p>
    <w:p xmlns:ns3382="urn:precentis:edit">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xmlns:ns3383="urn:precentis:edit">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xmlns:ns3384="urn:precentis:edit">
      <w:pPr>
        <w:pStyle w:val="Heading1"/>
      </w:pPr>
      <w:r>
        <w:rPr/>
        <w:t>297. Term (Module 13)</w:t>
      </w:r>
    </w:p>
    <w:p xmlns:ns3385="urn:precentis:edit">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xmlns:ns3386="urn:precentis:edit">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xmlns:ns3387="urn:precentis:edit">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xmlns:ns3388="urn:precentis:edit">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89="urn:precentis:edit">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390="urn:precentis:edit">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xmlns:ns3391="urn:precentis:edit">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92="urn:precentis:edit">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xmlns:ns3393="urn:precentis:edit">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394="urn:precentis:edit">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95="urn:precentis:edit">
      <w:pPr>
        <w:pStyle w:val="Heading1"/>
      </w:pPr>
      <w:r>
        <w:rPr/>
        <w:t>298. Termination (Module 13)</w:t>
      </w:r>
    </w:p>
    <w:p xmlns:ns3396="urn:precentis:edit">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xmlns:ns3397="urn:precentis:edit">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xmlns:ns3398="urn:precentis:edit">
      <w:r>
        <w:rPr>
          <w:b/>
        </w:rPr>
        <w:t xml:space="preserve">298.3 </w:t>
      </w:r>
      <w:r>
        <w:rPr/>
        <w:t>Subject to Clause 9.4, the Supplier shall provide the deliverables described in this clause to the Customer.</w:t>
      </w:r>
    </w:p>
    <w:p xmlns:ns3399="urn:precentis:edit">
      <w:r>
        <w:rPr>
          <w:b/>
        </w:rPr>
        <w:t xml:space="preserve">298.4 </w:t>
      </w:r>
      <w:r>
        <w:rPr/>
        <w:t>The Supplier shall provide the exit plan within thirty (30) days of the Effective Date.</w:t>
      </w:r>
    </w:p>
    <w:p xmlns:ns3400="urn:precentis:edit">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401="urn:precentis:edit">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xmlns:ns3402="urn:precentis:edit">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18:16:36Z">
        <w:r>
          <w:rPr/>
          <w:delText xml:space="preserve">the</w:delText>
        </w:r>
      </w:del>
      <w:ins w:id="9103" w:author="Helena Voss" w:date="2026-09-28T18:16:36Z">
        <w:r>
          <w:rPr/>
          <w:t xml:space="preserve">reasonable</w:t>
        </w:r>
      </w:ins>
      <w:r>
        <w:rPr/>
        <w:t xml:space="preserve"> termination (module 13) and shall make them available to the Customer on request.</w:t>
      </w:r>
    </w:p>
    <w:p xmlns:ns3403="urn:precentis:edit">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18:16:36Z">
        <w:r>
          <w:rPr/>
          <w:delText xml:space="preserve">13)</w:delText>
        </w:r>
      </w:del>
      <w:ins w:id="9093" w:author="Helena Voss" w:date="2026-09-28T18:16:36Z">
        <w:r>
          <w:rPr/>
          <w:t xml:space="preserve">reasonable</w:t>
        </w:r>
      </w:ins>
      <w:r>
        <w:rPr/>
        <w:t xml:space="preserve"> and agree any improvements required.</w:t>
      </w:r>
    </w:p>
    <w:p xmlns:ns3404="urn:precentis:edit">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xmlns:ns3405="urn:precentis:edit">
      <w:r>
        <w:rPr>
          <w:b/>
        </w:rPr>
        <w:t xml:space="preserve">298.10 </w:t>
      </w:r>
      <w:r>
        <w:rPr/>
        <w:t>The Supplier shall remedy any material breach within 30 days of written notice requiring it to do so.</w:t>
      </w:r>
    </w:p>
    <w:p xmlns:ns3406="urn:precentis:edit">
      <w:pPr>
        <w:pStyle w:val="Heading1"/>
      </w:pPr>
      <w:r>
        <w:rPr/>
        <w:t>299. Confidentiality (Module 13)</w:t>
      </w:r>
    </w:p>
    <w:p xmlns:ns3407="urn:precentis:edit">
      <w:r>
        <w:rPr>
          <w:b/>
        </w:rPr>
        <w:t xml:space="preserve">299.1 </w:t>
      </w:r>
      <w:r>
        <w:rPr/>
        <w:t>Subject to Clause 9.4, the Supplier shall provide the deliverables described in this clause to the Customer.</w:t>
      </w:r>
    </w:p>
    <w:p xmlns:ns3408="urn:precentis:edit">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xmlns:ns3409="urn:precentis:edit">
      <w:r>
        <w:rPr>
          <w:b/>
        </w:rPr>
        <w:t xml:space="preserve">299.3 </w:t>
      </w:r>
      <w:r>
        <w:rPr/>
        <w:t>Subject to Clause 9.2, the Supplier shall provide the deliverables described in this clause to the Customer.</w:t>
      </w:r>
    </w:p>
    <w:p xmlns:ns3410="urn:precentis:edit">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xmlns:ns3411="urn:precentis:edit">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xmlns:ns3412="urn:precentis:edit">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13="urn:precentis:edit">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xmlns:ns3414="urn:precentis:edit">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xmlns:ns3415="urn:precentis:edit">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3416="urn:precentis:edit">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xmlns:ns3417="urn:precentis:edit">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xmlns:ns3418="urn:precentis:edit">
      <w:pPr>
        <w:pStyle w:val="Heading1"/>
      </w:pPr>
      <w:r>
        <w:rPr/>
        <w:t>300. Intellectual Property (Module 13)</w:t>
      </w:r>
    </w:p>
    <w:p xmlns:ns3419="urn:precentis:edit">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xmlns:ns3420="urn:precentis:edit">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21="urn:precentis:edit">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22="urn:precentis:edit">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423="urn:precentis:edit">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xmlns:ns3424="urn:precentis:edit">
      <w:r>
        <w:rPr>
          <w:b/>
        </w:rPr>
        <w:t xml:space="preserve">300.6 </w:t>
      </w:r>
      <w:r>
        <w:rPr/>
        <w:t>Subject to Clause 9.4, the Supplier shall provide the deliverables described in this clause to the Customer.</w:t>
      </w:r>
    </w:p>
    <w:p xmlns:ns3425="urn:precentis:edit">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26="urn:precentis:edit">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xmlns:ns3427="urn:precentis:edit">
      <w:r>
        <w:rPr>
          <w:b/>
        </w:rPr>
        <w:t xml:space="preserve">300.9 </w:t>
      </w:r>
      <w:r>
        <w:rPr/>
        <w:t>The Supplier shall retain all Customer Data for 30 days after termination before secure deletion.</w:t>
      </w:r>
    </w:p>
    <w:p xmlns:ns3428="urn:precentis:edit">
      <w:pPr>
        <w:pStyle w:val="Heading1"/>
      </w:pPr>
      <w:r>
        <w:rPr/>
        <w:t>301. Data Protection (Module 13)</w:t>
      </w:r>
    </w:p>
    <w:p xmlns:ns3429="urn:precentis:edit">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xmlns:ns3430="urn:precentis:edit">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xmlns:ns3431="urn:precentis:edit">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432="urn:precentis:edit">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xmlns:ns3433="urn:precentis:edit">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xmlns:ns3434="urn:precentis:edit">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xmlns:ns3435="urn:precentis:edit">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436="urn:precentis:edit">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3437="urn:precentis:edit">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xmlns:ns3438="urn:precentis:edit">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xmlns:ns3439="urn:precentis:edit">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xmlns:ns3440="urn:precentis:edit">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xmlns:ns3441="urn:precentis:edit">
      <w:pPr>
        <w:pStyle w:val="Heading1"/>
      </w:pPr>
      <w:r>
        <w:rPr/>
        <w:t>302. Security (Module 13)</w:t>
      </w:r>
    </w:p>
    <w:p xmlns:ns3442="urn:precentis:edit">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43="urn:precentis:edit">
      <w:pPr>
        <w:pStyle w:val="Heading2"/>
        <w:pPrChange w:id="20005" w:author="Helena Voss" w:date="2026-09-28T18:16:37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xmlns:ns3444="urn:precentis:edit">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xmlns:ns3445="urn:precentis:edit">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3446="urn:precentis:edit">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xmlns:ns3447="urn:precentis:edit">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xmlns:ns3448="urn:precentis:edit">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xmlns:ns3449="urn:precentis:edit">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3450="urn:precentis:edit">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xmlns:ns3451="urn:precentis:edit">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52="urn:precentis:edit">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3453="urn:precentis:edit">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454="urn:precentis:edit">
      <w:pPr>
        <w:pStyle w:val="Heading1"/>
      </w:pPr>
      <w:r>
        <w:rPr/>
        <w:t>303. Audit (Module 13)</w:t>
      </w:r>
    </w:p>
    <w:p xmlns:ns3455="urn:precentis:edit">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xmlns:ns3456="urn:precentis:edit">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xmlns:ns3457="urn:precentis:edit">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xmlns:ns3458="urn:precentis:edit">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xmlns:ns3459="urn:precentis:edit">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60="urn:precentis:edit">
      <w:r>
        <w:rPr>
          <w:b/>
        </w:rPr>
        <w:t xml:space="preserve">303.6 </w:t>
      </w:r>
      <w:r>
        <w:rPr/>
        <w:t xml:space="preserve">Any approval given by the Customer under this clause </w:t>
      </w:r>
      <w:del w:id="9114" w:author="Helena Voss" w:date="2026-09-28T18:16:36Z">
        <w:r>
          <w:rPr/>
          <w:delText xml:space="preserve">shall</w:delText>
        </w:r>
      </w:del>
      <w:ins w:id="9115" w:author="Helena Voss" w:date="2026-09-28T18:16:36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xmlns:ns3461="urn:precentis:edit">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xmlns:ns3462="urn:precentis:edit">
      <w:r>
        <w:rPr>
          <w:b/>
        </w:rPr>
        <w:t xml:space="preserve">303.8 </w:t>
      </w:r>
      <w:r>
        <w:rPr/>
        <w:t>Subject to Clause 9, the Supplier shall provide the deliverables described in this clause to the Customer.</w:t>
      </w:r>
    </w:p>
    <w:p xmlns:ns3463="urn:precentis:edit">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xmlns:ns3464="urn:precentis:edit">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xmlns:ns3465="urn:precentis:edit">
      <w:pPr>
        <w:pStyle w:val="Heading1"/>
      </w:pPr>
      <w:r>
        <w:rPr/>
        <w:t>304. Warranties (Module 13)</w:t>
      </w:r>
    </w:p>
    <w:p xmlns:ns3466="urn:precentis:edit">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3467="urn:precentis:edit">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8="urn:precentis:edit">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469="urn:precentis:edit">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xmlns:ns3470="urn:precentis:edit">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471="urn:precentis:edit">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72="urn:precentis:edit">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xmlns:ns3473="urn:precentis:edit">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3474="urn:precentis:edit">
      <w:r>
        <w:rPr>
          <w:b/>
        </w:rPr>
        <w:t xml:space="preserve">304.9 </w:t>
      </w:r>
      <w:r>
        <w:rPr/>
        <w:t>Clause 19.3 applies to any dispute arising under this clause.</w:t>
      </w:r>
    </w:p>
    <w:p xmlns:ns3475="urn:precentis:edit">
      <w:pPr>
        <w:pStyle w:val="Heading1"/>
      </w:pPr>
      <w:r>
        <w:rPr/>
        <w:t>305. Indemnities (Module 13)</w:t>
      </w:r>
    </w:p>
    <w:p xmlns:ns3476="urn:precentis:edit">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77="urn:precentis:edit">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xmlns:ns3478="urn:precentis:edit">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79="urn:precentis:edit">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80="urn:precentis:edit">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xmlns:ns3481="urn:precentis:edit">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82="urn:precentis:edit">
      <w:r>
        <w:rPr>
          <w:b/>
        </w:rPr>
        <w:t xml:space="preserve">305.7 </w:t>
      </w:r>
      <w:r>
        <w:rPr/>
        <w:t>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p>
    <w:p xmlns:ns3483="urn:precentis:edit">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4="urn:precentis:edit">
      <w:pPr>
        <w:pStyle w:val="Heading1"/>
      </w:pPr>
      <w:r>
        <w:rPr/>
        <w:t>306. Limitation of Liability (Module 13)</w:t>
      </w:r>
    </w:p>
    <w:p xmlns:ns3485="urn:precentis:edit">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486="urn:precentis:edit">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xmlns:ns3487="urn:precentis:edit">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8="urn:precentis:edit">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xmlns:ns3489="urn:precentis:edit">
      <w:r>
        <w:rPr>
          <w:b/>
        </w:rPr>
        <w:t xml:space="preserve">306.5 </w:t>
      </w:r>
      <w:r>
        <w:rPr/>
        <w:t>The Supplier shall provide the exit plan within thirty (30) days of the Effective Date.</w:t>
      </w:r>
    </w:p>
    <w:p xmlns:ns3490="urn:precentis:edit">
      <w:r>
        <w:rPr>
          <w:b/>
        </w:rPr>
        <w:t xml:space="preserve">306.6 </w:t>
      </w:r>
      <w:r>
        <w:rPr/>
        <w:t>The Supplier shall provide the exit plan within thirty (30) days of the Effective Date.</w:t>
      </w:r>
    </w:p>
    <w:p xmlns:ns3491="urn:precentis:edit">
      <w:r>
        <w:rPr>
          <w:b/>
        </w:rPr>
        <w:t xml:space="preserve">306.7 </w:t>
      </w:r>
      <w:r>
        <w:rPr/>
        <w:t>The Supplier shall provide the exit plan within thirty (30) days of the Effective Date.</w:t>
      </w:r>
    </w:p>
    <w:p xmlns:ns3492="urn:precentis:edit">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xmlns:ns3493="urn:precentis:edit">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xmlns:ns3494="urn:precentis:edit">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xmlns:ns3495="urn:precentis:edit">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496="urn:precentis:edit">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497="urn:precentis:edit">
      <w:r>
        <w:rPr>
          <w:b/>
        </w:rPr>
        <w:t xml:space="preserve">306.13 </w:t>
      </w:r>
      <w:r>
        <w:rPr/>
        <w:t>The Supplier shall retain all Customer Data for 30 days after termination before secure deletion.</w:t>
      </w:r>
    </w:p>
    <w:p xmlns:ns3498="urn:precentis:edit">
      <w:pPr>
        <w:pStyle w:val="Heading1"/>
      </w:pPr>
      <w:r>
        <w:rPr/>
        <w:t>307. Insurance (Module 13)</w:t>
      </w:r>
    </w:p>
    <w:p xmlns:ns3499="urn:precentis:edit">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00="urn:precentis:edit">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xmlns:ns3501="urn:precentis:edit">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xmlns:ns3502="urn:precentis:edit">
      <w:r>
        <w:rPr>
          <w:b/>
        </w:rPr>
        <w:t xml:space="preserve">307.4 </w:t>
      </w:r>
      <w:r>
        <w:rPr/>
        <w:t>Subject to Clause 9, the Supplier shall provide the deliverables described in this clause to the Customer.</w:t>
      </w:r>
    </w:p>
    <w:p xmlns:ns3503="urn:precentis:edit">
      <w:r>
        <w:rPr>
          <w:b/>
        </w:rPr>
        <w:t xml:space="preserve">307.5 </w:t>
      </w:r>
      <w:r>
        <w:rPr/>
        <w:t xml:space="preserve">The Customer may, acting reasonably, request such information from the Supplier as it requires to </w:t>
      </w:r>
      <w:del w:id="9138" w:author="Helena Voss" w:date="2026-09-28T18:16:36Z">
        <w:r>
          <w:rPr/>
          <w:delText xml:space="preserve">verify</w:delText>
        </w:r>
      </w:del>
      <w:ins w:id="9139" w:author="Helena Voss" w:date="2026-09-28T18:16:36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04="urn:precentis:edit">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05="urn:precentis:edit">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xmlns:ns3506="urn:precentis:edit">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3507="urn:precentis:edit">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xmlns:ns3508="urn:precentis:edit">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18:16:36Z">
        <w:r>
          <w:rPr/>
          <w:t xml:space="preserve"> This obligation survives termination.</w:t>
        </w:r>
      </w:ins>
    </w:p>
    <w:p xmlns:ns3509="urn:precentis:edit">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xmlns:ns3510="urn:precentis:edit">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511="urn:precentis:edit">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xmlns:ns3512="urn:precentis:edit">
      <w:pPr>
        <w:pStyle w:val="Heading1"/>
      </w:pPr>
      <w:r>
        <w:rPr/>
        <w:t>308. Force Majeure (Module 13)</w:t>
      </w:r>
    </w:p>
    <w:p xmlns:ns3513="urn:precentis:edit">
      <w:r>
        <w:rPr>
          <w:b/>
        </w:rPr>
        <w:t xml:space="preserve">308.1 </w:t>
      </w:r>
      <w:r>
        <w:rPr/>
        <w:t>Either party may terminate this Agreement for convenience on not less than thirty (30) days' written notice.</w:t>
      </w:r>
    </w:p>
    <w:p xmlns:ns3514="urn:precentis:edit">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15="urn:precentis:edit">
      <w:r>
        <w:rPr>
          <w:b/>
        </w:rPr>
        <w:t xml:space="preserve">308.3 </w:t>
      </w:r>
      <w:r>
        <w:rPr/>
        <w:t>Either party may terminate this Agreement for convenience on not less than thirty (30) days' written notice.</w:t>
      </w:r>
    </w:p>
    <w:p xmlns:ns3516="urn:precentis:edit">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17="urn:precentis:edit">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518="urn:precentis:edit">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19="urn:precentis:edit">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xmlns:ns3520="urn:precentis:edit">
      <w:r>
        <w:rPr>
          <w:b/>
        </w:rPr>
        <w:t xml:space="preserve">308.8 </w:t>
      </w:r>
      <w:r>
        <w:rPr/>
        <w:t>The Supplier shall provide the exit plan within thirty (30) days of the Effective Date.</w:t>
      </w:r>
    </w:p>
    <w:p xmlns:ns3521="urn:precentis:edit">
      <w:pPr>
        <w:pStyle w:val="Heading1"/>
      </w:pPr>
      <w:r>
        <w:rPr/>
        <w:t>309. Subcontracting (Module 13)</w:t>
      </w:r>
    </w:p>
    <w:p xmlns:ns3522="urn:precentis:edit">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23="urn:precentis:edit">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xmlns:ns3524="urn:precentis:edit">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xmlns:ns3525="urn:precentis:edit">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6="urn:precentis:edit">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xmlns:ns3527="urn:precentis:edit">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xmlns:ns3528="urn:precentis:edit">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9="urn:precentis:edit">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30="urn:precentis:edit">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3531="urn:precentis:edit">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32="urn:precentis:edit">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533="urn:precentis:edit">
      <w:pPr>
        <w:pStyle w:val="Heading1"/>
      </w:pPr>
      <w:r>
        <w:rPr/>
        <w:t>310. Assignment (Module 13)</w:t>
      </w:r>
    </w:p>
    <w:p xmlns:ns3534="urn:precentis:edit">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35="urn:precentis:edit">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36="urn:precentis:edit">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37="urn:precentis:edit">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xmlns:ns3538="urn:precentis:edit">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xmlns:ns3539="urn:precentis:edit">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xmlns:ns3540="urn:precentis:edit">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1="urn:precentis:edit">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xmlns:ns3542="urn:precentis:edit">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3="urn:precentis:edit">
      <w:r>
        <w:rPr>
          <w:b/>
        </w:rPr>
        <w:t xml:space="preserve">310.10 </w:t>
      </w:r>
      <w:r>
        <w:rPr/>
        <w:t>Subject to Clause 9.2, the Supplier shall provide the deliverables described in this clause to the Customer.</w:t>
      </w:r>
    </w:p>
    <w:p xmlns:ns3544="urn:precentis:edit">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xmlns:ns3545="urn:precentis:edit">
      <w:pPr>
        <w:pStyle w:val="Heading1"/>
      </w:pPr>
      <w:r>
        <w:rPr/>
        <w:t>311. Dispute Resolution (Module 13)</w:t>
      </w:r>
    </w:p>
    <w:p xmlns:ns3546="urn:precentis:edit">
      <w:r>
        <w:rPr>
          <w:b/>
        </w:rPr>
        <w:t xml:space="preserve">311.1 </w:t>
      </w:r>
      <w:r>
        <w:rPr/>
        <w:t>Subject to Clause 9.4, the Supplier shall provide the deliverables described in this clause to the Customer.</w:t>
      </w:r>
    </w:p>
    <w:p xmlns:ns3547="urn:precentis:edit">
      <w:r>
        <w:rPr>
          <w:b/>
        </w:rPr>
        <w:t xml:space="preserve">311.2 </w:t>
      </w:r>
      <w:r>
        <w:rPr/>
        <w:t>Subject to Clause 9.4, the Supplier shall provide the deliverables described in this clause to the Customer.</w:t>
      </w:r>
    </w:p>
    <w:p xmlns:ns3548="urn:precentis:edit">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xmlns:ns3549="urn:precentis:edit">
      <w:r>
        <w:rPr>
          <w:b/>
        </w:rPr>
        <w:t xml:space="preserve">311.4 </w:t>
      </w:r>
      <w:r>
        <w:rPr/>
        <w:t>The Supplier shall remedy any material breach within 30 days of written notice requiring it to do so.</w:t>
      </w:r>
    </w:p>
    <w:p xmlns:ns3550="urn:precentis:edit">
      <w:r>
        <w:rPr>
          <w:b/>
        </w:rPr>
        <w:t xml:space="preserve">311.5 </w:t>
      </w:r>
      <w:r>
        <w:rPr/>
        <w:t>The Supplier shall retain all Customer Data for 30 days after termination before secure deletion.</w:t>
      </w:r>
    </w:p>
    <w:p xmlns:ns3550="urn:precentis:edit">
      <w:pPr>
        <w:rPr>
          <w:ins w:id="9189" w:author="Helena Voss" w:date="2026-09-28T18:16:36Z"/>
        </w:rPr>
      </w:pPr>
      <w:ins w:id="9188" w:author="Helena Voss" w:date="2026-09-28T18:16:36Z">
        <w:r>
          <w:rPr/>
          <w:t xml:space="preserve">3550.A The Parties shall co-operate in good faith.</w:t>
        </w:r>
      </w:ins>
    </w:p>
    <w:p xmlns:ns3551="urn:precentis:edit">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xmlns:ns3552="urn:precentis:edit">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xmlns:ns3553="urn:precentis:edit">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3554="urn:precentis:edit">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555="urn:precentis:edit">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556="urn:precentis:edit">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xmlns:ns3557="urn:precentis:edit">
      <w:pPr>
        <w:pStyle w:val="Heading1"/>
      </w:pPr>
      <w:r>
        <w:rPr/>
        <w:t>312. Notices (Module 13)</w:t>
      </w:r>
    </w:p>
    <w:p xmlns:ns3558="urn:precentis:edit">
      <w:r>
        <w:rPr>
          <w:b/>
        </w:rPr>
        <w:t xml:space="preserve">312.1 </w:t>
      </w:r>
      <w:r>
        <w:rPr/>
        <w:t>The Supplier shall provide the exit plan within thirty (30) days of the Effective Date.</w:t>
      </w:r>
    </w:p>
    <w:p xmlns:ns3559="urn:precentis:edit">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xmlns:ns3560="urn:precentis:edit">
      <w:r>
        <w:rPr>
          <w:b/>
        </w:rPr>
        <w:t xml:space="preserve">312.3 </w:t>
      </w:r>
      <w:r>
        <w:rPr/>
        <w:t>Either party may terminate this Agreement for convenience on not less than thirty (30) days' written notice.</w:t>
      </w:r>
    </w:p>
    <w:p xmlns:ns3561="urn:precentis:edit">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xmlns:ns3562="urn:precentis:edit">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xmlns:ns3563="urn:precentis:edit">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64="urn:precentis:edit">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xmlns:ns3565="urn:precentis:edit">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xmlns:ns3566="urn:precentis:edit">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567="urn:precentis:edit">
      <w:pPr>
        <w:pStyle w:val="Heading1"/>
      </w:pPr>
      <w:r>
        <w:rPr/>
        <w:t>313. Governing Law (Module 13)</w:t>
      </w:r>
    </w:p>
    <w:p xmlns:ns3568="urn:precentis:edit">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xmlns:ns3569="urn:precentis:edit">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xmlns:ns3570="urn:precentis:edit">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xmlns:ns3571="urn:precentis:edit">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572="urn:precentis:edit">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573="urn:precentis:edit">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xmlns:ns3574="urn:precentis:edit">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575="urn:precentis:edit">
      <w:r>
        <w:rPr>
          <w:b/>
        </w:rPr>
        <w:t xml:space="preserve">313.8 </w:t>
      </w:r>
      <w:r>
        <w:rPr/>
        <w:t>Clause 19.3 applies to any dispute arising under this clause.</w:t>
      </w:r>
    </w:p>
    <w:p xmlns:ns3576="urn:precentis:edit">
      <w:pPr>
        <w:pStyle w:val="Heading1"/>
      </w:pPr>
      <w:r>
        <w:rPr/>
        <w:t>314. Services (Module 14)</w:t>
      </w:r>
    </w:p>
    <w:p xmlns:ns3577="urn:precentis:edit">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78="urn:precentis:edit">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xmlns:ns3579="urn:precentis:edit">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80="urn:precentis:edit">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xmlns:ns3581="urn:precentis:edit">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xmlns:ns3582="urn:precentis:edit">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583="urn:precentis:edit">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18:16:36Z">
        <w:r>
          <w:rPr/>
          <w:delText xml:space="preserve">provided.</w:delText>
        </w:r>
      </w:del>
      <w:ins w:id="9107" w:author="Helena Voss" w:date="2026-09-28T18:16:36Z">
        <w:r>
          <w:rPr/>
          <w:t xml:space="preserve">reasonable</w:t>
        </w:r>
      </w:ins>
      <w:r>
        <w:rPr/>
        <w:t xml:space="preserve"> The Supplier shall maintain complete and accurate records relating to the services (module 14) and shall make them available to the Customer on request.</w:t>
      </w:r>
    </w:p>
    <w:p xmlns:ns3584="urn:precentis:edit">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85="urn:precentis:edit">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xmlns:ns3586="urn:precentis:edit">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87="urn:precentis:edit">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xmlns:ns3588="urn:precentis:edit">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589="urn:precentis:edit">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xmlns:ns3590="urn:precentis:edit">
      <w:pPr>
        <w:pStyle w:val="Heading1"/>
      </w:pPr>
      <w:r>
        <w:rPr/>
        <w:t>315. Service Levels (Module 14)</w:t>
      </w:r>
    </w:p>
    <w:p xmlns:ns3591="urn:precentis:edit">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2="urn:precentis:edit">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xmlns:ns3593="urn:precentis:edit">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4="urn:precentis:edit">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xmlns:ns3595="urn:precentis:edit">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3596="urn:precentis:edit">
      <w:r>
        <w:rPr>
          <w:b/>
        </w:rPr>
        <w:t xml:space="preserve">315.6 </w:t>
      </w:r>
      <w:r>
        <w:rPr/>
        <w:t>Either party may terminate this Agreement for convenience on not less than thirty (30) days' written notice.</w:t>
      </w:r>
    </w:p>
    <w:p xmlns:ns3597="urn:precentis:edit">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xmlns:ns3598="urn:precentis:edit">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9="urn:precentis:edit">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xmlns:ns3600="urn:precentis:edit">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xmlns:ns3601="urn:precentis:edit">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2="urn:precentis:edit">
      <w:pPr>
        <w:pStyle w:val="Heading1"/>
      </w:pPr>
      <w:r>
        <w:rPr/>
        <w:t>316. Personnel (Module 14)</w:t>
      </w:r>
    </w:p>
    <w:p xmlns:ns3603="urn:precentis:edit">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xmlns:ns3604="urn:precentis:edit">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5="urn:precentis:edit">
      <w:r>
        <w:rPr>
          <w:b/>
        </w:rPr>
        <w:t xml:space="preserve">316.3 </w:t>
      </w:r>
      <w:r>
        <w:rPr/>
        <w:t>Clause 29.1 applies to any dispute arising under this clause.</w:t>
      </w:r>
    </w:p>
    <w:p xmlns:ns3606="urn:precentis:edit">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xmlns:ns3607="urn:precentis:edit">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xmlns:ns3608="urn:precentis:edit">
      <w:r>
        <w:rPr>
          <w:b/>
        </w:rPr>
        <w:t xml:space="preserve">316.6 </w:t>
      </w:r>
      <w:r>
        <w:rPr/>
        <w:t>Subject to Clause 9, the Supplier shall provide the deliverables described in this clause to the Customer.</w:t>
      </w:r>
    </w:p>
    <w:p xmlns:ns3609="urn:precentis:edit">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xmlns:ns3610="urn:precentis:edit">
      <w:r>
        <w:rPr>
          <w:b/>
        </w:rPr>
        <w:t xml:space="preserve">316.8 </w:t>
      </w:r>
      <w:r>
        <w:rPr/>
        <w:t>Subject to Clause 9.2, the Supplier shall provide the deliverables described in this clause to the Customer.</w:t>
      </w:r>
    </w:p>
    <w:p xmlns:ns3611="urn:precentis:edit">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xmlns:ns3612="urn:precentis:edit">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3="urn:precentis:edit">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4="urn:precentis:edit">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15="urn:precentis:edit">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xmlns:ns3615="urn:precentis:edit">
      <w:pPr>
        <w:rPr>
          <w:ins w:id="9211" w:author="Helena Voss" w:date="2026-09-28T18:16:36Z"/>
        </w:rPr>
      </w:pPr>
      <w:ins w:id="9210" w:author="Helena Voss" w:date="2026-09-28T18:16:36Z">
        <w:r>
          <w:rPr/>
          <w:t xml:space="preserve">3615.A The Parties shall co-operate in good faith.</w:t>
        </w:r>
      </w:ins>
    </w:p>
    <w:p xmlns:ns3616="urn:precentis:edit">
      <w:pPr>
        <w:pStyle w:val="Heading1"/>
      </w:pPr>
      <w:r>
        <w:rPr/>
        <w:t>317. Customer Obligations (Module 14)</w:t>
      </w:r>
    </w:p>
    <w:p xmlns:ns3617="urn:precentis:edit">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xmlns:ns3618="urn:precentis:edit">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9="urn:precentis:edit">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20="urn:precentis:edit">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xmlns:ns3621="urn:precentis:edit">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xmlns:ns3622="urn:precentis:edit">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xmlns:ns3623="urn:precentis:edit">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xmlns:ns3624="urn:precentis:edit">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25="urn:precentis:edit">
      <w:r>
        <w:rPr>
          <w:b/>
        </w:rPr>
        <w:t xml:space="preserve">317.9 </w:t>
      </w:r>
      <w:r>
        <w:rPr/>
        <w:t>The Supplier shall provide the exit plan within thirty (30) days of the Effective Date.</w:t>
      </w:r>
    </w:p>
    <w:p xmlns:ns3626="urn:precentis:edit">
      <w:pPr>
        <w:pStyle w:val="Heading1"/>
      </w:pPr>
      <w:r>
        <w:rPr/>
        <w:t>318. Change Control (Module 14)</w:t>
      </w:r>
    </w:p>
    <w:p xmlns:ns3627="urn:precentis:edit">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28="urn:precentis:edit">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xmlns:ns3629="urn:precentis:edit">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xmlns:ns3630="urn:precentis:edit">
      <w:r>
        <w:rPr>
          <w:b/>
        </w:rPr>
        <w:t xml:space="preserve">318.4 </w:t>
      </w:r>
      <w:r>
        <w:rPr/>
        <w:t>The Supplier shall provide the exit plan within thirty (30) days of the Effective Date.</w:t>
      </w:r>
    </w:p>
    <w:p xmlns:ns3631="urn:precentis:edit">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32="urn:precentis:edit">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33="urn:precentis:edit">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18:16:36Z">
        <w:r>
          <w:rPr/>
          <w:delText xml:space="preserve">acting</w:delText>
        </w:r>
      </w:del>
      <w:ins w:id="9073" w:author="Helena Voss" w:date="2026-09-28T18:16:36Z">
        <w:r>
          <w:rPr/>
          <w:t xml:space="preserve">reasonable</w:t>
        </w:r>
      </w:ins>
      <w:r>
        <w:rPr/>
        <w:t xml:space="preserve"> reasonably, request such information from the Supplier as it requires to verify compliance with this clause.</w:t>
      </w:r>
    </w:p>
    <w:p xmlns:ns3634="urn:precentis:edit">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635="urn:precentis:edit">
      <w:pPr>
        <w:pStyle w:val="Heading2"/>
        <w:pPrChange w:id="20035" w:author="Helena Voss" w:date="2026-09-28T18:16:37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6="urn:precentis:edit">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3637="urn:precentis:edit">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xmlns:ns3638="urn:precentis:edit">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9="urn:precentis:edit">
      <w:r>
        <w:rPr>
          <w:b/>
        </w:rPr>
        <w:t xml:space="preserve">318.13 </w:t>
      </w:r>
      <w:r>
        <w:rPr/>
        <w:t>Subject to Clause 9.4, the Supplier shall provide the deliverables described in this clause to the Customer.</w:t>
      </w:r>
    </w:p>
    <w:p xmlns:ns3640="urn:precentis:edit">
      <w:pPr>
        <w:pStyle w:val="Heading1"/>
      </w:pPr>
      <w:r>
        <w:rPr/>
        <w:t>319. Fees and Payment (Module 14)</w:t>
      </w:r>
    </w:p>
    <w:p xmlns:ns3641="urn:precentis:edit">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42="urn:precentis:edit">
      <w:r>
        <w:rPr>
          <w:b/>
        </w:rPr>
        <w:t xml:space="preserve">319.2 </w:t>
      </w:r>
      <w:r>
        <w:rPr/>
        <w:t>Undisputed amounts shall be paid no later than 30 days after the date of the relevant invoice.</w:t>
      </w:r>
    </w:p>
    <w:p xmlns:ns3643="urn:precentis:edit">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xmlns:ns3644="urn:precentis:edit">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45="urn:precentis:edit">
      <w:r>
        <w:rPr>
          <w:b/>
        </w:rPr>
        <w:t xml:space="preserve">319.5 </w:t>
      </w:r>
      <w:r>
        <w:rPr/>
        <w:t>The Customer shall settle the Milestone Payment within 30 days of the Acceptance Certificate.</w:t>
      </w:r>
    </w:p>
    <w:p xmlns:ns3646="urn:precentis:edit">
      <w:r>
        <w:rPr>
          <w:b/>
        </w:rPr>
        <w:t xml:space="preserve">319.6 </w:t>
      </w:r>
      <w:r>
        <w:rPr/>
        <w:t>Subject to Clause 9.2, the Supplier shall provide the deliverables described in this clause to the Customer.</w:t>
      </w:r>
    </w:p>
    <w:p xmlns:ns3647="urn:precentis:edit">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48="urn:precentis:edit">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xmlns:ns3649="urn:precentis:edit">
      <w:pPr>
        <w:pStyle w:val="Heading1"/>
      </w:pPr>
      <w:r>
        <w:rPr/>
        <w:t>320. Invoicing (Module 14)</w:t>
      </w:r>
    </w:p>
    <w:p xmlns:ns3650="urn:precentis:edit">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51="urn:precentis:edit">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xmlns:ns3652="urn:precentis:edit">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3653="urn:precentis:edit">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18:16:37Z">
            <w:rPr>
              <w:i/>
            </w:rPr>
          </w:rPrChange>
        </w:rPr>
        <w:t xml:space="preserve">ry Practice</w:t>
      </w:r>
      <w:r>
        <w:rPr>
          <w:b/>
          <w:rPrChange w:id="20002" w:author="Helena Voss" w:date="2026-09-28T18:16:37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xmlns:ns3654="urn:precentis:edit">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5="urn:precentis:edit">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56="urn:precentis:edit">
      <w:r>
        <w:rPr>
          <w:b/>
        </w:rPr>
        <w:t xml:space="preserve">320.7 </w:t>
      </w:r>
      <w:r>
        <w:rPr/>
        <w:t>Clause 19.3 applies to any dispute arising under this clause.</w:t>
      </w:r>
    </w:p>
    <w:p xmlns:ns3657="urn:precentis:edit">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xmlns:ns3658="urn:precentis:edit">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9="urn:precentis:edit">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xmlns:ns3660="urn:precentis:edit">
      <w:pPr>
        <w:pStyle w:val="Heading1"/>
      </w:pPr>
      <w:r>
        <w:rPr/>
        <w:t>321. Term (Module 14)</w:t>
      </w:r>
    </w:p>
    <w:p xmlns:ns3661="urn:precentis:edit">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xmlns:ns3662="urn:precentis:edit">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xmlns:ns3663="urn:precentis:edit">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xmlns:ns3664="urn:precentis:edit">
      <w:r>
        <w:rPr>
          <w:b/>
        </w:rPr>
        <w:t xml:space="preserve">321.4 </w:t>
      </w:r>
      <w:r>
        <w:rPr/>
        <w:t>Clause 19 applies to any dispute arising under this clause.</w:t>
      </w:r>
    </w:p>
    <w:p xmlns:ns3665="urn:precentis:edit">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xmlns:ns3666="urn:precentis:edit">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xmlns:ns3667="urn:precentis:edit">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68="urn:precentis:edit">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xmlns:ns3669="urn:precentis:edit">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670="urn:precentis:edit">
      <w:pPr>
        <w:pStyle w:val="Heading1"/>
      </w:pPr>
      <w:r>
        <w:rPr/>
        <w:t>322. Termination (Module 14)</w:t>
      </w:r>
    </w:p>
    <w:p xmlns:ns3671="urn:precentis:edit">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xmlns:ns3672="urn:precentis:edit">
      <w:r>
        <w:rPr>
          <w:b/>
        </w:rPr>
        <w:t xml:space="preserve">322.2 </w:t>
      </w:r>
      <w:r>
        <w:rPr/>
        <w:t>Subject to Clause 9.4, the Supplier shall provide the deliverables described in this clause to the Customer.</w:t>
      </w:r>
    </w:p>
    <w:p xmlns:ns3673="urn:precentis:edit">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xmlns:ns3674="urn:precentis:edit">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75="urn:precentis:edit">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76="urn:precentis:edit">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xmlns:ns3677="urn:precentis:edit">
      <w:r>
        <w:rPr>
          <w:b/>
        </w:rPr>
        <w:t xml:space="preserve">322.7 </w:t>
      </w:r>
      <w:r>
        <w:rPr/>
        <w:t>The Supplier shall retain all Customer Data for 30 days after termination before secure deletion.</w:t>
      </w:r>
    </w:p>
    <w:p xmlns:ns3678="urn:precentis:edit">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79="urn:precentis:edit">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xmlns:ns3680="urn:precentis:edit">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81="urn:precentis:edit">
      <w:pPr>
        <w:pStyle w:val="Heading1"/>
      </w:pPr>
      <w:r>
        <w:rPr/>
        <w:t>323. Confidentiality (Module 14)</w:t>
      </w:r>
    </w:p>
    <w:p xmlns:ns3682="urn:precentis:edit">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xmlns:ns3683="urn:precentis:edit">
      <w:r>
        <w:rPr>
          <w:b/>
        </w:rPr>
        <w:t xml:space="preserve">323.2 </w:t>
      </w:r>
      <w:r>
        <w:rPr/>
        <w:t>The Supplier shall remedy any material breach within 30 days of written notice requiring it to do so.</w:t>
      </w:r>
    </w:p>
    <w:p xmlns:ns3684="urn:precentis:edit">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xmlns:ns3685="urn:precentis:edit">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86="urn:precentis:edit">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xmlns:ns3687="urn:precentis:edit">
      <w:pPr>
        <w:pStyle w:val="Heading2"/>
        <w:pPrChange w:id="20037" w:author="Helena Voss" w:date="2026-09-28T18:16:37Z">
          <w:pPr/>
        </w:pPrChange>
      </w:pPr>
      <w:r>
        <w:rPr>
          <w:b/>
        </w:rPr>
        <w:t xml:space="preserve">323.6 </w:t>
      </w:r>
      <w:r>
        <w:rPr/>
        <w:t>The Supplier shall retain all Customer Data for 30 days after termination before secure deletion.</w:t>
      </w:r>
    </w:p>
    <w:p xmlns:ns3688="urn:precentis:edit">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xmlns:ns3689="urn:precentis:edit">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90="urn:precentis:edit">
      <w:r>
        <w:rPr>
          <w:b/>
        </w:rPr>
        <w:t xml:space="preserve">323.9 </w:t>
      </w:r>
      <w:r>
        <w:rPr/>
        <w:t>The Supplier shall retain all Customer Data for 30 days after termination before secure deletion.</w:t>
      </w:r>
    </w:p>
    <w:p xmlns:ns3691="urn:precentis:edit">
      <w:pPr>
        <w:pStyle w:val="Heading1"/>
      </w:pPr>
      <w:r>
        <w:rPr/>
        <w:t>324. Intellectual Property (Module 14)</w:t>
      </w:r>
    </w:p>
    <w:p xmlns:ns3692="urn:precentis:edit">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xmlns:ns3693="urn:precentis:edit">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xmlns:ns3694="urn:precentis:edit">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95="urn:precentis:edit">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xmlns:ns3696="urn:precentis:edit">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697="urn:precentis:edit">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xmlns:ns3698="urn:precentis:edit">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699="urn:precentis:edit">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700="urn:precentis:edit">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1="urn:precentis:edit">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2="urn:precentis:edit">
      <w:pPr>
        <w:pStyle w:val="Heading1"/>
      </w:pPr>
      <w:r>
        <w:rPr/>
        <w:t>325. Data Protection (Module 14)</w:t>
      </w:r>
    </w:p>
    <w:p xmlns:ns3703="urn:precentis:edit">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04="urn:precentis:edit">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705="urn:precentis:edit">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3706="urn:precentis:edit">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xmlns:ns3707="urn:precentis:edit">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xmlns:ns3708="urn:precentis:edit">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xmlns:ns3709="urn:precentis:edit">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3710="urn:precentis:edit">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xmlns:ns3711="urn:precentis:edit">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xmlns:ns3712="urn:precentis:edit">
      <w:pPr>
        <w:pStyle w:val="Heading1"/>
      </w:pPr>
      <w:r>
        <w:rPr/>
        <w:t>326. Security (Module 14)</w:t>
      </w:r>
    </w:p>
    <w:p xmlns:ns3713="urn:precentis:edit">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xmlns:ns3714="urn:precentis:edit">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715="urn:precentis:edit">
      <w:r>
        <w:rPr>
          <w:b/>
        </w:rPr>
        <w:t xml:space="preserve">326.3 </w:t>
      </w:r>
      <w:r>
        <w:rPr/>
        <w:t>Either party may terminate this Agreement for convenience on not less than thirty (30) days' written notice.</w:t>
      </w:r>
    </w:p>
    <w:p xmlns:ns3716="urn:precentis:edit">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xmlns:ns3717="urn:precentis:edit">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xmlns:ns3718="urn:precentis:edit">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xmlns:ns3719="urn:precentis:edit">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720="urn:precentis:edit">
      <w:r>
        <w:rPr>
          <w:b/>
        </w:rPr>
        <w:t xml:space="preserve">326.8 </w:t>
      </w:r>
      <w:r>
        <w:rPr/>
        <w:t xml:space="preserve">Each party shall bear its own costs in connection with the matters described in this clause, save as otherwise expressly provide</w:t>
      </w:r>
      <w:r>
        <w:rPr>
          <w:b/>
          <w:rPrChange w:id="20032" w:author="Helena Voss" w:date="2026-09-28T18:16:37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xmlns:ns3721="urn:precentis:edit">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xmlns:ns3722="urn:precentis:edit">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xmlns:ns3723="urn:precentis:edit">
      <w:pPr>
        <w:pStyle w:val="Heading1"/>
      </w:pPr>
      <w:r>
        <w:rPr/>
        <w:t>Schedule 1 — Service Description</w:t>
      </w:r>
    </w:p>
    <w:p xmlns:ns3724="urn:precentis:edit">
      <w:r>
        <w:rPr/>
        <w:t>S1.1 The Supplier shall deliver service line 1 in accordance with the Service Levels.</w:t>
      </w:r>
    </w:p>
    <w:p xmlns:ns3725="urn:precentis:edit">
      <w:r>
        <w:rPr/>
        <w:t>S1.2 The Supplier shall deliver service line 2 in accordance with the Service Levels.</w:t>
      </w:r>
    </w:p>
    <w:p xmlns:ns3726="urn:precentis:edit">
      <w:r>
        <w:rPr/>
        <w:t>S1.3 The Supplier shall deliver service line 3 in accordance with the Service Levels.</w:t>
      </w:r>
    </w:p>
    <w:p xmlns:ns3727="urn:precentis:edit">
      <w:r>
        <w:rPr/>
        <w:t>S1.4 The Supplier shall deliver service line 4 in accordance with the Service Levels.</w:t>
      </w:r>
    </w:p>
    <w:p xmlns:ns372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3729="urn:precentis:edit">
      <w:pPr>
        <w:pStyle w:val="Heading1"/>
      </w:pPr>
      <w:r>
        <w:rPr/>
        <w:t>Schedule 3 — Service Credits</w:t>
      </w:r>
    </w:p>
    <w:p xmlns:ns3730="urn:precentis:edit">
      <w:r>
        <w:rPr/>
        <w:t>S3.1 Where Service Level 1 is missed in a month, a Service Credit of 1% of the monthly charge applies.</w:t>
      </w:r>
    </w:p>
    <w:p xmlns:ns3731="urn:precentis:edit">
      <w:r>
        <w:rPr/>
        <w:t>S3.2 Where Service Level 2 is missed in a month, a Service Credit of 2% of the monthly charge applies.</w:t>
      </w:r>
    </w:p>
    <w:p xmlns:ns3732="urn:precentis:edit">
      <w:r>
        <w:rPr/>
        <w:t>S3.3 Where Service Level 3 is missed in a month, a Service Credit of 3% of the monthly charge applies.</w:t>
      </w:r>
    </w:p>
    <w:p xmlns:ns3733="urn:precentis:edit">
      <w:r>
        <w:rPr/>
        <w:t>S3.4 Where Service Level 4 is missed in a month, a Service Credit of 4% of the monthly charge applies.</w:t>
      </w:r>
    </w:p>
    <w:p xmlns:ns3734="urn:precentis:edit">
      <w:r>
        <w:rPr/>
        <w:t>S3.5 Where Service Level 5 is missed in a month, a Service Credit of 5% of the monthly charge applies.</w:t>
      </w:r>
    </w:p>
    <w:p xmlns:ns3735="urn:precentis:edit">
      <w:pPr>
        <w:pStyle w:val="Heading1"/>
      </w:pPr>
      <w:r>
        <w:rPr/>
        <w:t>Schedule 4 — Exit Management</w:t>
      </w:r>
    </w:p>
    <w:p xmlns:ns3736="urn:precentis:edit">
      <w:r>
        <w:rPr/>
        <w:t>S4.1 On expiry the Supplier shall co-operate with any replacement supplier.</w:t>
      </w:r>
    </w:p>
    <w:p xmlns:ns3737="urn:precentis:edit">
      <w:r>
        <w:rPr/>
        <w:t>S4.2 On expiry the Supplier shall co-operate with any replacement supplier.</w:t>
      </w:r>
    </w:p>
    <w:p xmlns:ns373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