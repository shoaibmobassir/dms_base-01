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 xml:space="preserve">Termination on </w:t>
      </w:r>
      <w:ins w:id="9001" w:author="Helena Voss" w:date="2026-09-28T17:56:54Z">
        <w:r>
          <w:t xml:space="preserve">thirty days' </w:t>
        </w:r>
      </w:ins>
      <w:r>
        <w:t xml:space="preserve">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>Notices go to the registered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