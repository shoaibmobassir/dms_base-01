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r>
        <w:t xml:space="preserve">Either </w:t>
      </w:r>
      <w:r>
        <w:rPr>
          <w:b/>
        </w:rPr>
        <w:t>Party</w:t>
      </w:r>
      <w:r>
        <w:t xml:space="preserve"> may terminate on thirty (30) days' written notice.</w:t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 xmlns:ns6="urn:precentis:edit">
      <w:pPr>
        <w:rPr>
          <w:del w:id="9002" w:author="Helena Voss" w:date="2026-09-28T17:52:18Z"/>
        </w:rPr>
      </w:pPr>
      <w:del w:id="9001" w:author="Helena Voss" w:date="2026-09-28T17:52:18Z">
        <w:r>
          <w:delText>Late payments bear interest at two per cent (2%) per month.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