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del w:id="9043" w:author="Helena Voss" w:date="2026-09-28T06:52:42Z">
        <w:r>
          <w:rPr>
            <w:b/>
          </w:rPr>
          <w:delText xml:space="preserve">Day”</w:delText>
        </w:r>
      </w:del>
      <w:ins w:id="9044" w:author="Helena Voss" w:date="2026-09-28T06:52:42Z">
        <w:r>
          <w:rPr>
            <w:b/>
          </w:rPr>
          <w:t xml:space="preserve">reasonable</w:t>
        </w:r>
      </w:ins>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ins w:id="9125" w:author="Helena Voss" w:date="2026-09-28T06:52:42Z">
        <w:r>
          <w:rPr/>
          <w:t xml:space="preserve"> This obligation survives termination.</w:t>
        </w:r>
      </w:ins>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del w:id="9135" w:author="Helena Voss" w:date="2026-09-28T06:52:42Z">
        <w:r>
          <w:rPr/>
          <w:delText xml:space="preserve">remedy</w:delText>
        </w:r>
      </w:del>
      <w:ins w:id="9136" w:author="Helena Voss" w:date="2026-09-28T06:52:42Z">
        <w:r>
          <w:rPr/>
          <w:t xml:space="preserve">reasonable</w:t>
        </w:r>
      </w:ins>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del w:id="9091" w:author="Helena Voss" w:date="2026-09-28T06:52:42Z">
        <w:r>
          <w:rPr/>
          <w:delText xml:space="preserve">relieve</w:delText>
        </w:r>
      </w:del>
      <w:ins w:id="9092" w:author="Helena Voss" w:date="2026-09-28T06:52:42Z">
        <w:r>
          <w:rPr/>
          <w:t xml:space="preserve">reasonable</w:t>
        </w:r>
      </w:ins>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ins w:id="9192" w:author="Helena Voss" w:date="2026-09-28T06:52:42Z"/>
        </w:rPr>
      </w:pPr>
      <w:ins w:id="9191" w:author="Helena Voss" w:date="2026-09-28T06:52:42Z">
        <w:r>
          <w:rPr/>
          <w:t xml:space="preserve">85.A The Parties shall co-operate in good faith.</w:t>
        </w:r>
      </w:ins>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del w:id="9119" w:author="Helena Voss" w:date="2026-09-28T06:52:42Z">
        <w:r>
          <w:rPr/>
          <w:delText xml:space="preserve">Customer</w:delText>
        </w:r>
      </w:del>
      <w:ins w:id="9120" w:author="Helena Voss" w:date="2026-09-28T06:52:42Z">
        <w:r>
          <w:rPr/>
          <w:t xml:space="preserve">reasonable</w:t>
        </w:r>
      </w:ins>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del w:id="9096" w:author="Helena Voss" w:date="2026-09-28T06:52:42Z">
        <w:r>
          <w:rPr/>
          <w:delText xml:space="preserve">connection</w:delText>
        </w:r>
      </w:del>
      <w:ins w:id="9097" w:author="Helena Voss" w:date="2026-09-28T06:52:42Z">
        <w:r>
          <w:rPr/>
          <w:t xml:space="preserve">reasonable</w:t>
        </w:r>
      </w:ins>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ins w:id="9130" w:author="Helena Voss" w:date="2026-09-28T06:52:42Z">
        <w:r>
          <w:rPr/>
          <w:t xml:space="preserve"> This obligation survives termination.</w:t>
        </w:r>
      </w:ins>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pPr>
        <w:rPr>
          <w:del w:id="9166" w:author="Helena Voss" w:date="2026-09-28T06:52:42Z"/>
        </w:rPr>
      </w:pPr>
      <w:del w:id="9165" w:author="Helena Voss" w:date="2026-09-28T06:52:42Z">
        <w:r>
          <w:rPr>
            <w:b/>
          </w:rPr>
          <w:delText xml:space="preserve">15.4 </w:delText>
        </w:r>
        <w:r>
          <w:rPr/>
          <w:delTex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delText>
        </w:r>
      </w:del>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del w:id="9026" w:author="Helena Voss" w:date="2026-09-28T06:52:42Z">
        <w:r>
          <w:rPr/>
          <w:delText xml:space="preserve">under</w:delText>
        </w:r>
      </w:del>
      <w:ins w:id="9027" w:author="Helena Voss" w:date="2026-09-28T06:52:42Z">
        <w:r>
          <w:rPr/>
          <w:t xml:space="preserve">reasonable</w:t>
        </w:r>
      </w:ins>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ins w:id="9015" w:author="Helena Voss" w:date="2026-09-28T06:52:42Z">
        <w:r>
          <w:rPr/>
          <w:t xml:space="preserve"> This obligation survives termination.</w:t>
        </w:r>
      </w:ins>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39" w:author="Helena Voss" w:date="2026-09-28T06:52:42Z">
        <w:r>
          <w:rPr/>
          <w:t xml:space="preserve"> This obligation survives termination.</w:t>
        </w:r>
      </w:ins>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ins w:id="9078" w:author="Helena Voss" w:date="2026-09-28T06:52:42Z">
        <w:r>
          <w:rPr/>
          <w:t xml:space="preserve"> This obligation survives termination.</w:t>
        </w:r>
      </w:ins>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34" w:author="Helena Voss" w:date="2026-09-28T06:52:42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ins w:id="9016" w:author="Helena Voss" w:date="2026-09-28T06:52:42Z">
        <w:r>
          <w:rPr/>
          <w:t xml:space="preserve"> This obligation survives termination.</w:t>
        </w:r>
      </w:ins>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ins w:id="9184" w:author="Helena Voss" w:date="2026-09-28T06:52:42Z"/>
        </w:rPr>
      </w:pPr>
      <w:ins w:id="9183" w:author="Helena Voss" w:date="2026-09-28T06:52:42Z">
        <w:r>
          <w:rPr/>
          <w:t xml:space="preserve">282.A The Parties shall co-operate in good faith.</w:t>
        </w:r>
      </w:ins>
    </w:p>
    <w:p>
      <w:r>
        <w:rPr>
          <w:b/>
        </w:rPr>
        <w:t xml:space="preserve">25.10 </w:t>
      </w:r>
      <w:r>
        <w:rPr/>
        <w:t>Clause 19.3 applies to any dispute arising under this clause.</w:t>
      </w:r>
    </w:p>
    <w:p>
      <w:pPr>
        <w:rPr>
          <w:ins w:id="9188" w:author="Helena Voss" w:date="2026-09-28T06:52:42Z"/>
        </w:rPr>
      </w:pPr>
      <w:ins w:id="9187" w:author="Helena Voss" w:date="2026-09-28T06:52:42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del w:id="9112" w:author="Helena Voss" w:date="2026-09-28T06:52:42Z">
        <w:r>
          <w:rPr/>
          <w:delText xml:space="preserve">Supplier</w:delText>
        </w:r>
      </w:del>
      <w:ins w:id="9113" w:author="Helena Voss" w:date="2026-09-28T06:52:42Z">
        <w:r>
          <w:rPr/>
          <w:t xml:space="preserve">reasonable</w:t>
        </w:r>
      </w:ins>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ins w:id="9180" w:author="Helena Voss" w:date="2026-09-28T06:52:42Z"/>
        </w:rPr>
      </w:pPr>
      <w:ins w:id="9179" w:author="Helena Voss" w:date="2026-09-28T06:52:42Z">
        <w:r>
          <w:rPr/>
          <w:t xml:space="preserve">378.A The Parties shall co-operate in good faith.</w:t>
        </w:r>
      </w:ins>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del w:id="9059" w:author="Helena Voss" w:date="2026-09-28T06:52:42Z">
        <w:r>
          <w:rPr/>
          <w:delText xml:space="preserve">to</w:delText>
        </w:r>
      </w:del>
      <w:ins w:id="9060" w:author="Helena Voss" w:date="2026-09-28T06:52:42Z">
        <w:r>
          <w:rPr/>
          <w:t xml:space="preserve">reasonable</w:t>
        </w:r>
      </w:ins>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pPr>
        <w:rPr>
          <w:del w:id="9148" w:author="Helena Voss" w:date="2026-09-28T06:52:42Z"/>
        </w:rPr>
      </w:pPr>
      <w:del w:id="9147" w:author="Helena Voss" w:date="2026-09-28T06:52:42Z">
        <w:r>
          <w:rPr>
            <w:b/>
          </w:rPr>
          <w:delText xml:space="preserve">44.7 </w:delText>
        </w:r>
        <w:r>
          <w:rPr/>
          <w:delText>The Supplier shall provide the exit plan within thirty (30) days of the Effective Date.</w:delText>
        </w:r>
      </w:del>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ins w:id="9017" w:author="Helena Voss" w:date="2026-09-28T06:52:42Z">
        <w:r>
          <w:rPr/>
          <w:t xml:space="preserve"> This obligation survives termination.</w:t>
        </w:r>
      </w:ins>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2" w:author="Helena Voss" w:date="2026-09-28T06:52:42Z"/>
        </w:rPr>
      </w:pPr>
      <w:del w:id="9171" w:author="Helena Voss" w:date="2026-09-28T06:52:42Z">
        <w:r>
          <w:rPr>
            <w:b/>
          </w:rPr>
          <w:delText xml:space="preserve">53.8 </w:delText>
        </w:r>
        <w:r>
          <w:rPr/>
          <w:delText>Clause 29.1 applies to any dispute arising under this clause.</w:delText>
        </w:r>
      </w:del>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del w:id="9057" w:author="Helena Voss" w:date="2026-09-28T06:52:42Z">
        <w:r>
          <w:rPr/>
          <w:delText xml:space="preserve">the</w:delText>
        </w:r>
      </w:del>
      <w:ins w:id="9058" w:author="Helena Voss" w:date="2026-09-28T06:52:42Z">
        <w:r>
          <w:rPr/>
          <w:t xml:space="preserve">reasonable</w:t>
        </w:r>
      </w:ins>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pPr>
        <w:rPr>
          <w:del w:id="9170" w:author="Helena Voss" w:date="2026-09-28T06:52:42Z"/>
        </w:rPr>
      </w:pPr>
      <w:del w:id="9169" w:author="Helena Voss" w:date="2026-09-28T06:52:42Z">
        <w:r>
          <w:rPr>
            <w:b/>
          </w:rPr>
          <w:delText xml:space="preserve">58.4 </w:delText>
        </w:r>
        <w:r>
          <w:rPr/>
          <w:delTex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delText>
        </w:r>
      </w:del>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ins w:id="9198" w:author="Helena Voss" w:date="2026-09-28T06:52:42Z"/>
        </w:rPr>
      </w:pPr>
      <w:ins w:id="9197" w:author="Helena Voss" w:date="2026-09-28T06:52:42Z">
        <w:r>
          <w:rPr/>
          <w:t xml:space="preserve">709.A The Parties shall co-operate in good faith.</w:t>
        </w:r>
      </w:ins>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ins w:id="9075" w:author="Helena Voss" w:date="2026-09-28T06:52:42Z">
        <w:r>
          <w:rPr/>
          <w:t xml:space="preserve"> This obligation survives termination.</w:t>
        </w:r>
      </w:ins>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 xml:space="preserve">The </w:t>
      </w:r>
      <w:del w:id="9117" w:author="Helena Voss" w:date="2026-09-28T06:52:42Z">
        <w:r>
          <w:rPr/>
          <w:delText xml:space="preserve">Supplier</w:delText>
        </w:r>
      </w:del>
      <w:ins w:id="9118" w:author="Helena Voss" w:date="2026-09-28T06:52:42Z">
        <w:r>
          <w:rPr/>
          <w:t xml:space="preserve">reasonable</w:t>
        </w:r>
      </w:ins>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ins w:id="9066" w:author="Helena Voss" w:date="2026-09-28T06:52:42Z">
        <w:r>
          <w:rPr/>
          <w:t xml:space="preserve"> This obligation survives termination.</w:t>
        </w:r>
      </w:ins>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ins w:id="9084" w:author="Helena Voss" w:date="2026-09-28T06:52:42Z">
        <w:r>
          <w:rPr/>
          <w:t xml:space="preserve"> This obligation survives termination.</w:t>
        </w:r>
      </w:ins>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ins w:id="9085" w:author="Helena Voss" w:date="2026-09-28T06:52:42Z">
        <w:r>
          <w:rPr/>
          <w:t xml:space="preserve"> This obligation survives termination.</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del w:id="9051" w:author="Helena Voss" w:date="2026-09-28T06:52:42Z">
        <w:r>
          <w:rPr/>
          <w:delText xml:space="preserve">available</w:delText>
        </w:r>
      </w:del>
      <w:ins w:id="9052" w:author="Helena Voss" w:date="2026-09-28T06:52:42Z">
        <w:r>
          <w:rPr/>
          <w:t xml:space="preserve">reasonable</w:t>
        </w:r>
      </w:ins>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pPr>
        <w:rPr>
          <w:del w:id="9160" w:author="Helena Voss" w:date="2026-09-28T06:52:42Z"/>
        </w:rPr>
      </w:pPr>
      <w:del w:id="9159" w:author="Helena Voss" w:date="2026-09-28T06:52:42Z">
        <w:r>
          <w:rPr>
            <w:b/>
          </w:rPr>
          <w:delText xml:space="preserve">85.5 </w:delText>
        </w:r>
        <w:r>
          <w:rPr/>
          <w:delTex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delText>
        </w:r>
      </w:del>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del w:id="9073" w:author="Helena Voss" w:date="2026-09-28T06:52:42Z">
        <w:r>
          <w:rPr/>
          <w:delText xml:space="preserve">this</w:delText>
        </w:r>
      </w:del>
      <w:ins w:id="9074" w:author="Helena Voss" w:date="2026-09-28T06:52:42Z">
        <w:r>
          <w:rPr/>
          <w:t xml:space="preserve">reasonable</w:t>
        </w:r>
      </w:ins>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del w:id="9035" w:author="Helena Voss" w:date="2026-09-28T06:52:42Z">
        <w:r>
          <w:rPr/>
          <w:delText xml:space="preserve">becomes</w:delText>
        </w:r>
      </w:del>
      <w:ins w:id="9036" w:author="Helena Voss" w:date="2026-09-28T06:52:42Z">
        <w:r>
          <w:rPr/>
          <w:t xml:space="preserve">reasonable</w:t>
        </w:r>
      </w:ins>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04" w:author="Helena Voss" w:date="2026-09-28T06:52:42Z">
        <w:r>
          <w:rPr/>
          <w:t xml:space="preserve"> This obligation survives termination.</w:t>
        </w:r>
      </w:ins>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ins w:id="9079" w:author="Helena Voss" w:date="2026-09-28T06:52:42Z">
        <w:r>
          <w:rPr/>
          <w:t xml:space="preserve"> This obligation survives termination.</w:t>
        </w:r>
      </w:ins>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ins w:id="9174" w:author="Helena Voss" w:date="2026-09-28T06:52:42Z"/>
        </w:rPr>
      </w:pPr>
      <w:ins w:id="9173" w:author="Helena Voss" w:date="2026-09-28T06:52:42Z">
        <w:r>
          <w:rPr/>
          <w:t xml:space="preserve">1080.A The Parties shall co-operate in good faith.</w:t>
        </w:r>
      </w:ins>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del w:id="9069" w:author="Helena Voss" w:date="2026-09-28T06:52:42Z">
        <w:r>
          <w:rPr/>
          <w:delText xml:space="preserve">its</w:delText>
        </w:r>
      </w:del>
      <w:ins w:id="9070" w:author="Helena Voss" w:date="2026-09-28T06:52:42Z">
        <w:r>
          <w:rPr/>
          <w:t xml:space="preserve">reasonable</w:t>
        </w:r>
      </w:ins>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ins w:id="9094" w:author="Helena Voss" w:date="2026-09-28T06:52:42Z">
        <w:r>
          <w:rPr/>
          <w:t xml:space="preserve"> This obligation survives termination.</w:t>
        </w:r>
      </w:ins>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del w:id="9082" w:author="Helena Voss" w:date="2026-09-28T06:52:42Z">
        <w:r>
          <w:rPr/>
          <w:delText xml:space="preserve">costs</w:delText>
        </w:r>
      </w:del>
      <w:ins w:id="9083" w:author="Helena Voss" w:date="2026-09-28T06:52:42Z">
        <w:r>
          <w:rPr/>
          <w:t xml:space="preserve">reasonable</w:t>
        </w:r>
      </w:ins>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del w:id="9080" w:author="Helena Voss" w:date="2026-09-28T06:52:42Z">
        <w:r>
          <w:rPr/>
          <w:delText xml:space="preserve">in</w:delText>
        </w:r>
      </w:del>
      <w:ins w:id="9081" w:author="Helena Voss" w:date="2026-09-28T06:52:42Z">
        <w:r>
          <w:rPr/>
          <w:t xml:space="preserve">reasonable</w:t>
        </w:r>
      </w:ins>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del w:id="9037" w:author="Helena Voss" w:date="2026-09-28T06:52:42Z">
        <w:r>
          <w:rPr/>
          <w:delText xml:space="preserve">to</w:delText>
        </w:r>
      </w:del>
      <w:ins w:id="9038" w:author="Helena Voss" w:date="2026-09-28T06:52:42Z">
        <w:r>
          <w:rPr/>
          <w:t xml:space="preserve">reasonable</w:t>
        </w:r>
      </w:ins>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del w:id="9131" w:author="Helena Voss" w:date="2026-09-28T06:52:42Z">
        <w:r>
          <w:rPr/>
          <w:delText xml:space="preserve">verify</w:delText>
        </w:r>
      </w:del>
      <w:ins w:id="9132" w:author="Helena Voss" w:date="2026-09-28T06:52:42Z">
        <w:r>
          <w:rPr/>
          <w:t xml:space="preserve">reasonable</w:t>
        </w:r>
      </w:ins>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7" w:author="Helena Voss" w:date="2026-09-28T06:52:42Z">
        <w:r>
          <w:rPr/>
          <w:t xml:space="preserve"> This obligation survives termination.</w:t>
        </w:r>
      </w:ins>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3" w:author="Helena Voss" w:date="2026-09-28T06:52:42Z">
        <w:r>
          <w:rPr/>
          <w:t xml:space="preserve"> This obligation survives termination.</w:t>
        </w:r>
      </w:ins>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ins w:id="9041" w:author="Helena Voss" w:date="2026-09-28T06:52:42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ins w:id="9134" w:author="Helena Voss" w:date="2026-09-28T06:52:42Z">
        <w:r>
          <w:rPr/>
          <w:t xml:space="preserve"> This obligation survives termination.</w:t>
        </w:r>
      </w:ins>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6:52:42Z">
        <w:r>
          <w:rPr/>
          <w:t xml:space="preserve"> This obligation survives termination.</w:t>
        </w:r>
      </w:ins>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ins w:id="9024" w:author="Helena Voss" w:date="2026-09-28T06:52:42Z">
        <w:r>
          <w:rPr/>
          <w:t xml:space="preserve"> This obligation survives termination.</w:t>
        </w:r>
      </w:ins>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ins w:id="9076" w:author="Helena Voss" w:date="2026-09-28T06:52:42Z">
        <w:r>
          <w:rPr/>
          <w:t xml:space="preserve"> This obligation survives termination.</w:t>
        </w:r>
      </w:ins>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del w:id="9088" w:author="Helena Voss" w:date="2026-09-28T06:52:42Z">
        <w:r>
          <w:rPr/>
          <w:delText xml:space="preserve">Where</w:delText>
        </w:r>
      </w:del>
      <w:ins w:id="9089" w:author="Helena Voss" w:date="2026-09-28T06:52:42Z">
        <w:r>
          <w:rPr/>
          <w:t xml:space="preserve">reasonable</w:t>
        </w:r>
      </w:ins>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ins w:id="9204" w:author="Helena Voss" w:date="2026-09-28T06:52:42Z"/>
        </w:rPr>
      </w:pPr>
      <w:ins w:id="9203" w:author="Helena Voss" w:date="2026-09-28T06:52:42Z">
        <w:r>
          <w:rPr/>
          <w:t xml:space="preserve">1512.A The Parties shall co-operate in good faith.</w:t>
        </w:r>
      </w:ins>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pPr>
        <w:rPr>
          <w:del w:id="9150" w:author="Helena Voss" w:date="2026-09-28T06:52:42Z"/>
        </w:rPr>
      </w:pPr>
      <w:del w:id="9149" w:author="Helena Voss" w:date="2026-09-28T06:52:42Z">
        <w:r>
          <w:rPr>
            <w:b/>
          </w:rPr>
          <w:delText xml:space="preserve">134.10 </w:delText>
        </w:r>
        <w:r>
          <w:rPr/>
          <w:delTex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4" w:author="Helena Voss" w:date="2026-09-28T06:52:42Z"/>
        </w:rPr>
      </w:pPr>
      <w:del w:id="9143" w:author="Helena Voss" w:date="2026-09-28T06:52:42Z">
        <w:r>
          <w:rPr>
            <w:b/>
          </w:rPr>
          <w:delText xml:space="preserve">135.7 </w:delText>
        </w:r>
        <w:r>
          <w:rPr/>
          <w:delTex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delText>
        </w:r>
      </w:del>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del w:id="9008" w:author="Helena Voss" w:date="2026-09-28T06:52:42Z">
        <w:r>
          <w:rPr/>
          <w:delText xml:space="preserve">or</w:delText>
        </w:r>
      </w:del>
      <w:ins w:id="9009" w:author="Helena Voss" w:date="2026-09-28T06:52:42Z">
        <w:r>
          <w:rPr/>
          <w:t xml:space="preserve">reasonable</w:t>
        </w:r>
      </w:ins>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del w:id="9048" w:author="Helena Voss" w:date="2026-09-28T06:52:42Z">
        <w:r>
          <w:rPr/>
          <w:delText xml:space="preserve">it</w:delText>
        </w:r>
      </w:del>
      <w:ins w:id="9049" w:author="Helena Voss" w:date="2026-09-28T06:52:42Z">
        <w:r>
          <w:rPr/>
          <w:t xml:space="preserve">reasonable</w:t>
        </w:r>
      </w:ins>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del w:id="9006" w:author="Helena Voss" w:date="2026-09-28T06:52:42Z">
        <w:r>
          <w:rPr/>
          <w:delText xml:space="preserve">promptly</w:delText>
        </w:r>
      </w:del>
      <w:ins w:id="9007" w:author="Helena Voss" w:date="2026-09-28T06:52:42Z">
        <w:r>
          <w:rPr/>
          <w:t xml:space="preserve">reasonable</w:t>
        </w:r>
      </w:ins>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25" w:author="Helena Voss" w:date="2026-09-28T06:52:42Z">
        <w:r>
          <w:rPr/>
          <w:t xml:space="preserve"> This obligation survives termination.</w:t>
        </w:r>
      </w:ins>
    </w:p>
    <w:p>
      <w:r>
        <w:rPr>
          <w:b/>
        </w:rPr>
        <w:t xml:space="preserve">140.12 </w:t>
      </w:r>
      <w:r>
        <w:rPr/>
        <w:t>The Supplier shall retain all Customer Data for 30 days after termination before secure deletion.</w:t>
      </w:r>
    </w:p>
    <w:p>
      <w:pPr>
        <w:rPr>
          <w:ins w:id="9200" w:author="Helena Voss" w:date="2026-09-28T06:52:42Z"/>
        </w:rPr>
      </w:pPr>
      <w:ins w:id="9199" w:author="Helena Voss" w:date="2026-09-28T06:52:42Z">
        <w:r>
          <w:rPr/>
          <w:t xml:space="preserve">1617.A The Parties shall co-operate in good faith.</w:t>
        </w:r>
      </w:ins>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ins w:id="9093" w:author="Helena Voss" w:date="2026-09-28T06:52:42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pPr>
        <w:rPr>
          <w:del w:id="9146" w:author="Helena Voss" w:date="2026-09-28T06:52:42Z"/>
        </w:rPr>
      </w:pPr>
      <w:del w:id="9145" w:author="Helena Voss" w:date="2026-09-28T06:52:42Z">
        <w:r>
          <w:rPr>
            <w:b/>
          </w:rPr>
          <w:delText xml:space="preserve">146.1 </w:delText>
        </w:r>
        <w:r>
          <w:rPr/>
          <w:delTex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delText>
        </w:r>
      </w:del>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do so.</w:t>
      </w:r>
      <w:ins w:id="9030" w:author="Helena Voss" w:date="2026-09-28T06:52:42Z">
        <w:r>
          <w:rPr/>
          <w:t xml:space="preserve"> This obligation survives termination.</w:t>
        </w:r>
      </w:ins>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del w:id="9018" w:author="Helena Voss" w:date="2026-09-28T06:52:42Z">
        <w:r>
          <w:rPr/>
          <w:delText xml:space="preserve">not</w:delText>
        </w:r>
      </w:del>
      <w:ins w:id="9019" w:author="Helena Voss" w:date="2026-09-28T06:52:42Z">
        <w:r>
          <w:rPr/>
          <w:t xml:space="preserve">reasonable</w:t>
        </w:r>
      </w:ins>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days following </w:t>
      </w:r>
      <w:del w:id="9032" w:author="Helena Voss" w:date="2026-09-28T06:52:42Z">
        <w:r>
          <w:rPr/>
          <w:delText xml:space="preserve">the</w:delText>
        </w:r>
      </w:del>
      <w:ins w:id="9033" w:author="Helena Voss" w:date="2026-09-28T06:52:42Z">
        <w:r>
          <w:rPr/>
          <w:t xml:space="preserve">reasonable</w:t>
        </w:r>
      </w:ins>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del w:id="9002" w:author="Helena Voss" w:date="2026-09-28T06:52:42Z">
        <w:r>
          <w:rPr/>
          <w:delText xml:space="preserve">any</w:delText>
        </w:r>
      </w:del>
      <w:ins w:id="9003" w:author="Helena Voss" w:date="2026-09-28T06:52:42Z">
        <w:r>
          <w:rPr/>
          <w:t xml:space="preserve">reasonable</w:t>
        </w:r>
      </w:ins>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ins w:id="9128" w:author="Helena Voss" w:date="2026-09-28T06:52:42Z">
        <w:r>
          <w:rPr/>
          <w:t xml:space="preserve"> This obligation survives termination.</w:t>
        </w:r>
      </w:ins>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206" w:author="Helena Voss" w:date="2026-09-28T06:52:42Z"/>
        </w:rPr>
      </w:pPr>
      <w:ins w:id="9205" w:author="Helena Voss" w:date="2026-09-28T06:52:42Z">
        <w:r>
          <w:rPr/>
          <w:t xml:space="preserve">1791.A The Parties shall co-operate in good faith.</w:t>
        </w:r>
      </w:ins>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del w:id="9108" w:author="Helena Voss" w:date="2026-09-28T06:52:42Z">
        <w:r>
          <w:rPr/>
          <w:delText xml:space="preserve">this</w:delText>
        </w:r>
      </w:del>
      <w:ins w:id="9109" w:author="Helena Voss" w:date="2026-09-28T06:52:42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ins w:id="9090" w:author="Helena Voss" w:date="2026-09-28T06:52:42Z">
        <w:r>
          <w:rPr/>
          <w:t xml:space="preserve"> This obligation survives termination.</w:t>
        </w:r>
      </w:ins>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del w:id="9126" w:author="Helena Voss" w:date="2026-09-28T06:52:42Z">
        <w:r>
          <w:rPr/>
          <w:delText xml:space="preserve">of</w:delText>
        </w:r>
      </w:del>
      <w:ins w:id="9127" w:author="Helena Voss" w:date="2026-09-28T06:52:42Z">
        <w:r>
          <w:rPr/>
          <w:t xml:space="preserve">reasonable</w:t>
        </w:r>
      </w:ins>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del w:id="9028" w:author="Helena Voss" w:date="2026-09-28T06:52:42Z">
        <w:r>
          <w:rPr/>
          <w:delText xml:space="preserve">Customer</w:delText>
        </w:r>
      </w:del>
      <w:ins w:id="9029" w:author="Helena Voss" w:date="2026-09-28T06:52:42Z">
        <w:r>
          <w:rPr/>
          <w:t xml:space="preserve">reasonable</w:t>
        </w:r>
      </w:ins>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ins w:id="9190" w:author="Helena Voss" w:date="2026-09-28T06:52:42Z"/>
        </w:rPr>
      </w:pPr>
      <w:ins w:id="9189" w:author="Helena Voss" w:date="2026-09-28T06:52:42Z">
        <w:r>
          <w:rPr/>
          <w:t xml:space="preserve">1908.A The Parties shall co-operate in good faith.</w:t>
        </w:r>
      </w:ins>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del w:id="9046" w:author="Helena Voss" w:date="2026-09-28T06:52:42Z">
        <w:r>
          <w:rPr/>
          <w:delText xml:space="preserve">termination</w:delText>
        </w:r>
      </w:del>
      <w:ins w:id="9047" w:author="Helena Voss" w:date="2026-09-28T06:52:42Z">
        <w:r>
          <w:rPr/>
          <w:t xml:space="preserve">reasonable</w:t>
        </w:r>
      </w:ins>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56" w:author="Helena Voss" w:date="2026-09-28T06:52:42Z"/>
        </w:rPr>
      </w:pPr>
      <w:del w:id="9155" w:author="Helena Voss" w:date="2026-09-28T06:52:42Z">
        <w:r>
          <w:rPr>
            <w:b/>
          </w:rPr>
          <w:delText xml:space="preserve">172.9 </w:delText>
        </w:r>
        <w:r>
          <w:rPr/>
          <w:delTex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ins w:id="9042" w:author="Helena Voss" w:date="2026-09-28T06:52:42Z">
        <w:r>
          <w:rPr/>
          <w:t xml:space="preserve"> This obligation survives termination.</w:t>
        </w:r>
      </w:ins>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54" w:author="Helena Voss" w:date="2026-09-28T06:52:42Z"/>
        </w:rPr>
      </w:pPr>
      <w:del w:id="9153" w:author="Helena Voss" w:date="2026-09-28T06:52:42Z">
        <w:r>
          <w:rPr>
            <w:b/>
          </w:rPr>
          <w:delText xml:space="preserve">174.7 </w:delText>
        </w:r>
        <w:r>
          <w:rPr/>
          <w:delTex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delText>
        </w:r>
      </w:del>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del w:id="9022" w:author="Helena Voss" w:date="2026-09-28T06:52:42Z">
        <w:r>
          <w:rPr/>
          <w:delText xml:space="preserve">Customer</w:delText>
        </w:r>
      </w:del>
      <w:ins w:id="9023" w:author="Helena Voss" w:date="2026-09-28T06:52:42Z">
        <w:r>
          <w:rPr/>
          <w:t xml:space="preserve">reasonable</w:t>
        </w:r>
      </w:ins>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ins w:id="9014" w:author="Helena Voss" w:date="2026-09-28T06:52:42Z">
        <w:r>
          <w:rPr/>
          <w:t xml:space="preserve"> This obligation survives termination.</w:t>
        </w:r>
      </w:ins>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7" w:author="Helena Voss" w:date="2026-09-28T06:52:42Z">
        <w:r>
          <w:rPr/>
          <w:t xml:space="preserve"> This obligation survives termination.</w:t>
        </w:r>
      </w:ins>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ins w:id="9182" w:author="Helena Voss" w:date="2026-09-28T06:52:42Z"/>
        </w:rPr>
      </w:pPr>
      <w:ins w:id="9181" w:author="Helena Voss" w:date="2026-09-28T06:52:42Z">
        <w:r>
          <w:rPr/>
          <w:t xml:space="preserve">2124.A The Parties shall co-operate in good faith.</w:t>
        </w:r>
      </w:ins>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8" w:author="Helena Voss" w:date="2026-09-28T06:52:42Z"/>
        </w:rPr>
      </w:pPr>
      <w:del w:id="9167" w:author="Helena Voss" w:date="2026-09-28T06:52:42Z">
        <w:r>
          <w:rPr>
            <w:b/>
          </w:rPr>
          <w:delText xml:space="preserve">189.11 </w:delText>
        </w:r>
        <w:r>
          <w:rPr/>
          <w:delTex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delText>
        </w:r>
      </w:del>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ins w:id="9196" w:author="Helena Voss" w:date="2026-09-28T06:52:42Z"/>
        </w:rPr>
      </w:pPr>
      <w:ins w:id="9195" w:author="Helena Voss" w:date="2026-09-28T06:52:42Z">
        <w:r>
          <w:rPr/>
          <w:t xml:space="preserve">2197.A The Parties shall co-operate in good faith.</w:t>
        </w:r>
      </w:ins>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202" w:author="Helena Voss" w:date="2026-09-28T06:52:42Z"/>
        </w:rPr>
      </w:pPr>
      <w:ins w:id="9201" w:author="Helena Voss" w:date="2026-09-28T06:52:42Z">
        <w:r>
          <w:rPr/>
          <w:t xml:space="preserve">2233.A The Parties shall co-operate in good faith.</w:t>
        </w:r>
      </w:ins>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ins w:id="9101" w:author="Helena Voss" w:date="2026-09-28T06:52:42Z">
        <w:r>
          <w:rPr/>
          <w:t xml:space="preserve"> This obligation survives termination.</w:t>
        </w:r>
      </w:ins>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del w:id="9106" w:author="Helena Voss" w:date="2026-09-28T06:52:42Z">
        <w:r>
          <w:rPr/>
          <w:delText xml:space="preserve">the</w:delText>
        </w:r>
      </w:del>
      <w:ins w:id="9107" w:author="Helena Voss" w:date="2026-09-28T06:52:42Z">
        <w:r>
          <w:rPr/>
          <w:t xml:space="preserve">reasonable</w:t>
        </w:r>
      </w:ins>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pPr>
        <w:rPr>
          <w:del w:id="9152" w:author="Helena Voss" w:date="2026-09-28T06:52:42Z"/>
        </w:rPr>
      </w:pPr>
      <w:del w:id="9151" w:author="Helena Voss" w:date="2026-09-28T06:52:42Z">
        <w:r>
          <w:rPr>
            <w:b/>
          </w:rPr>
          <w:delText xml:space="preserve">201.3 </w:delText>
        </w:r>
        <w:r>
          <w:rPr/>
          <w:delText xml:space="preserve">The parties shall meet at least quarterly to review performance in relation to the term (module 9) and agree any improvements required.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delText>
        </w:r>
      </w:del>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ins w:id="9098" w:author="Helena Voss" w:date="2026-09-28T06:52:42Z">
        <w:r>
          <w:rPr/>
          <w:t xml:space="preserve"> This obligation survives termination.</w:t>
        </w:r>
      </w:ins>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del w:id="9020" w:author="Helena Voss" w:date="2026-09-28T06:52:42Z">
        <w:r>
          <w:rPr/>
          <w:delText xml:space="preserve">within</w:delText>
        </w:r>
      </w:del>
      <w:ins w:id="9021" w:author="Helena Voss" w:date="2026-09-28T06:52:42Z">
        <w:r>
          <w:rPr/>
          <w:t xml:space="preserve">reasonable</w:t>
        </w:r>
      </w:ins>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68" w:author="Helena Voss" w:date="2026-09-28T06:52:42Z">
        <w:r>
          <w:rPr/>
          <w:t xml:space="preserve"> This obligation survives termination.</w:t>
        </w:r>
      </w:ins>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186" w:author="Helena Voss" w:date="2026-09-28T06:52:42Z"/>
        </w:rPr>
      </w:pPr>
      <w:ins w:id="9185" w:author="Helena Voss" w:date="2026-09-28T06:52:42Z">
        <w:r>
          <w:rPr/>
          <w:t xml:space="preserve">2416.A The Parties shall co-operate in good faith.</w:t>
        </w:r>
      </w:ins>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del w:id="9010" w:author="Helena Voss" w:date="2026-09-28T06:52:42Z">
        <w:r>
          <w:rPr/>
          <w:delText xml:space="preserve">aware</w:delText>
        </w:r>
      </w:del>
      <w:ins w:id="9011" w:author="Helena Voss" w:date="2026-09-28T06:52:42Z">
        <w:r>
          <w:rPr/>
          <w:t xml:space="preserve">reasonable</w:t>
        </w:r>
      </w:ins>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del w:id="9123" w:author="Helena Voss" w:date="2026-09-28T06:52:42Z">
        <w:r>
          <w:rPr/>
          <w:delText xml:space="preserve">limit</w:delText>
        </w:r>
      </w:del>
      <w:ins w:id="9124" w:author="Helena Voss" w:date="2026-09-28T06:52:42Z">
        <w:r>
          <w:rPr/>
          <w:t xml:space="preserve">reasonable</w:t>
        </w:r>
      </w:ins>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del w:id="9115" w:author="Helena Voss" w:date="2026-09-28T06:52:42Z">
        <w:r>
          <w:rPr/>
          <w:delText xml:space="preserve">Customer</w:delText>
        </w:r>
      </w:del>
      <w:ins w:id="9116" w:author="Helena Voss" w:date="2026-09-28T06:52:42Z">
        <w:r>
          <w:rPr/>
          <w:t xml:space="preserve">reasonable</w:t>
        </w:r>
      </w:ins>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del w:id="9053" w:author="Helena Voss" w:date="2026-09-28T06:52:42Z">
        <w:r>
          <w:rPr/>
          <w:delText xml:space="preserve">any</w:delText>
        </w:r>
      </w:del>
      <w:ins w:id="9054" w:author="Helena Voss" w:date="2026-09-28T06:52:42Z">
        <w:r>
          <w:rPr/>
          <w:t xml:space="preserve">reasonable</w:t>
        </w:r>
      </w:ins>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95" w:author="Helena Voss" w:date="2026-09-28T06:52:42Z">
        <w:r>
          <w:rPr/>
          <w:t xml:space="preserve"> This obligation survives termination.</w:t>
        </w:r>
      </w:ins>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ins w:id="9065" w:author="Helena Voss" w:date="2026-09-28T06:52:42Z">
        <w:r>
          <w:rPr/>
          <w:t xml:space="preserve"> This obligation survives termination.</w:t>
        </w:r>
      </w:ins>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del w:id="9104" w:author="Helena Voss" w:date="2026-09-28T06:52:42Z">
        <w:r>
          <w:rPr/>
          <w:delText xml:space="preserve">right</w:delText>
        </w:r>
      </w:del>
      <w:ins w:id="9105" w:author="Helena Voss" w:date="2026-09-28T06:52:42Z">
        <w:r>
          <w:rPr/>
          <w:t xml:space="preserve">reasonable</w:t>
        </w:r>
      </w:ins>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ins w:id="9040" w:author="Helena Voss" w:date="2026-09-28T06:52:42Z">
        <w:r>
          <w:rPr/>
          <w:t xml:space="preserve"> This obligation survives termination.</w:t>
        </w:r>
      </w:ins>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14" w:author="Helena Voss" w:date="2026-09-28T06:52:42Z">
        <w:r>
          <w:rPr/>
          <w:t xml:space="preserve"> This obligation survives termination.</w:t>
        </w:r>
      </w:ins>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w:t>
      </w:r>
      <w:ins w:id="9050" w:author="Helena Voss" w:date="2026-09-28T06:52:42Z">
        <w:r>
          <w:rPr/>
          <w:t xml:space="preserve"> This obligation survives termination.</w:t>
        </w:r>
      </w:ins>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ins w:id="9100" w:author="Helena Voss" w:date="2026-09-28T06:52:42Z">
        <w:r>
          <w:rPr/>
          <w:t xml:space="preserve"> This obligation survives termination.</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ins w:id="9045" w:author="Helena Voss" w:date="2026-09-28T06:52:42Z">
        <w:r>
          <w:rPr/>
          <w:t xml:space="preserve"> This obligation survives termination.</w:t>
        </w:r>
      </w:ins>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ins w:id="9086" w:author="Helena Voss" w:date="2026-09-28T06:52:42Z">
        <w:r>
          <w:rPr/>
          <w:t xml:space="preserve"> This obligation survives termination.</w:t>
        </w:r>
      </w:ins>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ins w:id="9176" w:author="Helena Voss" w:date="2026-09-28T06:52:42Z"/>
        </w:rPr>
      </w:pPr>
      <w:ins w:id="9175" w:author="Helena Voss" w:date="2026-09-28T06:52:42Z">
        <w:r>
          <w:rPr/>
          <w:t xml:space="preserve">2997.A The Parties shall co-operate in good faith.</w:t>
        </w:r>
      </w:ins>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2" w:author="Helena Voss" w:date="2026-09-28T06:52:42Z">
        <w:r>
          <w:rPr/>
          <w:t xml:space="preserve"> This obligation survives termination.</w:t>
        </w:r>
      </w:ins>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62" w:author="Helena Voss" w:date="2026-09-28T06:52:42Z"/>
        </w:rPr>
      </w:pPr>
      <w:del w:id="9161" w:author="Helena Voss" w:date="2026-09-28T06:52:42Z">
        <w:r>
          <w:rPr>
            <w:b/>
          </w:rPr>
          <w:delText xml:space="preserve">267.8 </w:delText>
        </w:r>
        <w:r>
          <w:rPr/>
          <w:delTex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delText>
        </w:r>
      </w:del>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del w:id="9071" w:author="Helena Voss" w:date="2026-09-28T06:52:42Z">
        <w:r>
          <w:rPr/>
          <w:delText xml:space="preserve">(30)</w:delText>
        </w:r>
      </w:del>
      <w:ins w:id="9072" w:author="Helena Voss" w:date="2026-09-28T06:52:42Z">
        <w:r>
          <w:rPr/>
          <w:t xml:space="preserve">reasonable</w:t>
        </w:r>
      </w:ins>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12" w:author="Helena Voss" w:date="2026-09-28T06:52:42Z">
        <w:r>
          <w:rPr/>
          <w:t xml:space="preserve"> This obligation survives termination.</w:t>
        </w:r>
      </w:ins>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ins w:id="9133" w:author="Helena Voss" w:date="2026-09-28T06:52:42Z">
        <w:r>
          <w:rPr/>
          <w:t xml:space="preserve"> This obligation survives termination.</w:t>
        </w:r>
      </w:ins>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ins w:id="9178" w:author="Helena Voss" w:date="2026-09-28T06:52:42Z"/>
        </w:rPr>
      </w:pPr>
      <w:ins w:id="9177" w:author="Helena Voss" w:date="2026-09-28T06:52:42Z">
        <w:r>
          <w:rPr/>
          <w:t xml:space="preserve">3178.A The Parties shall co-operate in good faith.</w:t>
        </w:r>
      </w:ins>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ins w:id="9067" w:author="Helena Voss" w:date="2026-09-28T06:52:42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129" w:author="Helena Voss" w:date="2026-09-28T06:52:42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pPr>
        <w:rPr>
          <w:del w:id="9140" w:author="Helena Voss" w:date="2026-09-28T06:52:42Z"/>
        </w:rPr>
      </w:pPr>
      <w:del w:id="9139" w:author="Helena Voss" w:date="2026-09-28T06:52:42Z">
        <w:r>
          <w:rPr>
            <w:b/>
          </w:rPr>
          <w:delText xml:space="preserve">283.2 </w:delText>
        </w:r>
        <w:r>
          <w:rPr/>
          <w:delTex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del w:id="9121" w:author="Helena Voss" w:date="2026-09-28T06:52:42Z">
        <w:r>
          <w:rPr/>
          <w:delText xml:space="preserve">otherwise</w:delText>
        </w:r>
      </w:del>
      <w:ins w:id="9122" w:author="Helena Voss" w:date="2026-09-28T06:52:42Z">
        <w:r>
          <w:rPr/>
          <w:t xml:space="preserve">reasonable</w:t>
        </w:r>
      </w:ins>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3" w:author="Helena Voss" w:date="2026-09-28T06:52:42Z">
        <w:r>
          <w:rPr/>
          <w:t xml:space="preserve"> This obligation survives termination.</w:t>
        </w:r>
      </w:ins>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pPr>
        <w:rPr>
          <w:del w:id="9138" w:author="Helena Voss" w:date="2026-09-28T06:52:42Z"/>
        </w:rPr>
      </w:pPr>
      <w:del w:id="9137" w:author="Helena Voss" w:date="2026-09-28T06:52:42Z">
        <w:r>
          <w:rPr>
            <w:b/>
          </w:rPr>
          <w:delText xml:space="preserve">291.7 </w:delText>
        </w:r>
        <w:r>
          <w:rPr/>
          <w:delTex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delText>
        </w:r>
      </w:del>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2" w:author="Helena Voss" w:date="2026-09-28T06:52:42Z"/>
        </w:rPr>
      </w:pPr>
      <w:del w:id="9141" w:author="Helena Voss" w:date="2026-09-28T06:52:42Z">
        <w:r>
          <w:rPr>
            <w:b/>
          </w:rPr>
          <w:delText xml:space="preserve">291.10 </w:delText>
        </w:r>
        <w:r>
          <w:rPr/>
          <w:delText>Subject to Clause 9.4, the Supplier shall provide the deliverables described in this clause to the Customer.</w:delText>
        </w:r>
      </w:del>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del w:id="9055" w:author="Helena Voss" w:date="2026-09-28T06:52:42Z">
        <w:r>
          <w:rPr/>
          <w:delText xml:space="preserve">requires</w:delText>
        </w:r>
      </w:del>
      <w:ins w:id="9056" w:author="Helena Voss" w:date="2026-09-28T06:52:42Z">
        <w:r>
          <w:rPr/>
          <w:t xml:space="preserve">reasonable</w:t>
        </w:r>
      </w:ins>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del w:id="9063" w:author="Helena Voss" w:date="2026-09-28T06:52:42Z">
        <w:r>
          <w:rPr/>
          <w:delText xml:space="preserve">shall</w:delText>
        </w:r>
      </w:del>
      <w:ins w:id="9064" w:author="Helena Voss" w:date="2026-09-28T06:52:42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ins w:id="9001" w:author="Helena Voss" w:date="2026-09-28T06:52:42Z">
        <w:r>
          <w:rPr/>
          <w:t xml:space="preserve"> This obligation survives termination.</w:t>
        </w:r>
      </w:ins>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05" w:author="Helena Voss" w:date="2026-09-28T06:52:42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ins w:id="9194" w:author="Helena Voss" w:date="2026-09-28T06:52:42Z"/>
        </w:rPr>
      </w:pPr>
      <w:ins w:id="9193" w:author="Helena Voss" w:date="2026-09-28T06:52:42Z">
        <w:r>
          <w:rPr/>
          <w:t xml:space="preserve">3526.A The Parties shall co-operate in good faith.</w:t>
        </w:r>
      </w:ins>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ins w:id="9099" w:author="Helena Voss" w:date="2026-09-28T06:52:42Z">
        <w:r>
          <w:rPr/>
          <w:t xml:space="preserve"> This obligation survives termination.</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8" w:author="Helena Voss" w:date="2026-09-28T06:52:42Z"/>
        </w:rPr>
      </w:pPr>
      <w:ins w:id="9207" w:author="Helena Voss" w:date="2026-09-28T06:52:42Z">
        <w:r>
          <w:rPr/>
          <w:t xml:space="preserve">3619.A The Parties shall co-operate in good faith.</w:t>
        </w:r>
      </w:ins>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pPr>
        <w:rPr>
          <w:del w:id="9164" w:author="Helena Voss" w:date="2026-09-28T06:52:42Z"/>
        </w:rPr>
      </w:pPr>
      <w:del w:id="9163" w:author="Helena Voss" w:date="2026-09-28T06:52:42Z">
        <w:r>
          <w:rPr>
            <w:b/>
          </w:rPr>
          <w:delText xml:space="preserve">320.8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delText>
        </w:r>
      </w:del>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del w:id="9061" w:author="Helena Voss" w:date="2026-09-28T06:52:42Z">
        <w:r>
          <w:rPr/>
          <w:delText xml:space="preserve">any</w:delText>
        </w:r>
      </w:del>
      <w:ins w:id="9062" w:author="Helena Voss" w:date="2026-09-28T06:52:42Z">
        <w:r>
          <w:rPr/>
          <w:t xml:space="preserve">reasonable</w:t>
        </w:r>
      </w:ins>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del w:id="9110" w:author="Helena Voss" w:date="2026-09-28T06:52:42Z">
        <w:r>
          <w:rPr/>
          <w:delText xml:space="preserve">to</w:delText>
        </w:r>
      </w:del>
      <w:ins w:id="9111" w:author="Helena Voss" w:date="2026-09-28T06:52:42Z">
        <w:r>
          <w:rPr/>
          <w:t xml:space="preserve">reasonable</w:t>
        </w:r>
      </w:ins>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pPr>
        <w:rPr>
          <w:del w:id="9158" w:author="Helena Voss" w:date="2026-09-28T06:52:42Z"/>
        </w:rPr>
      </w:pPr>
      <w:del w:id="9157" w:author="Helena Voss" w:date="2026-09-28T06:52:42Z">
        <w:r>
          <w:rPr/>
          <w:delText>S1.3 The Supplier shall deliver service line 3 in accordance with the Service Levels.</w:delText>
        </w:r>
      </w:del>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