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19" w:author="Helena Voss" w:date="2026-09-28T06:52:48Z">
        <w:r>
          <w:rPr/>
          <w:t xml:space="preserve"> This obligation survives termination.</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del w:id="9012" w:author="Helena Voss" w:date="2026-09-28T06:52:48Z">
        <w:r>
          <w:rPr/>
          <w:delText xml:space="preserve">in</w:delText>
        </w:r>
      </w:del>
      <w:ins w:id="9013" w:author="Helena Voss" w:date="2026-09-28T06:52:48Z">
        <w:r>
          <w:rPr/>
          <w:t xml:space="preserve">reasonable</w:t>
        </w:r>
      </w:ins>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rPr>
          <w:del w:id="9163" w:author="Helena Voss" w:date="2026-09-28T06:52:48Z"/>
        </w:rPr>
      </w:pPr>
      <w:del w:id="9162" w:author="Helena Voss" w:date="2026-09-28T06:52:48Z">
        <w:r>
          <w:rPr>
            <w:b/>
          </w:rPr>
          <w:delText xml:space="preserve">7.11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ins w:id="9191" w:author="Helena Voss" w:date="2026-09-28T06:52:48Z"/>
        </w:rPr>
      </w:pPr>
      <w:ins w:id="9190" w:author="Helena Voss" w:date="2026-09-28T06:52:48Z">
        <w:r>
          <w:rPr/>
          <w:t xml:space="preserve">103.A The Parties shall co-operate in good faith.</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ins w:id="9193" w:author="Helena Voss" w:date="2026-09-28T06:52:48Z"/>
        </w:rPr>
      </w:pPr>
      <w:ins w:id="9192" w:author="Helena Voss" w:date="2026-09-28T06:52:48Z">
        <w:r>
          <w:rPr/>
          <w:t xml:space="preserve">104.A The Parties shall co-operate in good faith.</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del w:id="9001" w:author="Helena Voss" w:date="2026-09-28T06:52:48Z">
        <w:r>
          <w:rPr/>
          <w:delText xml:space="preserve">its</w:delText>
        </w:r>
      </w:del>
      <w:ins w:id="9002" w:author="Helena Voss" w:date="2026-09-28T06:52:48Z">
        <w:r>
          <w:rPr/>
          <w:t xml:space="preserve">reasonable</w:t>
        </w:r>
      </w:ins>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ins w:id="9129" w:author="Helena Voss" w:date="2026-09-28T06:52:48Z">
        <w:r>
          <w:rPr/>
          <w:t xml:space="preserve"> This obligation survives termination.</w:t>
        </w:r>
      </w:ins>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pPr>
        <w:rPr>
          <w:del w:id="9147" w:author="Helena Voss" w:date="2026-09-28T06:52:48Z"/>
        </w:rPr>
      </w:pPr>
      <w:del w:id="9146" w:author="Helena Voss" w:date="2026-09-28T06:52:48Z">
        <w:r>
          <w:rPr>
            <w:b/>
          </w:rPr>
          <w:delText xml:space="preserve">17.7 </w:delText>
        </w:r>
        <w:r>
          <w:rPr/>
          <w:delText>Clause 19 applies to any dispute arising under this clause.</w:delText>
        </w:r>
      </w:del>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del w:id="9125" w:author="Helena Voss" w:date="2026-09-28T06:52:48Z">
        <w:r>
          <w:rPr/>
          <w:delText xml:space="preserve">this</w:delText>
        </w:r>
      </w:del>
      <w:ins w:id="9126" w:author="Helena Voss" w:date="2026-09-28T06:52:48Z">
        <w:r>
          <w:rPr/>
          <w:t xml:space="preserve">reasonable</w:t>
        </w:r>
      </w:ins>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del w:id="9022" w:author="Helena Voss" w:date="2026-09-28T06:52:48Z">
        <w:r>
          <w:rPr/>
          <w:delText xml:space="preserve">the</w:delText>
        </w:r>
      </w:del>
      <w:ins w:id="9023" w:author="Helena Voss" w:date="2026-09-28T06:52:48Z">
        <w:r>
          <w:rPr/>
          <w:t xml:space="preserve">reasonable</w:t>
        </w:r>
      </w:ins>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pPr>
        <w:rPr>
          <w:del w:id="9143" w:author="Helena Voss" w:date="2026-09-28T06:52:48Z"/>
        </w:rPr>
      </w:pPr>
      <w:del w:id="9142" w:author="Helena Voss" w:date="2026-09-28T06:52:48Z">
        <w:r>
          <w:rPr>
            <w:b/>
          </w:rPr>
          <w:delText xml:space="preserve">22.3 </w:delText>
        </w:r>
        <w:r>
          <w:rPr/>
          <w:delTex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delText>
        </w:r>
      </w:del>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151" w:author="Helena Voss" w:date="2026-09-28T06:52:48Z"/>
        </w:rPr>
      </w:pPr>
      <w:del w:id="9150" w:author="Helena Voss" w:date="2026-09-28T06:52:48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del w:id="9120" w:author="Helena Voss" w:date="2026-09-28T06:52:48Z">
        <w:r>
          <w:rPr/>
          <w:delText xml:space="preserve">the</w:delText>
        </w:r>
      </w:del>
      <w:ins w:id="9121" w:author="Helena Voss" w:date="2026-09-28T06:52:48Z">
        <w:r>
          <w:rPr/>
          <w:t xml:space="preserve">reasonable</w:t>
        </w:r>
      </w:ins>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ins w:id="9072" w:author="Helena Voss" w:date="2026-09-28T06:52:48Z">
        <w:r>
          <w:rPr/>
          <w:t xml:space="preserve"> This obligation survives termination.</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pPr>
        <w:rPr>
          <w:del w:id="9173" w:author="Helena Voss" w:date="2026-09-28T06:52:48Z"/>
        </w:rPr>
      </w:pPr>
      <w:del w:id="9172" w:author="Helena Voss" w:date="2026-09-28T06:52:48Z">
        <w:r>
          <w:rPr>
            <w:b/>
          </w:rPr>
          <w:delText xml:space="preserve">26.9 </w:delText>
        </w:r>
        <w:r>
          <w:rPr/>
          <w:delText>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del w:id="9040" w:author="Helena Voss" w:date="2026-09-28T06:52:48Z">
        <w:r>
          <w:rPr/>
          <w:delText xml:space="preserve">any</w:delText>
        </w:r>
      </w:del>
      <w:ins w:id="9041" w:author="Helena Voss" w:date="2026-09-28T06:52:48Z">
        <w:r>
          <w:rPr/>
          <w:t xml:space="preserve">reasonable</w:t>
        </w:r>
      </w:ins>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ins w:id="9083" w:author="Helena Voss" w:date="2026-09-28T06:52:48Z">
        <w:r>
          <w:rPr/>
          <w:t xml:space="preserve"> This obligation survives termination.</w:t>
        </w:r>
      </w:ins>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pPr>
        <w:rPr>
          <w:del w:id="9145" w:author="Helena Voss" w:date="2026-09-28T06:52:48Z"/>
        </w:rPr>
      </w:pPr>
      <w:del w:id="9144" w:author="Helena Voss" w:date="2026-09-28T06:52:48Z">
        <w:r>
          <w:rPr>
            <w:b/>
          </w:rPr>
          <w:delText xml:space="preserve">37.10 </w:delText>
        </w:r>
        <w:r>
          <w:rPr/>
          <w:delTex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del w:id="9096" w:author="Helena Voss" w:date="2026-09-28T06:52:48Z">
        <w:r>
          <w:rPr/>
          <w:delText xml:space="preserve">less</w:delText>
        </w:r>
      </w:del>
      <w:ins w:id="9097" w:author="Helena Voss" w:date="2026-09-28T06:52:48Z">
        <w:r>
          <w:rPr/>
          <w:t xml:space="preserve">reasonable</w:t>
        </w:r>
      </w:ins>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del w:id="9115" w:author="Helena Voss" w:date="2026-09-28T06:52:48Z">
        <w:r>
          <w:rPr/>
          <w:delText xml:space="preserve">maintain</w:delText>
        </w:r>
      </w:del>
      <w:ins w:id="9116" w:author="Helena Voss" w:date="2026-09-28T06:52:48Z">
        <w:r>
          <w:rPr/>
          <w:t xml:space="preserve">reasonable</w:t>
        </w:r>
      </w:ins>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ins w:id="9073" w:author="Helena Voss" w:date="2026-09-28T06:52:48Z">
        <w:r>
          <w:rPr/>
          <w:t xml:space="preserve"> This obligation survives termination.</w:t>
        </w:r>
      </w:ins>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57" w:author="Helena Voss" w:date="2026-09-28T06:52:48Z"/>
        </w:rPr>
      </w:pPr>
      <w:del w:id="9156" w:author="Helena Voss" w:date="2026-09-28T06:52:48Z">
        <w:r>
          <w:rPr>
            <w:b/>
          </w:rPr>
          <w:delText xml:space="preserve">46.6 </w:delText>
        </w:r>
        <w:r>
          <w:rPr/>
          <w:delTex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delText>
        </w:r>
      </w:del>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del w:id="9031" w:author="Helena Voss" w:date="2026-09-28T06:52:48Z">
        <w:r>
          <w:rPr/>
          <w:delText xml:space="preserve">skill,</w:delText>
        </w:r>
      </w:del>
      <w:ins w:id="9032" w:author="Helena Voss" w:date="2026-09-28T06:52:48Z">
        <w:r>
          <w:rPr/>
          <w:t xml:space="preserve">reasonable</w:t>
        </w:r>
      </w:ins>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del w:id="9025" w:author="Helena Voss" w:date="2026-09-28T06:52:48Z">
        <w:r>
          <w:rPr/>
          <w:delText xml:space="preserve">in</w:delText>
        </w:r>
      </w:del>
      <w:ins w:id="9026" w:author="Helena Voss" w:date="2026-09-28T06:52:48Z">
        <w:r>
          <w:rPr/>
          <w:t xml:space="preserve">reasonable</w:t>
        </w:r>
      </w:ins>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ins w:id="9070" w:author="Helena Voss" w:date="2026-09-28T06:52:48Z">
        <w:r>
          <w:rPr/>
          <w:t xml:space="preserve"> This obligation survives termination.</w:t>
        </w:r>
      </w:ins>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6" w:author="Helena Voss" w:date="2026-09-28T06:52:48Z">
        <w:r>
          <w:rPr/>
          <w:t xml:space="preserve"> This obligation survives termination.</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ins w:id="9008" w:author="Helena Voss" w:date="2026-09-28T06:52:48Z">
        <w:r>
          <w:rPr/>
          <w:t xml:space="preserve"> This obligation survives termination.</w:t>
        </w:r>
      </w:ins>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rPr>
          <w:del w:id="9159" w:author="Helena Voss" w:date="2026-09-28T06:52:48Z"/>
        </w:rPr>
      </w:pPr>
      <w:del w:id="9158" w:author="Helena Voss" w:date="2026-09-28T06:52:48Z">
        <w:r>
          <w:rPr>
            <w:b/>
          </w:rPr>
          <w:delText xml:space="preserve">58.11 </w:delText>
        </w:r>
        <w:r>
          <w:rPr/>
          <w:delTex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w:delText>
        </w:r>
      </w:del>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5" w:author="Helena Voss" w:date="2026-09-28T06:52:48Z">
        <w:r>
          <w:rPr/>
          <w:t xml:space="preserve"> This obligation survives termination.</w:t>
        </w:r>
      </w:ins>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30" w:author="Helena Voss" w:date="2026-09-28T06:52:48Z">
        <w:r>
          <w:rPr/>
          <w:t xml:space="preserve"> This obligation survives termination.</w:t>
        </w:r>
      </w:ins>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4" w:author="Helena Voss" w:date="2026-09-28T06:52:48Z">
        <w:r>
          <w:rPr/>
          <w:t xml:space="preserve"> This obligation survives termination.</w:t>
        </w:r>
      </w:ins>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del w:id="9132" w:author="Helena Voss" w:date="2026-09-28T06:52:48Z">
        <w:r>
          <w:rPr/>
          <w:delText xml:space="preserve">shall</w:delText>
        </w:r>
      </w:del>
      <w:ins w:id="9133" w:author="Helena Voss" w:date="2026-09-28T06:52:48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del w:id="9130" w:author="Helena Voss" w:date="2026-09-28T06:52:48Z">
        <w:r>
          <w:rPr/>
          <w:delText xml:space="preserve">the</w:delText>
        </w:r>
      </w:del>
      <w:ins w:id="9131" w:author="Helena Voss" w:date="2026-09-28T06:52:48Z">
        <w:r>
          <w:rPr/>
          <w:t xml:space="preserve">reasonable</w:t>
        </w:r>
      </w:ins>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ins w:id="9128" w:author="Helena Voss" w:date="2026-09-28T06:52:48Z">
        <w:r>
          <w:rPr/>
          <w:t xml:space="preserve"> This obligation survives termination.</w:t>
        </w:r>
      </w:ins>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del w:id="9017" w:author="Helena Voss" w:date="2026-09-28T06:52:48Z">
        <w:r>
          <w:rPr>
            <w:i/>
          </w:rPr>
          <w:delText xml:space="preserve">Good</w:delText>
        </w:r>
      </w:del>
      <w:ins w:id="9018" w:author="Helena Voss" w:date="2026-09-28T06:52:48Z">
        <w:r>
          <w:rPr/>
          <w:t xml:space="preserve">reasonable</w:t>
        </w:r>
      </w:ins>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ins w:id="9071" w:author="Helena Voss" w:date="2026-09-28T06:52:48Z">
        <w:r>
          <w:rPr/>
          <w:t xml:space="preserve"> This obligation survives termination.</w:t>
        </w:r>
      </w:ins>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ins w:id="9079" w:author="Helena Voss" w:date="2026-09-28T06:52:48Z">
        <w:r>
          <w:rPr/>
          <w:t xml:space="preserve"> This obligation survives termination.</w:t>
        </w:r>
      </w:ins>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ins w:id="9201" w:author="Helena Voss" w:date="2026-09-28T06:52:48Z"/>
        </w:rPr>
      </w:pPr>
      <w:ins w:id="9200" w:author="Helena Voss" w:date="2026-09-28T06:52:48Z">
        <w:r>
          <w:rPr/>
          <w:t xml:space="preserve">911.A The Parties shall co-operate in good faith.</w:t>
        </w:r>
      </w:ins>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4" w:author="Helena Voss" w:date="2026-09-28T06:52:48Z">
        <w:r>
          <w:rPr/>
          <w:t xml:space="preserve"> This obligation survives termination.</w:t>
        </w:r>
      </w:ins>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ins w:id="9177" w:author="Helena Voss" w:date="2026-09-28T06:52:48Z"/>
        </w:rPr>
      </w:pPr>
      <w:ins w:id="9176" w:author="Helena Voss" w:date="2026-09-28T06:52:48Z">
        <w:r>
          <w:rPr/>
          <w:t xml:space="preserve">975.A The Parties shall co-operate in good faith.</w:t>
        </w:r>
      </w:ins>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del w:id="9113" w:author="Helena Voss" w:date="2026-09-28T06:52:48Z">
        <w:r>
          <w:rPr/>
          <w:delText xml:space="preserve">shall</w:delText>
        </w:r>
      </w:del>
      <w:ins w:id="9114" w:author="Helena Voss" w:date="2026-09-28T06:52:48Z">
        <w:r>
          <w:rPr/>
          <w:t xml:space="preserve">reasonable</w:t>
        </w:r>
      </w:ins>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ins w:id="9187" w:author="Helena Voss" w:date="2026-09-28T06:52:48Z"/>
        </w:rPr>
      </w:pPr>
      <w:ins w:id="9186" w:author="Helena Voss" w:date="2026-09-28T06:52:48Z">
        <w:r>
          <w:rPr/>
          <w:t xml:space="preserve">1006.A The Parties shall co-operate in good faith.</w:t>
        </w:r>
      </w:ins>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98" w:author="Helena Voss" w:date="2026-09-28T06:52:48Z">
        <w:r>
          <w:rPr/>
          <w:t xml:space="preserve"> This obligation survives termination.</w:t>
        </w:r>
      </w:ins>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del w:id="9020" w:author="Helena Voss" w:date="2026-09-28T06:52:48Z">
        <w:r>
          <w:rPr/>
          <w:delText xml:space="preserve">to</w:delText>
        </w:r>
      </w:del>
      <w:ins w:id="9021" w:author="Helena Voss" w:date="2026-09-28T06:52:48Z">
        <w:r>
          <w:rPr/>
          <w:t xml:space="preserve">reasonable</w:t>
        </w:r>
      </w:ins>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del w:id="9038" w:author="Helena Voss" w:date="2026-09-28T06:52:48Z">
        <w:r>
          <w:rPr/>
          <w:delText xml:space="preserve">shall</w:delText>
        </w:r>
      </w:del>
      <w:ins w:id="9039" w:author="Helena Voss" w:date="2026-09-28T06:52:48Z">
        <w:r>
          <w:rPr/>
          <w:t xml:space="preserve">reasonable</w:t>
        </w:r>
      </w:ins>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ins w:id="9207" w:author="Helena Voss" w:date="2026-09-28T06:52:48Z"/>
        </w:rPr>
      </w:pPr>
      <w:ins w:id="9206" w:author="Helena Voss" w:date="2026-09-28T06:52:48Z">
        <w:r>
          <w:rPr/>
          <w:t xml:space="preserve">1226.A The Parties shall co-operate in good faith.</w:t>
        </w:r>
      </w:ins>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ins w:id="9062" w:author="Helena Voss" w:date="2026-09-28T06:52:48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del w:id="9048" w:author="Helena Voss" w:date="2026-09-28T06:52:48Z">
        <w:r>
          <w:rPr/>
          <w:delText xml:space="preserve">becomes</w:delText>
        </w:r>
      </w:del>
      <w:ins w:id="9049" w:author="Helena Voss" w:date="2026-09-28T06:52:48Z">
        <w:r>
          <w:rPr/>
          <w:t xml:space="preserve">reasonable</w:t>
        </w:r>
      </w:ins>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del w:id="9084" w:author="Helena Voss" w:date="2026-09-28T06:52:48Z">
        <w:r>
          <w:rPr/>
          <w:delText xml:space="preserve">reasonably,</w:delText>
        </w:r>
      </w:del>
      <w:ins w:id="9085" w:author="Helena Voss" w:date="2026-09-28T06:52:48Z">
        <w:r>
          <w:rPr/>
          <w:t xml:space="preserve">reasonable</w:t>
        </w:r>
      </w:ins>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pPr>
        <w:rPr>
          <w:del w:id="9175" w:author="Helena Voss" w:date="2026-09-28T06:52:48Z"/>
        </w:rPr>
      </w:pPr>
      <w:del w:id="9174" w:author="Helena Voss" w:date="2026-09-28T06:52:48Z">
        <w:r>
          <w:rPr>
            <w:b/>
          </w:rPr>
          <w:delText xml:space="preserve">118.5 </w:delText>
        </w:r>
        <w:r>
          <w:rPr/>
          <w:delTex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delText>
        </w:r>
      </w:del>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ins w:id="9181" w:author="Helena Voss" w:date="2026-09-28T06:52:48Z"/>
        </w:rPr>
      </w:pPr>
      <w:ins w:id="9180" w:author="Helena Voss" w:date="2026-09-28T06:52:48Z">
        <w:r>
          <w:rPr/>
          <w:t xml:space="preserve">1380.A The Parties shall co-operate in good faith.</w:t>
        </w:r>
      </w:ins>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del w:id="9068" w:author="Helena Voss" w:date="2026-09-28T06:52:48Z">
        <w:r>
          <w:rPr/>
          <w:delText xml:space="preserve">the</w:delText>
        </w:r>
      </w:del>
      <w:ins w:id="9069" w:author="Helena Voss" w:date="2026-09-28T06:52:48Z">
        <w:r>
          <w:rPr/>
          <w:t xml:space="preserve">reasonable</w:t>
        </w:r>
      </w:ins>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ins w:id="9086" w:author="Helena Voss" w:date="2026-09-28T06:52:48Z">
        <w:r>
          <w:rPr/>
          <w:t xml:space="preserve"> This obligation survives termination.</w:t>
        </w:r>
      </w:ins>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ins w:id="9124" w:author="Helena Voss" w:date="2026-09-28T06:52:48Z">
        <w:r>
          <w:rPr/>
          <w:t xml:space="preserve"> This obligation survives termination.</w:t>
        </w:r>
      </w:ins>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ins w:id="9019" w:author="Helena Voss" w:date="2026-09-28T06:52:48Z">
        <w:r>
          <w:rPr/>
          <w:t xml:space="preserve"> This obligation survives termination.</w:t>
        </w:r>
      </w:ins>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109" w:author="Helena Voss" w:date="2026-09-28T06:52:48Z">
        <w:r>
          <w:rPr/>
          <w:t xml:space="preserve"> This obligation survives termination.</w:t>
        </w:r>
      </w:ins>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del w:id="9117" w:author="Helena Voss" w:date="2026-09-28T06:52:48Z">
        <w:r>
          <w:rPr/>
          <w:delText xml:space="preserve">and</w:delText>
        </w:r>
      </w:del>
      <w:ins w:id="9118" w:author="Helena Voss" w:date="2026-09-28T06:52:48Z">
        <w:r>
          <w:rPr/>
          <w:t xml:space="preserve">reasonable</w:t>
        </w:r>
      </w:ins>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ins w:id="9035" w:author="Helena Voss" w:date="2026-09-28T06:52:48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24" w:author="Helena Voss" w:date="2026-09-28T06:52:48Z">
        <w:r>
          <w:rPr/>
          <w:t xml:space="preserve"> This obligation survives termination.</w:t>
        </w:r>
      </w:ins>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del w:id="9027" w:author="Helena Voss" w:date="2026-09-28T06:52:48Z">
        <w:r>
          <w:rPr/>
          <w:delText xml:space="preserve">Supplier</w:delText>
        </w:r>
      </w:del>
      <w:ins w:id="9028" w:author="Helena Voss" w:date="2026-09-28T06:52:48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del w:id="9060" w:author="Helena Voss" w:date="2026-09-28T06:52:48Z">
        <w:r>
          <w:rPr/>
          <w:delText xml:space="preserve">do</w:delText>
        </w:r>
      </w:del>
      <w:ins w:id="9061" w:author="Helena Voss" w:date="2026-09-28T06:52:48Z">
        <w:r>
          <w:rPr/>
          <w:t xml:space="preserve">reasonable</w:t>
        </w:r>
      </w:ins>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del w:id="9009" w:author="Helena Voss" w:date="2026-09-28T06:52:48Z">
        <w:r>
          <w:rPr/>
          <w:delText xml:space="preserve">days</w:delText>
        </w:r>
      </w:del>
      <w:ins w:id="9010" w:author="Helena Voss" w:date="2026-09-28T06:52:48Z">
        <w:r>
          <w:rPr/>
          <w:t xml:space="preserve">reasonable</w:t>
        </w:r>
      </w:ins>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del w:id="9099" w:author="Helena Voss" w:date="2026-09-28T06:52:48Z">
        <w:r>
          <w:rPr/>
          <w:delText xml:space="preserve">to</w:delText>
        </w:r>
      </w:del>
      <w:ins w:id="9100" w:author="Helena Voss" w:date="2026-09-28T06:52:48Z">
        <w:r>
          <w:rPr/>
          <w:t xml:space="preserve">reasonable</w:t>
        </w:r>
      </w:ins>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ins w:id="9050" w:author="Helena Voss" w:date="2026-09-28T06:52:48Z">
        <w:r>
          <w:rPr/>
          <w:t xml:space="preserve"> This obligation survives termination.</w:t>
        </w:r>
      </w:ins>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del w:id="9136" w:author="Helena Voss" w:date="2026-09-28T06:52:48Z">
        <w:r>
          <w:rPr/>
          <w:delText xml:space="preserve">shall</w:delText>
        </w:r>
      </w:del>
      <w:ins w:id="9137" w:author="Helena Voss" w:date="2026-09-28T06:52:48Z">
        <w:r>
          <w:rPr/>
          <w:t xml:space="preserve">reasonable</w:t>
        </w:r>
      </w:ins>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del w:id="9051" w:author="Helena Voss" w:date="2026-09-28T06:52:48Z">
        <w:r>
          <w:rPr/>
          <w:delText xml:space="preserve">clause</w:delText>
        </w:r>
      </w:del>
      <w:ins w:id="9052" w:author="Helena Voss" w:date="2026-09-28T06:52:48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ins w:id="9006" w:author="Helena Voss" w:date="2026-09-28T06:52:48Z">
        <w:r>
          <w:rPr/>
          <w:t xml:space="preserve"> This obligation survives termination.</w:t>
        </w:r>
      </w:ins>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pPr>
        <w:rPr>
          <w:del w:id="9165" w:author="Helena Voss" w:date="2026-09-28T06:52:48Z"/>
        </w:rPr>
      </w:pPr>
      <w:del w:id="9164" w:author="Helena Voss" w:date="2026-09-28T06:52:48Z">
        <w:r>
          <w:rPr>
            <w:b/>
          </w:rPr>
          <w:delText xml:space="preserve">169.1 </w:delText>
        </w:r>
        <w:r>
          <w:rPr/>
          <w:delTex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delText>
        </w:r>
      </w:del>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del w:id="9134" w:author="Helena Voss" w:date="2026-09-28T06:52:48Z">
        <w:r>
          <w:rPr/>
          <w:delText xml:space="preserve">the</w:delText>
        </w:r>
      </w:del>
      <w:ins w:id="9135" w:author="Helena Voss" w:date="2026-09-28T06:52:48Z">
        <w:r>
          <w:rPr/>
          <w:t xml:space="preserve">reasonable</w:t>
        </w:r>
      </w:ins>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del w:id="9122" w:author="Helena Voss" w:date="2026-09-28T06:52:48Z">
        <w:r>
          <w:rPr/>
          <w:delText xml:space="preserve">matters</w:delText>
        </w:r>
      </w:del>
      <w:ins w:id="9123" w:author="Helena Voss" w:date="2026-09-28T06:52:48Z">
        <w:r>
          <w:rPr/>
          <w:t xml:space="preserve">reasonable</w:t>
        </w:r>
      </w:ins>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del w:id="9054" w:author="Helena Voss" w:date="2026-09-28T06:52:48Z">
        <w:r>
          <w:rPr/>
          <w:delText xml:space="preserve">request</w:delText>
        </w:r>
      </w:del>
      <w:ins w:id="9055" w:author="Helena Voss" w:date="2026-09-28T06:52:48Z">
        <w:r>
          <w:rPr/>
          <w:t xml:space="preserve">reasonable</w:t>
        </w:r>
      </w:ins>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del w:id="9138" w:author="Helena Voss" w:date="2026-09-28T06:52:48Z">
        <w:r>
          <w:rPr/>
          <w:delText xml:space="preserve">Working</w:delText>
        </w:r>
      </w:del>
      <w:ins w:id="9139" w:author="Helena Voss" w:date="2026-09-28T06:52:48Z">
        <w:r>
          <w:rPr/>
          <w:t xml:space="preserve">reasonable</w:t>
        </w:r>
      </w:ins>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ins w:id="9127" w:author="Helena Voss" w:date="2026-09-28T06:52:48Z">
        <w:r>
          <w:rPr/>
          <w:t xml:space="preserve"> This obligation survives termination.</w:t>
        </w:r>
      </w:ins>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Parties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del w:id="9057" w:author="Helena Voss" w:date="2026-09-28T06:52:48Z">
        <w:r>
          <w:rPr/>
          <w:delText xml:space="preserve">and</w:delText>
        </w:r>
      </w:del>
      <w:ins w:id="9058" w:author="Helena Voss" w:date="2026-09-28T06:52:48Z">
        <w:r>
          <w:rPr/>
          <w:t xml:space="preserve">reasonable</w:t>
        </w:r>
      </w:ins>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ins w:id="9189" w:author="Helena Voss" w:date="2026-09-28T06:52:48Z"/>
        </w:rPr>
      </w:pPr>
      <w:ins w:id="9188" w:author="Helena Voss" w:date="2026-09-28T06:52:48Z">
        <w:r>
          <w:rPr/>
          <w:t xml:space="preserve">2145.A The Parties shall co-operate in good faith.</w:t>
        </w:r>
      </w:ins>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ins w:id="9029" w:author="Helena Voss" w:date="2026-09-28T06:52:48Z">
        <w:r>
          <w:rPr/>
          <w:t xml:space="preserve"> This obligation survives termination.</w:t>
        </w:r>
      </w:ins>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del w:id="9111" w:author="Helena Voss" w:date="2026-09-28T06:52:48Z">
        <w:r>
          <w:rPr/>
          <w:delText xml:space="preserve">in</w:delText>
        </w:r>
      </w:del>
      <w:ins w:id="9112" w:author="Helena Voss" w:date="2026-09-28T06:52:48Z">
        <w:r>
          <w:rPr/>
          <w:t xml:space="preserve">reasonable</w:t>
        </w:r>
      </w:ins>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pPr>
        <w:rPr>
          <w:del w:id="9167" w:author="Helena Voss" w:date="2026-09-28T06:52:48Z"/>
        </w:rPr>
      </w:pPr>
      <w:del w:id="9166" w:author="Helena Voss" w:date="2026-09-28T06:52:48Z">
        <w:r>
          <w:rPr>
            <w:b/>
          </w:rPr>
          <w:delText xml:space="preserve">207.1 </w:delText>
        </w:r>
        <w:r>
          <w:rPr/>
          <w:delTex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delText>
        </w:r>
      </w:del>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del w:id="9076" w:author="Helena Voss" w:date="2026-09-28T06:52:48Z">
        <w:r>
          <w:rPr/>
          <w:delText xml:space="preserve">given</w:delText>
        </w:r>
      </w:del>
      <w:ins w:id="9077" w:author="Helena Voss" w:date="2026-09-28T06:52:48Z">
        <w:r>
          <w:rPr/>
          <w:t xml:space="preserve">reasonable</w:t>
        </w:r>
      </w:ins>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ins w:id="9074" w:author="Helena Voss" w:date="2026-09-28T06:52:48Z">
        <w:r>
          <w:rPr/>
          <w:t xml:space="preserve"> This obligation survives termination.</w:t>
        </w:r>
      </w:ins>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1" w:author="Helena Voss" w:date="2026-09-28T06:52:48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del w:id="9014" w:author="Helena Voss" w:date="2026-09-28T06:52:48Z">
        <w:r>
          <w:rPr/>
          <w:delText xml:space="preserve">obligations</w:delText>
        </w:r>
      </w:del>
      <w:ins w:id="9015" w:author="Helena Voss" w:date="2026-09-28T06:52:48Z">
        <w:r>
          <w:rPr/>
          <w:t xml:space="preserve">reasonable</w:t>
        </w:r>
      </w:ins>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ins w:id="9203" w:author="Helena Voss" w:date="2026-09-28T06:52:48Z"/>
        </w:rPr>
      </w:pPr>
      <w:ins w:id="9202" w:author="Helena Voss" w:date="2026-09-28T06:52:48Z">
        <w:r>
          <w:rPr/>
          <w:t xml:space="preserve">2518.A The Parties shall co-operate in good faith.</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ins w:id="9089" w:author="Helena Voss" w:date="2026-09-28T06:52:48Z">
        <w:r>
          <w:rPr/>
          <w:t xml:space="preserve"> This obligation survives termination.</w:t>
        </w:r>
      </w:ins>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007" w:author="Helena Voss" w:date="2026-09-28T06:52:48Z">
        <w:r>
          <w:rPr/>
          <w:t xml:space="preserve"> This obligation survives termination.</w:t>
        </w:r>
      </w:ins>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ins w:id="9082" w:author="Helena Voss" w:date="2026-09-28T06:52:48Z">
        <w:r>
          <w:rPr/>
          <w:t xml:space="preserve"> This obligation survives termination.</w:t>
        </w:r>
      </w:ins>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ins w:id="9195" w:author="Helena Voss" w:date="2026-09-28T06:52:48Z"/>
        </w:rPr>
      </w:pPr>
      <w:ins w:id="9194" w:author="Helena Voss" w:date="2026-09-28T06:52:48Z">
        <w:r>
          <w:rPr/>
          <w:t xml:space="preserve">2591.A The Parties shall co-operate in good faith.</w:t>
        </w:r>
      </w:ins>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ins w:id="9056" w:author="Helena Voss" w:date="2026-09-28T06:52:48Z">
        <w:r>
          <w:rPr/>
          <w:t xml:space="preserve"> This obligation survives termination.</w:t>
        </w:r>
      </w:ins>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ins w:id="9090" w:author="Helena Voss" w:date="2026-09-28T06:52:48Z">
        <w:r>
          <w:rPr/>
          <w:t xml:space="preserve"> This obligation survives termination.</w:t>
        </w:r>
      </w:ins>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del w:id="9003" w:author="Helena Voss" w:date="2026-09-28T06:52:48Z">
        <w:r>
          <w:rPr/>
          <w:delText xml:space="preserve">quarterly</w:delText>
        </w:r>
      </w:del>
      <w:ins w:id="9004" w:author="Helena Voss" w:date="2026-09-28T06:52:48Z">
        <w:r>
          <w:rPr/>
          <w:t xml:space="preserve">reasonable</w:t>
        </w:r>
      </w:ins>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del w:id="9101" w:author="Helena Voss" w:date="2026-09-28T06:52:48Z">
        <w:r>
          <w:rPr/>
          <w:delText xml:space="preserve">may</w:delText>
        </w:r>
      </w:del>
      <w:ins w:id="9102" w:author="Helena Voss" w:date="2026-09-28T06:52:48Z">
        <w:r>
          <w:rPr/>
          <w:t xml:space="preserve">reasonable</w:t>
        </w:r>
      </w:ins>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ins w:id="9078" w:author="Helena Voss" w:date="2026-09-28T06:52:48Z">
        <w:r>
          <w:rPr/>
          <w:t xml:space="preserve"> This obligation survives termination.</w:t>
        </w:r>
      </w:ins>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pPr>
        <w:rPr>
          <w:del w:id="9153" w:author="Helena Voss" w:date="2026-09-28T06:52:48Z"/>
        </w:rPr>
      </w:pPr>
      <w:del w:id="9152" w:author="Helena Voss" w:date="2026-09-28T06:52:48Z">
        <w:r>
          <w:rPr>
            <w:b/>
          </w:rPr>
          <w:delText xml:space="preserve">235.1 </w:delText>
        </w:r>
        <w:r>
          <w:rPr/>
          <w:delTex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pPr>
        <w:rPr>
          <w:del w:id="9149" w:author="Helena Voss" w:date="2026-09-28T06:52:48Z"/>
        </w:rPr>
      </w:pPr>
      <w:del w:id="9148" w:author="Helena Voss" w:date="2026-09-28T06:52:48Z">
        <w:r>
          <w:rPr>
            <w:b/>
          </w:rPr>
          <w:delText xml:space="preserve">235.3 </w:delText>
        </w:r>
        <w:r>
          <w:rPr/>
          <w:delText>The parties shall meet at least quarterly to review performance in relation to the insurance (module 10) and agree any improvements required. The Customer may, acting reasonably, request such information from the Supplier as it requires to verify compliance with this clause.</w:delText>
        </w:r>
      </w:del>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del w:id="9036" w:author="Helena Voss" w:date="2026-09-28T06:52:48Z">
        <w:r>
          <w:rPr/>
          <w:delText xml:space="preserve">verify</w:delText>
        </w:r>
      </w:del>
      <w:ins w:id="9037" w:author="Helena Voss" w:date="2026-09-28T06:52:48Z">
        <w:r>
          <w:rPr/>
          <w:t xml:space="preserve">reasonable</w:t>
        </w:r>
      </w:ins>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ins w:id="9067" w:author="Helena Voss" w:date="2026-09-28T06:52:48Z">
        <w:r>
          <w:rPr/>
          <w:t xml:space="preserve"> This obligation survives termination.</w:t>
        </w:r>
      </w:ins>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del w:id="9103" w:author="Helena Voss" w:date="2026-09-28T06:52:48Z">
        <w:r>
          <w:rPr/>
          <w:delText xml:space="preserve">in</w:delText>
        </w:r>
      </w:del>
      <w:ins w:id="9104" w:author="Helena Voss" w:date="2026-09-28T06:52:48Z">
        <w:r>
          <w:rPr/>
          <w:t xml:space="preserve">reasonable</w:t>
        </w:r>
      </w:ins>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del w:id="9094" w:author="Helena Voss" w:date="2026-09-28T06:52:48Z">
        <w:r>
          <w:rPr/>
          <w:delText xml:space="preserve">such</w:delText>
        </w:r>
      </w:del>
      <w:ins w:id="9095" w:author="Helena Voss" w:date="2026-09-28T06:52:48Z">
        <w:r>
          <w:rPr/>
          <w:t xml:space="preserve">reasonable</w:t>
        </w:r>
      </w:ins>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110" w:author="Helena Voss" w:date="2026-09-28T06:52:48Z">
        <w:r>
          <w:rPr/>
          <w:t xml:space="preserve"> This obligation survives termination.</w:t>
        </w:r>
      </w:ins>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ins w:id="9066" w:author="Helena Voss" w:date="2026-09-28T06:52:48Z">
        <w:r>
          <w:rPr/>
          <w:t xml:space="preserve"> This obligation survives termination.</w:t>
        </w:r>
      </w:ins>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del w:id="9080" w:author="Helena Voss" w:date="2026-09-28T06:52:48Z">
        <w:r>
          <w:rPr/>
          <w:delText xml:space="preserve">with</w:delText>
        </w:r>
      </w:del>
      <w:ins w:id="9081" w:author="Helena Voss" w:date="2026-09-28T06:52:48Z">
        <w:r>
          <w:rPr/>
          <w:t xml:space="preserve">reasonable</w:t>
        </w:r>
      </w:ins>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1" w:author="Helena Voss" w:date="2026-09-28T06:52:48Z"/>
        </w:rPr>
      </w:pPr>
      <w:del w:id="9170" w:author="Helena Voss" w:date="2026-09-28T06:52:48Z">
        <w:r>
          <w:rPr>
            <w:b/>
          </w:rPr>
          <w:delText xml:space="preserve">244.12 </w:delText>
        </w:r>
        <w:r>
          <w:rPr/>
          <w:delText xml:space="preserve">The Supplier shall perform its obligations under this clause with reasonable skill, care and diligence and in accordance with </w:delText>
        </w:r>
        <w:r>
          <w:rPr>
            <w:i/>
          </w:rPr>
          <w:delText xml:space="preserve">Good Industry Practice</w:delText>
        </w:r>
        <w:r>
          <w:rPr/>
          <w:delText xml:space="preserve">. Nothing in this clause shall limit any other right or remedy of the Customer under this Agreement or at law. Each party shall bear its own costs in connection with the matters described in this clause, save as otherwise expressly provided.</w:delText>
        </w:r>
        <w:r>
          <w:rPr/>
          <w:delText xml:space="preserve"> This obligation survives termination.</w:delText>
        </w:r>
      </w:del>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ins w:id="9209" w:author="Helena Voss" w:date="2026-09-28T06:52:48Z"/>
        </w:rPr>
      </w:pPr>
      <w:ins w:id="9208" w:author="Helena Voss" w:date="2026-09-28T06:52:48Z">
        <w:r>
          <w:rPr/>
          <w:t xml:space="preserve">2813.A The Parties shall co-operate in good faith.</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pPr>
        <w:rPr>
          <w:ins w:id="9197" w:author="Helena Voss" w:date="2026-09-28T06:52:48Z"/>
        </w:rPr>
      </w:pPr>
      <w:ins w:id="9196" w:author="Helena Voss" w:date="2026-09-28T06:52:48Z">
        <w:r>
          <w:rPr/>
          <w:t xml:space="preserve">2857.A The Parties shall co-operate in good faith.</w:t>
        </w:r>
      </w:ins>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ins w:id="9179" w:author="Helena Voss" w:date="2026-09-28T06:52:48Z"/>
        </w:rPr>
      </w:pPr>
      <w:ins w:id="9178" w:author="Helena Voss" w:date="2026-09-28T06:52:48Z">
        <w:r>
          <w:rPr/>
          <w:t xml:space="preserve">2866.A The Parties shall co-operate in good faith.</w:t>
        </w:r>
      </w:ins>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ins w:id="9199" w:author="Helena Voss" w:date="2026-09-28T06:52:48Z"/>
        </w:rPr>
      </w:pPr>
      <w:ins w:id="9198" w:author="Helena Voss" w:date="2026-09-28T06:52:48Z">
        <w:r>
          <w:rPr/>
          <w:t xml:space="preserve">2893.A The Parties shall co-operate in good faith.</w:t>
        </w:r>
      </w:ins>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ins w:id="9059" w:author="Helena Voss" w:date="2026-09-28T06:52:48Z">
        <w:r>
          <w:rPr/>
          <w:t xml:space="preserve"> This obligation survives termination.</w:t>
        </w:r>
      </w:ins>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ins w:id="9065" w:author="Helena Voss" w:date="2026-09-28T06:52:48Z">
        <w:r>
          <w:rPr/>
          <w:t xml:space="preserve"> This obligation survives termination.</w:t>
        </w:r>
      </w:ins>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105" w:author="Helena Voss" w:date="2026-09-28T06:52:48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del w:id="9106" w:author="Helena Voss" w:date="2026-09-28T06:52:48Z">
        <w:r>
          <w:rPr/>
          <w:delText xml:space="preserve">described</w:delText>
        </w:r>
      </w:del>
      <w:ins w:id="9107" w:author="Helena Voss" w:date="2026-09-28T06:52:48Z">
        <w:r>
          <w:rPr/>
          <w:t xml:space="preserve">reasonable</w:t>
        </w:r>
      </w:ins>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del w:id="9045" w:author="Helena Voss" w:date="2026-09-28T06:52:48Z">
        <w:r>
          <w:rPr/>
          <w:delText xml:space="preserve">obligations</w:delText>
        </w:r>
      </w:del>
      <w:ins w:id="9046" w:author="Helena Voss" w:date="2026-09-28T06:52:48Z">
        <w:r>
          <w:rPr/>
          <w:t xml:space="preserve">reasonable</w:t>
        </w:r>
      </w:ins>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del w:id="9169" w:author="Helena Voss" w:date="2026-09-28T06:52:48Z"/>
        </w:rPr>
      </w:pPr>
      <w:del w:id="9168" w:author="Helena Voss" w:date="2026-09-28T06:52:48Z">
        <w:r>
          <w:rPr>
            <w:b/>
          </w:rPr>
          <w:delText xml:space="preserve">262.9 </w:delText>
        </w:r>
        <w:r>
          <w:rPr/>
          <w:delTex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pPr>
        <w:rPr>
          <w:del w:id="9155" w:author="Helena Voss" w:date="2026-09-28T06:52:48Z"/>
        </w:rPr>
      </w:pPr>
      <w:del w:id="9154" w:author="Helena Voss" w:date="2026-09-28T06:52:48Z">
        <w:r>
          <w:rPr>
            <w:b/>
          </w:rPr>
          <w:delText xml:space="preserve">263.8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11) and shall make them available to the Customer on request. Nothing in this clause shall limit any other right or remedy of the Customer under this Agreement or at law.</w:delText>
        </w:r>
      </w:del>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del w:id="9042" w:author="Helena Voss" w:date="2026-09-28T06:52:48Z">
        <w:r>
          <w:rPr/>
          <w:delText xml:space="preserve">reasonably,</w:delText>
        </w:r>
      </w:del>
      <w:ins w:id="9043" w:author="Helena Voss" w:date="2026-09-28T06:52:48Z">
        <w:r>
          <w:rPr/>
          <w:t xml:space="preserve">reasonable</w:t>
        </w:r>
      </w:ins>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ins w:id="9075" w:author="Helena Voss" w:date="2026-09-28T06:52:48Z">
        <w:r>
          <w:rPr/>
          <w:t xml:space="preserve"> This obligation survives termination.</w:t>
        </w:r>
      </w:ins>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pPr>
        <w:rPr>
          <w:del w:id="9161" w:author="Helena Voss" w:date="2026-09-28T06:52:48Z"/>
        </w:rPr>
      </w:pPr>
      <w:del w:id="9160" w:author="Helena Voss" w:date="2026-09-28T06:52:48Z">
        <w:r>
          <w:rPr>
            <w:b/>
          </w:rPr>
          <w:delText xml:space="preserve">277.1 </w:delText>
        </w:r>
        <w:r>
          <w:rPr/>
          <w:delTex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delText>
        </w:r>
      </w:del>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ins w:id="9108" w:author="Helena Voss" w:date="2026-09-28T06:52:48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41" w:author="Helena Voss" w:date="2026-09-28T06:52:48Z"/>
        </w:rPr>
      </w:pPr>
      <w:del w:id="9140" w:author="Helena Voss" w:date="2026-09-28T06:52:48Z">
        <w:r>
          <w:rPr>
            <w:b/>
          </w:rPr>
          <w:delText xml:space="preserve">281.8 </w:delText>
        </w:r>
        <w:r>
          <w:rPr/>
          <w:delText>The parties shall meet at least quarterly to review performance in relation to the indemnities (module 12) and agree any improvements required. The Customer may, acting reasonably, request such information from the Supplier as it requires to verify compliance with this clause.</w:delText>
        </w:r>
      </w:del>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053" w:author="Helena Voss" w:date="2026-09-28T06:52:48Z">
        <w:r>
          <w:rPr/>
          <w:t xml:space="preserve"> This obligation survives termination.</w:t>
        </w:r>
      </w:ins>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ins w:id="9093" w:author="Helena Voss" w:date="2026-09-28T06:52:48Z">
        <w:r>
          <w:rPr/>
          <w:t xml:space="preserve"> This obligation survives termination.</w:t>
        </w:r>
      </w:ins>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del w:id="9087" w:author="Helena Voss" w:date="2026-09-28T06:52:48Z">
        <w:r>
          <w:rPr/>
          <w:delText xml:space="preserve">subcontracting</w:delText>
        </w:r>
      </w:del>
      <w:ins w:id="9088" w:author="Helena Voss" w:date="2026-09-28T06:52:48Z">
        <w:r>
          <w:rPr/>
          <w:t xml:space="preserve">reasonable</w:t>
        </w:r>
      </w:ins>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ins w:id="9047" w:author="Helena Voss" w:date="2026-09-28T06:52:48Z">
        <w:r>
          <w:rPr/>
          <w:t xml:space="preserve"> This obligation survives termination.</w:t>
        </w:r>
      </w:ins>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ins w:id="9185" w:author="Helena Voss" w:date="2026-09-28T06:52:48Z"/>
        </w:rPr>
      </w:pPr>
      <w:ins w:id="9184" w:author="Helena Voss" w:date="2026-09-28T06:52:48Z">
        <w:r>
          <w:rPr/>
          <w:t xml:space="preserve">3282.A The Parties shall co-operate in good faith.</w:t>
        </w:r>
      </w:ins>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ins w:id="9211" w:author="Helena Voss" w:date="2026-09-28T06:52:48Z"/>
        </w:rPr>
      </w:pPr>
      <w:ins w:id="9210" w:author="Helena Voss" w:date="2026-09-28T06:52:48Z">
        <w:r>
          <w:rPr/>
          <w:t xml:space="preserve">3388.A The Parties shall co-operate in good faith.</w:t>
        </w:r>
      </w:ins>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ins w:id="9183" w:author="Helena Voss" w:date="2026-09-28T06:52:48Z"/>
        </w:rPr>
      </w:pPr>
      <w:ins w:id="9182" w:author="Helena Voss" w:date="2026-09-28T06:52:48Z">
        <w:r>
          <w:rPr/>
          <w:t xml:space="preserve">3446.A The Parties shall co-operate in good faith.</w:t>
        </w:r>
      </w:ins>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del w:id="9063" w:author="Helena Voss" w:date="2026-09-28T06:52:48Z">
        <w:r>
          <w:rPr/>
          <w:delText xml:space="preserve">information</w:delText>
        </w:r>
      </w:del>
      <w:ins w:id="9064" w:author="Helena Voss" w:date="2026-09-28T06:52:48Z">
        <w:r>
          <w:rPr/>
          <w:t xml:space="preserve">reasonable</w:t>
        </w:r>
      </w:ins>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del w:id="9091" w:author="Helena Voss" w:date="2026-09-28T06:52:48Z">
        <w:r>
          <w:rPr/>
          <w:delText xml:space="preserve">event</w:delText>
        </w:r>
      </w:del>
      <w:ins w:id="9092" w:author="Helena Voss" w:date="2026-09-28T06:52:48Z">
        <w:r>
          <w:rPr/>
          <w:t xml:space="preserve">reasonable</w:t>
        </w:r>
      </w:ins>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shall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ins w:id="9033" w:author="Helena Voss" w:date="2026-09-28T06:52:48Z">
        <w:r>
          <w:rPr/>
          <w:t xml:space="preserve"> This obligation survives termination.</w:t>
        </w:r>
      </w:ins>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ins w:id="9205" w:author="Helena Voss" w:date="2026-09-28T06:52:48Z"/>
        </w:rPr>
      </w:pPr>
      <w:ins w:id="9204" w:author="Helena Voss" w:date="2026-09-28T06:52:48Z">
        <w:r>
          <w:rPr/>
          <w:t xml:space="preserve">3719.A The Parties shall co-operate in good faith.</w:t>
        </w:r>
      </w:ins>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