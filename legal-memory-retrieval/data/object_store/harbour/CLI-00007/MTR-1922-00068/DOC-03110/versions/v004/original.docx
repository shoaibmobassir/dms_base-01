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w:t>
      </w:r>
      <w:r>
        <w:rPr>
          <w:b/>
          <w:rPrChange w:id="20001" w:author="Helena Voss" w:date="2026-09-28T08:32:16Z">
            <w:rPr/>
          </w:rPrChange>
        </w:rPr>
        <w:t xml:space="preserve">plier shall </w:t>
      </w:r>
      <w:r>
        <w:rPr/>
        <w:t xml:space="preserve">maintain complete and accurate records relating to the services and shall make them available to the Customer on request. The Supplier shall perform its obligations under this clause with reasonable skill, care and diligence </w:t>
      </w:r>
      <w:r>
        <w:rPr/>
        <w:t xml:space="preserve">reasonable</w:t>
      </w:r>
      <w:r>
        <w:rPr/>
        <w:t xml:space="preserve"> in accordance with </w:t>
      </w:r>
      <w:r>
        <w:rPr>
          <w:i/>
        </w:rPr>
        <w:t xml:space="preserve">Good Industry Practice</w:t>
      </w:r>
      <w:r>
        <w:rPr/>
        <w:t xml:space="preserve">.</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pPr>
      <w:r>
        <w:rPr/>
        <w:t xml:space="preserve">39.A The Parties shall co-operate in good faith.</w:t>
      </w:r>
    </w:p>
    <w:p>
      <w:pPr>
        <w:pStyle w:val="Heading1"/>
      </w:pPr>
      <w:r>
        <w:rPr/>
        <w:t>5. Customer Obligations</w:t>
      </w:r>
    </w:p>
    <w:p>
      <w:r>
        <w:rPr>
          <w:b/>
        </w:rPr>
        <w:t xml:space="preserve">5.1 </w:t>
      </w:r>
      <w:r>
        <w:rPr/>
        <w:t xml:space="preserve">The parties shall meet at least </w:t>
      </w:r>
      <w:del w:id="9003" w:author="Helena Voss" w:date="2026-09-28T08:32:16Z">
        <w:r>
          <w:rPr/>
          <w:delText xml:space="preserve">quarterly</w:delText>
        </w:r>
      </w:del>
      <w:ins w:id="9004" w:author="Helena Voss" w:date="2026-09-28T08:32:16Z">
        <w:r>
          <w:rPr/>
          <w:t xml:space="preserve">reasonable</w:t>
        </w:r>
      </w:ins>
      <w:r>
        <w:rPr/>
        <w:t xml:space="preserve">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pPr>
        <w:pStyle w:val="Heading2"/>
      </w:pPr>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pPr>
      <w:r>
        <w:rPr/>
        <w:t xml:space="preserve">47.A The Parties shall co-operate in good faith.</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w:t>
      </w:r>
      <w:del w:id="9005" w:author="Helena Voss" w:date="2026-09-28T08:32:16Z">
        <w:r>
          <w:rPr/>
          <w:delText xml:space="preserve">The</w:delText>
        </w:r>
      </w:del>
      <w:ins w:id="9006" w:author="Helena Voss" w:date="2026-09-28T08:32:16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pPr>
        <w:pStyle w:val="Heading2"/>
        <w:pPrChange w:id="20002" w:author="Helena Voss" w:date="2026-09-28T08:32:16Z">
          <w:pPr/>
        </w:pPrChange>
      </w:pPr>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r>
        <w:rPr/>
        <w:t xml:space="preserve"> This obligation survives termination.</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pPr>
        <w:rPr>
          <w:ins w:id="9010" w:author="Helena Voss" w:date="2026-09-28T08:32:16Z"/>
        </w:rPr>
      </w:pPr>
      <w:ins w:id="9009" w:author="Helena Voss" w:date="2026-09-28T08:32:16Z">
        <w:r>
          <w:rPr/>
          <w:t xml:space="preserve">62.A The Parties shall co-operate in good faith.</w:t>
        </w:r>
      </w:ins>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 xml:space="preserve">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r>
        <w:rPr/>
        <w:t xml:space="preserve"> This obligation survives termination.</w:t>
      </w:r>
    </w:p>
    <w:p>
      <w:pPr>
        <w:pStyle w:val="Heading2"/>
      </w:pPr>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del w:id="9008" w:author="Helena Voss" w:date="2026-09-28T08:32:16Z"/>
        </w:rPr>
      </w:pPr>
      <w:del w:id="9007" w:author="Helena Voss" w:date="2026-09-28T08:32:16Z">
        <w:r>
          <w:rPr>
            <w:b/>
          </w:rPr>
          <w:delText xml:space="preserve">8.7 </w:delText>
        </w:r>
        <w:r>
          <w:rPr/>
          <w:delTex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delText>
        </w:r>
      </w:del>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xml:space="preserve">. Each party shall bear its own costs </w:t>
      </w:r>
      <w:r>
        <w:rPr>
          <w:b/>
        </w:rPr>
        <w:t xml:space="preserve">in connectio</w:t>
      </w:r>
      <w:r>
        <w:rPr/>
        <w:t xml:space="preserve">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pPr>
        <w:pStyle w:val="Heading1"/>
      </w:pPr>
      <w:r>
        <w:rPr/>
        <w:t>10. Termination</w:t>
      </w:r>
    </w:p>
    <w:p>
      <w:r>
        <w:rPr>
          <w:b/>
        </w:rPr>
        <w:t xml:space="preserve">10.1 </w:t>
      </w:r>
      <w:r>
        <w:rPr/>
        <w:t xml:space="preserve">The </w:t>
      </w:r>
      <w:r>
        <w:rPr/>
        <w:t xml:space="preserve">reasonable</w:t>
      </w:r>
      <w:r>
        <w:rPr/>
        <w:t xml:space="preserve">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r>
        <w:rPr/>
        <w:t xml:space="preserve">reasonable</w:t>
      </w:r>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 xml:space="preserve">Undisputed amounts shall be </w:t>
      </w:r>
      <w:r>
        <w:rPr>
          <w:b/>
        </w:rPr>
        <w:t xml:space="preserve">paid no late</w:t>
      </w:r>
      <w:r>
        <w:rPr/>
        <w:t xml:space="preserv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 xml:space="preserve">S3.3 Where Service Level 3 is missed in a month, a Service Credit </w:t>
      </w:r>
      <w:del w:id="9001" w:author="Helena Voss" w:date="2026-09-28T08:32:16Z">
        <w:r>
          <w:rPr/>
          <w:delText xml:space="preserve">of</w:delText>
        </w:r>
      </w:del>
      <w:ins w:id="9002" w:author="Helena Voss" w:date="2026-09-28T08:32:16Z">
        <w:r>
          <w:rPr/>
          <w:t xml:space="preserve">reasonable</w:t>
        </w:r>
      </w:ins>
      <w:r>
        <w:rPr/>
        <w:t xml:space="preserve">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