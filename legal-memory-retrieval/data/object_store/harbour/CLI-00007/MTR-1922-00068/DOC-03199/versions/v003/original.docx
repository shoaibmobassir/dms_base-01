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w:t>
      </w:r>
      <w:del w:id="9004" w:author="Helena Voss" w:date="2026-09-28T18:16:10Z">
        <w:r>
          <w:rPr/>
          <w:delText xml:space="preserve">and</w:delText>
        </w:r>
      </w:del>
      <w:ins w:id="9005" w:author="Helena Voss" w:date="2026-09-28T18:16:10Z">
        <w:r>
          <w:rPr/>
          <w:t xml:space="preserve">reasonable</w:t>
        </w:r>
      </w:ins>
      <w:r>
        <w:rPr/>
        <w:t xml:space="preserve"> in accordance with </w:t>
      </w:r>
      <w:r>
        <w:rPr>
          <w:i/>
        </w:rPr>
        <w:t xml:space="preserve">Good Industry Practice</w:t>
      </w:r>
      <w:r>
        <w:rPr/>
        <w:t xml:space="preserve">.</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39="urn:precentis:edit">
      <w:pPr>
        <w:rPr>
          <w:ins w:id="9008" w:author="Helena Voss" w:date="2026-09-28T18:16:08Z"/>
        </w:rPr>
      </w:pPr>
      <w:ins w:id="9007" w:author="Helena Voss" w:date="2026-09-28T18:16:08Z">
        <w:r>
          <w:rPr/>
          <w:t xml:space="preserve">39.A The Parties shall co-operate in good faith.</w:t>
        </w:r>
      </w:ins>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pPr>
        <w:pStyle w:val="Heading2"/>
        <w:pPrChange w:id="20002" w:author="Helena Voss" w:date="2026-09-28T18:16:08Z">
          <w:pPr/>
        </w:pPrChange>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6="urn:precentis:edit">
      <w:pPr>
        <w:rPr>
          <w:ins w:id="9009" w:author="Helena Voss" w:date="2026-09-28T18:16:10Z"/>
        </w:rPr>
      </w:pPr>
      <w:ins w:id="9008" w:author="Helena Voss" w:date="2026-09-28T18:16:10Z">
        <w:r>
          <w:rPr/>
          <w:t xml:space="preserve">47.A The Parties shall co-operate in good faith.</w:t>
        </w:r>
      </w:ins>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 xml:space="preserve">Clause 29.1 applies to any dispute arising under this clause.</w:t>
      </w:r>
      <w:ins w:id="9001" w:author="Helena Voss" w:date="2026-09-28T18:16:08Z">
        <w:r>
          <w:rPr/>
          <w:t xml:space="preserve"> This obligation survives termination.</w:t>
        </w:r>
      </w:ins>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 xml:space="preserve">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ins w:id="9001" w:author="Helena Voss" w:date="2026-09-28T18:16:10Z">
        <w:r>
          <w:rPr/>
          <w:t xml:space="preserve"> This obligation survives termination.</w:t>
        </w:r>
      </w:ins>
    </w:p>
    <w:p xmlns:ns81="urn:precentis:edit">
      <w:pPr>
        <w:pStyle w:val="Heading2"/>
        <w:pPrChange w:id="20002" w:author="Helena Voss" w:date="2026-09-28T18:16:10Z">
          <w:pPr/>
        </w:pPrChange>
      </w:pPr>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xml:space="preserve">. Each party shall bear its own costs </w:t>
      </w:r>
      <w:r>
        <w:rPr>
          <w:b/>
          <w:rPrChange w:id="20001" w:author="Helena Voss" w:date="2026-09-28T18:16:10Z">
            <w:rPr/>
          </w:rPrChange>
        </w:rPr>
        <w:t xml:space="preserve">in connectio</w:t>
      </w:r>
      <w:r>
        <w:rPr/>
        <w:t xml:space="preserve">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pPr>
        <w:rPr>
          <w:del w:id="9007" w:author="Helena Voss" w:date="2026-09-28T18:16:10Z"/>
        </w:rPr>
      </w:pPr>
      <w:del w:id="9006" w:author="Helena Voss" w:date="2026-09-28T18:16:10Z">
        <w:r>
          <w:rPr>
            <w:b/>
          </w:rPr>
          <w:delText xml:space="preserve">9.5 </w:delText>
        </w:r>
        <w:r>
          <w:rPr/>
          <w:delText>Each party shall bear its own costs in connection with the matters described in this clause, save as otherwise expressly provided. The Supplier shall maintain complete and accurate records relating to the term and shall make them available to the Customer on request.</w:delText>
        </w:r>
      </w:del>
    </w:p>
    <w:p xmlns:ns97="urn:precentis:edit">
      <w:pPr>
        <w:rPr>
          <w:del w:id="9006" w:author="Helena Voss" w:date="2026-09-28T18:16:08Z"/>
        </w:rPr>
      </w:pPr>
      <w:del w:id="9005" w:author="Helena Voss" w:date="2026-09-28T18:16:08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18:16:08Z">
        <w:r>
          <w:rPr/>
          <w:t xml:space="preserve"> This obligation survives termination.</w:t>
        </w:r>
      </w:ins>
    </w:p>
    <w:p xmlns:ns104="urn:precentis:edit">
      <w:pPr>
        <w:pStyle w:val="Heading1"/>
      </w:pPr>
      <w:r>
        <w:rPr/>
        <w:t>10. Termination</w:t>
      </w:r>
    </w:p>
    <w:p xmlns:ns105="urn:precentis:edit">
      <w:r>
        <w:rPr>
          <w:b/>
        </w:rPr>
        <w:t xml:space="preserve">10.1 </w:t>
      </w:r>
      <w:r>
        <w:rPr/>
        <w:t xml:space="preserve">The </w:t>
      </w:r>
      <w:del w:id="9002" w:author="Helena Voss" w:date="2026-09-28T18:16:10Z">
        <w:r>
          <w:rPr/>
          <w:delText xml:space="preserve">parties</w:delText>
        </w:r>
      </w:del>
      <w:ins w:id="9003" w:author="Helena Voss" w:date="2026-09-28T18:16:10Z">
        <w:r>
          <w:rPr/>
          <w:t xml:space="preserve">reasonable</w:t>
        </w:r>
      </w:ins>
      <w:r>
        <w:rPr/>
        <w:t xml:space="preserve">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 xml:space="preserve">Any approval given by the Customer under this clause shall not relieve the Supplier of any </w:t>
      </w:r>
      <w:del w:id="9002" w:author="Helena Voss" w:date="2026-09-28T18:16:08Z">
        <w:r>
          <w:rPr/>
          <w:delText xml:space="preserve">of</w:delText>
        </w:r>
      </w:del>
      <w:ins w:id="9003" w:author="Helena Voss" w:date="2026-09-28T18:16:08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 xml:space="preserve">Undisputed amounts shall be </w:t>
      </w:r>
      <w:r>
        <w:rPr>
          <w:b/>
          <w:rPrChange w:id="20001" w:author="Helena Voss" w:date="2026-09-28T18:16:08Z">
            <w:rPr/>
          </w:rPrChange>
        </w:rPr>
        <w:t xml:space="preserve">paid no late</w:t>
      </w:r>
      <w:r>
        <w:rPr/>
        <w:t xml:space="preserve">r than 30 days after the date of the relevant invoice.</w:t>
      </w:r>
    </w:p>
    <w:p xmlns:ns113="urn:precentis:edit">
      <w:pPr>
        <w:pStyle w:val="Heading1"/>
      </w:pPr>
      <w:r>
        <w:rPr/>
        <w:t>Schedule 1 — Service Description</w:t>
      </w:r>
    </w:p>
    <w:p xmlns:ns114="urn:precentis:edit">
      <w:r>
        <w:rPr/>
        <w:t>S1.1 The Supplier shall deliver service line 1 in accordance with the Service Levels.</w:t>
      </w:r>
    </w:p>
    <w:p xmlns:ns115="urn:precentis:edit">
      <w:r>
        <w:rPr/>
        <w:t>S1.2 The Supplier shall deliver service line 2 in accordance with the Service Levels.</w:t>
      </w:r>
    </w:p>
    <w:p xmlns:ns116="urn:precentis:edit">
      <w:r>
        <w:rPr/>
        <w:t>S1.3 The Supplier shall deliver service line 3 in accordance with the Service Levels.</w:t>
      </w:r>
    </w:p>
    <w:p xmlns:ns117="urn:precentis:edit">
      <w:r>
        <w:rPr/>
        <w:t>S1.4 The Supplier shall deliver service line 4 in accordance with the Service Levels.</w:t>
      </w:r>
    </w:p>
    <w:p xmlns:ns11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119="urn:precentis:edit">
      <w:pPr>
        <w:pStyle w:val="Heading1"/>
      </w:pPr>
      <w:r>
        <w:rPr/>
        <w:t>Schedule 3 — Service Credits</w:t>
      </w:r>
    </w:p>
    <w:p xmlns:ns120="urn:precentis:edit">
      <w:r>
        <w:rPr/>
        <w:t>S3.1 Where Service Level 1 is missed in a month, a Service Credit of 1% of the monthly charge applies.</w:t>
      </w:r>
    </w:p>
    <w:p xmlns:ns121="urn:precentis:edit">
      <w:r>
        <w:rPr/>
        <w:t>S3.2 Where Service Level 2 is missed in a month, a Service Credit of 2% of the monthly charge applies.</w:t>
      </w:r>
    </w:p>
    <w:p xmlns:ns122="urn:precentis:edit">
      <w:r>
        <w:rPr/>
        <w:t>S3.3 Where Service Level 3 is missed in a month, a Service Credit of 3% of the monthly charge applies.</w:t>
      </w:r>
    </w:p>
    <w:p xmlns:ns123="urn:precentis:edit">
      <w:r>
        <w:rPr/>
        <w:t>S3.4 Where Service Level 4 is missed in a month, a Service Credit of 4% of the monthly charge applies.</w:t>
      </w:r>
    </w:p>
    <w:p xmlns:ns124="urn:precentis:edit">
      <w:r>
        <w:rPr/>
        <w:t>S3.5 Where Service Level 5 is missed in a month, a Service Credit of 5% of the monthly charge applies.</w:t>
      </w:r>
    </w:p>
    <w:p xmlns:ns125="urn:precentis:edit">
      <w:pPr>
        <w:pStyle w:val="Heading1"/>
      </w:pPr>
      <w:r>
        <w:rPr/>
        <w:t>Schedule 4 — Exit Management</w:t>
      </w:r>
    </w:p>
    <w:p xmlns:ns126="urn:precentis:edit">
      <w:r>
        <w:rPr/>
        <w:t>S4.1 On expiry the Supplier shall co-operate with any replacement supplier.</w:t>
      </w:r>
    </w:p>
    <w:p xmlns:ns127="urn:precentis:edit">
      <w:r>
        <w:rPr/>
        <w:t>S4.2 On expiry the Supplier shall co-operate with any replacement supplier.</w:t>
      </w:r>
    </w:p>
    <w:p xmlns:ns12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