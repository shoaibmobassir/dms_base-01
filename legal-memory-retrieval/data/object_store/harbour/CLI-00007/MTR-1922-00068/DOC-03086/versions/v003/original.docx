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pPr>
        <w:rPr>
          <w:del w:id="9006" w:author="Helena Voss" w:date="2026-09-28T06:36:30Z"/>
        </w:rPr>
      </w:pPr>
      <w:del w:id="9005" w:author="Helena Voss" w:date="2026-09-28T06:36:30Z">
        <w:r>
          <w:rPr>
            <w:b/>
          </w:rPr>
          <w:delText xml:space="preserve">1.2 </w:delText>
        </w:r>
        <w:r>
          <w:rPr>
            <w:b/>
          </w:rPr>
          <w:delText>“Customer”</w:delText>
        </w:r>
        <w:r>
          <w:rPr/>
          <w:delText xml:space="preserve"> means Harbour Holdings plc.</w:delText>
        </w:r>
      </w:del>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ins w:id="9003" w:author="Helena Voss" w:date="2026-09-28T06:36:30Z">
        <w:r>
          <w:rPr/>
          <w:t xml:space="preserve"> This obligation survives termination.</w:t>
        </w:r>
      </w:ins>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ins w:id="9008" w:author="Helena Voss" w:date="2026-09-28T06:36:30Z"/>
        </w:rPr>
      </w:pPr>
      <w:ins w:id="9007" w:author="Helena Voss" w:date="2026-09-28T06:36:30Z">
        <w:r>
          <w:rPr/>
          <w:t xml:space="preserve">64.A The Parties shall co-operate in good faith.</w:t>
        </w:r>
      </w:ins>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del w:id="9001" w:author="Helena Voss" w:date="2026-09-28T06:36:30Z">
        <w:r>
          <w:rPr/>
          <w:delText xml:space="preserve">and</w:delText>
        </w:r>
      </w:del>
      <w:ins w:id="9002" w:author="Helena Voss" w:date="2026-09-28T06:36:30Z">
        <w:r>
          <w:rPr/>
          <w:t xml:space="preserve">reasonable</w:t>
        </w:r>
      </w:ins>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ins w:id="9004" w:author="Helena Voss" w:date="2026-09-28T06:36:30Z">
        <w:r>
          <w:rPr/>
          <w:t xml:space="preserve"> This obligation survives termination.</w:t>
        </w:r>
      </w:ins>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