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MASTER SERVICES AGREEMENT</w:t>
      </w:r>
    </w:p>
    <w:p>
      <w:pPr>
        <w:pStyle w:val="Heading1"/>
      </w:pPr>
      <w:r>
        <w:rPr/>
        <w:t>1. Definitions</w:t>
      </w:r>
    </w:p>
    <w:p>
      <w:r>
        <w:rPr>
          <w:b/>
        </w:rPr>
        <w:t xml:space="preserve">1.1 </w:t>
      </w:r>
      <w:r>
        <w:rPr>
          <w:b/>
        </w:rPr>
        <w:t>“Supplier”</w:t>
      </w:r>
      <w:r>
        <w:rPr/>
        <w:t xml:space="preserve"> means Northwind Services Limited and its permitted successors.</w:t>
      </w:r>
    </w:p>
    <w:p>
      <w:r>
        <w:rPr>
          <w:b/>
        </w:rPr>
        <w:t xml:space="preserve">1.2 </w:t>
      </w:r>
      <w:r>
        <w:rPr>
          <w:b/>
        </w:rPr>
        <w:t>“Customer”</w:t>
      </w:r>
      <w:r>
        <w:rPr/>
        <w:t xml:space="preserve"> means Harbour Holdings plc.</w:t>
      </w:r>
    </w:p>
    <w:p>
      <w:r>
        <w:rPr>
          <w:b/>
        </w:rPr>
        <w:t xml:space="preserve">1.3 </w:t>
      </w:r>
      <w:r>
        <w:rPr>
          <w:b/>
        </w:rPr>
        <w:t>“Working Day”</w:t>
      </w:r>
      <w:r>
        <w:rPr/>
        <w:t xml:space="preserve"> means a day other than a Saturday, Sunday or public holiday in London.</w:t>
      </w:r>
    </w:p>
    <w:p>
      <w:r>
        <w:rPr>
          <w:b/>
        </w:rPr>
        <w:t xml:space="preserve">1.4 </w:t>
      </w:r>
      <w:r>
        <w:rPr>
          <w:b/>
        </w:rPr>
        <w:t>“Good Industry Practice”</w:t>
      </w:r>
      <w:r>
        <w:rPr/>
        <w:t xml:space="preserve"> means the exercise of the skill and care reasonably expected of a leading supplier.</w:t>
      </w:r>
    </w:p>
    <w:p>
      <w:r>
        <w:rPr>
          <w:b/>
        </w:rPr>
        <w:t xml:space="preserve">1.5 </w:t>
      </w:r>
      <w:r>
        <w:rPr/>
        <w:t>References to the Suppliers' Forum are to the industry body of that name.</w:t>
      </w:r>
    </w:p>
    <w:p>
      <w:pPr>
        <w:pStyle w:val="Heading1"/>
      </w:pPr>
      <w:r>
        <w:rPr/>
        <w:t>2. Services</w:t>
      </w:r>
    </w:p>
    <w:p>
      <w:r>
        <w:rPr>
          <w:b/>
        </w:rPr>
        <w:t xml:space="preserve">2.1 </w:t>
      </w:r>
      <w:r>
        <w:rPr/>
        <w:t>The parties shall meet at least quarterly to review performance in relation to the services and agree any improvements required. Nothing in this clause shall limit any other right or remedy of the Customer under this Agreement or at law. Where the Supplier becomes aware of any matter which may affect the services, it shall notify the Customer promptly and in any event within five Working Days.</w:t>
      </w:r>
    </w:p>
    <w:p>
      <w:r>
        <w:rPr>
          <w:b/>
        </w:rPr>
        <w:t xml:space="preserve">2.2 </w:t>
      </w:r>
      <w:r>
        <w:rPr/>
        <w:t>Payment of the Service Credits reconciliation shall be made within thirty (30) days following the end of each Contract Year.</w:t>
      </w:r>
    </w:p>
    <w:p>
      <w:r>
        <w:rPr>
          <w:b/>
        </w:rPr>
        <w:t xml:space="preserve">2.3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2.4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2.5 </w:t>
      </w:r>
      <w:r>
        <w:rPr/>
        <w:t xml:space="preserve">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2.6 </w:t>
      </w:r>
      <w:r>
        <w:rPr/>
        <w:t>The Supplier shall maintain complete and accurate records relating to the services and shall make them available to the Customer on request. Nothing in this clause shall limit any other right or remedy of the Customer under this Agreement or at law. The Supplier shall maintain complete and accurate records relating to the services and shall make them available to the Customer on request. Any approval given by the Customer under this clause shall not relieve the Supplier of any of its obligations under this Agreement.</w:t>
      </w:r>
    </w:p>
    <w:p>
      <w:r>
        <w:rPr>
          <w:b/>
        </w:rPr>
        <w:t xml:space="preserve">2.7 </w:t>
      </w:r>
      <w:r>
        <w:rPr/>
        <w:t>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r>
        <w:rPr>
          <w:b/>
        </w:rPr>
        <w:t xml:space="preserve">2.8 </w:t>
      </w:r>
      <w:r>
        <w:rPr/>
        <w:t xml:space="preserve">The Customer may, acting reasonably, request such information from the Supplier as it requires to verify compliance with this clause. The Supplier shall maintain complete and accurate records relating to the services and shall make them available to the Customer on request. The Supplier shall perform its obligations under this clause with reasonable skill, care and diligence and in accordance with </w:t>
      </w:r>
      <w:r>
        <w:rPr>
          <w:i/>
        </w:rPr>
        <w:t>Good Industry Practice</w:t>
      </w:r>
      <w:r>
        <w:rPr/>
        <w:t>. The Supplier shall maintain complete and accurate records relating to the services and shall make them available to the Customer on request.</w:t>
      </w:r>
    </w:p>
    <w:p>
      <w:r>
        <w:rPr>
          <w:b/>
        </w:rPr>
        <w:t xml:space="preserve">2.9 </w:t>
      </w:r>
      <w:r>
        <w:rPr/>
        <w:t>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2.10 </w:t>
      </w:r>
      <w:r>
        <w:rPr/>
        <w:t>The Supplier shall maintain complete and accurate records relating to the services and shall make them available to the Customer on request. Any approval given by the Customer under this clause shall not relieve the Supplier of any of its obligations under this Agreement. Where the Supplier becomes aware of any matter which may affect the services, it shall notify the Customer promptly and in any event within five Working Days.</w:t>
      </w:r>
    </w:p>
    <w:p>
      <w:pPr>
        <w:pStyle w:val="Heading1"/>
      </w:pPr>
      <w:r>
        <w:rPr/>
        <w:t>3. Service Levels</w:t>
      </w:r>
    </w:p>
    <w:p>
      <w:r>
        <w:rPr>
          <w:b/>
        </w:rPr>
        <w:t xml:space="preserve">3.1 </w:t>
      </w:r>
      <w:r>
        <w:rPr/>
        <w:t>The Supplier shall provide the exit plan within thirty (30) days of the Effective Date.</w:t>
      </w:r>
    </w:p>
    <w:p>
      <w:r>
        <w:rPr>
          <w:b/>
        </w:rPr>
        <w:t xml:space="preserve">3.2 </w:t>
      </w:r>
      <w:r>
        <w:rPr/>
        <w:t>Where the Supplier becomes aware of any matter which may affect the service levels, it shall notify the Customer promptly and in any event within five Working Days. Where the Supplier becomes aware of any matter which may affect the service levels, it shall notify the Customer promptly and in any event within five Working Days.</w:t>
      </w:r>
    </w:p>
    <w:p>
      <w:r>
        <w:rPr>
          <w:b/>
        </w:rPr>
        <w:t xml:space="preserve">3.3 </w:t>
      </w:r>
      <w:r>
        <w:rPr/>
        <w:t>The Customer shall settle the Milestone Payment within 30 days of the Acceptance Certificate.</w:t>
      </w:r>
    </w:p>
    <w:p>
      <w:r>
        <w:rPr>
          <w:b/>
        </w:rPr>
        <w:t xml:space="preserve">3.4 </w:t>
      </w:r>
      <w:r>
        <w:rPr/>
        <w:t>Where the Supplier becomes aware of any matter which may affect the service levels, it shall notify the Customer promptly and in any event within five Working Days. Each party shall bear its own costs in connection with the matters described in this clause, save as otherwise expressly provided.</w:t>
      </w:r>
    </w:p>
    <w:p>
      <w:r>
        <w:rPr>
          <w:b/>
        </w:rPr>
        <w:t xml:space="preserve">3.5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3.6 </w:t>
      </w:r>
      <w:r>
        <w:rPr/>
        <w:t xml:space="preserve">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 The parties shall meet at least quarterly to review performance in relation to the service levels and agree any improvements required.</w:t>
      </w:r>
    </w:p>
    <w:p>
      <w:r>
        <w:rPr>
          <w:b/>
        </w:rPr>
        <w:t xml:space="preserve">3.7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3.8 </w:t>
      </w:r>
      <w:r>
        <w:rPr/>
        <w:t>Subject to Clause 9, the Supplier shall provide the deliverables described in this clause to the Customer.</w:t>
      </w:r>
    </w:p>
    <w:p>
      <w:r>
        <w:rPr>
          <w:b/>
        </w:rPr>
        <w:t xml:space="preserve">3.9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3.10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service levels and agree any improvements required.</w:t>
      </w:r>
    </w:p>
    <w:p>
      <w:r>
        <w:rPr>
          <w:b/>
        </w:rPr>
        <w:t xml:space="preserve">3.11 </w:t>
      </w:r>
      <w:r>
        <w:rPr/>
        <w:t xml:space="preserve">The Supplier shall maintain complete and accurate records relating to the service levels and shall make them available to the Customer on request. Nothing in this clause shall limit any other right or remedy of the Customer under this Agreement or at law.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w:t>
      </w:r>
    </w:p>
    <w:p>
      <w:pPr>
        <w:pStyle w:val="Heading1"/>
      </w:pPr>
      <w:r>
        <w:rPr/>
        <w:t>4. Personnel</w:t>
      </w:r>
    </w:p>
    <w:p>
      <w:r>
        <w:rPr>
          <w:b/>
        </w:rPr>
        <w:t xml:space="preserve">4.1 </w:t>
      </w:r>
      <w:r>
        <w:rPr/>
        <w:t>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4.2 </w:t>
      </w:r>
      <w:r>
        <w:rPr/>
        <w:t xml:space="preserve">The Supplier shall perform its obligations under this clause with reasonable skill, care and diligence and in accordance with </w:t>
      </w:r>
      <w:r>
        <w:rPr>
          <w:i/>
        </w:rPr>
        <w:t>Good Industry Practice</w:t>
      </w:r>
      <w:r>
        <w:rPr/>
        <w:t>. The parties shall meet at least quarterly to review performance in relation to the personnel and agree any improvements required. Where the Supplier becomes aware of any matter which may affect the personnel, it shall notify the Customer promptly and in any event within five Working Days.</w:t>
      </w:r>
    </w:p>
    <w:p>
      <w:r>
        <w:rPr>
          <w:b/>
        </w:rPr>
        <w:t xml:space="preserve">4.3 </w:t>
      </w:r>
      <w:r>
        <w:rPr/>
        <w:t xml:space="preserve">Where the Supplier becomes aware of any matter which may affect the personnel, it shall notify the Customer promptly and in any event within five Working Days. The Supplier shall maintain complete and accurate records relating to the personnel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4.4 </w:t>
      </w:r>
      <w:r>
        <w:rPr/>
        <w:t>The Supplier shall remedy any material breach within 30 days of written notice requiring it to do so.</w:t>
      </w:r>
    </w:p>
    <w:p>
      <w:r>
        <w:rPr>
          <w:b/>
        </w:rPr>
        <w:t xml:space="preserve">4.5 </w:t>
      </w:r>
      <w:r>
        <w:rPr/>
        <w:t>The parties shall meet at least quarterly to review performance in relation to the personnel and agree any improvements required. 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4.6 </w:t>
      </w:r>
      <w:r>
        <w:rPr/>
        <w:t>Clause 19.3 applies to any dispute arising under this clause.</w:t>
      </w:r>
    </w:p>
    <w:p>
      <w:r>
        <w:rPr>
          <w:b/>
        </w:rPr>
        <w:t xml:space="preserve">4.7 </w:t>
      </w:r>
      <w:r>
        <w:rPr/>
        <w:t>Subject to Clause 9, the Supplier shall provide the deliverables described in this clause to the Customer.</w:t>
      </w:r>
    </w:p>
    <w:p>
      <w:r>
        <w:rPr>
          <w:b/>
        </w:rPr>
        <w:t xml:space="preserve">4.8 </w:t>
      </w:r>
      <w:r>
        <w:rPr/>
        <w:t>The parties shall meet at least quarterly to review performance in relation to the personnel and agree any improvements required. Nothing in this clause shall limit any other right or remedy of the Customer under this Agreement or at law.</w:t>
      </w:r>
    </w:p>
    <w:p>
      <w:r>
        <w:rPr>
          <w:b/>
        </w:rPr>
        <w:t xml:space="preserve">4.9 </w:t>
      </w:r>
      <w:r>
        <w:rPr/>
        <w:t>Clause 19 applies to any dispute arising under this clause.</w:t>
      </w:r>
    </w:p>
    <w:p>
      <w:pPr>
        <w:rPr>
          <w:ins w:id="9008" w:author="Helena Voss" w:date="2026-09-28T06:36:30Z"/>
        </w:rPr>
      </w:pPr>
      <w:ins w:id="9007" w:author="Helena Voss" w:date="2026-09-28T06:36:30Z">
        <w:r>
          <w:rPr/>
          <w:t xml:space="preserve">39.A The Parties shall co-operate in good faith.</w:t>
        </w:r>
      </w:ins>
    </w:p>
    <w:p>
      <w:pPr>
        <w:pStyle w:val="Heading1"/>
      </w:pPr>
      <w:r>
        <w:rPr/>
        <w:t>5. Customer Obligations</w:t>
      </w:r>
    </w:p>
    <w:p>
      <w:r>
        <w:rPr>
          <w:b/>
        </w:rPr>
        <w:t xml:space="preserve">5.1 </w:t>
      </w:r>
      <w:r>
        <w:rPr/>
        <w:t>The parties shall meet at least quarterly to review performance in relation to the customer obligations and agree any improvements required. The Customer may, acting reasonably, request such information from the Supplier as it requires to verify compliance with this clause.</w:t>
      </w:r>
    </w:p>
    <w:p>
      <w:r>
        <w:rPr>
          <w:b/>
        </w:rPr>
        <w:t xml:space="preserve">5.2 </w:t>
      </w:r>
      <w:r>
        <w:rPr/>
        <w:t>The Customer may, acting reasonably, request such information from the Supplier as it requires to verify compliance with this clause. The parties shall meet at least quarterly to review performance in relation to the customer obligations and agree any improvements required. Nothing in this clause shall limit any other right or remedy of the Customer under this Agreement or at law.</w:t>
      </w:r>
    </w:p>
    <w:p>
      <w:r>
        <w:rPr>
          <w:b/>
        </w:rPr>
        <w:t xml:space="preserve">5.3 </w:t>
      </w:r>
      <w:r>
        <w:rPr/>
        <w:t>Where the Supplier becomes aware of any matter which may affect the customer obligations, it shall notify the Customer promptly and in any event within five Working Days. The Supplier shall maintain complete and accurate records relating to the customer obligations and shall make them available to the Customer on request.</w:t>
      </w:r>
    </w:p>
    <w:p>
      <w:r>
        <w:rPr>
          <w:b/>
        </w:rPr>
        <w:t xml:space="preserve">5.4 </w:t>
      </w:r>
      <w:r>
        <w:rPr/>
        <w:t>Each party shall bear its own costs in connection with the matters described in this clause, save as otherwise expressly provided. The Supplier shall maintain complete and accurate records relating to the customer obligations and shall make them available to the Customer on request.</w:t>
      </w:r>
    </w:p>
    <w:p>
      <w:r>
        <w:rPr>
          <w:b/>
        </w:rPr>
        <w:t xml:space="preserve">5.5 </w:t>
      </w:r>
      <w:r>
        <w:rPr/>
        <w:t>Where the Supplier becomes aware of any matter which may affect the customer obligations, it shall notify the Customer promptly and in any event within five Working Days. Nothing in this clause shall limit any other right or remedy of the Customer under this Agreement or at law.</w:t>
      </w:r>
    </w:p>
    <w:p>
      <w:r>
        <w:rPr>
          <w:b/>
        </w:rPr>
        <w:t xml:space="preserve">5.6 </w:t>
      </w:r>
      <w:r>
        <w:rPr/>
        <w:t>The Customer may, acting reasonably, request such information from the Supplier as it requires to verify compliance with this clause.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5.7 </w:t>
      </w:r>
      <w:r>
        <w:rPr/>
        <w:t xml:space="preserve">The Supplier shall perform its obligations under this clause with reasonable skill, care and diligence and in accordance with </w:t>
      </w:r>
      <w:r>
        <w:rPr>
          <w:i/>
        </w:rPr>
        <w:t>Good Industry Practice</w:t>
      </w:r>
      <w:r>
        <w:rPr/>
        <w:t>. Where the Supplier becomes aware of any matter which may affect the customer obligations, it shall notify the Customer promptly and in any event within five Working Days. Each party shall bear its own costs in connection with the matters described in this clause, save as otherwise expressly provided.</w:t>
      </w:r>
    </w:p>
    <w:p>
      <w:r>
        <w:rPr>
          <w:b/>
        </w:rPr>
        <w:t xml:space="preserve">5.8 </w:t>
      </w:r>
      <w:r>
        <w:rPr/>
        <w:t xml:space="preserve">The Supplier shall perform its obligations under this clause with reasonable skill, care and diligence and in accordance with </w:t>
      </w:r>
      <w:r>
        <w:rPr>
          <w:i/>
        </w:rPr>
        <w:t>Good Industry Practice</w:t>
      </w:r>
      <w:r>
        <w:rPr/>
        <w:t>. Any approval given by the Customer under this clause shall not relieve the Supplier of any of its obligations under this Agreement. 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5.9 </w:t>
      </w:r>
      <w:r>
        <w:rPr/>
        <w:t>The Supplier shall maintain complete and accurate records relating to the customer obligations and shall make them available to the Customer on request. The parties shall meet at least quarterly to review performance in relation to the customer obligations and agree any improvements required. Each party shall bear its own costs in connection with the matters described in this clause, save as otherwise expressly provided.</w:t>
      </w:r>
    </w:p>
    <w:p>
      <w:r>
        <w:rPr>
          <w:b/>
        </w:rPr>
        <w:t xml:space="preserve">5.10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perform its obligations under this clause with reasonable skill, care and diligence and in accordance with Good Industry Practice.</w:t>
      </w:r>
    </w:p>
    <w:p>
      <w:r>
        <w:rPr>
          <w:b/>
        </w:rPr>
        <w:t xml:space="preserve">5.11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Supplier shall maintain complete and accurate records relating to the customer obligations and shall make them available to the Customer on request.</w:t>
      </w:r>
    </w:p>
    <w:p>
      <w:pPr>
        <w:pStyle w:val="Heading1"/>
      </w:pPr>
      <w:r>
        <w:rPr/>
        <w:t>6. Change Control</w:t>
      </w:r>
    </w:p>
    <w:p>
      <w:r>
        <w:rPr>
          <w:b/>
        </w:rPr>
        <w:t xml:space="preserve">6.1 </w:t>
      </w:r>
      <w:r>
        <w:rPr/>
        <w:t>The Customer shall pay each valid invoice within thirty (30) days of receipt.</w:t>
      </w:r>
    </w:p>
    <w:p>
      <w:r>
        <w:rPr>
          <w:b/>
        </w:rPr>
        <w:t xml:space="preserve">6.2 </w:t>
      </w:r>
      <w:r>
        <w:rPr/>
        <w:t xml:space="preserve">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change control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6.3 </w:t>
      </w:r>
      <w:r>
        <w:rPr/>
        <w:t>Nothing in this clause shall limit any other right or remedy of the Customer under this Agreement or at law. Where the Supplier becomes aware of any matter which may affect the change control, it shall notify the Customer promptly and in any event within five Working Days. Where the Supplier becomes aware of any matter which may affect the change control, it shall notify the Customer promptly and in any event within five Working Days. Any approval given by the Customer under this clause shall not relieve the Supplier of any of its obligations under this Agreement.</w:t>
      </w:r>
    </w:p>
    <w:p>
      <w:r>
        <w:rPr>
          <w:b/>
        </w:rPr>
        <w:t xml:space="preserve">6.4 </w:t>
      </w:r>
      <w:r>
        <w:rPr/>
        <w:t xml:space="preserve">Clause 29.1 applies to any dispute arising under this clause.</w:t>
      </w:r>
      <w:ins w:id="9001" w:author="Helena Voss" w:date="2026-09-28T06:36:30Z">
        <w:r>
          <w:rPr/>
          <w:t xml:space="preserve"> This obligation survives termination.</w:t>
        </w:r>
      </w:ins>
    </w:p>
    <w:p>
      <w:r>
        <w:rPr>
          <w:b/>
        </w:rPr>
        <w:t xml:space="preserve">6.5 </w:t>
      </w:r>
      <w:r>
        <w:rPr/>
        <w:t>Each party shall bear its own costs in connection with the matters described in this clause, save as otherwise expressly provided. Nothing in this clause shall limit any other right or remedy of the Customer under this Agreement or at law.</w:t>
      </w:r>
    </w:p>
    <w:p>
      <w:r>
        <w:rPr>
          <w:b/>
        </w:rPr>
        <w:t xml:space="preserve">6.6 </w:t>
      </w:r>
      <w:r>
        <w:rPr/>
        <w:t>Payment of the Service Credits reconciliation shall be made within thirty (30) days following the end of each Contract Year.</w:t>
      </w:r>
    </w:p>
    <w:p>
      <w:r>
        <w:rPr>
          <w:b/>
        </w:rPr>
        <w:t xml:space="preserve">6.7 </w:t>
      </w:r>
      <w:r>
        <w:rPr/>
        <w:t xml:space="preserve">Each party shall bear its own costs in connection with the matters described in this clause, save as otherwise expressly provided. The Customer may, acting reasonably, request such information from the Supplier as it requires to verify compliance with this clause.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w:t>
      </w:r>
    </w:p>
    <w:p>
      <w:r>
        <w:rPr>
          <w:b/>
        </w:rPr>
        <w:t xml:space="preserve">6.8 </w:t>
      </w:r>
      <w:r>
        <w:rPr/>
        <w:t>Each party shall bear its own costs in connection with the matters described in this clause, save as otherwise expressly provided. Nothing in this clause shall limit any other right or remedy of the Customer under this Agreement or at law. Any approval given by the Customer under this clause shall not relieve the Supplier of any of its obligations under this Agreement. Nothing in this clause shall limit any other right or remedy of the Customer under this Agreement or at law.</w:t>
      </w:r>
    </w:p>
    <w:p>
      <w:r>
        <w:rPr>
          <w:b/>
        </w:rPr>
        <w:t xml:space="preserve">6.9 </w:t>
      </w:r>
      <w:r>
        <w:rPr/>
        <w:t>The Customer may, acting reasonably, request such information from the Supplier as it requires to verify compliance with this clause. Each party shall bear its own costs in connection with the matters described in this clause, save as otherwise expressly provided.</w:t>
      </w:r>
    </w:p>
    <w:p>
      <w:r>
        <w:rPr>
          <w:b/>
        </w:rPr>
        <w:t xml:space="preserve">6.10 </w:t>
      </w:r>
      <w:r>
        <w:rPr/>
        <w:t>The Customer may, acting reasonably, request such information from the Supplier as it requires to verify compliance with this clause. The Customer may, acting reasonably, request such information from the Supplier as it requires to verify compliance with this clause.</w:t>
      </w:r>
    </w:p>
    <w:p>
      <w:r>
        <w:rPr>
          <w:b/>
        </w:rPr>
        <w:t xml:space="preserve">6.11 </w:t>
      </w:r>
      <w:r>
        <w:rPr/>
        <w:t>Nothing in this clause shall limit any other right or remedy of the Customer under this Agreement or at law. The parties shall meet at least quarterly to review performance in relation to the change control and agree any improvements required.</w:t>
      </w:r>
    </w:p>
    <w:p>
      <w:r>
        <w:rPr>
          <w:b/>
        </w:rPr>
        <w:t xml:space="preserve">6.12 </w:t>
      </w:r>
      <w:r>
        <w:rPr/>
        <w:t>The Supplier shall retain all Customer Data for 30 days after termination before secure deletion.</w:t>
      </w:r>
    </w:p>
    <w:p>
      <w:r>
        <w:rPr>
          <w:b/>
        </w:rPr>
        <w:t xml:space="preserve">6.13 </w:t>
      </w:r>
      <w:r>
        <w:rPr/>
        <w:t>Clause 29.1 applies to any dispute arising under this clause.</w:t>
      </w:r>
    </w:p>
    <w:p>
      <w:pPr>
        <w:pStyle w:val="Heading1"/>
      </w:pPr>
      <w:r>
        <w:rPr/>
        <w:t>7. Fees and Payment</w:t>
      </w:r>
    </w:p>
    <w:p>
      <w:r>
        <w:rPr>
          <w:b/>
        </w:rPr>
        <w:t xml:space="preserve">7.1 </w:t>
      </w:r>
      <w:r>
        <w:rPr/>
        <w:t>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 Where the Supplier becomes aware of any matter which may affect the fees and payment, it shall notify the Customer promptly and in any event within five Working Days.</w:t>
      </w:r>
    </w:p>
    <w:p>
      <w:r>
        <w:rPr>
          <w:b/>
        </w:rPr>
        <w:t xml:space="preserve">7.2 </w:t>
      </w:r>
      <w:r>
        <w:rPr/>
        <w:t>The Customer shall pay each valid invoice within thirty (30) days of receipt.</w:t>
      </w:r>
    </w:p>
    <w:p>
      <w:r>
        <w:rPr>
          <w:b/>
        </w:rPr>
        <w:t xml:space="preserve">7.3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7.4 </w:t>
      </w:r>
      <w:r>
        <w:rPr/>
        <w:t>Nothing in this clause shall limit any other right or remedy of the Customer under this Agreement or at law. The parties shall meet at least quarterly to review performance in relation to the fees and payment and agree any improvements required.</w:t>
      </w:r>
    </w:p>
    <w:p>
      <w:r>
        <w:rPr>
          <w:b/>
        </w:rPr>
        <w:t xml:space="preserve">7.5 </w:t>
      </w:r>
      <w:r>
        <w:rPr/>
        <w:t>Payment of the Service Credits reconciliation shall be made within thirty (30) days following the end of each Contract Year.</w:t>
      </w:r>
    </w:p>
    <w:p>
      <w:r>
        <w:rPr>
          <w:b/>
        </w:rPr>
        <w:t xml:space="preserve">7.6 </w:t>
      </w:r>
      <w:r>
        <w:rPr/>
        <w:t>The Supplier shall provide the exit plan within thirty (30) days of the Effective Date.</w:t>
      </w:r>
    </w:p>
    <w:p>
      <w:r>
        <w:rPr>
          <w:b/>
        </w:rPr>
        <w:t xml:space="preserve">7.7 </w:t>
      </w:r>
      <w:r>
        <w:rPr/>
        <w:t>The Customer may, acting reasonably, request such information from the Supplier as it requires to verify compliance with this clause. The parties shall meet at least quarterly to review performance in relation to the fees and payment and agree any improvements required.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7.8 </w:t>
      </w:r>
      <w:r>
        <w:rPr/>
        <w:t xml:space="preserve">The parties shall meet at least quarterly to review performance in relation to the fees and payment and agree any improvements required. The Supplier shall perform its obligations under this clause with reasonable skill, care and diligence and in accordance with </w:t>
      </w:r>
      <w:r>
        <w:rPr>
          <w:i/>
        </w:rPr>
        <w:t>Good Industry Practice</w:t>
      </w:r>
      <w:r>
        <w:rPr/>
        <w:t>.</w:t>
      </w:r>
    </w:p>
    <w:p>
      <w:r>
        <w:rPr>
          <w:b/>
        </w:rPr>
        <w:t xml:space="preserve">7.9 </w:t>
      </w:r>
      <w:r>
        <w:rPr/>
        <w:t xml:space="preserve">Where the Supplier becomes aware of any matter which may affect the fees and payment, it shall notify the Customer promptly and in any event within five Working Days.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7.10 </w:t>
      </w:r>
      <w:r>
        <w:rPr/>
        <w:t>The Supplier shall maintain complete and accurate records relating to the fees and payment and shall make them available to the Customer on request. The parties shall meet at least quarterly to review performance in relation to the fees and payment and agree any improvements required.</w:t>
      </w:r>
    </w:p>
    <w:p>
      <w:r>
        <w:rPr>
          <w:b/>
        </w:rPr>
        <w:t xml:space="preserve">7.11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w:t>
      </w:r>
    </w:p>
    <w:p>
      <w:pPr>
        <w:pStyle w:val="Heading1"/>
      </w:pPr>
      <w:r>
        <w:rPr/>
        <w:t>8. Invoicing</w:t>
      </w:r>
    </w:p>
    <w:p>
      <w:r>
        <w:rPr>
          <w:b/>
        </w:rPr>
        <w:t xml:space="preserve">8.1 </w:t>
      </w:r>
      <w:r>
        <w:rPr/>
        <w:t>The Customer may, acting reasonably, request such information from the Supplier as it requires to verify compliance with this clause. Any approval given by the Customer under this clause shall not relieve the Supplier of any of its obligations under this Agreement.</w:t>
      </w:r>
    </w:p>
    <w:p>
      <w:r>
        <w:rPr>
          <w:b/>
        </w:rPr>
        <w:t xml:space="preserve">8.2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w:t>
      </w:r>
    </w:p>
    <w:p>
      <w:r>
        <w:rPr>
          <w:b/>
        </w:rPr>
        <w:t xml:space="preserve">8.3 </w:t>
      </w:r>
      <w:r>
        <w:rPr/>
        <w:t>The Supplier shall maintain complete and accurate records relating to the invoicing and shall make them available to the Customer on request. The parties shall meet at least quarterly to review performance in relation to the invoicing and agree any improvements required. Each party shall bear its own costs in connection with the matters described in this clause, save as otherwise expressly provided.</w:t>
      </w:r>
    </w:p>
    <w:p>
      <w:r>
        <w:rPr>
          <w:b/>
        </w:rPr>
        <w:t xml:space="preserve">8.4 </w:t>
      </w:r>
      <w:r>
        <w:rPr/>
        <w:t xml:space="preserve">The Supplier shall perform its obligations under this clause with reasonable skill, care and diligence and in accordance with </w:t>
      </w:r>
      <w:r>
        <w:rPr>
          <w:i/>
        </w:rPr>
        <w:t>Good Industry Practice</w:t>
      </w:r>
      <w:r>
        <w:rPr/>
        <w:t>. The Supplier shall maintain complete and accurate records relating to the invoicing and shall make them available to the Customer on request.</w:t>
      </w:r>
    </w:p>
    <w:p>
      <w:r>
        <w:rPr>
          <w:b/>
        </w:rPr>
        <w:t xml:space="preserve">8.5 </w:t>
      </w:r>
      <w:r>
        <w:rPr/>
        <w:t>Where the Supplier becomes aware of any matter which may affect the invoicing, it shall notify the Customer promptly and in any event within five Working Days. Any approval given by the Customer under this clause shall not relieve the Supplier of any of its obligations under this Agreement. Each party shall bear its own costs in connection with the matters described in this clause, save as otherwise expressly provided. The Supplier shall maintain complete and accurate records relating to the invoicing and shall make them available to the Customer on request.</w:t>
      </w:r>
    </w:p>
    <w:p>
      <w:r>
        <w:rPr>
          <w:b/>
        </w:rPr>
        <w:t xml:space="preserve">8.6 </w:t>
      </w:r>
      <w:r>
        <w:rPr/>
        <w:t xml:space="preserve">Where the Supplier becomes aware of any matter which may affect the invoicing, it shall notify the Customer promptly and in any event within five Working Days. 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Each party shall bear its own costs in connection with the matters described in this clause, save as otherwise expressly provided.</w:t>
      </w:r>
    </w:p>
    <w:p>
      <w:r>
        <w:rPr>
          <w:b/>
        </w:rPr>
        <w:t xml:space="preserve">8.7 </w:t>
      </w:r>
      <w:r>
        <w:rPr/>
        <w:t>The Supplier shall maintain complete and accurate records relating to the invoicing and shall make them available to the Customer on request. Where the Supplier becomes aware of any matter which may affect the invoicing, it shall notify the Customer promptly and in any event within five Working Days. The Supplier shall maintain complete and accurate records relating to the invoicing and shall make them available to the Customer on request.</w:t>
      </w:r>
    </w:p>
    <w:p>
      <w:r>
        <w:rPr>
          <w:b/>
        </w:rPr>
        <w:t xml:space="preserve">8.8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8.9 </w:t>
      </w:r>
      <w:r>
        <w:rPr/>
        <w:t>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8.10 </w:t>
      </w:r>
      <w:r>
        <w:rPr/>
        <w:t>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8.11 </w:t>
      </w:r>
      <w:r>
        <w:rPr/>
        <w:t xml:space="preserve">The Supplier shall maintain complete and accurate records relating to the invoicing and shall make them available to the Customer on request. The Supplier shall perform its obligations under this clause with reasonable skill, care and diligence and in accordance with </w:t>
      </w:r>
      <w:r>
        <w:rPr>
          <w:i/>
        </w:rPr>
        <w:t>Good Industry Practice</w:t>
      </w:r>
      <w:r>
        <w:rPr/>
        <w:t>.</w:t>
      </w:r>
    </w:p>
    <w:p>
      <w:r>
        <w:rPr>
          <w:b/>
        </w:rPr>
        <w:t xml:space="preserve">8.12 </w:t>
      </w:r>
      <w:r>
        <w:rPr/>
        <w:t>Any approval given by the Customer under this clause shall not relieve the Supplier of any of its obligations under this Agreement. The parties shall meet at least quarterly to review performance in relation to the invoicing and agree any improvements required.</w:t>
      </w:r>
    </w:p>
    <w:p>
      <w:pPr>
        <w:pStyle w:val="Heading1"/>
      </w:pPr>
      <w:r>
        <w:rPr/>
        <w:t>9. Term</w:t>
      </w:r>
    </w:p>
    <w:p>
      <w:r>
        <w:rPr>
          <w:b/>
        </w:rPr>
        <w:t xml:space="preserve">9.1 </w:t>
      </w:r>
      <w:r>
        <w:rPr/>
        <w:t>The Customer may, acting reasonably, request such information from the Supplier as it requires to verify compliance with this clause. Nothing in this clause shall limit any other right or remedy of the Customer under this Agreement or at law.</w:t>
      </w:r>
    </w:p>
    <w:p>
      <w:r>
        <w:rPr>
          <w:b/>
        </w:rPr>
        <w:t xml:space="preserve">9.2 </w:t>
      </w:r>
      <w:r>
        <w:rPr/>
        <w:t xml:space="preserve">The Supplier shall perform its obligations under this clause with reasonable skill, care and diligence and in accordance with </w:t>
      </w:r>
      <w:r>
        <w:rPr>
          <w:i/>
        </w:rPr>
        <w:t>Good Industry Practice</w:t>
      </w:r>
      <w:r>
        <w:rPr/>
        <w:t>.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perform its obligations under this clause with reasonable skill, care and diligence and in accordance with Good Industry Practice.</w:t>
      </w:r>
    </w:p>
    <w:p>
      <w:r>
        <w:rPr>
          <w:b/>
        </w:rPr>
        <w:t xml:space="preserve">9.3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 Nothing in this clause shall limit any other right or remedy of the Customer under this Agreement or at law. Each party shall bear its own costs in connection with the matters described in this clause, save as otherwise expressly provided.</w:t>
      </w:r>
    </w:p>
    <w:p>
      <w:r>
        <w:rPr>
          <w:b/>
        </w:rPr>
        <w:t xml:space="preserve">9.4 </w:t>
      </w:r>
      <w:r>
        <w:rPr/>
        <w:t>Clause 29.1 applies to any dispute arising under this clause.</w:t>
      </w:r>
    </w:p>
    <w:p>
      <w:r>
        <w:rPr>
          <w:b/>
        </w:rPr>
        <w:t xml:space="preserve">9.5 </w:t>
      </w:r>
      <w:r>
        <w:rPr/>
        <w:t>Each party shall bear its own costs in connection with the matters described in this clause, save as otherwise expressly provided. The Supplier shall maintain complete and accurate records relating to the term and shall make them available to the Customer on request.</w:t>
      </w:r>
    </w:p>
    <w:p>
      <w:pPr>
        <w:rPr>
          <w:del w:id="9006" w:author="Helena Voss" w:date="2026-09-28T06:36:30Z"/>
        </w:rPr>
      </w:pPr>
      <w:del w:id="9005" w:author="Helena Voss" w:date="2026-09-28T06:36:30Z">
        <w:r>
          <w:rPr>
            <w:b/>
          </w:rPr>
          <w:delText xml:space="preserve">9.6 </w:delText>
        </w:r>
        <w:r>
          <w:rPr/>
          <w:delText>Any approval given by the Customer under this clause shall not relieve the Supplier of any of its obligations under this Agreement. The parties shall meet at least quarterly to review performance in relation to the term and agree any improvements required.</w:delText>
        </w:r>
      </w:del>
    </w:p>
    <w:p>
      <w:r>
        <w:rPr>
          <w:b/>
        </w:rPr>
        <w:t xml:space="preserve">9.7 </w:t>
      </w:r>
      <w:r>
        <w:rPr/>
        <w:t>Nothing in this clause shall limit any other right or remedy of the Customer under this Agreement or at law. Nothing in this clause shall limit any other right or remedy of the Customer under this Agreement or at law. The Supplier shall maintain complete and accurate records relating to the term and shall make them available to the Customer on request.</w:t>
      </w:r>
    </w:p>
    <w:p>
      <w:r>
        <w:rPr>
          <w:b/>
        </w:rPr>
        <w:t xml:space="preserve">9.8 </w:t>
      </w:r>
      <w:r>
        <w:rPr/>
        <w:t>The Customer may, acting reasonably, request such information from the Supplier as it requires to verify compliance with this clause. The Customer may, acting reasonably, request such information from the Supplier as it requires to verify compliance with this clause. The parties shall meet at least quarterly to review performance in relation to the term and agree any improvements required. Any approval given by the Customer under this clause shall not relieve the Supplier of any of its obligations under this Agreement.</w:t>
      </w:r>
    </w:p>
    <w:p>
      <w:r>
        <w:rPr>
          <w:b/>
        </w:rPr>
        <w:t xml:space="preserve">9.9 </w:t>
      </w:r>
      <w:r>
        <w:rPr/>
        <w:t xml:space="preserve">The Supplier shall perform its obligations under this clause with reasonable skill, care and diligence and in accordance with </w:t>
      </w:r>
      <w:r>
        <w:rPr>
          <w:i/>
        </w:rPr>
        <w:t>Good Industry Practice</w:t>
      </w:r>
      <w:r>
        <w:rPr/>
        <w:t>. Nothing in this clause shall limit any other right or remedy of the Customer under this Agreement or at law.</w:t>
      </w:r>
    </w:p>
    <w:p>
      <w:r>
        <w:rPr>
          <w:b/>
        </w:rPr>
        <w:t xml:space="preserve">9.10 </w:t>
      </w:r>
      <w:r>
        <w:rPr/>
        <w:t>The parties shall meet at least quarterly to review performance in relation to the term and agree any improvements required. Each party shall bear its own costs in connection with the matters described in this clause, save as otherwise expressly provided. The Supplier shall maintain complete and accurate records relating to the term and shall make them available to the Customer on request. The Supplier shall maintain complete and accurate records relating to the term and shall make them available to the Customer on request.</w:t>
      </w:r>
    </w:p>
    <w:p>
      <w:r>
        <w:rPr>
          <w:b/>
        </w:rPr>
        <w:t xml:space="preserve">9.11 </w:t>
      </w:r>
      <w:r>
        <w:rPr/>
        <w:t>Any approval given by the Customer under this clause shall not relieve the Supplier of any of its obligations under this Agreement. The parties shall meet at least quarterly to review performance in relation to the term and agree any improvements required. Nothing in this clause shall limit any other right or remedy of the Customer under this Agreement or at law.</w:t>
      </w:r>
    </w:p>
    <w:p>
      <w:r>
        <w:rPr>
          <w:b/>
        </w:rPr>
        <w:t xml:space="preserve">9.12 </w:t>
      </w:r>
      <w:r>
        <w:rPr/>
        <w:t xml:space="preserve">The Supplier shall perform its obligations under this clause with reasonable skill, care and diligence and in accordance with </w:t>
      </w:r>
      <w:r>
        <w:rPr>
          <w:i/>
        </w:rPr>
        <w:t xml:space="preserve">Good Industry Practice</w:t>
      </w:r>
      <w:r>
        <w:rPr/>
        <w:t xml:space="preserve">. The Supplier shall perform its obligations under this clause with reasonable skill, care and diligence and in accordance with Good Industry Practice. Any approval given by the Customer under this clause shall not relieve the Supplier of any of its obligations under this Agreement.</w:t>
      </w:r>
      <w:ins w:id="9004" w:author="Helena Voss" w:date="2026-09-28T06:36:30Z">
        <w:r>
          <w:rPr/>
          <w:t xml:space="preserve"> This obligation survives termination.</w:t>
        </w:r>
      </w:ins>
    </w:p>
    <w:p>
      <w:pPr>
        <w:pStyle w:val="Heading1"/>
      </w:pPr>
      <w:r>
        <w:rPr/>
        <w:t>10. Termination</w:t>
      </w:r>
    </w:p>
    <w:p>
      <w:r>
        <w:rPr>
          <w:b/>
        </w:rPr>
        <w:t xml:space="preserve">10.1 </w:t>
      </w:r>
      <w:r>
        <w:rPr/>
        <w:t>The parties shall meet at least quarterly to review performance in relation to the termination and agree any improvements required. The parties shall meet at least quarterly to review performance in relation to the termination and agree any improvements required. Each party shall bear its own costs in connection with the matters described in this clause, save as otherwise expressly provided. The Customer may, acting reasonably, request such information from the Supplier as it requires to verify compliance with this clause.</w:t>
      </w:r>
    </w:p>
    <w:p>
      <w:r>
        <w:rPr>
          <w:b/>
        </w:rPr>
        <w:t xml:space="preserve">10.2 </w:t>
      </w:r>
      <w:r>
        <w:rPr/>
        <w:t xml:space="preserve">Nothing in this clause shall limit any other right or remedy of the Customer under this Agreement or at law. The Supplier shall perform its obligations under this clause with reasonable skill, care and diligence and in accordance with </w:t>
      </w:r>
      <w:r>
        <w:rPr>
          <w:i/>
        </w:rPr>
        <w:t>Good Industry Practice</w:t>
      </w:r>
      <w:r>
        <w:rPr/>
        <w:t>. The Customer may, acting reasonably, request such information from the Supplier as it requires to verify compliance with this clause. The Supplier shall perform its obligations under this clause with reasonable skill, care and diligence and in accordance with Good Industry Practice.</w:t>
      </w:r>
    </w:p>
    <w:p>
      <w:r>
        <w:rPr>
          <w:b/>
        </w:rPr>
        <w:t xml:space="preserve">10.3 </w:t>
      </w:r>
      <w:r>
        <w:rPr/>
        <w:t xml:space="preserve">Any approval given by the Customer under this clause shall not relieve the Supplier of any </w:t>
      </w:r>
      <w:del w:id="9002" w:author="Helena Voss" w:date="2026-09-28T06:36:30Z">
        <w:r>
          <w:rPr/>
          <w:delText xml:space="preserve">of</w:delText>
        </w:r>
      </w:del>
      <w:ins w:id="9003" w:author="Helena Voss" w:date="2026-09-28T06:36:30Z">
        <w:r>
          <w:rPr/>
          <w:t xml:space="preserve">reasonable</w:t>
        </w:r>
      </w:ins>
      <w:r>
        <w:rPr/>
        <w:t xml:space="preserve"> its obligations under this Agreement. Where the Supplier becomes aware of any matter which may affect the termination, it shall notify the Customer promptly and in any event within five Working Days.</w:t>
      </w:r>
    </w:p>
    <w:p>
      <w:r>
        <w:rPr>
          <w:b/>
        </w:rPr>
        <w:t xml:space="preserve">10.4 </w:t>
      </w:r>
      <w:r>
        <w:rPr/>
        <w:t>The Customer may, acting reasonably, request such information from the Supplier as it requires to verify compliance with this clause. Nothing in this clause shall limit any other right or remedy of the Customer under this Agreement or at law. Any approval given by the Customer under this clause shall not relieve the Supplier of any of its obligations under this Agreement.</w:t>
      </w:r>
    </w:p>
    <w:p>
      <w:r>
        <w:rPr>
          <w:b/>
        </w:rPr>
        <w:t xml:space="preserve">10.5 </w:t>
      </w:r>
      <w:r>
        <w:rPr/>
        <w:t>Any approval given by the Customer under this clause shall not relieve the Supplier of any of its obligations under this Agreement. Any approval given by the Customer under this clause shall not relieve the Supplier of any of its obligations under this Agreement. Nothing in this clause shall limit any other right or remedy of the Customer under this Agreement or at law. The Supplier shall maintain complete and accurate records relating to the termination and shall make them available to the Customer on request.</w:t>
      </w:r>
    </w:p>
    <w:p>
      <w:r>
        <w:rPr>
          <w:b/>
        </w:rPr>
        <w:t xml:space="preserve">10.6 </w:t>
      </w:r>
      <w:r>
        <w:rPr/>
        <w:t xml:space="preserve">The parties shall meet at least quarterly to review performance in relation to the termination and agree any improvements required. The Supplier shall perform its obligations under this clause with reasonable skill, care and diligence and in accordance with </w:t>
      </w:r>
      <w:r>
        <w:rPr>
          <w:i/>
        </w:rPr>
        <w:t>Good Industry Practice</w:t>
      </w:r>
      <w:r>
        <w:rPr/>
        <w:t>.</w:t>
      </w:r>
    </w:p>
    <w:p>
      <w:r>
        <w:rPr>
          <w:b/>
        </w:rPr>
        <w:t xml:space="preserve">10.7 </w:t>
      </w:r>
      <w:r>
        <w:rPr/>
        <w:t>The parties shall meet at least quarterly to review performance in relation to the termination and agree any improvements required. The Customer may, acting reasonably, request such information from the Supplier as it requires to verify compliance with this clause.</w:t>
      </w:r>
    </w:p>
    <w:p>
      <w:r>
        <w:rPr>
          <w:b/>
        </w:rPr>
        <w:t xml:space="preserve">10.8 </w:t>
      </w:r>
      <w:r>
        <w:rPr/>
        <w:t>Undisputed amounts shall be paid no later than 30 days after the date of the relevant invoice.</w:t>
      </w:r>
    </w:p>
    <w:p>
      <w:pPr>
        <w:pStyle w:val="Heading1"/>
      </w:pPr>
      <w:r>
        <w:rPr/>
        <w:t>Schedule 1 — Service Description</w:t>
      </w:r>
    </w:p>
    <w:p>
      <w:r>
        <w:rPr/>
        <w:t>S1.1 The Supplier shall deliver service line 1 in accordance with the Service Levels.</w:t>
      </w:r>
    </w:p>
    <w:p>
      <w:r>
        <w:rPr/>
        <w:t>S1.2 The Supplier shall deliver service line 2 in accordance with the Service Levels.</w:t>
      </w:r>
    </w:p>
    <w:p>
      <w:r>
        <w:rPr/>
        <w:t>S1.3 The Supplier shall deliver service line 3 in accordance with the Service Levels.</w:t>
      </w:r>
    </w:p>
    <w:p>
      <w:r>
        <w:rPr/>
        <w:t>S1.4 The Supplier shall deliver service line 4 in accordance with the Service Levels.</w:t>
      </w:r>
    </w:p>
    <w:p>
      <w:pPr>
        <w:pStyle w:val="Heading1"/>
      </w:pPr>
      <w:r>
        <w:rPr/>
        <w:t>Schedule 2 — Charges</w:t>
      </w:r>
    </w:p>
    <w:tbl>
      <w:tblPr>
        <w:tblW w:type="auto" w:w="0"/>
        <w:tblLook w:firstColumn="1" w:firstRow="1" w:lastColumn="0" w:lastRow="0" w:noHBand="0" w:noVBand="1" w:val="04A0"/>
      </w:tblPr>
      <w:tblGrid>
        <w:gridCol w:w="2880"/>
        <w:gridCol w:w="2880"/>
        <w:gridCol w:w="2880"/>
      </w:tblGrid>
      <w:tr>
        <w:tc>
          <w:tcPr>
            <w:tcW w:type="dxa" w:w="2880"/>
          </w:tcPr>
          <w:p>
            <w:r>
              <w:t>Service line</w:t>
            </w:r>
          </w:p>
        </w:tc>
        <w:tc>
          <w:tcPr>
            <w:tcW w:type="dxa" w:w="2880"/>
          </w:tcPr>
          <w:p>
            <w:r>
              <w:t>Monthly charge (GBP)</w:t>
            </w:r>
          </w:p>
        </w:tc>
        <w:tc>
          <w:tcPr>
            <w:tcW w:type="dxa" w:w="2880"/>
          </w:tcPr>
          <w:p>
            <w:r>
              <w:t>Payment terms</w:t>
            </w:r>
          </w:p>
        </w:tc>
      </w:tr>
      <w:tr>
        <w:tc>
          <w:tcPr>
            <w:tcW w:type="dxa" w:w="2880"/>
          </w:tcPr>
          <w:p>
            <w:r>
              <w:t>Line 1</w:t>
            </w:r>
          </w:p>
        </w:tc>
        <w:tc>
          <w:tcPr>
            <w:tcW w:type="dxa" w:w="2880"/>
          </w:tcPr>
          <w:p>
            <w:r>
              <w:t>13,500</w:t>
            </w:r>
          </w:p>
        </w:tc>
        <w:tc>
          <w:tcPr>
            <w:tcW w:type="dxa" w:w="2880"/>
          </w:tcPr>
          <w:p>
            <w:r>
              <w:t>30 days</w:t>
            </w:r>
          </w:p>
        </w:tc>
      </w:tr>
      <w:tr>
        <w:tc>
          <w:tcPr>
            <w:tcW w:type="dxa" w:w="2880"/>
          </w:tcPr>
          <w:p>
            <w:r>
              <w:t>Line 2</w:t>
            </w:r>
          </w:p>
        </w:tc>
        <w:tc>
          <w:tcPr>
            <w:tcW w:type="dxa" w:w="2880"/>
          </w:tcPr>
          <w:p>
            <w:r>
              <w:t>15,000</w:t>
            </w:r>
          </w:p>
        </w:tc>
        <w:tc>
          <w:tcPr>
            <w:tcW w:type="dxa" w:w="2880"/>
          </w:tcPr>
          <w:p>
            <w:r>
              <w:t>30 days</w:t>
            </w:r>
          </w:p>
        </w:tc>
      </w:tr>
      <w:tr>
        <w:tc>
          <w:tcPr>
            <w:tcW w:type="dxa" w:w="2880"/>
          </w:tcPr>
          <w:p>
            <w:r>
              <w:t>Line 3</w:t>
            </w:r>
          </w:p>
        </w:tc>
        <w:tc>
          <w:tcPr>
            <w:tcW w:type="dxa" w:w="2880"/>
          </w:tcPr>
          <w:p>
            <w:r>
              <w:t>16,500</w:t>
            </w:r>
          </w:p>
        </w:tc>
        <w:tc>
          <w:tcPr>
            <w:tcW w:type="dxa" w:w="2880"/>
          </w:tcPr>
          <w:p>
            <w:r>
              <w:t>30 days</w:t>
            </w:r>
          </w:p>
        </w:tc>
      </w:tr>
      <w:tr>
        <w:tc>
          <w:tcPr>
            <w:tcW w:type="dxa" w:w="2880"/>
          </w:tcPr>
          <w:p>
            <w:r>
              <w:t>Line 4</w:t>
            </w:r>
          </w:p>
        </w:tc>
        <w:tc>
          <w:tcPr>
            <w:tcW w:type="dxa" w:w="2880"/>
          </w:tcPr>
          <w:p>
            <w:r>
              <w:t>18,000</w:t>
            </w:r>
          </w:p>
        </w:tc>
        <w:tc>
          <w:tcPr>
            <w:tcW w:type="dxa" w:w="2880"/>
          </w:tcPr>
          <w:p>
            <w:r>
              <w:t>30 days</w:t>
            </w:r>
          </w:p>
        </w:tc>
      </w:tr>
    </w:tbl>
    <w:p>
      <w:pPr>
        <w:pStyle w:val="Heading1"/>
      </w:pPr>
      <w:r>
        <w:rPr/>
        <w:t>Schedule 3 — Service Credits</w:t>
      </w:r>
    </w:p>
    <w:p>
      <w:r>
        <w:rPr/>
        <w:t>S3.1 Where Service Level 1 is missed in a month, a Service Credit of 1% of the monthly charge applies.</w:t>
      </w:r>
    </w:p>
    <w:p>
      <w:r>
        <w:rPr/>
        <w:t>S3.2 Where Service Level 2 is missed in a month, a Service Credit of 2% of the monthly charge applies.</w:t>
      </w:r>
    </w:p>
    <w:p>
      <w:r>
        <w:rPr/>
        <w:t>S3.3 Where Service Level 3 is missed in a month, a Service Credit of 3% of the monthly charge applies.</w:t>
      </w:r>
    </w:p>
    <w:p>
      <w:r>
        <w:rPr/>
        <w:t>S3.4 Where Service Level 4 is missed in a month, a Service Credit of 4% of the monthly charge applies.</w:t>
      </w:r>
    </w:p>
    <w:p>
      <w:r>
        <w:rPr/>
        <w:t>S3.5 Where Service Level 5 is missed in a month, a Service Credit of 5% of the monthly charge applies.</w:t>
      </w:r>
    </w:p>
    <w:p>
      <w:pPr>
        <w:pStyle w:val="Heading1"/>
      </w:pPr>
      <w:r>
        <w:rPr/>
        <w:t>Schedule 4 — Exit Management</w:t>
      </w:r>
    </w:p>
    <w:p>
      <w:r>
        <w:rPr/>
        <w:t>S4.1 On expiry the Supplier shall co-operate with any replacement supplier.</w:t>
      </w:r>
    </w:p>
    <w:p>
      <w:r>
        <w:rPr/>
        <w:t>S4.2 On expiry the Supplier shall co-operate with any replacement supplier.</w:t>
      </w:r>
    </w:p>
    <w:p>
      <w:r>
        <w:rPr/>
        <w:t>S4.3 On expiry the Supplier shall co-operate with any replacement supplier.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