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w:t>
      </w:r>
      <w:del w:id="9029" w:author="Helena Voss" w:date="2026-09-28T08:29:33Z">
        <w:r>
          <w:rPr/>
          <w:delText xml:space="preserve">service</w:delText>
        </w:r>
      </w:del>
      <w:ins w:id="9030" w:author="Helena Voss" w:date="2026-09-28T08:29:33Z">
        <w:r>
          <w:rPr/>
          <w:t xml:space="preserve">reasonable</w:t>
        </w:r>
      </w:ins>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027" w:author="Helena Voss" w:date="2026-09-28T08:29:33Z">
        <w:r>
          <w:rPr/>
          <w:t xml:space="preserve"> This obligation survives termination.</w:t>
        </w:r>
      </w:ins>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w:t>
      </w:r>
      <w:del w:id="9009" w:author="Helena Voss" w:date="2026-09-28T08:29:33Z">
        <w:r>
          <w:rPr/>
          <w:delText xml:space="preserve">costs</w:delText>
        </w:r>
      </w:del>
      <w:ins w:id="9010" w:author="Helena Voss" w:date="2026-09-28T08:29:33Z">
        <w:r>
          <w:rPr/>
          <w:t xml:space="preserve">reasonable</w:t>
        </w:r>
      </w:ins>
      <w:r>
        <w:rPr/>
        <w:t xml:space="preserve">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ins w:id="9003" w:author="Helena Voss" w:date="2026-09-28T08:29:33Z">
        <w:r>
          <w:rPr/>
          <w:t xml:space="preserve"> This obligation survives termination.</w:t>
        </w:r>
      </w:ins>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Change w:id="20001" w:author="Helena Voss" w:date="2026-09-28T08:29:33Z">
            <w:rPr/>
          </w:rPrChange>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pPr>
        <w:rPr>
          <w:ins w:id="9047" w:author="Helena Voss" w:date="2026-09-28T08:29:33Z"/>
        </w:rPr>
      </w:pPr>
      <w:ins w:id="9046" w:author="Helena Voss" w:date="2026-09-28T08:29:33Z">
        <w:r>
          <w:rPr/>
          <w:t xml:space="preserve">202.A The Parties shall co-operate in good faith.</w:t>
        </w:r>
      </w:ins>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 xml:space="preserve">Either party may terminate this Agreement for convenience on not less than thirty (30) days' written notice.</w:t>
      </w:r>
      <w:ins w:id="9005" w:author="Helena Voss" w:date="2026-09-28T08:29:33Z">
        <w:r>
          <w:rPr/>
          <w:t xml:space="preserve"> This obligation survives termination.</w:t>
        </w:r>
      </w:ins>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08:29:33Z">
        <w:r>
          <w:rPr/>
          <w:t xml:space="preserve"> This obligation survives termination.</w:t>
        </w:r>
      </w:ins>
    </w:p>
    <w:p>
      <w:r>
        <w:rPr>
          <w:b/>
        </w:rPr>
        <w:t xml:space="preserve">21.7 </w:t>
      </w:r>
      <w:r>
        <w:rPr/>
        <w:t xml:space="preserve">Nothing in this clause shall limit any other right or remedy of the Customer under this Agreement or at law. Each party shall bear its own costs in connection with the matters descr</w:t>
      </w:r>
      <w:r>
        <w:rPr>
          <w:b/>
          <w:rPrChange w:id="20009" w:author="Helena Voss" w:date="2026-09-28T08:29:33Z">
            <w:rPr/>
          </w:rPrChange>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pPr>
        <w:rPr>
          <w:del w:id="9041" w:author="Helena Voss" w:date="2026-09-28T08:29:33Z"/>
        </w:rPr>
      </w:pPr>
      <w:del w:id="9040" w:author="Helena Voss" w:date="2026-09-28T08:29:33Z">
        <w:r>
          <w:rPr>
            <w:b/>
          </w:rPr>
          <w:delText xml:space="preserve">24.5 </w:delText>
        </w:r>
        <w:r>
          <w:rPr/>
          <w:delText>Subject to Clause 9.4, the Supplier shall provide the deliverables described in this clause to the Customer.</w:delText>
        </w:r>
      </w:del>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pPr>
        <w:pStyle w:val="Heading2"/>
        <w:pPrChange w:id="20008" w:author="Helena Voss" w:date="2026-09-28T08:29:33Z">
          <w:pPr/>
        </w:pPrChange>
      </w:pPr>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ins w:id="9006" w:author="Helena Voss" w:date="2026-09-28T08:29:33Z">
        <w:r>
          <w:rPr/>
          <w:t xml:space="preserve"> This obligation survives termination.</w:t>
        </w:r>
      </w:ins>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pPr>
        <w:rPr>
          <w:del w:id="9037" w:author="Helena Voss" w:date="2026-09-28T08:29:33Z"/>
        </w:rPr>
      </w:pPr>
      <w:del w:id="9036" w:author="Helena Voss" w:date="2026-09-28T08:29:33Z">
        <w:r>
          <w:rPr>
            <w:b/>
          </w:rPr>
          <w:delText xml:space="preserve">32.2 </w:delText>
        </w:r>
        <w:r>
          <w:rPr/>
          <w:delTex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delText>
        </w:r>
      </w:del>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w:t>
      </w:r>
      <w:del w:id="9025" w:author="Helena Voss" w:date="2026-09-28T08:29:33Z">
        <w:r>
          <w:rPr/>
          <w:delText xml:space="preserve">at</w:delText>
        </w:r>
      </w:del>
      <w:ins w:id="9026" w:author="Helena Voss" w:date="2026-09-28T08:29:33Z">
        <w:r>
          <w:rPr/>
          <w:t xml:space="preserve">reasonable</w:t>
        </w:r>
      </w:ins>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08:29:33Z">
        <w:r>
          <w:rPr/>
          <w:t xml:space="preserve"> This obligation survives termination.</w:t>
        </w:r>
      </w:ins>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045" w:author="Helena Voss" w:date="2026-09-28T08:29:33Z"/>
        </w:rPr>
      </w:pPr>
      <w:ins w:id="9044" w:author="Helena Voss" w:date="2026-09-28T08:29:33Z">
        <w:r>
          <w:rPr/>
          <w:t xml:space="preserve">398.A The Parties shall co-operate in good faith.</w:t>
        </w:r>
      </w:ins>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2"/>
        <w:pPrChange w:id="20002" w:author="Helena Voss" w:date="2026-09-28T08:29:33Z">
          <w:pPr/>
        </w:pPrChange>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w:t>
      </w:r>
      <w:del w:id="9012" w:author="Helena Voss" w:date="2026-09-28T08:29:33Z">
        <w:r>
          <w:rPr/>
          <w:delText xml:space="preserve">this</w:delText>
        </w:r>
      </w:del>
      <w:ins w:id="9013" w:author="Helena Voss" w:date="2026-09-28T08:29:33Z">
        <w:r>
          <w:rPr/>
          <w:t xml:space="preserve">reasonable</w:t>
        </w:r>
      </w:ins>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22" w:author="Helena Voss" w:date="2026-09-28T08:29:33Z">
        <w:r>
          <w:rPr/>
          <w:t xml:space="preserve"> This obligation survives termination.</w:t>
        </w:r>
      </w:ins>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ins w:id="9011" w:author="Helena Voss" w:date="2026-09-28T08:29:33Z">
        <w:r>
          <w:rPr/>
          <w:t xml:space="preserve"> This obligation survives termination.</w:t>
        </w:r>
      </w:ins>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pPr>
        <w:rPr>
          <w:del w:id="9039" w:author="Helena Voss" w:date="2026-09-28T08:29:33Z"/>
        </w:rPr>
      </w:pPr>
      <w:del w:id="9038" w:author="Helena Voss" w:date="2026-09-28T08:29:33Z">
        <w:r>
          <w:rPr>
            <w:b/>
          </w:rPr>
          <w:delText xml:space="preserve">41.9 </w:delText>
        </w:r>
        <w:r>
          <w:rPr/>
          <w:delText xml:space="preserve">The Supplier shall perform its obligations under this clause with reasonable skill, care and diligence and in accordance with </w:delText>
        </w:r>
        <w:r>
          <w:rPr>
            <w:i/>
          </w:rPr>
          <w:delText>Good Industry Practice</w:delText>
        </w:r>
        <w:r>
          <w:rPr/>
          <w:delTex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delText>
        </w:r>
      </w:del>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 xml:space="preserve">The Supplier shall provide the exit plan within thirty (30) days of the Effective Date.</w:t>
      </w:r>
      <w:ins w:id="9016" w:author="Helena Voss" w:date="2026-09-28T08:29:33Z">
        <w:r>
          <w:rPr/>
          <w:t xml:space="preserve"> This obligation survives termination.</w:t>
        </w:r>
      </w:ins>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 xml:space="preserve">Where the Supplier becomes aware of any matter which may affect the subcontracting (module 2), it shall notify the Customer promptly and in any event within five Working Days. Each </w:t>
      </w:r>
      <w:del w:id="9032" w:author="Helena Voss" w:date="2026-09-28T08:29:33Z">
        <w:r>
          <w:rPr/>
          <w:delText xml:space="preserve">party</w:delText>
        </w:r>
      </w:del>
      <w:ins w:id="9033" w:author="Helena Voss" w:date="2026-09-28T08:29:33Z">
        <w:r>
          <w:rPr/>
          <w:t xml:space="preserve">reasonable</w:t>
        </w:r>
      </w:ins>
      <w:r>
        <w:rPr/>
        <w:t xml:space="preserve">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pPr>
        <w:rPr>
          <w:ins w:id="9049" w:author="Helena Voss" w:date="2026-09-28T08:29:33Z"/>
        </w:rPr>
      </w:pPr>
      <w:ins w:id="9048" w:author="Helena Voss" w:date="2026-09-28T08:29:33Z">
        <w:r>
          <w:rPr/>
          <w:t xml:space="preserve">528.A The Parties shall co-operate in good faith.</w:t>
        </w:r>
      </w:ins>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w:t>
      </w:r>
      <w:del w:id="9007" w:author="Helena Voss" w:date="2026-09-28T08:29:33Z">
        <w:r>
          <w:rPr/>
          <w:delText xml:space="preserve">bear</w:delText>
        </w:r>
      </w:del>
      <w:ins w:id="9008" w:author="Helena Voss" w:date="2026-09-28T08:29:33Z">
        <w:r>
          <w:rPr/>
          <w:t xml:space="preserve">reasonable</w:t>
        </w:r>
      </w:ins>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pPr>
        <w:rPr>
          <w:del w:id="9035" w:author="Helena Voss" w:date="2026-09-28T08:29:33Z"/>
        </w:rPr>
      </w:pPr>
      <w:del w:id="9034" w:author="Helena Voss" w:date="2026-09-28T08:29:33Z">
        <w:r>
          <w:rPr>
            <w:b/>
          </w:rPr>
          <w:delText xml:space="preserve">55.2 </w:delText>
        </w:r>
        <w:r>
          <w:rPr/>
          <w:delText>The Customer shall settle the Milestone Payment within 30 days of the Acceptance Certificate.</w:delText>
        </w:r>
      </w:del>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 xml:space="preserve">Subject to Clause 9.2, the Supplier shall provide the deliverables </w:t>
      </w:r>
      <w:del w:id="9019" w:author="Helena Voss" w:date="2026-09-28T08:29:33Z">
        <w:r>
          <w:rPr/>
          <w:delText xml:space="preserve">described</w:delText>
        </w:r>
      </w:del>
      <w:ins w:id="9020" w:author="Helena Voss" w:date="2026-09-28T08:29:33Z">
        <w:r>
          <w:rPr/>
          <w:t xml:space="preserve">reasonable</w:t>
        </w:r>
      </w:ins>
      <w:r>
        <w:rPr/>
        <w:t xml:space="preserve">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w:t>
      </w:r>
      <w:r>
        <w:rPr>
          <w:b/>
          <w:rPrChange w:id="20007" w:author="Helena Voss" w:date="2026-09-28T08:29:33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ins w:id="9021" w:author="Helena Voss" w:date="2026-09-28T08:29:33Z">
        <w:r>
          <w:rPr/>
          <w:t xml:space="preserve"> This obligation survives termination.</w:t>
        </w:r>
      </w:ins>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del w:id="9023" w:author="Helena Voss" w:date="2026-09-28T08:29:33Z">
        <w:r>
          <w:rPr/>
          <w:delText xml:space="preserve">agree</w:delText>
        </w:r>
      </w:del>
      <w:ins w:id="9024" w:author="Helena Voss" w:date="2026-09-28T08:29:33Z">
        <w:r>
          <w:rPr/>
          <w:t xml:space="preserve">reasonable</w:t>
        </w:r>
      </w:ins>
      <w:r>
        <w:rPr/>
        <w:t xml:space="preserv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2"/>
        <w:pPrChange w:id="20006" w:author="Helena Voss" w:date="2026-09-28T08:29:33Z">
          <w:pPr/>
        </w:pPrChange>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ins w:id="9018" w:author="Helena Voss" w:date="2026-09-28T08:29:33Z">
        <w:r>
          <w:rPr/>
          <w:t xml:space="preserve"> This obligation survives termination.</w:t>
        </w:r>
      </w:ins>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pPr>
        <w:rPr>
          <w:ins w:id="9043" w:author="Helena Voss" w:date="2026-09-28T08:29:33Z"/>
        </w:rPr>
      </w:pPr>
      <w:ins w:id="9042" w:author="Helena Voss" w:date="2026-09-28T08:29:33Z">
        <w:r>
          <w:rPr/>
          <w:t xml:space="preserve">810.A The Parties shall co-operate in good faith.</w:t>
        </w:r>
      </w:ins>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ins w:id="9017" w:author="Helena Voss" w:date="2026-09-28T08:29:33Z">
        <w:r>
          <w:rPr/>
          <w:t xml:space="preserve"> This obligation survives termination.</w:t>
        </w:r>
      </w:ins>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ins w:id="9028" w:author="Helena Voss" w:date="2026-09-28T08:29:33Z">
        <w:r>
          <w:rPr/>
          <w:t xml:space="preserve"> This obligation survives termination.</w:t>
        </w:r>
      </w:ins>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w:t>
      </w:r>
      <w:r>
        <w:rPr>
          <w:b/>
          <w:rPrChange w:id="20005" w:author="Helena Voss" w:date="2026-09-28T08:29:33Z">
            <w:rPr/>
          </w:rPrChange>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del w:id="9014" w:author="Helena Voss" w:date="2026-09-28T08:29:33Z">
        <w:r>
          <w:rPr/>
          <w:delText xml:space="preserve">by</w:delText>
        </w:r>
      </w:del>
      <w:ins w:id="9015" w:author="Helena Voss" w:date="2026-09-28T08:29:33Z">
        <w:r>
          <w:rPr/>
          <w:t xml:space="preserve">reasonable</w:t>
        </w:r>
      </w:ins>
      <w:r>
        <w:rPr/>
        <w:t xml:space="preserve">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 xml:space="preserve">Clause 29.1 appli</w:t>
      </w:r>
      <w:r>
        <w:rPr>
          <w:b/>
          <w:rPrChange w:id="20003" w:author="Helena Voss" w:date="2026-09-28T08:29:33Z">
            <w:rPr/>
          </w:rPrChange>
        </w:rPr>
        <w:t xml:space="preserve">es to any di</w:t>
      </w:r>
      <w:r>
        <w:rPr/>
        <w:t xml:space="preserve">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04" w:author="Helena Voss" w:date="2026-09-28T08:29:33Z">
        <w:r>
          <w:rPr/>
          <w:t xml:space="preserve"> This obligation survives termination.</w:t>
        </w:r>
      </w:ins>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pPr>
        <w:pStyle w:val="Heading2"/>
        <w:pPrChange w:id="20004" w:author="Helena Voss" w:date="2026-09-28T08:29:33Z">
          <w:pPr/>
        </w:pPrChange>
      </w:pPr>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 xml:space="preserve">S3.4 Where Service Level 4 is missed in a month, a Service Credit of 4% of the monthly charge applies.</w:t>
      </w:r>
      <w:ins w:id="9002" w:author="Helena Voss" w:date="2026-09-28T08:29:33Z">
        <w:r>
          <w:rPr/>
          <w:t xml:space="preserve"> This obligation survives termination.</w:t>
        </w:r>
      </w:ins>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