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pPr>
        <w:rPr>
          <w:del w:id="9006" w:author="Helena Voss" w:date="2026-09-28T06:33:11Z"/>
        </w:rPr>
      </w:pPr>
      <w:del w:id="9005" w:author="Helena Voss" w:date="2026-09-28T06:33:11Z">
        <w:r>
          <w:rPr>
            <w:b/>
          </w:rPr>
          <w:delText xml:space="preserve">2.5 </w:delText>
        </w:r>
        <w:r>
          <w:rPr/>
          <w:delTex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delText>
        </w:r>
      </w:del>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04" w:author="Helena Voss" w:date="2026-09-28T06:33:11Z">
        <w:r>
          <w:rPr/>
          <w:t xml:space="preserve"> This obligation survives termination.</w:t>
        </w:r>
      </w:ins>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rPr>
          <w:ins w:id="9008" w:author="Helena Voss" w:date="2026-09-28T06:33:11Z"/>
        </w:rPr>
      </w:pPr>
      <w:ins w:id="9007" w:author="Helena Voss" w:date="2026-09-28T06:33:11Z">
        <w:r>
          <w:rPr/>
          <w:t xml:space="preserve">51.A The Parties shall co-operate in good faith.</w:t>
        </w:r>
      </w:ins>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 xml:space="preserve">Each party shall bear its own </w:t>
      </w:r>
      <w:del w:id="9002" w:author="Helena Voss" w:date="2026-09-28T06:33:11Z">
        <w:r>
          <w:rPr/>
          <w:delText xml:space="preserve">costs</w:delText>
        </w:r>
      </w:del>
      <w:ins w:id="9003" w:author="Helena Voss" w:date="2026-09-28T06:33:11Z">
        <w:r>
          <w:rPr/>
          <w:t xml:space="preserve">reasonable</w:t>
        </w:r>
      </w:ins>
      <w:r>
        <w:rPr/>
        <w:t xml:space="preserve">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6:33:11Z">
        <w:r>
          <w:rPr/>
          <w:t xml:space="preserve"> This obligation survives termination.</w:t>
        </w:r>
      </w:ins>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pPr>
      <w:r>
        <w:rPr/>
        <w:t xml:space="preserve">64.A The Parties shall co-operate in good faith.</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r>
        <w:rPr/>
        <w:t xml:space="preserve">reasonable</w:t>
      </w:r>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