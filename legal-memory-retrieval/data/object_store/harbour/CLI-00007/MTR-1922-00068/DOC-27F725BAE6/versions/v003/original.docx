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Services Agreement</w:t>
      </w:r>
    </w:p>
    <w:p>
      <w:pPr>
        <w:pStyle w:val="Heading1"/>
      </w:pPr>
      <w:r>
        <w:t>Article 1 — Term</w:t>
      </w:r>
    </w:p>
    <w:p>
      <w:r>
        <w:t xml:space="preserve">This Agreement starts on the </w:t>
      </w:r>
      <w:r>
        <w:rPr>
          <w:b/>
        </w:rPr>
        <w:t>Effective Date</w:t>
      </w:r>
      <w:r>
        <w:t xml:space="preserve"> and runs for two (2) years.</w:t>
      </w:r>
    </w:p>
    <w:p>
      <w:r>
        <w:t xml:space="preserve">Either </w:t>
      </w:r>
      <w:r>
        <w:rPr>
          <w:b/>
        </w:rPr>
        <w:t xml:space="preserve">Party</w:t>
      </w:r>
      <w:r>
        <w:t xml:space="preserve"> may terminate on </w:t>
      </w:r>
      <w:del w:id="9001" w:author="Helena Voss" w:date="2026-09-28T08:33:59Z">
        <w:r>
          <w:delText xml:space="preserve">thirty</w:delText>
        </w:r>
      </w:del>
      <w:ins w:id="9002" w:author="Helena Voss" w:date="2026-09-28T08:33:59Z">
        <w:r>
          <w:t xml:space="preserve">sixty</w:t>
        </w:r>
      </w:ins>
      <w:r>
        <w:t xml:space="preserve"> </w:t>
      </w:r>
      <w:del w:id="9003" w:author="Helena Voss" w:date="2026-09-28T08:33:59Z">
        <w:r>
          <w:delText xml:space="preserve">(30)</w:delText>
        </w:r>
      </w:del>
      <w:ins w:id="9004" w:author="Helena Voss" w:date="2026-09-28T08:33:59Z">
        <w:r>
          <w:t xml:space="preserve">(60)</w:t>
        </w:r>
      </w:ins>
      <w:r>
        <w:t xml:space="preserve"> days' written notice.</w:t>
      </w:r>
    </w:p>
    <w:p>
      <w:pPr>
        <w:pStyle w:val="Heading1"/>
      </w:pPr>
      <w:r>
        <w:t>Article 2 — Fees</w:t>
      </w:r>
    </w:p>
    <w:p>
      <w:r>
        <w:t xml:space="preserve">The </w:t>
      </w:r>
      <w:r>
        <w:rPr>
          <w:b/>
        </w:rPr>
        <w:t>Client</w:t>
      </w:r>
      <w:r>
        <w:t xml:space="preserve"> shall pay the </w:t>
      </w:r>
      <w:r>
        <w:rPr>
          <w:b/>
        </w:rPr>
        <w:t>Fees</w:t>
      </w:r>
      <w:r>
        <w:t xml:space="preserve"> within forty-five (45) days of invoice.</w:t>
      </w:r>
    </w:p>
    <w:p>
      <w:pPr>
        <w:rPr>
          <w:ins w:id="9008" w:author="Helena Voss" w:date="2026-09-28T08:33:59Z"/>
        </w:rPr>
      </w:pPr>
      <w:ins w:id="9007" w:author="Helena Voss" w:date="2026-09-28T08:33:59Z">
        <w:r>
          <w:t xml:space="preserve">Disputed amounts may be withheld in good faith.</w:t>
        </w:r>
      </w:ins>
    </w:p>
    <w:p>
      <w:pPr>
        <w:rPr>
          <w:del w:id="9006" w:author="Helena Voss" w:date="2026-09-28T08:33:59Z"/>
        </w:rPr>
      </w:pPr>
      <w:del w:id="9005" w:author="Helena Voss" w:date="2026-09-28T08:33:59Z">
        <w:r>
          <w:delText>Late payments bear interest at two per cent (2%) per month.</w:delText>
        </w:r>
      </w:del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