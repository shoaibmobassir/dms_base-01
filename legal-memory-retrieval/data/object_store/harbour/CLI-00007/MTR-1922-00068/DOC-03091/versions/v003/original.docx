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ins w:id="9010" w:author="Helena Voss" w:date="2026-09-28T06:52:28Z">
        <w:r>
          <w:rPr/>
          <w:t xml:space="preserve"> This obligation survives termination.</w:t>
        </w:r>
      </w:ins>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ins w:id="9026" w:author="Helena Voss" w:date="2026-09-28T06:52:28Z">
        <w:r>
          <w:rPr/>
          <w:t xml:space="preserve"> This obligation survives termination.</w:t>
        </w:r>
      </w:ins>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ins w:id="9047" w:author="Helena Voss" w:date="2026-09-28T06:52:28Z"/>
        </w:rPr>
      </w:pPr>
      <w:ins w:id="9046" w:author="Helena Voss" w:date="2026-09-28T06:52:28Z">
        <w:r>
          <w:rPr/>
          <w:t xml:space="preserve">125.A The Parties shall co-operate in good faith.</w:t>
        </w:r>
      </w:ins>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del w:id="9019" w:author="Helena Voss" w:date="2026-09-28T06:52:28Z">
        <w:r>
          <w:rPr/>
          <w:delText xml:space="preserve">and</w:delText>
        </w:r>
      </w:del>
      <w:ins w:id="9020" w:author="Helena Voss" w:date="2026-09-28T06:52:28Z">
        <w:r>
          <w:rPr/>
          <w:t xml:space="preserve">reasonable</w:t>
        </w:r>
      </w:ins>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ins w:id="9032" w:author="Helena Voss" w:date="2026-09-28T06:52:28Z">
        <w:r>
          <w:rPr/>
          <w:t xml:space="preserve"> This obligation survives termination.</w:t>
        </w:r>
      </w:ins>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del w:id="9006" w:author="Helena Voss" w:date="2026-09-28T06:52:28Z">
        <w:r>
          <w:rPr/>
          <w:delText xml:space="preserve">relating</w:delText>
        </w:r>
      </w:del>
      <w:ins w:id="9007" w:author="Helena Voss" w:date="2026-09-28T06:52:28Z">
        <w:r>
          <w:rPr/>
          <w:t xml:space="preserve">reasonable</w:t>
        </w:r>
      </w:ins>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ins w:id="9051" w:author="Helena Voss" w:date="2026-09-28T06:52:28Z"/>
        </w:rPr>
      </w:pPr>
      <w:ins w:id="9050" w:author="Helena Voss" w:date="2026-09-28T06:52:28Z">
        <w:r>
          <w:rPr/>
          <w:t xml:space="preserve">158.A The Parties shall co-operate in good faith.</w:t>
        </w:r>
      </w:ins>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del w:id="9036" w:author="Helena Voss" w:date="2026-09-28T06:52:28Z">
        <w:r>
          <w:rPr/>
          <w:delText xml:space="preserve">shall</w:delText>
        </w:r>
      </w:del>
      <w:ins w:id="9037" w:author="Helena Voss" w:date="2026-09-28T06:52:28Z">
        <w:r>
          <w:rPr/>
          <w:t xml:space="preserve">reasonable</w:t>
        </w:r>
      </w:ins>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rPr>
          <w:del w:id="9041" w:author="Helena Voss" w:date="2026-09-28T06:52:28Z"/>
        </w:rPr>
      </w:pPr>
      <w:del w:id="9040" w:author="Helena Voss" w:date="2026-09-28T06:52:28Z">
        <w:r>
          <w:rPr>
            <w:b/>
          </w:rPr>
          <w:delText xml:space="preserve">15.10 </w:delText>
        </w:r>
        <w:r>
          <w:rPr/>
          <w:delTex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delText>
        </w:r>
      </w:del>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ins w:id="9027" w:author="Helena Voss" w:date="2026-09-28T06:52:28Z">
        <w:r>
          <w:rPr/>
          <w:t xml:space="preserve"> This obligation survives termination.</w:t>
        </w:r>
      </w:ins>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ins w:id="9013" w:author="Helena Voss" w:date="2026-09-28T06:52:28Z">
        <w:r>
          <w:rPr/>
          <w:t xml:space="preserve"> This obligation survives termination.</w:t>
        </w:r>
      </w:ins>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r>
        <w:rPr/>
        <w:t xml:space="preserve"> This obligation survives termination.</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ins w:id="9025" w:author="Helena Voss" w:date="2026-09-28T06:52:28Z">
        <w:r>
          <w:rPr/>
          <w:t xml:space="preserve"> This obligation survives termination.</w:t>
        </w:r>
      </w:ins>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del w:id="9014" w:author="Helena Voss" w:date="2026-09-28T06:52:28Z">
        <w:r>
          <w:rPr/>
          <w:delText xml:space="preserve">matters</w:delText>
        </w:r>
      </w:del>
      <w:ins w:id="9015" w:author="Helena Voss" w:date="2026-09-28T06:52:28Z">
        <w:r>
          <w:rPr/>
          <w:t xml:space="preserve">reasonable</w:t>
        </w:r>
      </w:ins>
      <w:r>
        <w:rPr/>
        <w:t xml:space="preserve">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del w:id="9033" w:author="Helena Voss" w:date="2026-09-28T06:52:28Z">
        <w:r>
          <w:rPr/>
          <w:delText xml:space="preserve">than</w:delText>
        </w:r>
      </w:del>
      <w:ins w:id="9034" w:author="Helena Voss" w:date="2026-09-28T06:52:28Z">
        <w:r>
          <w:rPr/>
          <w:t xml:space="preserve">reasonable</w:t>
        </w:r>
      </w:ins>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del w:id="9022" w:author="Helena Voss" w:date="2026-09-28T06:52:28Z">
        <w:r>
          <w:rPr/>
          <w:delText xml:space="preserve">five</w:delText>
        </w:r>
      </w:del>
      <w:ins w:id="9023" w:author="Helena Voss" w:date="2026-09-28T06:52:28Z">
        <w:r>
          <w:rPr/>
          <w:t xml:space="preserve">reasonable</w:t>
        </w:r>
      </w:ins>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del w:id="9003" w:author="Helena Voss" w:date="2026-09-28T06:52:28Z">
        <w:r>
          <w:rPr/>
          <w:delText xml:space="preserve">of</w:delText>
        </w:r>
      </w:del>
      <w:ins w:id="9004" w:author="Helena Voss" w:date="2026-09-28T06:52:28Z">
        <w:r>
          <w:rPr/>
          <w:t xml:space="preserve">reasonable</w:t>
        </w:r>
      </w:ins>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ins w:id="9035" w:author="Helena Voss" w:date="2026-09-28T06:52:28Z">
        <w:r>
          <w:rPr/>
          <w:t xml:space="preserve"> This obligation survives termination.</w:t>
        </w:r>
      </w:ins>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ins w:id="9021" w:author="Helena Voss" w:date="2026-09-28T06:52:28Z">
        <w:r>
          <w:rPr/>
          <w:t xml:space="preserve"> This obligation survives termination.</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ins w:id="9018" w:author="Helena Voss" w:date="2026-09-28T06:52:28Z">
        <w:r>
          <w:rPr/>
          <w:t xml:space="preserve"> This obligation survives termination.</w:t>
        </w:r>
      </w:ins>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3" w:author="Helena Voss" w:date="2026-09-28T06:52:28Z"/>
        </w:rPr>
      </w:pPr>
      <w:ins w:id="9052" w:author="Helena Voss" w:date="2026-09-28T06:52:28Z">
        <w:r>
          <w:rPr/>
          <w:t xml:space="preserve">529.A The Parties shall co-operate in good faith.</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del w:id="9008" w:author="Helena Voss" w:date="2026-09-28T06:52:28Z">
        <w:r>
          <w:rPr/>
          <w:delText xml:space="preserve">the</w:delText>
        </w:r>
      </w:del>
      <w:ins w:id="9009" w:author="Helena Voss" w:date="2026-09-28T06:52:28Z">
        <w:r>
          <w:rPr/>
          <w:t xml:space="preserve">reasonable</w:t>
        </w:r>
      </w:ins>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5" w:author="Helena Voss" w:date="2026-09-28T06:52:28Z">
        <w:r>
          <w:rPr/>
          <w:t xml:space="preserve"> This obligation survives termination.</w:t>
        </w:r>
      </w:ins>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39" w:author="Helena Voss" w:date="2026-09-28T06:52:28Z"/>
        </w:rPr>
      </w:pPr>
      <w:del w:id="9038" w:author="Helena Voss" w:date="2026-09-28T06:52:28Z">
        <w:r>
          <w:rPr>
            <w:b/>
          </w:rPr>
          <w:delText xml:space="preserve">52.6 </w:delText>
        </w:r>
        <w:r>
          <w:rPr/>
          <w:delTex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delText>
        </w:r>
      </w:del>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del w:id="9001" w:author="Helena Voss" w:date="2026-09-28T06:52:28Z">
        <w:r>
          <w:rPr/>
          <w:delText xml:space="preserve">clause</w:delText>
        </w:r>
      </w:del>
      <w:ins w:id="9002" w:author="Helena Voss" w:date="2026-09-28T06:52:28Z">
        <w:r>
          <w:rPr/>
          <w:t xml:space="preserve">reasonable</w:t>
        </w:r>
      </w:ins>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ins w:id="9049" w:author="Helena Voss" w:date="2026-09-28T06:52:28Z"/>
        </w:rPr>
      </w:pPr>
      <w:ins w:id="9048" w:author="Helena Voss" w:date="2026-09-28T06:52:28Z">
        <w:r>
          <w:rPr/>
          <w:t xml:space="preserve">674.A The Parties shall co-operate in good faith.</w:t>
        </w:r>
      </w:ins>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del w:id="9011" w:author="Helena Voss" w:date="2026-09-28T06:52:28Z">
        <w:r>
          <w:rPr/>
          <w:delText xml:space="preserve">requires</w:delText>
        </w:r>
      </w:del>
      <w:ins w:id="9012" w:author="Helena Voss" w:date="2026-09-28T06:52:28Z">
        <w:r>
          <w:rPr/>
          <w:t xml:space="preserve">reasonable</w:t>
        </w:r>
      </w:ins>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del w:id="9016" w:author="Helena Voss" w:date="2026-09-28T06:52:28Z">
        <w:r>
          <w:rPr/>
          <w:delText xml:space="preserve">arising</w:delText>
        </w:r>
      </w:del>
      <w:ins w:id="9017" w:author="Helena Voss" w:date="2026-09-28T06:52:28Z">
        <w:r>
          <w:rPr/>
          <w:t xml:space="preserve">reasonable</w:t>
        </w:r>
      </w:ins>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del w:id="9030" w:author="Helena Voss" w:date="2026-09-28T06:52:28Z">
        <w:r>
          <w:rPr/>
          <w:delText xml:space="preserve">perform</w:delText>
        </w:r>
      </w:del>
      <w:ins w:id="9031" w:author="Helena Voss" w:date="2026-09-28T06:52:28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24" w:author="Helena Voss" w:date="2026-09-28T06:52:28Z">
        <w:r>
          <w:rPr/>
          <w:t xml:space="preserve"> This obligation survives termination.</w:t>
        </w:r>
      </w:ins>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pPr>
        <w:rPr>
          <w:del w:id="9045" w:author="Helena Voss" w:date="2026-09-28T06:52:28Z"/>
        </w:rPr>
      </w:pPr>
      <w:del w:id="9044" w:author="Helena Voss" w:date="2026-09-28T06:52:28Z">
        <w:r>
          <w:rPr>
            <w:b/>
          </w:rPr>
          <w:delText xml:space="preserve">75.4 </w:delText>
        </w:r>
        <w:r>
          <w:rPr/>
          <w:delTex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delText>
        </w:r>
      </w:del>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del w:id="9028" w:author="Helena Voss" w:date="2026-09-28T06:52:28Z">
        <w:r>
          <w:rPr/>
          <w:delText xml:space="preserve">limit</w:delText>
        </w:r>
      </w:del>
      <w:ins w:id="9029" w:author="Helena Voss" w:date="2026-09-28T06:52:28Z">
        <w:r>
          <w:rPr/>
          <w:t xml:space="preserve">reasonable</w:t>
        </w:r>
      </w:ins>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pPr>
        <w:rPr>
          <w:del w:id="9043" w:author="Helena Voss" w:date="2026-09-28T06:52:28Z"/>
        </w:rPr>
      </w:pPr>
      <w:del w:id="9042" w:author="Helena Voss" w:date="2026-09-28T06:52:28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