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 xmlns:ns2="urn:precentis:edit"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 xmlns:ns3="urn:precentis:edit"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 xmlns:ns4="urn:precentis:edit">
      <w:r>
        <w:t xml:space="preserve">Termination on </w:t>
      </w:r>
      <w:ins w:id="9001" w:author="Helena Voss" w:date="2026-09-28T17:56:31Z">
        <w:r>
          <w:t xml:space="preserve">sixty days' </w:t>
        </w:r>
      </w:ins>
      <w:r>
        <w:t xml:space="preserve">notice.</w:t>
      </w:r>
    </w:p>
    <w:p xmlns:ns5="urn:precentis:edit"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 xmlns:ns6="urn:precentis:edit">
      <w:r>
        <w:t>Notices go to the registered office.</w:t>
      </w:r>
    </w:p>
    <w:p xmlns:ns7="urn:precentis:edit"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 xmlns:ns8="urn:precentis:edit">
      <w:r>
        <w:t>Disputes go to arbitration.</w:t>
      </w:r>
    </w:p>
    <w:p xmlns:ns9="urn:precentis:edit"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