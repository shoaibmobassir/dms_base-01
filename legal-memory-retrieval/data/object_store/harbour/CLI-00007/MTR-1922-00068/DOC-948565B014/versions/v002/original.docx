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10:20:05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10:20:05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10:20:05Z"/>
        </w:rPr>
      </w:pPr>
      <w:ins w:id="9001" w:author="Helena Voss" w:date="2026-09-28T10:20:05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