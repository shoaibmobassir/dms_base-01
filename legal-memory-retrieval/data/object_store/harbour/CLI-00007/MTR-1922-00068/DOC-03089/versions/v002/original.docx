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w:t>
      </w:r>
      <w:del w:id="9086" w:author="Helena Voss" w:date="2026-09-28T06:37:35Z">
        <w:r>
          <w:rPr/>
          <w:delText xml:space="preserve">its</w:delText>
        </w:r>
      </w:del>
      <w:ins w:id="9087" w:author="Helena Voss" w:date="2026-09-28T06:37:35Z">
        <w:r>
          <w:rPr/>
          <w:t xml:space="preserve">reasonable</w:t>
        </w:r>
      </w:ins>
      <w:r>
        <w:rPr/>
        <w:t xml:space="preserve">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50" w:author="Helena Voss" w:date="2026-09-28T06:37:35Z">
        <w:r>
          <w:rPr/>
          <w:t xml:space="preserve"> This obligation survives termination.</w:t>
        </w:r>
      </w:ins>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pPr>
        <w:rPr>
          <w:ins w:id="9190" w:author="Helena Voss" w:date="2026-09-28T06:37:35Z"/>
        </w:rPr>
      </w:pPr>
      <w:ins w:id="9189" w:author="Helena Voss" w:date="2026-09-28T06:37:35Z">
        <w:r>
          <w:rPr/>
          <w:t xml:space="preserve">123.A The Parties shall co-operate in good faith.</w:t>
        </w:r>
      </w:ins>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17" w:author="Helena Voss" w:date="2026-09-28T06:37:35Z">
        <w:r>
          <w:rPr/>
          <w:t xml:space="preserve"> This obligation survives termination.</w:t>
        </w:r>
      </w:ins>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ins w:id="9196" w:author="Helena Voss" w:date="2026-09-28T06:37:35Z"/>
        </w:rPr>
      </w:pPr>
      <w:ins w:id="9195" w:author="Helena Voss" w:date="2026-09-28T06:37:35Z">
        <w:r>
          <w:rPr/>
          <w:t xml:space="preserve">187.A The Parties shall co-operate in good faith.</w:t>
        </w:r>
      </w:ins>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pPr>
        <w:rPr>
          <w:del w:id="9156" w:author="Helena Voss" w:date="2026-09-28T06:37:35Z"/>
        </w:rPr>
      </w:pPr>
      <w:del w:id="9155" w:author="Helena Voss" w:date="2026-09-28T06:37:35Z">
        <w:r>
          <w:rPr>
            <w:b/>
          </w:rPr>
          <w:delText xml:space="preserve">19.2 </w:delText>
        </w:r>
        <w:r>
          <w:rPr/>
          <w:delText>Subject to Clause 9.2, the Supplier shall provide the deliverables described in this clause to the Customer.</w:delText>
        </w:r>
      </w:del>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122" w:author="Helena Voss" w:date="2026-09-28T06:37:35Z">
        <w:r>
          <w:rPr/>
          <w:t xml:space="preserve"> This obligation survives termination.</w:t>
        </w:r>
      </w:ins>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w:t>
      </w:r>
      <w:del w:id="9115" w:author="Helena Voss" w:date="2026-09-28T06:37:35Z">
        <w:r>
          <w:rPr/>
          <w:delText xml:space="preserve">and</w:delText>
        </w:r>
      </w:del>
      <w:ins w:id="9116" w:author="Helena Voss" w:date="2026-09-28T06:37:35Z">
        <w:r>
          <w:rPr/>
          <w:t xml:space="preserve">reasonable</w:t>
        </w:r>
      </w:ins>
      <w:r>
        <w:rPr/>
        <w:t xml:space="preserve"> in accordance with </w:t>
      </w:r>
      <w:r>
        <w:rPr>
          <w:i/>
        </w:rPr>
        <w:t xml:space="preserve">Good Industry Practice</w:t>
      </w:r>
      <w:r>
        <w:rPr/>
        <w:t xml:space="preserve">.</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 xml:space="preserve">Each party shall bear its own costs in connection with the matters </w:t>
      </w:r>
      <w:del w:id="9140" w:author="Helena Voss" w:date="2026-09-28T06:37:35Z">
        <w:r>
          <w:rPr/>
          <w:delText xml:space="preserve">described</w:delText>
        </w:r>
      </w:del>
      <w:ins w:id="9141" w:author="Helena Voss" w:date="2026-09-28T06:37:35Z">
        <w:r>
          <w:rPr/>
          <w:t xml:space="preserve">reasonable</w:t>
        </w:r>
      </w:ins>
      <w:r>
        <w:rPr/>
        <w:t xml:space="preserve">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w:t>
      </w:r>
      <w:del w:id="9090" w:author="Helena Voss" w:date="2026-09-28T06:37:35Z">
        <w:r>
          <w:rPr/>
          <w:delText xml:space="preserve">maintain</w:delText>
        </w:r>
      </w:del>
      <w:ins w:id="9091" w:author="Helena Voss" w:date="2026-09-28T06:37:35Z">
        <w:r>
          <w:rPr/>
          <w:t xml:space="preserve">reasonable</w:t>
        </w:r>
      </w:ins>
      <w:r>
        <w:rPr/>
        <w:t xml:space="preserve">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ins w:id="9005" w:author="Helena Voss" w:date="2026-09-28T06:37:35Z">
        <w:r>
          <w:rPr/>
          <w:t xml:space="preserve"> This obligation survives termination.</w:t>
        </w:r>
      </w:ins>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 xml:space="preserve">Either party may terminate this Agreement for convenience on not less than thirty (30) days' written notice.</w:t>
      </w:r>
      <w:ins w:id="9136" w:author="Helena Voss" w:date="2026-09-28T06:37:35Z">
        <w:r>
          <w:rPr/>
          <w:t xml:space="preserve"> This obligation survives termination.</w:t>
        </w:r>
      </w:ins>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 xml:space="preserve">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ins w:id="9097" w:author="Helena Voss" w:date="2026-09-28T06:37:35Z">
        <w:r>
          <w:rPr/>
          <w:t xml:space="preserve"> This obligation survives termination.</w:t>
        </w:r>
      </w:ins>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pPr>
        <w:rPr>
          <w:ins w:id="9200" w:author="Helena Voss" w:date="2026-09-28T06:37:35Z"/>
        </w:rPr>
      </w:pPr>
      <w:ins w:id="9199" w:author="Helena Voss" w:date="2026-09-28T06:37:35Z">
        <w:r>
          <w:rPr/>
          <w:t xml:space="preserve">400.A The Parties shall co-operate in good faith.</w:t>
        </w:r>
      </w:ins>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 xml:space="preserve">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ins w:id="9030" w:author="Helena Voss" w:date="2026-09-28T06:37:35Z">
        <w:r>
          <w:rPr/>
          <w:t xml:space="preserve"> This obligation survives termination.</w:t>
        </w:r>
      </w:ins>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pPr>
        <w:rPr>
          <w:ins w:id="9188" w:author="Helena Voss" w:date="2026-09-28T06:37:35Z"/>
        </w:rPr>
      </w:pPr>
      <w:ins w:id="9187" w:author="Helena Voss" w:date="2026-09-28T06:37:35Z">
        <w:r>
          <w:rPr/>
          <w:t xml:space="preserve">434.A The Parties shall co-operate in good faith.</w:t>
        </w:r>
      </w:ins>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 xml:space="preserve">The parties shall meet at least quarterly to review performance in relation to the audit (module 2) and agree any </w:t>
      </w:r>
      <w:del w:id="9108" w:author="Helena Voss" w:date="2026-09-28T06:37:35Z">
        <w:r>
          <w:rPr/>
          <w:delText xml:space="preserve">improvements</w:delText>
        </w:r>
      </w:del>
      <w:ins w:id="9109" w:author="Helena Voss" w:date="2026-09-28T06:37:35Z">
        <w:r>
          <w:rPr/>
          <w:t xml:space="preserve">reasonable</w:t>
        </w:r>
      </w:ins>
      <w:r>
        <w:rPr/>
        <w:t xml:space="preserve">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w:t>
      </w:r>
      <w:del w:id="9060" w:author="Helena Voss" w:date="2026-09-28T06:37:35Z">
        <w:r>
          <w:rPr/>
          <w:delText xml:space="preserve">under</w:delText>
        </w:r>
      </w:del>
      <w:ins w:id="9061" w:author="Helena Voss" w:date="2026-09-28T06:37:35Z">
        <w:r>
          <w:rPr/>
          <w:t xml:space="preserve">reasonable</w:t>
        </w:r>
      </w:ins>
      <w:r>
        <w:rPr/>
        <w:t xml:space="preserve">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78" w:author="Helena Voss" w:date="2026-09-28T06:37:35Z">
        <w:r>
          <w:rPr/>
          <w:t xml:space="preserve"> This obligation survives termination.</w:t>
        </w:r>
      </w:ins>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 xml:space="preserve">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w:t>
      </w:r>
      <w:del w:id="9123" w:author="Helena Voss" w:date="2026-09-28T06:37:35Z">
        <w:r>
          <w:rPr/>
          <w:delText xml:space="preserve">save</w:delText>
        </w:r>
      </w:del>
      <w:ins w:id="9124" w:author="Helena Voss" w:date="2026-09-28T06:37:35Z">
        <w:r>
          <w:rPr/>
          <w:t xml:space="preserve">reasonable</w:t>
        </w:r>
      </w:ins>
      <w:r>
        <w:rPr/>
        <w:t xml:space="preser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 xml:space="preserve">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ins w:id="9130" w:author="Helena Voss" w:date="2026-09-28T06:37:35Z">
        <w:r>
          <w:rPr/>
          <w:t xml:space="preserve"> This obligation survives termination.</w:t>
        </w:r>
      </w:ins>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 xml:space="preserve">Nothing in this clause shall limit any other right or remedy of the Customer under this Agreement or at law. Nothing in this clause shall limit any other right or remedy of the Customer under this Agreement or at law. The parties shall meet at least quarterly to </w:t>
      </w:r>
      <w:del w:id="9028" w:author="Helena Voss" w:date="2026-09-28T06:37:35Z">
        <w:r>
          <w:rPr/>
          <w:delText xml:space="preserve">review</w:delText>
        </w:r>
      </w:del>
      <w:ins w:id="9029" w:author="Helena Voss" w:date="2026-09-28T06:37:35Z">
        <w:r>
          <w:rPr/>
          <w:t xml:space="preserve">reasonable</w:t>
        </w:r>
      </w:ins>
      <w:r>
        <w:rPr/>
        <w:t xml:space="preserve">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 xml:space="preserve">The Supplier shall maintain complete and accurate records relating to the service levels (module 3) and shall </w:t>
      </w:r>
      <w:del w:id="9031" w:author="Helena Voss" w:date="2026-09-28T06:37:35Z">
        <w:r>
          <w:rPr/>
          <w:delText xml:space="preserve">make</w:delText>
        </w:r>
      </w:del>
      <w:ins w:id="9032" w:author="Helena Voss" w:date="2026-09-28T06:37:35Z">
        <w:r>
          <w:rPr/>
          <w:t xml:space="preserve">reasonable</w:t>
        </w:r>
      </w:ins>
      <w:r>
        <w:rPr/>
        <w:t xml:space="preserv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129" w:author="Helena Voss" w:date="2026-09-28T06:37:35Z">
        <w:r>
          <w:rPr/>
          <w:t xml:space="preserve"> This obligation survives termination.</w:t>
        </w:r>
      </w:ins>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ins w:id="9013" w:author="Helena Voss" w:date="2026-09-28T06:37:35Z">
        <w:r>
          <w:rPr/>
          <w:t xml:space="preserve"> This obligation survives termination.</w:t>
        </w:r>
      </w:ins>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pPr>
        <w:rPr>
          <w:del w:id="9174" w:author="Helena Voss" w:date="2026-09-28T06:37:35Z"/>
        </w:rPr>
      </w:pPr>
      <w:del w:id="9173" w:author="Helena Voss" w:date="2026-09-28T06:37:35Z">
        <w:r>
          <w:rPr>
            <w:b/>
          </w:rPr>
          <w:delText xml:space="preserve">61.9 </w:delText>
        </w:r>
        <w:r>
          <w:rPr/>
          <w:delTex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ins w:id="9037" w:author="Helena Voss" w:date="2026-09-28T06:37:35Z">
        <w:r>
          <w:rPr/>
          <w:t xml:space="preserve"> This obligation survives termination.</w:t>
        </w:r>
      </w:ins>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pPr>
        <w:rPr>
          <w:del w:id="9176" w:author="Helena Voss" w:date="2026-09-28T06:37:35Z"/>
        </w:rPr>
      </w:pPr>
      <w:del w:id="9175" w:author="Helena Voss" w:date="2026-09-28T06:37:35Z">
        <w:r>
          <w:rPr>
            <w:b/>
          </w:rPr>
          <w:delText xml:space="preserve">64.6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 xml:space="preserve">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t>
      </w:r>
      <w:del w:id="9041" w:author="Helena Voss" w:date="2026-09-28T06:37:35Z">
        <w:r>
          <w:rPr/>
          <w:delText xml:space="preserve">within</w:delText>
        </w:r>
      </w:del>
      <w:ins w:id="9042" w:author="Helena Voss" w:date="2026-09-28T06:37:35Z">
        <w:r>
          <w:rPr/>
          <w:t xml:space="preserve">reasonable</w:t>
        </w:r>
      </w:ins>
      <w:r>
        <w:rPr/>
        <w:t xml:space="preserve">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pPr>
        <w:rPr>
          <w:del w:id="9172" w:author="Helena Voss" w:date="2026-09-28T06:37:35Z"/>
        </w:rPr>
      </w:pPr>
      <w:del w:id="9171" w:author="Helena Voss" w:date="2026-09-28T06:37:35Z">
        <w:r>
          <w:rPr>
            <w:b/>
          </w:rPr>
          <w:delText xml:space="preserve">70.1 </w:delText>
        </w:r>
        <w:r>
          <w:rPr/>
          <w:delText>Clause 19 applies to any dispute arising under this clause.</w:delText>
        </w:r>
      </w:del>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 xml:space="preserve">The Customer may, acting reasonably, request such information from the Supplier as it requires to verify compliance with this clause. The Supplier shall maintain complete and accurate records relating </w:t>
      </w:r>
      <w:del w:id="9020" w:author="Helena Voss" w:date="2026-09-28T06:37:35Z">
        <w:r>
          <w:rPr/>
          <w:delText xml:space="preserve">to</w:delText>
        </w:r>
      </w:del>
      <w:ins w:id="9021" w:author="Helena Voss" w:date="2026-09-28T06:37:35Z">
        <w:r>
          <w:rPr/>
          <w:t xml:space="preserve">reasonable</w:t>
        </w:r>
      </w:ins>
      <w:r>
        <w:rPr/>
        <w:t xml:space="preserve">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 xml:space="preserve">Where the Supplier becomes aware of any matter which may affect the governing law (module 3), it shall notify the Customer promptly and in any event within five Working </w:t>
      </w:r>
      <w:del w:id="9003" w:author="Helena Voss" w:date="2026-09-28T06:37:35Z">
        <w:r>
          <w:rPr/>
          <w:delText xml:space="preserve">Days.</w:delText>
        </w:r>
      </w:del>
      <w:ins w:id="9004" w:author="Helena Voss" w:date="2026-09-28T06:37:35Z">
        <w:r>
          <w:rPr/>
          <w:t xml:space="preserve">reasonable</w:t>
        </w:r>
      </w:ins>
      <w:r>
        <w:rPr/>
        <w:t xml:space="preserve">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 xml:space="preserve">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ins w:id="9062" w:author="Helena Voss" w:date="2026-09-28T06:37:35Z">
        <w:r>
          <w:rPr/>
          <w:t xml:space="preserve"> This obligation survives termination.</w:t>
        </w:r>
      </w:ins>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4) and shall make them available to the Customer on request. Nothing in this clause shall limit any other right or remedy of the Customer under this Agreement or </w:t>
      </w:r>
      <w:del w:id="9117" w:author="Helena Voss" w:date="2026-09-28T06:37:35Z">
        <w:r>
          <w:rPr/>
          <w:delText xml:space="preserve">at</w:delText>
        </w:r>
      </w:del>
      <w:ins w:id="9118" w:author="Helena Voss" w:date="2026-09-28T06:37:35Z">
        <w:r>
          <w:rPr/>
          <w:t xml:space="preserve">reasonable</w:t>
        </w:r>
      </w:ins>
      <w:r>
        <w:rPr/>
        <w:t xml:space="preserve">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 xml:space="preserve">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ins w:id="9045" w:author="Helena Voss" w:date="2026-09-28T06:37:35Z">
        <w:r>
          <w:rPr/>
          <w:t xml:space="preserve"> This obligation survives termination.</w:t>
        </w:r>
      </w:ins>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 xml:space="preserve">Subject to Clause 9.2, the Supplier shall provide the deliverables described in this clause to </w:t>
      </w:r>
      <w:del w:id="9033" w:author="Helena Voss" w:date="2026-09-28T06:37:35Z">
        <w:r>
          <w:rPr/>
          <w:delText xml:space="preserve">the</w:delText>
        </w:r>
      </w:del>
      <w:ins w:id="9034" w:author="Helena Voss" w:date="2026-09-28T06:37:35Z">
        <w:r>
          <w:rPr/>
          <w:t xml:space="preserve">reasonable</w:t>
        </w:r>
      </w:ins>
      <w:r>
        <w:rPr/>
        <w:t xml:space="preserv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w:t>
      </w:r>
      <w:del w:id="9053" w:author="Helena Voss" w:date="2026-09-28T06:37:35Z">
        <w:r>
          <w:rPr/>
          <w:delText xml:space="preserve">under</w:delText>
        </w:r>
      </w:del>
      <w:ins w:id="9054" w:author="Helena Voss" w:date="2026-09-28T06:37:35Z">
        <w:r>
          <w:rPr/>
          <w:t xml:space="preserve">reasonable</w:t>
        </w:r>
      </w:ins>
      <w:r>
        <w:rPr/>
        <w:t xml:space="preserve"> this clause with reasonable skill, care and diligence and in accordance with </w:t>
      </w:r>
      <w:r>
        <w:rPr>
          <w:i/>
        </w:rPr>
        <w:t xml:space="preserve">Good Industry Practice</w:t>
      </w:r>
      <w:r>
        <w:rPr/>
        <w:t xml:space="preserve">.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pPr>
        <w:rPr>
          <w:del w:id="9162" w:author="Helena Voss" w:date="2026-09-28T06:37:35Z"/>
        </w:rPr>
      </w:pPr>
      <w:del w:id="9161" w:author="Helena Voss" w:date="2026-09-28T06:37:35Z">
        <w:r>
          <w:rPr>
            <w:b/>
          </w:rPr>
          <w:delText xml:space="preserve">84.8 </w:delText>
        </w:r>
        <w:r>
          <w:rPr/>
          <w:delTex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delText>
        </w:r>
      </w:del>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95" w:author="Helena Voss" w:date="2026-09-28T06:37:35Z">
        <w:r>
          <w:rPr/>
          <w:t xml:space="preserve"> This obligation survives termination.</w:t>
        </w:r>
      </w:ins>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pPr>
        <w:rPr>
          <w:del w:id="9158" w:author="Helena Voss" w:date="2026-09-28T06:37:35Z"/>
        </w:rPr>
      </w:pPr>
      <w:del w:id="9157" w:author="Helena Voss" w:date="2026-09-28T06:37:35Z">
        <w:r>
          <w:rPr>
            <w:b/>
          </w:rPr>
          <w:delText xml:space="preserve">92.8 </w:delText>
        </w:r>
        <w:r>
          <w:rPr/>
          <w:delText>The Supplier shall retain all Customer Data for 30 days after termination before secure deletion.</w:delText>
        </w:r>
      </w:del>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 xml:space="preserve">The Supplier shall maintain complete and accurate records relating to the subcontracting (module 4) and shall make them available to the Customer on request. The parties shall meet at least quarterly to review performance in relation to </w:t>
      </w:r>
      <w:del w:id="9132" w:author="Helena Voss" w:date="2026-09-28T06:37:35Z">
        <w:r>
          <w:rPr/>
          <w:delText xml:space="preserve">the</w:delText>
        </w:r>
      </w:del>
      <w:ins w:id="9133" w:author="Helena Voss" w:date="2026-09-28T06:37:35Z">
        <w:r>
          <w:rPr/>
          <w:t xml:space="preserve">reasonable</w:t>
        </w:r>
      </w:ins>
      <w:r>
        <w:rPr/>
        <w:t xml:space="preserv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 xml:space="preserve">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w:t>
      </w:r>
      <w:del w:id="9068" w:author="Helena Voss" w:date="2026-09-28T06:37:35Z">
        <w:r>
          <w:rPr/>
          <w:delText xml:space="preserve">(module</w:delText>
        </w:r>
      </w:del>
      <w:ins w:id="9069" w:author="Helena Voss" w:date="2026-09-28T06:37:35Z">
        <w:r>
          <w:rPr/>
          <w:t xml:space="preserve">reasonable</w:t>
        </w:r>
      </w:ins>
      <w:r>
        <w:rPr/>
        <w:t xml:space="preserv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w:t>
      </w:r>
      <w:del w:id="9088" w:author="Helena Voss" w:date="2026-09-28T06:37:35Z">
        <w:r>
          <w:rPr/>
          <w:delText xml:space="preserve">reasonable</w:delText>
        </w:r>
      </w:del>
      <w:ins w:id="9089" w:author="Helena Voss" w:date="2026-09-28T06:37:35Z">
        <w:r>
          <w:rPr/>
          <w:t xml:space="preserve">prompt</w:t>
        </w:r>
      </w:ins>
      <w:r>
        <w:rPr/>
        <w:t xml:space="preserve"> skill, care and diligence and in accordance with </w:t>
      </w:r>
      <w:r>
        <w:rPr>
          <w:i/>
        </w:rPr>
        <w:t xml:space="preserve">Good Industry Practice</w:t>
      </w:r>
      <w:r>
        <w:rPr/>
        <w:t xml:space="preserve">.</w:t>
      </w:r>
    </w:p>
    <w:p>
      <w:r>
        <w:rPr>
          <w:b/>
        </w:rPr>
        <w:t xml:space="preserve">95.5 </w:t>
      </w:r>
      <w:r>
        <w:rPr/>
        <w:t xml:space="preserve">The Supplier shall maintain complete and </w:t>
      </w:r>
      <w:del w:id="9057" w:author="Helena Voss" w:date="2026-09-28T06:37:35Z">
        <w:r>
          <w:rPr/>
          <w:delText xml:space="preserve">accurate</w:delText>
        </w:r>
      </w:del>
      <w:ins w:id="9058" w:author="Helena Voss" w:date="2026-09-28T06:37:35Z">
        <w:r>
          <w:rPr/>
          <w:t xml:space="preserve">reasonable</w:t>
        </w:r>
      </w:ins>
      <w:r>
        <w:rPr/>
        <w:t xml:space="preserv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pPr>
        <w:rPr>
          <w:del w:id="9148" w:author="Helena Voss" w:date="2026-09-28T06:37:35Z"/>
        </w:rPr>
      </w:pPr>
      <w:del w:id="9147" w:author="Helena Voss" w:date="2026-09-28T06:37:35Z">
        <w:r>
          <w:rPr>
            <w:b/>
          </w:rPr>
          <w:delText xml:space="preserve">98.10 </w:delText>
        </w:r>
        <w:r>
          <w:rPr/>
          <w:delText>The Supplier shall provide the exit plan within thirty (30) days of the Effective Date.</w:delText>
        </w:r>
      </w:del>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pPr>
        <w:rPr>
          <w:ins w:id="9206" w:author="Helena Voss" w:date="2026-09-28T06:37:35Z"/>
        </w:rPr>
      </w:pPr>
      <w:ins w:id="9205" w:author="Helena Voss" w:date="2026-09-28T06:37:35Z">
        <w:r>
          <w:rPr/>
          <w:t xml:space="preserve">1153.A The Parties shall co-operate in good faith.</w:t>
        </w:r>
      </w:ins>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del w:id="9134" w:author="Helena Voss" w:date="2026-09-28T06:37:35Z">
        <w:r>
          <w:rPr>
            <w:i/>
          </w:rPr>
          <w:delText xml:space="preserve">Good</w:delText>
        </w:r>
      </w:del>
      <w:ins w:id="9135" w:author="Helena Voss" w:date="2026-09-28T06:37:35Z">
        <w:r>
          <w:rPr/>
          <w:t xml:space="preserve">reasonable</w:t>
        </w:r>
      </w:ins>
      <w:r>
        <w:rPr>
          <w:i/>
        </w:rPr>
        <w:t xml:space="preserve">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 xml:space="preserve">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ins w:id="9096" w:author="Helena Voss" w:date="2026-09-28T06:37:35Z">
        <w:r>
          <w:rPr/>
          <w:t xml:space="preserve"> This obligation survives termination.</w:t>
        </w:r>
      </w:ins>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 xml:space="preserve">Any approval given by the Customer under this clause shall not relieve the Supplier of any of its obligations under this Agreement. The parties shall meet at least quarterly to review performance in relation to the audit (module 5) and agree any improvements required.</w:t>
      </w:r>
      <w:ins w:id="9066" w:author="Helena Voss" w:date="2026-09-28T06:37:35Z">
        <w:r>
          <w:rPr/>
          <w:t xml:space="preserve"> This obligation survives termination.</w:t>
        </w:r>
      </w:ins>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 xml:space="preserve">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ins w:id="9131" w:author="Helena Voss" w:date="2026-09-28T06:37:35Z">
        <w:r>
          <w:rPr/>
          <w:t xml:space="preserve"> This obligation survives termination.</w:t>
        </w:r>
      </w:ins>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w:t>
      </w:r>
      <w:del w:id="9024" w:author="Helena Voss" w:date="2026-09-28T06:37:35Z">
        <w:r>
          <w:rPr/>
          <w:delText xml:space="preserve">in</w:delText>
        </w:r>
      </w:del>
      <w:ins w:id="9025" w:author="Helena Voss" w:date="2026-09-28T06:37:35Z">
        <w:r>
          <w:rPr/>
          <w:t xml:space="preserve">reasonable</w:t>
        </w:r>
      </w:ins>
      <w:r>
        <w:rPr/>
        <w:t xml:space="preserve">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w:t>
      </w:r>
      <w:del w:id="9110" w:author="Helena Voss" w:date="2026-09-28T06:37:35Z">
        <w:r>
          <w:rPr/>
          <w:delText xml:space="preserve">save</w:delText>
        </w:r>
      </w:del>
      <w:ins w:id="9111" w:author="Helena Voss" w:date="2026-09-28T06:37:35Z">
        <w:r>
          <w:rPr/>
          <w:t xml:space="preserve">reasonable</w:t>
        </w:r>
      </w:ins>
      <w:r>
        <w:rPr/>
        <w:t xml:space="preser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w:t>
      </w:r>
      <w:del w:id="9104" w:author="Helena Voss" w:date="2026-09-28T06:37:35Z">
        <w:r>
          <w:rPr/>
          <w:delText xml:space="preserve">shall</w:delText>
        </w:r>
      </w:del>
      <w:ins w:id="9105" w:author="Helena Voss" w:date="2026-09-28T06:37:35Z">
        <w:r>
          <w:rPr/>
          <w:t xml:space="preserve">reasonable</w:t>
        </w:r>
      </w:ins>
      <w:r>
        <w:rPr/>
        <w:t xml:space="preserve">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 xml:space="preserve">Nothing in this clause shall limit any other right or remedy of the Customer under this Agreement or at law. The parties shall meet at least quarterly to review performance in relation to the term (module 6) and agree any improvements required.</w:t>
      </w:r>
      <w:ins w:id="9015" w:author="Helena Voss" w:date="2026-09-28T06:37:35Z">
        <w:r>
          <w:rPr/>
          <w:t xml:space="preserve"> This obligation survives termination.</w:t>
        </w:r>
      </w:ins>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Any </w:t>
      </w:r>
      <w:del w:id="9022" w:author="Helena Voss" w:date="2026-09-28T06:37:35Z">
        <w:r>
          <w:rPr/>
          <w:delText xml:space="preserve">approval</w:delText>
        </w:r>
      </w:del>
      <w:ins w:id="9023" w:author="Helena Voss" w:date="2026-09-28T06:37:35Z">
        <w:r>
          <w:rPr/>
          <w:t xml:space="preserve">reasonable</w:t>
        </w:r>
      </w:ins>
      <w:r>
        <w:rPr/>
        <w:t xml:space="preserve">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pPr>
        <w:rPr>
          <w:ins w:id="9198" w:author="Helena Voss" w:date="2026-09-28T06:37:35Z"/>
        </w:rPr>
      </w:pPr>
      <w:ins w:id="9197" w:author="Helena Voss" w:date="2026-09-28T06:37:35Z">
        <w:r>
          <w:rPr/>
          <w:t xml:space="preserve">1541.A The Parties shall co-operate in good faith.</w:t>
        </w:r>
      </w:ins>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Each party shall bear its own </w:t>
      </w:r>
      <w:del w:id="9051" w:author="Helena Voss" w:date="2026-09-28T06:37:35Z">
        <w:r>
          <w:rPr/>
          <w:delText xml:space="preserve">costs</w:delText>
        </w:r>
      </w:del>
      <w:ins w:id="9052" w:author="Helena Voss" w:date="2026-09-28T06:37:35Z">
        <w:r>
          <w:rPr/>
          <w:t xml:space="preserve">reasonable</w:t>
        </w:r>
      </w:ins>
      <w:r>
        <w:rPr/>
        <w:t xml:space="preserve">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pPr>
        <w:rPr>
          <w:del w:id="9144" w:author="Helena Voss" w:date="2026-09-28T06:37:35Z"/>
        </w:rPr>
      </w:pPr>
      <w:del w:id="9143" w:author="Helena Voss" w:date="2026-09-28T06:37:35Z">
        <w:r>
          <w:rPr>
            <w:b/>
          </w:rPr>
          <w:delText xml:space="preserve">134.10 </w:delText>
        </w:r>
        <w:r>
          <w:rPr/>
          <w:delTex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 xml:space="preserve">Nothing in this clause shall limit any other right or remedy of the Customer under this Agreement or at law. Any approval given </w:t>
      </w:r>
      <w:del w:id="9125" w:author="Helena Voss" w:date="2026-09-28T06:37:35Z">
        <w:r>
          <w:rPr/>
          <w:delText xml:space="preserve">by</w:delText>
        </w:r>
      </w:del>
      <w:ins w:id="9126" w:author="Helena Voss" w:date="2026-09-28T06:37:35Z">
        <w:r>
          <w:rPr/>
          <w:t xml:space="preserve">reasonable</w:t>
        </w:r>
      </w:ins>
      <w:r>
        <w:rPr/>
        <w:t xml:space="preserve">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pPr>
        <w:rPr>
          <w:del w:id="9166" w:author="Helena Voss" w:date="2026-09-28T06:37:35Z"/>
        </w:rPr>
      </w:pPr>
      <w:del w:id="9165" w:author="Helena Voss" w:date="2026-09-28T06:37:35Z">
        <w:r>
          <w:rPr>
            <w:b/>
          </w:rPr>
          <w:delText xml:space="preserve">137.12 </w:delText>
        </w:r>
        <w:r>
          <w:rPr/>
          <w:delTex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w:delText>
        </w:r>
      </w:del>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w:t>
      </w:r>
      <w:del w:id="9093" w:author="Helena Voss" w:date="2026-09-28T06:37:35Z">
        <w:r>
          <w:rPr/>
          <w:delText xml:space="preserve">as</w:delText>
        </w:r>
      </w:del>
      <w:ins w:id="9094" w:author="Helena Voss" w:date="2026-09-28T06:37:35Z">
        <w:r>
          <w:rPr/>
          <w:t xml:space="preserve">reasonable</w:t>
        </w:r>
      </w:ins>
      <w:r>
        <w:rPr/>
        <w:t xml:space="preserve">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pPr>
        <w:rPr>
          <w:del w:id="9168" w:author="Helena Voss" w:date="2026-09-28T06:37:35Z"/>
        </w:rPr>
      </w:pPr>
      <w:del w:id="9167" w:author="Helena Voss" w:date="2026-09-28T06:37:35Z">
        <w:r>
          <w:rPr>
            <w:b/>
          </w:rPr>
          <w:delText xml:space="preserve">139.2 </w:delText>
        </w:r>
        <w:r>
          <w:rPr/>
          <w:delTex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delText>
        </w:r>
      </w:del>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74" w:author="Helena Voss" w:date="2026-09-28T06:37:35Z">
        <w:r>
          <w:rPr/>
          <w:t xml:space="preserve"> This obligation survives termination.</w:t>
        </w:r>
      </w:ins>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ins w:id="9027" w:author="Helena Voss" w:date="2026-09-28T06:37:35Z">
        <w:r>
          <w:rPr/>
          <w:t xml:space="preserve"> This obligation survives termination.</w:t>
        </w:r>
      </w:ins>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71" w:author="Helena Voss" w:date="2026-09-28T06:37:35Z">
        <w:r>
          <w:rPr/>
          <w:t xml:space="preserve"> This obligation survives termination.</w:t>
        </w:r>
      </w:ins>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 xml:space="preserve">Clause 29.1 applies to any dispute arising under this clause.</w:t>
      </w:r>
      <w:ins w:id="9079" w:author="Helena Voss" w:date="2026-09-28T06:37:35Z">
        <w:r>
          <w:rPr/>
          <w:t xml:space="preserve"> This obligation survives termination.</w:t>
        </w:r>
      </w:ins>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 xml:space="preserve">The parties shall meet at least quarterly to review performance in relation to the warranties (module 7) and agree any improvements required. Any approval given by the Customer under this clause shall not relieve the Supplier of any of its obligations under this Agreement.</w:t>
      </w:r>
      <w:ins w:id="9067" w:author="Helena Voss" w:date="2026-09-28T06:37:35Z">
        <w:r>
          <w:rPr/>
          <w:t xml:space="preserve"> This obligation survives termination.</w:t>
        </w:r>
      </w:ins>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pPr>
        <w:rPr>
          <w:ins w:id="9192" w:author="Helena Voss" w:date="2026-09-28T06:37:35Z"/>
        </w:rPr>
      </w:pPr>
      <w:ins w:id="9191" w:author="Helena Voss" w:date="2026-09-28T06:37:35Z">
        <w:r>
          <w:rPr/>
          <w:t xml:space="preserve">1890.A The Parties shall co-operate in good faith.</w:t>
        </w:r>
      </w:ins>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w:t>
      </w:r>
      <w:del w:id="9106" w:author="Helena Voss" w:date="2026-09-28T06:37:35Z">
        <w:r>
          <w:rPr/>
          <w:delText xml:space="preserve">expressly</w:delText>
        </w:r>
      </w:del>
      <w:ins w:id="9107" w:author="Helena Voss" w:date="2026-09-28T06:37:35Z">
        <w:r>
          <w:rPr/>
          <w:t xml:space="preserve">reasonable</w:t>
        </w:r>
      </w:ins>
      <w:r>
        <w:rPr/>
        <w:t xml:space="preserve">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w:t>
      </w:r>
      <w:del w:id="9055" w:author="Helena Voss" w:date="2026-09-28T06:37:35Z">
        <w:r>
          <w:rPr/>
          <w:delText xml:space="preserve">information</w:delText>
        </w:r>
      </w:del>
      <w:ins w:id="9056" w:author="Helena Voss" w:date="2026-09-28T06:37:35Z">
        <w:r>
          <w:rPr/>
          <w:t xml:space="preserve">reasonable</w:t>
        </w:r>
      </w:ins>
      <w:r>
        <w:rPr/>
        <w:t xml:space="preserve">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pPr>
        <w:rPr>
          <w:del w:id="9152" w:author="Helena Voss" w:date="2026-09-28T06:37:35Z"/>
        </w:rPr>
      </w:pPr>
      <w:del w:id="9151" w:author="Helena Voss" w:date="2026-09-28T06:37:35Z">
        <w:r>
          <w:rPr>
            <w:b/>
          </w:rPr>
          <w:delText xml:space="preserve">177.6 </w:delText>
        </w:r>
        <w:r>
          <w:rPr/>
          <w:delTex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delText>
        </w:r>
      </w:del>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 xml:space="preserve">Nothing in this clause shall limit any other right or remedy of the Customer under this Agreement or at </w:t>
      </w:r>
      <w:del w:id="9112" w:author="Helena Voss" w:date="2026-09-28T06:37:35Z">
        <w:r>
          <w:rPr/>
          <w:delText xml:space="preserve">law.</w:delText>
        </w:r>
      </w:del>
      <w:ins w:id="9113" w:author="Helena Voss" w:date="2026-09-28T06:37:35Z">
        <w:r>
          <w:rPr/>
          <w:t xml:space="preserve">reasonable</w:t>
        </w:r>
      </w:ins>
      <w:r>
        <w:rPr/>
        <w:t xml:space="preserv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ins w:id="9194" w:author="Helena Voss" w:date="2026-09-28T06:37:35Z"/>
        </w:rPr>
      </w:pPr>
      <w:ins w:id="9193" w:author="Helena Voss" w:date="2026-09-28T06:37:35Z">
        <w:r>
          <w:rPr/>
          <w:t xml:space="preserve">2075.A The Parties shall co-operate in good faith.</w:t>
        </w:r>
      </w:ins>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pPr>
        <w:rPr>
          <w:del w:id="9160" w:author="Helena Voss" w:date="2026-09-28T06:37:35Z"/>
        </w:rPr>
      </w:pPr>
      <w:del w:id="9159" w:author="Helena Voss" w:date="2026-09-28T06:37:35Z">
        <w:r>
          <w:rPr>
            <w:b/>
          </w:rPr>
          <w:delText xml:space="preserve">188.4 </w:delText>
        </w:r>
        <w:r>
          <w:rPr/>
          <w:delText>Nothing in this clause shall limit any other right or remedy of the Customer under this Agreement or at law. The Supplier shall maintain complete and accurate records relating to the force majeure (module 8) and shall make them available to the Customer on request.</w:delText>
        </w:r>
      </w:del>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 xml:space="preserve">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ins w:id="9008" w:author="Helena Voss" w:date="2026-09-28T06:37:35Z">
        <w:r>
          <w:rPr/>
          <w:t xml:space="preserve"> This obligation survives termination.</w:t>
        </w:r>
      </w:ins>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pPr>
        <w:rPr>
          <w:del w:id="9146" w:author="Helena Voss" w:date="2026-09-28T06:37:35Z"/>
        </w:rPr>
      </w:pPr>
      <w:del w:id="9145" w:author="Helena Voss" w:date="2026-09-28T06:37:35Z">
        <w:r>
          <w:rPr>
            <w:b/>
          </w:rPr>
          <w:delText xml:space="preserve">191.8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delText>
        </w:r>
      </w:del>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 xml:space="preserve">The Supplier shall maintain complete and accurate records relating to the service levels (module 9) and shall make them available to the Customer on request. Each party shall bear </w:t>
      </w:r>
      <w:del w:id="9046" w:author="Helena Voss" w:date="2026-09-28T06:37:35Z">
        <w:r>
          <w:rPr/>
          <w:delText xml:space="preserve">its</w:delText>
        </w:r>
      </w:del>
      <w:ins w:id="9047" w:author="Helena Voss" w:date="2026-09-28T06:37:35Z">
        <w:r>
          <w:rPr/>
          <w:t xml:space="preserve">reasonable</w:t>
        </w:r>
      </w:ins>
      <w:r>
        <w:rPr/>
        <w:t xml:space="preserve">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 xml:space="preserve">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ins w:id="9040" w:author="Helena Voss" w:date="2026-09-28T06:37:35Z">
        <w:r>
          <w:rPr/>
          <w:t xml:space="preserve"> This obligation survives termination.</w:t>
        </w:r>
      </w:ins>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w:t>
      </w:r>
      <w:del w:id="9098" w:author="Helena Voss" w:date="2026-09-28T06:37:35Z">
        <w:r>
          <w:rPr/>
          <w:delText xml:space="preserve">relating</w:delText>
        </w:r>
      </w:del>
      <w:ins w:id="9099" w:author="Helena Voss" w:date="2026-09-28T06:37:35Z">
        <w:r>
          <w:rPr/>
          <w:t xml:space="preserve">reasonable</w:t>
        </w:r>
      </w:ins>
      <w:r>
        <w:rPr/>
        <w:t xml:space="preserve">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pPr>
        <w:rPr>
          <w:ins w:id="9182" w:author="Helena Voss" w:date="2026-09-28T06:37:35Z"/>
        </w:rPr>
      </w:pPr>
      <w:ins w:id="9181" w:author="Helena Voss" w:date="2026-09-28T06:37:35Z">
        <w:r>
          <w:rPr/>
          <w:t xml:space="preserve">2253.A The Parties shall co-operate in good faith.</w:t>
        </w:r>
      </w:ins>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w:t>
      </w:r>
      <w:del w:id="9100" w:author="Helena Voss" w:date="2026-09-28T06:37:35Z">
        <w:r>
          <w:rPr/>
          <w:delText xml:space="preserve">under</w:delText>
        </w:r>
      </w:del>
      <w:ins w:id="9101" w:author="Helena Voss" w:date="2026-09-28T06:37:35Z">
        <w:r>
          <w:rPr/>
          <w:t xml:space="preserve">reasonable</w:t>
        </w:r>
      </w:ins>
      <w:r>
        <w:rPr/>
        <w:t xml:space="preserve">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pPr>
        <w:rPr>
          <w:del w:id="9154" w:author="Helena Voss" w:date="2026-09-28T06:37:35Z"/>
        </w:rPr>
      </w:pPr>
      <w:del w:id="9153" w:author="Helena Voss" w:date="2026-09-28T06:37:35Z">
        <w:r>
          <w:rPr>
            <w:b/>
          </w:rPr>
          <w:delText xml:space="preserve">198.2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 xml:space="preserve">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ins w:id="9063" w:author="Helena Voss" w:date="2026-09-28T06:37:35Z">
        <w:r>
          <w:rPr/>
          <w:t xml:space="preserve"> This obligation survives termination.</w:t>
        </w:r>
      </w:ins>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pPr>
        <w:rPr>
          <w:ins w:id="9180" w:author="Helena Voss" w:date="2026-09-28T06:37:35Z"/>
        </w:rPr>
      </w:pPr>
      <w:ins w:id="9179" w:author="Helena Voss" w:date="2026-09-28T06:37:35Z">
        <w:r>
          <w:rPr/>
          <w:t xml:space="preserve">2379.A The Parties shall co-operate in good faith.</w:t>
        </w:r>
      </w:ins>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pPr>
        <w:rPr>
          <w:ins w:id="9210" w:author="Helena Voss" w:date="2026-09-28T06:37:35Z"/>
        </w:rPr>
      </w:pPr>
      <w:ins w:id="9209" w:author="Helena Voss" w:date="2026-09-28T06:37:35Z">
        <w:r>
          <w:rPr/>
          <w:t xml:space="preserve">2439.A The Parties shall co-operate in good faith.</w:t>
        </w:r>
      </w:ins>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70" w:author="Helena Voss" w:date="2026-09-28T06:37:35Z">
        <w:r>
          <w:rPr/>
          <w:t xml:space="preserve"> This obligation survives termination.</w:t>
        </w:r>
      </w:ins>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pPr>
        <w:rPr>
          <w:del w:id="9170" w:author="Helena Voss" w:date="2026-09-28T06:37:35Z"/>
        </w:rPr>
      </w:pPr>
      <w:del w:id="9169" w:author="Helena Voss" w:date="2026-09-28T06:37:35Z">
        <w:r>
          <w:rPr>
            <w:b/>
          </w:rPr>
          <w:delText xml:space="preserve">214.3 </w:delText>
        </w:r>
        <w:r>
          <w:rPr/>
          <w:delTex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delText>
        </w:r>
      </w:del>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pPr>
        <w:rPr>
          <w:del w:id="9150" w:author="Helena Voss" w:date="2026-09-28T06:37:35Z"/>
        </w:rPr>
      </w:pPr>
      <w:del w:id="9149" w:author="Helena Voss" w:date="2026-09-28T06:37:35Z">
        <w:r>
          <w:rPr>
            <w:b/>
          </w:rPr>
          <w:delText xml:space="preserve">214.6 </w:delText>
        </w:r>
        <w:r>
          <w:rPr/>
          <w:delText xml:space="preserve">Each party shall bear its own costs in connection with the matters described in this clause, save as otherwise expressly provided.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delText>
        </w:r>
      </w:del>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 xml:space="preserve">Nothing in this clause shall limit any other right or remedy of the Customer under this Agreement or at law. The Customer may, </w:t>
      </w:r>
      <w:del w:id="9120" w:author="Helena Voss" w:date="2026-09-28T06:37:35Z">
        <w:r>
          <w:rPr/>
          <w:delText xml:space="preserve">acting</w:delText>
        </w:r>
      </w:del>
      <w:ins w:id="9121" w:author="Helena Voss" w:date="2026-09-28T06:37:3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ins w:id="9014" w:author="Helena Voss" w:date="2026-09-28T06:37:35Z">
        <w:r>
          <w:rPr/>
          <w:t xml:space="preserve"> This obligation survives termination.</w:t>
        </w:r>
      </w:ins>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92" w:author="Helena Voss" w:date="2026-09-28T06:37:35Z">
        <w:r>
          <w:rPr/>
          <w:t xml:space="preserve"> This obligation survives termination.</w:t>
        </w:r>
      </w:ins>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rPr>
          <w:ins w:id="9214" w:author="Helena Voss" w:date="2026-09-28T06:37:35Z"/>
        </w:rPr>
      </w:pPr>
      <w:ins w:id="9213" w:author="Helena Voss" w:date="2026-09-28T06:37:35Z">
        <w:r>
          <w:rPr/>
          <w:t xml:space="preserve">2557.A The Parties shall co-operate in good faith.</w:t>
        </w:r>
      </w:ins>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ins w:id="9085" w:author="Helena Voss" w:date="2026-09-28T06:37:35Z">
        <w:r>
          <w:rPr/>
          <w:t xml:space="preserve"> This obligation survives termination.</w:t>
        </w:r>
      </w:ins>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w:t>
      </w:r>
      <w:del w:id="9035" w:author="Helena Voss" w:date="2026-09-28T06:37:35Z">
        <w:r>
          <w:rPr/>
          <w:delText xml:space="preserve">meet</w:delText>
        </w:r>
      </w:del>
      <w:ins w:id="9036" w:author="Helena Voss" w:date="2026-09-28T06:37:35Z">
        <w:r>
          <w:rPr/>
          <w:t xml:space="preserve">reasonable</w:t>
        </w:r>
      </w:ins>
      <w:r>
        <w:rPr/>
        <w:t xml:space="preserve">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 xml:space="preserve">Nothing in this clause shall limit any other right or remedy of the Customer under this Agreement or at law. The parties shall meet at least quarterly to review performance in relation to the data protection (module 10) and agree any improvements required.</w:t>
      </w:r>
      <w:ins w:id="9119" w:author="Helena Voss" w:date="2026-09-28T06:37:35Z">
        <w:r>
          <w:rPr/>
          <w:t xml:space="preserve"> This obligation survives termination.</w:t>
        </w:r>
      </w:ins>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 xml:space="preserve">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ins w:id="9002" w:author="Helena Voss" w:date="2026-09-28T06:37:35Z">
        <w:r>
          <w:rPr/>
          <w:t xml:space="preserve"> This obligation survives termination.</w:t>
        </w:r>
      </w:ins>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w:t>
      </w:r>
      <w:del w:id="9072" w:author="Helena Voss" w:date="2026-09-28T06:37:35Z">
        <w:r>
          <w:rPr/>
          <w:delText xml:space="preserve">parties</w:delText>
        </w:r>
      </w:del>
      <w:ins w:id="9073" w:author="Helena Voss" w:date="2026-09-28T06:37:35Z">
        <w:r>
          <w:rPr/>
          <w:t xml:space="preserve">reasonable</w:t>
        </w:r>
      </w:ins>
      <w:r>
        <w:rPr/>
        <w:t xml:space="preserve">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pPr>
        <w:rPr>
          <w:ins w:id="9184" w:author="Helena Voss" w:date="2026-09-28T06:37:35Z"/>
        </w:rPr>
      </w:pPr>
      <w:ins w:id="9183" w:author="Helena Voss" w:date="2026-09-28T06:37:35Z">
        <w:r>
          <w:rPr/>
          <w:t xml:space="preserve">2683.A The Parties shall co-operate in good faith.</w:t>
        </w:r>
      </w:ins>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Customer may, acting reasonably, request such information from the </w:t>
      </w:r>
      <w:del w:id="9038" w:author="Helena Voss" w:date="2026-09-28T06:37:35Z">
        <w:r>
          <w:rPr/>
          <w:delText xml:space="preserve">Supplier</w:delText>
        </w:r>
      </w:del>
      <w:ins w:id="9039" w:author="Helena Voss" w:date="2026-09-28T06:37:35Z">
        <w:r>
          <w:rPr/>
          <w:t xml:space="preserve">reasonable</w:t>
        </w:r>
      </w:ins>
      <w:r>
        <w:rPr/>
        <w:t xml:space="preserve">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ins w:id="9075" w:author="Helena Voss" w:date="2026-09-28T06:37:35Z">
        <w:r>
          <w:rPr/>
          <w:t xml:space="preserve"> This obligation survives termination.</w:t>
        </w:r>
      </w:ins>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 xml:space="preserve">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ins w:id="9048" w:author="Helena Voss" w:date="2026-09-28T06:37:35Z">
        <w:r>
          <w:rPr/>
          <w:t xml:space="preserve"> This obligation survives termination.</w:t>
        </w:r>
      </w:ins>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pPr>
        <w:rPr>
          <w:ins w:id="9202" w:author="Helena Voss" w:date="2026-09-28T06:37:35Z"/>
        </w:rPr>
      </w:pPr>
      <w:ins w:id="9201" w:author="Helena Voss" w:date="2026-09-28T06:37:35Z">
        <w:r>
          <w:rPr/>
          <w:t xml:space="preserve">2758.A The Parties shall co-operate in good faith.</w:t>
        </w:r>
      </w:ins>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t>
      </w:r>
      <w:del w:id="9138" w:author="Helena Voss" w:date="2026-09-28T06:37:35Z">
        <w:r>
          <w:rPr/>
          <w:delText xml:space="preserve">with</w:delText>
        </w:r>
      </w:del>
      <w:ins w:id="9139" w:author="Helena Voss" w:date="2026-09-28T06:37:35Z">
        <w:r>
          <w:rPr/>
          <w:t xml:space="preserve">reasonable</w:t>
        </w:r>
      </w:ins>
      <w:r>
        <w:rPr/>
        <w:t xml:space="preserve">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 xml:space="preserve">The parties shall meet at least quarterly to review performance in relation to the customer obligations (module 11) and agree any improvements required. Any approval given by the Customer under </w:t>
      </w:r>
      <w:del w:id="9011" w:author="Helena Voss" w:date="2026-09-28T06:37:35Z">
        <w:r>
          <w:rPr/>
          <w:delText xml:space="preserve">this</w:delText>
        </w:r>
      </w:del>
      <w:ins w:id="9012" w:author="Helena Voss" w:date="2026-09-28T06:37:35Z">
        <w:r>
          <w:rPr/>
          <w:t xml:space="preserve">reasonable</w:t>
        </w:r>
      </w:ins>
      <w:r>
        <w:rPr/>
        <w:t xml:space="preserve">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rPr>
          <w:del w:id="9178" w:author="Helena Voss" w:date="2026-09-28T06:37:35Z"/>
        </w:rPr>
      </w:pPr>
      <w:del w:id="9177" w:author="Helena Voss" w:date="2026-09-28T06:37:35Z">
        <w:r>
          <w:rPr>
            <w:b/>
          </w:rPr>
          <w:delText xml:space="preserve">247.7 </w:delText>
        </w:r>
        <w:r>
          <w:rPr/>
          <w:delTex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delText>
        </w:r>
      </w:del>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4" w:author="Helena Voss" w:date="2026-09-28T06:37:35Z"/>
        </w:rPr>
      </w:pPr>
      <w:del w:id="9163" w:author="Helena Voss" w:date="2026-09-28T06:37:35Z">
        <w:r>
          <w:rPr>
            <w:b/>
          </w:rPr>
          <w:delText xml:space="preserve">250.2 </w:delText>
        </w:r>
        <w:r>
          <w:rPr/>
          <w:delText>Each party shall bear its own costs in connection with the matters described in this clause, save as otherwise expressly provided. The parties shall meet at least quarterly to review performance in relation to the termination (module 11) and agree any improvements required.</w:delText>
        </w:r>
      </w:del>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w:t>
      </w:r>
      <w:del w:id="9083" w:author="Helena Voss" w:date="2026-09-28T06:37:35Z">
        <w:r>
          <w:rPr/>
          <w:delText xml:space="preserve">obligations</w:delText>
        </w:r>
      </w:del>
      <w:ins w:id="9084" w:author="Helena Voss" w:date="2026-09-28T06:37:35Z">
        <w:r>
          <w:rPr/>
          <w:t xml:space="preserve">reasonable</w:t>
        </w:r>
      </w:ins>
      <w:r>
        <w:rPr/>
        <w:t xml:space="preserve"> under this clause with reasonable skill, care and diligence and in accordance with </w:t>
      </w:r>
      <w:r>
        <w:rPr>
          <w:i/>
        </w:rPr>
        <w:t xml:space="preserve">Good Industry Practice</w:t>
      </w:r>
      <w:r>
        <w:rPr/>
        <w:t xml:space="preserve">.</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 xml:space="preserve">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ins w:id="9001" w:author="Helena Voss" w:date="2026-09-28T06:37:35Z">
        <w:r>
          <w:rPr/>
          <w:t xml:space="preserve"> This obligation survives termination.</w:t>
        </w:r>
      </w:ins>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12) and shall make them available to the Customer on request.</w:t>
      </w:r>
      <w:ins w:id="9114" w:author="Helena Voss" w:date="2026-09-28T06:37:35Z">
        <w:r>
          <w:rPr/>
          <w:t xml:space="preserve"> This obligation survives termination.</w:t>
        </w:r>
      </w:ins>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 xml:space="preserve">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w:t>
      </w:r>
      <w:del w:id="9080" w:author="Helena Voss" w:date="2026-09-28T06:37:35Z">
        <w:r>
          <w:rPr/>
          <w:delText xml:space="preserve">of</w:delText>
        </w:r>
      </w:del>
      <w:ins w:id="9081" w:author="Helena Voss" w:date="2026-09-28T06:37:35Z">
        <w:r>
          <w:rPr/>
          <w:t xml:space="preserve">reasonable</w:t>
        </w:r>
      </w:ins>
      <w:r>
        <w:rPr/>
        <w:t xml:space="preserve">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 xml:space="preserve">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w:t>
      </w:r>
      <w:del w:id="9102" w:author="Helena Voss" w:date="2026-09-28T06:37:35Z">
        <w:r>
          <w:rPr/>
          <w:delText xml:space="preserve">compliance</w:delText>
        </w:r>
      </w:del>
      <w:ins w:id="9103" w:author="Helena Voss" w:date="2026-09-28T06:37:35Z">
        <w:r>
          <w:rPr/>
          <w:t xml:space="preserve">reasonable</w:t>
        </w:r>
      </w:ins>
      <w:r>
        <w:rPr/>
        <w:t xml:space="preserv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 xml:space="preserve">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w:t>
      </w:r>
      <w:del w:id="9018" w:author="Helena Voss" w:date="2026-09-28T06:37:35Z">
        <w:r>
          <w:rPr/>
          <w:delText xml:space="preserve">the</w:delText>
        </w:r>
      </w:del>
      <w:ins w:id="9019" w:author="Helena Voss" w:date="2026-09-28T06:37:35Z">
        <w:r>
          <w:rPr/>
          <w:t xml:space="preserve">reasonable</w:t>
        </w:r>
      </w:ins>
      <w:r>
        <w:rPr/>
        <w:t xml:space="preserv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 xml:space="preserve">Either party may terminate this Agreement for convenience on not less than thirty (30) days' written notice.</w:t>
      </w:r>
      <w:ins w:id="9082" w:author="Helena Voss" w:date="2026-09-28T06:37:35Z">
        <w:r>
          <w:rPr/>
          <w:t xml:space="preserve"> This obligation survives termination.</w:t>
        </w:r>
      </w:ins>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w:t>
      </w:r>
      <w:del w:id="9009" w:author="Helena Voss" w:date="2026-09-28T06:37:35Z">
        <w:r>
          <w:rPr/>
          <w:delText xml:space="preserve">Agreement.</w:delText>
        </w:r>
      </w:del>
      <w:ins w:id="9010" w:author="Helena Voss" w:date="2026-09-28T06:37:35Z">
        <w:r>
          <w:rPr/>
          <w:t xml:space="preserve">reasonable</w:t>
        </w:r>
      </w:ins>
      <w:r>
        <w:rPr/>
        <w:t xml:space="preserve">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w:t>
      </w:r>
      <w:del w:id="9076" w:author="Helena Voss" w:date="2026-09-28T06:37:35Z">
        <w:r>
          <w:rPr/>
          <w:delText xml:space="preserve">12),</w:delText>
        </w:r>
      </w:del>
      <w:ins w:id="9077" w:author="Helena Voss" w:date="2026-09-28T06:37:35Z">
        <w:r>
          <w:rPr/>
          <w:t xml:space="preserve">reasonable</w:t>
        </w:r>
      </w:ins>
      <w:r>
        <w:rPr/>
        <w:t xml:space="preserve">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 xml:space="preserve">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w:t>
      </w:r>
      <w:del w:id="9006" w:author="Helena Voss" w:date="2026-09-28T06:37:35Z">
        <w:r>
          <w:rPr/>
          <w:delText xml:space="preserve">Customer</w:delText>
        </w:r>
      </w:del>
      <w:ins w:id="9007" w:author="Helena Voss" w:date="2026-09-28T06:37:35Z">
        <w:r>
          <w:rPr/>
          <w:t xml:space="preserve">reasonable</w:t>
        </w:r>
      </w:ins>
      <w:r>
        <w:rPr/>
        <w:t xml:space="preserve">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137" w:author="Helena Voss" w:date="2026-09-28T06:37:35Z">
        <w:r>
          <w:rPr/>
          <w:t xml:space="preserve"> This obligation survives termination.</w:t>
        </w:r>
      </w:ins>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 xml:space="preserve">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ins w:id="9016" w:author="Helena Voss" w:date="2026-09-28T06:37:35Z">
        <w:r>
          <w:rPr/>
          <w:t xml:space="preserve"> This obligation survives termination.</w:t>
        </w:r>
      </w:ins>
    </w:p>
    <w:p>
      <w:r>
        <w:rPr>
          <w:b/>
        </w:rPr>
        <w:t xml:space="preserve">295.5 </w:t>
      </w:r>
      <w:r>
        <w:rPr/>
        <w:t xml:space="preserve">The Customer shall settle the Milestone Payment within 30 days of the Acceptance Certificate.</w:t>
      </w:r>
      <w:ins w:id="9026" w:author="Helena Voss" w:date="2026-09-28T06:37:35Z">
        <w:r>
          <w:rPr/>
          <w:t xml:space="preserve"> This obligation survives termination.</w:t>
        </w:r>
      </w:ins>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t>
      </w:r>
      <w:del w:id="9127" w:author="Helena Voss" w:date="2026-09-28T06:37:35Z">
        <w:r>
          <w:rPr/>
          <w:delText xml:space="preserve">with</w:delText>
        </w:r>
      </w:del>
      <w:ins w:id="9128" w:author="Helena Voss" w:date="2026-09-28T06:37:35Z">
        <w:r>
          <w:rPr/>
          <w:t xml:space="preserve">reasonable</w:t>
        </w:r>
      </w:ins>
      <w:r>
        <w:rPr/>
        <w:t xml:space="preserve">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4" w:author="Helena Voss" w:date="2026-09-28T06:37:35Z"/>
        </w:rPr>
      </w:pPr>
      <w:ins w:id="9203" w:author="Helena Voss" w:date="2026-09-28T06:37:35Z">
        <w:r>
          <w:rPr/>
          <w:t xml:space="preserve">3495.A The Parties shall co-operate in good faith.</w:t>
        </w:r>
      </w:ins>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 xml:space="preserve">Good Industry Practice</w:t>
      </w:r>
      <w:r>
        <w:rPr/>
        <w:t xml:space="preserve">.</w:t>
      </w:r>
      <w:ins w:id="9049" w:author="Helena Voss" w:date="2026-09-28T06:37:35Z">
        <w:r>
          <w:rPr/>
          <w:t xml:space="preserve"> This obligation survives termination.</w:t>
        </w:r>
      </w:ins>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 xml:space="preserve">Subject to Clause 9.4, the Supplier shall provide the deliverables </w:t>
      </w:r>
      <w:del w:id="9043" w:author="Helena Voss" w:date="2026-09-28T06:37:35Z">
        <w:r>
          <w:rPr/>
          <w:delText xml:space="preserve">described</w:delText>
        </w:r>
      </w:del>
      <w:ins w:id="9044" w:author="Helena Voss" w:date="2026-09-28T06:37:35Z">
        <w:r>
          <w:rPr/>
          <w:t xml:space="preserve">reasonable</w:t>
        </w:r>
      </w:ins>
      <w:r>
        <w:rPr/>
        <w:t xml:space="preserve">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The Supplier shall retain all Customer Data for 30 days after termination before secure deletion.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pPr>
        <w:rPr>
          <w:ins w:id="9212" w:author="Helena Voss" w:date="2026-09-28T06:37:35Z"/>
        </w:rPr>
      </w:pPr>
      <w:ins w:id="9211" w:author="Helena Voss" w:date="2026-09-28T06:37:35Z">
        <w:r>
          <w:rPr/>
          <w:t xml:space="preserve">3565.A The Parties shall co-operate in good faith.</w:t>
        </w:r>
      </w:ins>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ins w:id="9142" w:author="Helena Voss" w:date="2026-09-28T06:37:35Z">
        <w:r>
          <w:rPr/>
          <w:t xml:space="preserve"> This obligation survives termination.</w:t>
        </w:r>
      </w:ins>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8" w:author="Helena Voss" w:date="2026-09-28T06:37:35Z"/>
        </w:rPr>
      </w:pPr>
      <w:ins w:id="9207" w:author="Helena Voss" w:date="2026-09-28T06:37:35Z">
        <w:r>
          <w:rPr/>
          <w:t xml:space="preserve">3601.A The Parties shall co-operate in good faith.</w:t>
        </w:r>
      </w:ins>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pPr>
        <w:rPr>
          <w:ins w:id="9186" w:author="Helena Voss" w:date="2026-09-28T06:37:35Z"/>
        </w:rPr>
      </w:pPr>
      <w:ins w:id="9185" w:author="Helena Voss" w:date="2026-09-28T06:37:35Z">
        <w:r>
          <w:rPr/>
          <w:t xml:space="preserve">3611.A The Parties shall co-operate in good faith.</w:t>
        </w:r>
      </w:ins>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 xml:space="preserve">The Customer </w:t>
      </w:r>
      <w:del w:id="9064" w:author="Helena Voss" w:date="2026-09-28T06:37:35Z">
        <w:r>
          <w:rPr/>
          <w:delText xml:space="preserve">may,</w:delText>
        </w:r>
      </w:del>
      <w:ins w:id="9065" w:author="Helena Voss" w:date="2026-09-28T06:37:35Z">
        <w:r>
          <w:rPr/>
          <w:t xml:space="preserve">reasonable</w:t>
        </w:r>
      </w:ins>
      <w:r>
        <w:rPr/>
        <w:t xml:space="preserve">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ins w:id="9059" w:author="Helena Voss" w:date="2026-09-28T06:37:35Z">
        <w:r>
          <w:rPr/>
          <w:t xml:space="preserve"> This obligation survives termination.</w:t>
        </w:r>
      </w:ins>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