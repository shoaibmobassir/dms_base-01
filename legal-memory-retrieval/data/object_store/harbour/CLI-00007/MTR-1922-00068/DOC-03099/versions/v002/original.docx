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ins w:id="9008" w:author="Helena Voss" w:date="2026-09-28T07:10:54Z"/>
        </w:rPr>
      </w:pPr>
      <w:ins w:id="9007" w:author="Helena Voss" w:date="2026-09-28T07:10:54Z">
        <w:r>
          <w:rPr/>
          <w:t xml:space="preserve">39.A The Parties shall co-operate in good faith.</w:t>
        </w:r>
      </w:ins>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ins w:id="9001" w:author="Helena Voss" w:date="2026-09-28T07:10:54Z">
        <w:r>
          <w:rPr/>
          <w:t xml:space="preserve"> This obligation survives termination.</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pPr>
        <w:rPr>
          <w:del w:id="9006" w:author="Helena Voss" w:date="2026-09-28T07:10:54Z"/>
        </w:rPr>
      </w:pPr>
      <w:del w:id="9005" w:author="Helena Voss" w:date="2026-09-28T07:10:54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07:10:54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del w:id="9002" w:author="Helena Voss" w:date="2026-09-28T07:10:54Z">
        <w:r>
          <w:rPr/>
          <w:delText xml:space="preserve">of</w:delText>
        </w:r>
      </w:del>
      <w:ins w:id="9003" w:author="Helena Voss" w:date="2026-09-28T07:10:54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