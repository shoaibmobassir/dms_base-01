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18:10:51Z">
            <w:rPr/>
          </w:rPrChange>
        </w:rPr>
        <w:t xml:space="preserve">forty-five (45) days</w:t>
      </w:r>
      <w:r>
        <w:t xml:space="preserve"> of invoice.</w:t>
      </w:r>
    </w:p>
    <w:p xmlns:ns6="urn:precentis:edit">
      <w:pPr>
        <w:pStyle w:val="Heading2"/>
        <w:pPrChange w:id="20002" w:author="Helena Voss" w:date="2026-09-28T18:10:51Z">
          <w:pPr/>
        </w:pPrChange>
      </w:pPr>
      <w:r>
        <w:t>Late payments bear interest at two per cent (2%) per month.</w:t>
      </w:r>
    </w:p>
    <w:p xmlns:ns6="urn:precentis:edit">
      <w:pPr>
        <w:pStyle w:val="Heading1"/>
        <w:rPr>
          <w:ins w:id="9002" w:author="Helena Voss" w:date="2026-09-28T18:10:51Z"/>
        </w:rPr>
      </w:pPr>
      <w:ins w:id="9001" w:author="Helena Voss" w:date="2026-09-28T18:10:51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