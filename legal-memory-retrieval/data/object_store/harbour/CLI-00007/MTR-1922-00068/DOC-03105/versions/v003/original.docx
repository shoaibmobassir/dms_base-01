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w:t>
      </w:r>
      <w:del w:id="9004" w:author="Helena Voss" w:date="2026-09-28T08:29:28Z">
        <w:r>
          <w:rPr/>
          <w:delText xml:space="preserve">and</w:delText>
        </w:r>
      </w:del>
      <w:ins w:id="9005" w:author="Helena Voss" w:date="2026-09-28T08:29:28Z">
        <w:r>
          <w:rPr/>
          <w:t xml:space="preserve">reasonable</w:t>
        </w:r>
      </w:ins>
      <w:r>
        <w:rPr/>
        <w:t xml:space="preserve">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pPr>
        <w:pStyle w:val="Heading2"/>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09" w:author="Helena Voss" w:date="2026-09-28T08:29:28Z"/>
        </w:rPr>
      </w:pPr>
      <w:ins w:id="9008" w:author="Helena Voss" w:date="2026-09-28T08:29:28Z">
        <w:r>
          <w:rPr/>
          <w:t xml:space="preserve">47.A The Parties shall co-operate in good faith.</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ins w:id="9001" w:author="Helena Voss" w:date="2026-09-28T08:29:28Z">
        <w:r>
          <w:rPr/>
          <w:t xml:space="preserve"> This obligation survives termination.</w:t>
        </w:r>
      </w:ins>
    </w:p>
    <w:p>
      <w:pPr>
        <w:pStyle w:val="Heading2"/>
        <w:pPrChange w:id="20002" w:author="Helena Voss" w:date="2026-09-28T08:29:29Z">
          <w:pPr/>
        </w:pPrChange>
      </w:pPr>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xml:space="preserve">. Each party shall bear its own costs </w:t>
      </w:r>
      <w:r>
        <w:rPr>
          <w:b/>
          <w:rPrChange w:id="20001" w:author="Helena Voss" w:date="2026-09-28T08:29:29Z">
            <w:rPr/>
          </w:rPrChange>
        </w:rPr>
        <w:t xml:space="preserve">in connectio</w:t>
      </w:r>
      <w:r>
        <w:rPr/>
        <w:t xml:space="preserve">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pPr>
        <w:rPr>
          <w:del w:id="9007" w:author="Helena Voss" w:date="2026-09-28T08:29:28Z"/>
        </w:rPr>
      </w:pPr>
      <w:del w:id="9006" w:author="Helena Voss" w:date="2026-09-28T08:29:28Z">
        <w:r>
          <w:rPr>
            <w:b/>
          </w:rPr>
          <w:delText xml:space="preserve">9.5 </w:delText>
        </w:r>
        <w:r>
          <w:rPr/>
          <w:delText>Each party shall bear its own costs in connection with the matters described in this clause, save as otherwise expressly provided. The Supplier shall maintain complete and accurate records relating to the term and shall make them available to the Customer on request.</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 xml:space="preserve">The </w:t>
      </w:r>
      <w:del w:id="9002" w:author="Helena Voss" w:date="2026-09-28T08:29:28Z">
        <w:r>
          <w:rPr/>
          <w:delText xml:space="preserve">parties</w:delText>
        </w:r>
      </w:del>
      <w:ins w:id="9003" w:author="Helena Voss" w:date="2026-09-28T08:29:28Z">
        <w:r>
          <w:rPr/>
          <w:t xml:space="preserve">reasonable</w:t>
        </w:r>
      </w:ins>
      <w:r>
        <w:rPr/>
        <w:t xml:space="preserve">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 xml:space="preserve">Undisputed amounts shall be </w:t>
      </w:r>
      <w:r>
        <w:rPr>
          <w:b/>
        </w:rPr>
        <w:t xml:space="preserve">paid no late</w:t>
      </w:r>
      <w:r>
        <w:rPr/>
        <w:t xml:space="preserv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