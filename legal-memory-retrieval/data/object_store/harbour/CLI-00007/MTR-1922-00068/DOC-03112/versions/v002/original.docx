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w:t>
      </w:r>
      <w:r>
        <w:rPr>
          <w:b/>
          <w:rPrChange w:id="20018" w:author="Helena Voss" w:date="2026-09-28T08:32:35Z">
            <w:rPr/>
          </w:rPrChange>
        </w:rPr>
        <w:t xml:space="preserve">e exercise o</w:t>
      </w:r>
      <w:r>
        <w:rPr/>
        <w:t xml:space="preserve">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 xml:space="preserve">The Customer shall pay each valid invoice within thirty (30) days of receipt.</w:t>
      </w:r>
      <w:ins w:id="9037" w:author="Helena Voss" w:date="2026-09-28T08:32:35Z">
        <w:r>
          <w:rPr/>
          <w:t xml:space="preserve"> This obligation survives termination.</w:t>
        </w:r>
      </w:ins>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pPr>
        <w:rPr>
          <w:ins w:id="9187" w:author="Helena Voss" w:date="2026-09-28T08:32:35Z"/>
        </w:rPr>
      </w:pPr>
      <w:ins w:id="9186" w:author="Helena Voss" w:date="2026-09-28T08:32:35Z">
        <w:r>
          <w:rPr/>
          <w:t xml:space="preserve">54.A The Parties shall co-operate in good faith.</w:t>
        </w:r>
      </w:ins>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08:32:35Z">
        <w:r>
          <w:rPr/>
          <w:t xml:space="preserve"> This obligation survives termination.</w:t>
        </w:r>
      </w:ins>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 xml:space="preserve">Subject to Clause 9.4, the Supplier shall provide the deliverables described in this clause to the Customer.</w:t>
      </w:r>
      <w:ins w:id="9143" w:author="Helena Voss" w:date="2026-09-28T08:32:35Z">
        <w:r>
          <w:rPr/>
          <w:t xml:space="preserve"> This obligation survives termination.</w:t>
        </w:r>
      </w:ins>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181" w:author="Helena Voss" w:date="2026-09-28T08:32:35Z"/>
        </w:rPr>
      </w:pPr>
      <w:ins w:id="9180" w:author="Helena Voss" w:date="2026-09-28T08:32:35Z">
        <w:r>
          <w:rPr/>
          <w:t xml:space="preserve">148.A The Parties shall co-operate in good faith.</w:t>
        </w:r>
      </w:ins>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08:32:35Z">
        <w:r>
          <w:rPr/>
          <w:delText xml:space="preserve">any</w:delText>
        </w:r>
      </w:del>
      <w:ins w:id="9060" w:author="Helena Voss" w:date="2026-09-28T08:32:35Z">
        <w:r>
          <w:rPr/>
          <w:t xml:space="preserve">reasonable</w:t>
        </w:r>
      </w:ins>
      <w:r>
        <w:rPr/>
        <w:t xml:space="preserve">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08:32:35Z">
        <w:r>
          <w:rPr/>
          <w:t xml:space="preserve"> This obligation survives termination.</w:t>
        </w:r>
      </w:ins>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w:t>
      </w:r>
      <w:r>
        <w:rPr>
          <w:b/>
          <w:rPrChange w:id="20014" w:author="Helena Voss" w:date="2026-09-28T08:32:35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pPr>
        <w:rPr>
          <w:ins w:id="9209" w:author="Helena Voss" w:date="2026-09-28T08:32:35Z"/>
        </w:rPr>
      </w:pPr>
      <w:ins w:id="9208" w:author="Helena Voss" w:date="2026-09-28T08:32:35Z">
        <w:r>
          <w:rPr/>
          <w:t xml:space="preserve">278.A The Parties shall co-operate in good faith.</w:t>
        </w:r>
      </w:ins>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2"/>
        <w:pPrChange w:id="20019" w:author="Helena Voss" w:date="2026-09-28T08:32:35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2"/>
        <w:pPrChange w:id="20027" w:author="Helena Voss" w:date="2026-09-28T08:32:35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 xml:space="preserve">Each party shall bear its own costs in connection with the matters described in this clause, save as otherwise expressly provided. Each </w:t>
      </w:r>
      <w:del w:id="9040" w:author="Helena Voss" w:date="2026-09-28T08:32:35Z">
        <w:r>
          <w:rPr/>
          <w:delText xml:space="preserve">party</w:delText>
        </w:r>
      </w:del>
      <w:ins w:id="9041" w:author="Helena Voss" w:date="2026-09-28T08:32:35Z">
        <w:r>
          <w:rPr/>
          <w:t xml:space="preserve">reasonable</w:t>
        </w:r>
      </w:ins>
      <w:r>
        <w:rPr/>
        <w:t xml:space="preserve">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 xml:space="preserve">Nothing in this clause shall limit any </w:t>
      </w:r>
      <w:del w:id="9062" w:author="Helena Voss" w:date="2026-09-28T08:32:35Z">
        <w:r>
          <w:rPr/>
          <w:delText xml:space="preserve">other</w:delText>
        </w:r>
      </w:del>
      <w:ins w:id="9063" w:author="Helena Voss" w:date="2026-09-28T08:32:35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 xml:space="preserve">The Supplier shall retain all Customer Data for 30 days after termination before secure deletion.</w:t>
      </w:r>
      <w:ins w:id="9025" w:author="Helena Voss" w:date="2026-09-28T08:32:35Z">
        <w:r>
          <w:rPr/>
          <w:t xml:space="preserve"> This obligation survives termination.</w:t>
        </w:r>
      </w:ins>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08:32:35Z">
        <w:r>
          <w:rPr/>
          <w:delText xml:space="preserve">from</w:delText>
        </w:r>
      </w:del>
      <w:ins w:id="9013" w:author="Helena Voss" w:date="2026-09-28T08:32:35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pPr>
        <w:rPr>
          <w:ins w:id="9191" w:author="Helena Voss" w:date="2026-09-28T08:32:35Z"/>
        </w:rPr>
      </w:pPr>
      <w:ins w:id="9190" w:author="Helena Voss" w:date="2026-09-28T08:32:35Z">
        <w:r>
          <w:rPr/>
          <w:t xml:space="preserve">340.A The Parties shall co-operate in good faith.</w:t>
        </w:r>
      </w:ins>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08:32:35Z">
        <w:r>
          <w:rPr/>
          <w:t xml:space="preserve"> This obligation survives termination.</w:t>
        </w:r>
      </w:ins>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 xml:space="preserve">The Customer shall pay each valid invoice within thirty (30) days of receipt.</w:t>
      </w:r>
      <w:ins w:id="9046" w:author="Helena Voss" w:date="2026-09-28T08:32:35Z">
        <w:r>
          <w:rPr/>
          <w:t xml:space="preserve"> This obligation survives termination.</w:t>
        </w:r>
      </w:ins>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08:32:35Z">
        <w:r>
          <w:rPr/>
          <w:delText xml:space="preserve">as</w:delText>
        </w:r>
      </w:del>
      <w:ins w:id="9018" w:author="Helena Voss" w:date="2026-09-28T08:32:35Z">
        <w:r>
          <w:rPr/>
          <w:t xml:space="preserve">reasonable</w:t>
        </w:r>
      </w:ins>
      <w:r>
        <w:rPr/>
        <w:t xml:space="preserve">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pPr>
        <w:rPr>
          <w:del w:id="9155" w:author="Helena Voss" w:date="2026-09-28T08:32:35Z"/>
        </w:rPr>
      </w:pPr>
      <w:del w:id="9154" w:author="Helena Voss" w:date="2026-09-28T08:32:35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pPr>
        <w:rPr>
          <w:ins w:id="9199" w:author="Helena Voss" w:date="2026-09-28T08:32:35Z"/>
        </w:rPr>
      </w:pPr>
      <w:ins w:id="9198" w:author="Helena Voss" w:date="2026-09-28T08:32:35Z">
        <w:r>
          <w:rPr/>
          <w:t xml:space="preserve">401.A The Parties shall co-operate in good faith.</w:t>
        </w:r>
      </w:ins>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08:32:35Z">
        <w:r>
          <w:rPr/>
          <w:delText xml:space="preserve">with</w:delText>
        </w:r>
      </w:del>
      <w:ins w:id="9086" w:author="Helena Voss" w:date="2026-09-28T08:32:35Z">
        <w:r>
          <w:rPr/>
          <w:t xml:space="preserve">reasonable</w:t>
        </w:r>
      </w:ins>
      <w:r>
        <w:rPr/>
        <w:t xml:space="preserve">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08:32:35Z">
        <w:r>
          <w:rPr/>
          <w:delText xml:space="preserve">security</w:delText>
        </w:r>
      </w:del>
      <w:ins w:id="9024" w:author="Helena Voss" w:date="2026-09-28T08:32:35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less </w:t>
      </w:r>
      <w:del w:id="9064" w:author="Helena Voss" w:date="2026-09-28T08:32:35Z">
        <w:r>
          <w:rPr/>
          <w:delText xml:space="preserve">than</w:delText>
        </w:r>
      </w:del>
      <w:ins w:id="9065" w:author="Helena Voss" w:date="2026-09-28T08:32:35Z">
        <w:r>
          <w:rPr/>
          <w:t xml:space="preserve">reasonable</w:t>
        </w:r>
      </w:ins>
      <w:r>
        <w:rPr/>
        <w:t xml:space="preserve">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08:32:35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08:32:35Z">
        <w:r>
          <w:rPr/>
          <w:t xml:space="preserve"> This obligation survives termination.</w:t>
        </w:r>
      </w:ins>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pPr>
        <w:rPr>
          <w:ins w:id="9193" w:author="Helena Voss" w:date="2026-09-28T08:32:35Z"/>
        </w:rPr>
      </w:pPr>
      <w:ins w:id="9192" w:author="Helena Voss" w:date="2026-09-28T08:32:35Z">
        <w:r>
          <w:rPr/>
          <w:t xml:space="preserve">472.A The Parties shall co-operate in good faith.</w:t>
        </w:r>
      </w:ins>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 xml:space="preserve">Clause 29.1 applies to </w:t>
      </w:r>
      <w:del w:id="9029" w:author="Helena Voss" w:date="2026-09-28T08:32:35Z">
        <w:r>
          <w:rPr/>
          <w:delText xml:space="preserve">any</w:delText>
        </w:r>
      </w:del>
      <w:ins w:id="9030" w:author="Helena Voss" w:date="2026-09-28T08:32:35Z">
        <w:r>
          <w:rPr/>
          <w:t xml:space="preserve">reasonable</w:t>
        </w:r>
      </w:ins>
      <w:r>
        <w:rPr/>
        <w:t xml:space="preserve">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08:32:35Z">
        <w:r>
          <w:rPr/>
          <w:delText xml:space="preserve">Agreement</w:delText>
        </w:r>
      </w:del>
      <w:ins w:id="9002" w:author="Helena Voss" w:date="2026-09-28T08:32:35Z">
        <w:r>
          <w:rPr/>
          <w:t xml:space="preserve">reasonable</w:t>
        </w:r>
      </w:ins>
      <w:r>
        <w:rPr/>
        <w:t xml:space="preserve">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 xml:space="preserve">Clause 19.3 applies to any </w:t>
      </w:r>
      <w:del w:id="9082" w:author="Helena Voss" w:date="2026-09-28T08:32:35Z">
        <w:r>
          <w:rPr/>
          <w:delText xml:space="preserve">dispute</w:delText>
        </w:r>
      </w:del>
      <w:ins w:id="9083" w:author="Helena Voss" w:date="2026-09-28T08:32:35Z">
        <w:r>
          <w:rPr/>
          <w:t xml:space="preserve">reasonable</w:t>
        </w:r>
      </w:ins>
      <w:r>
        <w:rPr/>
        <w:t xml:space="preserv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pPr>
        <w:rPr>
          <w:ins w:id="9215" w:author="Helena Voss" w:date="2026-09-28T08:32:35Z"/>
        </w:rPr>
      </w:pPr>
      <w:ins w:id="9214" w:author="Helena Voss" w:date="2026-09-28T08:32:35Z">
        <w:r>
          <w:rPr/>
          <w:t xml:space="preserve">564.A The Parties shall co-operate in good faith.</w:t>
        </w:r>
      </w:ins>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08:32:35Z">
        <w:r>
          <w:rPr/>
          <w:t xml:space="preserve"> This obligation survives termination.</w:t>
        </w:r>
      </w:ins>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 xml:space="preserve">The parties shall meet at least quarterly to review performance in relation to the personnel (module 3) and agree any improvements </w:t>
      </w:r>
      <w:del w:id="9054" w:author="Helena Voss" w:date="2026-09-28T08:32:35Z">
        <w:r>
          <w:rPr/>
          <w:delText xml:space="preserve">required.</w:delText>
        </w:r>
      </w:del>
      <w:ins w:id="9055" w:author="Helena Voss" w:date="2026-09-28T08:32:35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08:32:35Z">
        <w:r>
          <w:rPr/>
          <w:t xml:space="preserve"> This obligation survives termination.</w:t>
        </w:r>
      </w:ins>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w:t>
      </w:r>
      <w:del w:id="9026" w:author="Helena Voss" w:date="2026-09-28T08:32:35Z">
        <w:r>
          <w:rPr/>
          <w:delText xml:space="preserve">improvements</w:delText>
        </w:r>
      </w:del>
      <w:ins w:id="9027" w:author="Helena Voss" w:date="2026-09-28T08:32:35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 xml:space="preserve">The Supplier shall </w:t>
      </w:r>
      <w:del w:id="9112" w:author="Helena Voss" w:date="2026-09-28T08:32:35Z">
        <w:r>
          <w:rPr/>
          <w:delText xml:space="preserve">maintain</w:delText>
        </w:r>
      </w:del>
      <w:ins w:id="9113" w:author="Helena Voss" w:date="2026-09-28T08:32:35Z">
        <w:r>
          <w:rPr/>
          <w:t xml:space="preserve">reasonable</w:t>
        </w:r>
      </w:ins>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08:32:35Z">
        <w:r>
          <w:rPr/>
          <w:t xml:space="preserve"> This obligation survives termination.</w:t>
        </w:r>
      </w:ins>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 xml:space="preserve">Where the Supplier becomes aware of any matter which may affect the insurance (module 3), it shall notify the Customer promptly and in any event within </w:t>
      </w:r>
      <w:del w:id="9129" w:author="Helena Voss" w:date="2026-09-28T08:32:35Z">
        <w:r>
          <w:rPr/>
          <w:delText xml:space="preserve">five</w:delText>
        </w:r>
      </w:del>
      <w:ins w:id="9130" w:author="Helena Voss" w:date="2026-09-28T08:32:35Z">
        <w:r>
          <w:rPr/>
          <w:t xml:space="preserve">reasonable</w:t>
        </w:r>
      </w:ins>
      <w:r>
        <w:rPr/>
        <w:t xml:space="preser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 xml:space="preserve">The Customer may, acting reasonably, request such information from the Supplier as it requires to verify compliance with this clause. The Supplier shall maintain complete and</w:t>
      </w:r>
      <w:r>
        <w:rPr>
          <w:b/>
          <w:rPrChange w:id="20022" w:author="Helena Voss" w:date="2026-09-28T08:32:35Z">
            <w:rPr/>
          </w:rPrChange>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pPr>
        <w:rPr>
          <w:ins w:id="9197" w:author="Helena Voss" w:date="2026-09-28T08:32:35Z"/>
        </w:rPr>
      </w:pPr>
      <w:ins w:id="9196" w:author="Helena Voss" w:date="2026-09-28T08:32:35Z">
        <w:r>
          <w:rPr/>
          <w:t xml:space="preserve">799.A The Parties shall co-operate in good faith.</w:t>
        </w:r>
      </w:ins>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pPr>
        <w:rPr>
          <w:del w:id="9149" w:author="Helena Voss" w:date="2026-09-28T08:32:35Z"/>
        </w:rPr>
      </w:pPr>
      <w:del w:id="9148" w:author="Helena Voss" w:date="2026-09-28T08:32:35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Change w:id="20004" w:author="Helena Voss" w:date="2026-09-28T08:32:35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pPr>
        <w:pStyle w:val="Heading2"/>
        <w:pPrChange w:id="20011" w:author="Helena Voss" w:date="2026-09-28T08:32:35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08:32:35Z">
        <w:r>
          <w:rPr/>
          <w:t xml:space="preserve"> This obligation survives termination.</w:t>
        </w:r>
      </w:ins>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pPr>
        <w:pStyle w:val="Heading2"/>
        <w:pPrChange w:id="20009" w:author="Helena Voss" w:date="2026-09-28T08:32:35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08:32:35Z">
        <w:r>
          <w:rPr/>
          <w:delText xml:space="preserve">performance</w:delText>
        </w:r>
      </w:del>
      <w:ins w:id="9090" w:author="Helena Voss" w:date="2026-09-28T08:32:35Z">
        <w:r>
          <w:rPr/>
          <w:t xml:space="preserve">reasonable</w:t>
        </w:r>
      </w:ins>
      <w:r>
        <w:rPr/>
        <w:t xml:space="preserv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2"/>
        <w:pPrChange w:id="20015" w:author="Helena Voss" w:date="2026-09-28T08:32:35Z">
          <w:pPr/>
        </w:pPrChange>
      </w:pPr>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pPr>
        <w:rPr>
          <w:del w:id="9161" w:author="Helena Voss" w:date="2026-09-28T08:32:35Z"/>
        </w:rPr>
      </w:pPr>
      <w:del w:id="9160" w:author="Helena Voss" w:date="2026-09-28T08:32:35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pPr>
        <w:rPr>
          <w:ins w:id="9195" w:author="Helena Voss" w:date="2026-09-28T08:32:35Z"/>
        </w:rPr>
      </w:pPr>
      <w:ins w:id="9194" w:author="Helena Voss" w:date="2026-09-28T08:32:35Z">
        <w:r>
          <w:rPr/>
          <w:t xml:space="preserve">947.A The Parties shall co-operate in good faith.</w:t>
        </w:r>
      </w:ins>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201" w:author="Helena Voss" w:date="2026-09-28T08:32:35Z"/>
        </w:rPr>
      </w:pPr>
      <w:ins w:id="9200" w:author="Helena Voss" w:date="2026-09-28T08:32:35Z">
        <w:r>
          <w:rPr/>
          <w:t xml:space="preserve">1025.A The Parties shall co-operate in good faith.</w:t>
        </w:r>
      </w:ins>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Change w:id="20013" w:author="Helena Voss" w:date="2026-09-28T08:32:35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08:32:35Z">
        <w:r>
          <w:rPr/>
          <w:t xml:space="preserve"> This obligation survives termination.</w:t>
        </w:r>
      </w:ins>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 xml:space="preserve">Subject to Clause 9.2, </w:t>
      </w:r>
      <w:del w:id="9003" w:author="Helena Voss" w:date="2026-09-28T08:32:35Z">
        <w:r>
          <w:rPr/>
          <w:delText xml:space="preserve">the</w:delText>
        </w:r>
      </w:del>
      <w:ins w:id="9004" w:author="Helena Voss" w:date="2026-09-28T08:32:35Z">
        <w:r>
          <w:rPr/>
          <w:t xml:space="preserve">reasonable</w:t>
        </w:r>
      </w:ins>
      <w:r>
        <w:rPr/>
        <w:t xml:space="preserv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pPr>
        <w:pStyle w:val="Heading2"/>
        <w:pPrChange w:id="20029" w:author="Helena Voss" w:date="2026-09-28T08:32:35Z">
          <w:pPr/>
        </w:pPrChange>
      </w:pPr>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w:t>
      </w:r>
      <w:del w:id="9116" w:author="Helena Voss" w:date="2026-09-28T08:32:35Z">
        <w:r>
          <w:rPr/>
          <w:delText xml:space="preserve">information</w:delText>
        </w:r>
      </w:del>
      <w:ins w:id="9117" w:author="Helena Voss" w:date="2026-09-28T08:32:35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pPr>
        <w:rPr>
          <w:del w:id="9179" w:author="Helena Voss" w:date="2026-09-28T08:32:35Z"/>
        </w:rPr>
      </w:pPr>
      <w:del w:id="9178" w:author="Helena Voss" w:date="2026-09-28T08:32:35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ins w:id="9183" w:author="Helena Voss" w:date="2026-09-28T08:32:35Z"/>
        </w:rPr>
      </w:pPr>
      <w:ins w:id="9182" w:author="Helena Voss" w:date="2026-09-28T08:32:35Z">
        <w:r>
          <w:rPr/>
          <w:t xml:space="preserve">1143.A The Parties shall co-operate in good faith.</w:t>
        </w:r>
      </w:ins>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pPr>
        <w:rPr>
          <w:del w:id="9175" w:author="Helena Voss" w:date="2026-09-28T08:32:35Z"/>
        </w:rPr>
      </w:pPr>
      <w:del w:id="9174" w:author="Helena Voss" w:date="2026-09-28T08:32:35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08:32:35Z">
        <w:r>
          <w:rPr/>
          <w:delText xml:space="preserve">quarterly</w:delText>
        </w:r>
      </w:del>
      <w:ins w:id="9137" w:author="Helena Voss" w:date="2026-09-28T08:32:35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Change w:id="20023" w:author="Helena Voss" w:date="2026-09-28T08:32:35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08:32:35Z">
        <w:r>
          <w:rPr/>
          <w:delText xml:space="preserve">this</w:delText>
        </w:r>
      </w:del>
      <w:ins w:id="9076" w:author="Helena Voss" w:date="2026-09-28T08:32:35Z">
        <w:r>
          <w:rPr/>
          <w:t xml:space="preserve">reasonable</w:t>
        </w:r>
      </w:ins>
      <w:r>
        <w:rPr/>
        <w:t xml:space="preserve">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08:32:35Z">
        <w:r>
          <w:rPr/>
          <w:t xml:space="preserve"> This obligation survives termination.</w:t>
        </w:r>
      </w:ins>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pPr>
        <w:rPr>
          <w:del w:id="9165" w:author="Helena Voss" w:date="2026-09-28T08:32:35Z"/>
        </w:rPr>
      </w:pPr>
      <w:del w:id="9164" w:author="Helena Voss" w:date="2026-09-28T08:32:35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del w:id="9147" w:author="Helena Voss" w:date="2026-09-28T08:32:35Z"/>
        </w:rPr>
      </w:pPr>
      <w:del w:id="9146" w:author="Helena Voss" w:date="2026-09-28T08:32:35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w:pPr>
        <w:pStyle w:val="Heading1"/>
      </w:pPr>
      <w:r>
        <w:rPr/>
        <w:t>106. Termination (Module 5)</w:t>
      </w:r>
    </w:p>
    <w:p>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08:32:35Z">
        <w:r>
          <w:rPr/>
          <w:t xml:space="preserve"> This obligation survives termination.</w:t>
        </w:r>
      </w:ins>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 xml:space="preserve">Where the Supplier becomes aware of any matter which may affect the confidentiality (module 5), it shall notify the Customer </w:t>
      </w:r>
      <w:del w:id="9126" w:author="Helena Voss" w:date="2026-09-28T08:32:35Z">
        <w:r>
          <w:rPr/>
          <w:delText xml:space="preserve">promptly</w:delText>
        </w:r>
      </w:del>
      <w:ins w:id="9127" w:author="Helena Voss" w:date="2026-09-28T08:32:35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pPr>
        <w:pStyle w:val="Heading2"/>
        <w:pPrChange w:id="20033" w:author="Helena Voss" w:date="2026-09-28T08:32:35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08:32:35Z">
        <w:r>
          <w:rPr/>
          <w:delText xml:space="preserve">(module</w:delText>
        </w:r>
      </w:del>
      <w:ins w:id="9109" w:author="Helena Voss" w:date="2026-09-28T08:32:35Z">
        <w:r>
          <w:rPr/>
          <w:t xml:space="preserve">reasonable</w:t>
        </w:r>
      </w:ins>
      <w:r>
        <w:rPr/>
        <w:t xml:space="preserv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pPr>
        <w:rPr>
          <w:del w:id="9153" w:author="Helena Voss" w:date="2026-09-28T08:32:35Z"/>
        </w:rPr>
      </w:pPr>
      <w:del w:id="9152" w:author="Helena Voss" w:date="2026-09-28T08:32:35Z">
        <w:r>
          <w:rPr>
            <w:b/>
          </w:rPr>
          <w:delText xml:space="preserve">120.4 </w:delText>
        </w:r>
        <w:r>
          <w:rPr/>
          <w:delText>Subject to Clause 9, the Supplier shall provide the deliverables described in this clause to the Customer.</w:delText>
        </w:r>
      </w:del>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08:32:35Z">
        <w:r>
          <w:rPr/>
          <w:t xml:space="preserve"> This obligation survives termination.</w:t>
        </w:r>
      </w:ins>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08:32:35Z">
        <w:r>
          <w:rPr/>
          <w:t xml:space="preserve"> This obligation survives termination.</w:t>
        </w:r>
      </w:ins>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08:32:35Z">
        <w:r>
          <w:rPr/>
          <w:delText xml:space="preserve">6)</w:delText>
        </w:r>
      </w:del>
      <w:ins w:id="9141" w:author="Helena Voss" w:date="2026-09-28T08:32:35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 xml:space="preserve">The Supplier shall provide the exit plan within thirty (30) days of the Effective Date.</w:t>
      </w:r>
      <w:ins w:id="9049" w:author="Helena Voss" w:date="2026-09-28T08:32:35Z">
        <w:r>
          <w:rPr/>
          <w:t xml:space="preserve"> This obligation survives termination.</w:t>
        </w:r>
      </w:ins>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08:32:35Z">
        <w:r>
          <w:rPr/>
          <w:t xml:space="preserve"> This obligation survives termination.</w:t>
        </w:r>
      </w:ins>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08:32:35Z">
        <w:r>
          <w:rPr/>
          <w:t xml:space="preserve"> This obligation survives termination.</w:t>
        </w:r>
      </w:ins>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185" w:author="Helena Voss" w:date="2026-09-28T08:32:35Z"/>
        </w:rPr>
      </w:pPr>
      <w:ins w:id="9184" w:author="Helena Voss" w:date="2026-09-28T08:32:35Z">
        <w:r>
          <w:rPr/>
          <w:t xml:space="preserve">1591.A The Parties shall co-operate in good faith.</w:t>
        </w:r>
      </w:ins>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73" w:author="Helena Voss" w:date="2026-09-28T08:32:35Z"/>
        </w:rPr>
      </w:pPr>
      <w:del w:id="9172" w:author="Helena Voss" w:date="2026-09-28T08:32:35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 xml:space="preserve">The parties shall meet at least quarterly to review performance in relation </w:t>
      </w:r>
      <w:del w:id="9031" w:author="Helena Voss" w:date="2026-09-28T08:32:35Z">
        <w:r>
          <w:rPr/>
          <w:delText xml:space="preserve">to</w:delText>
        </w:r>
      </w:del>
      <w:ins w:id="9032" w:author="Helena Voss" w:date="2026-09-28T08:32:35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pPr>
        <w:rPr>
          <w:ins w:id="9213" w:author="Helena Voss" w:date="2026-09-28T08:32:35Z"/>
        </w:rPr>
      </w:pPr>
      <w:ins w:id="9212" w:author="Helena Voss" w:date="2026-09-28T08:32:35Z">
        <w:r>
          <w:rPr/>
          <w:t xml:space="preserve">1757.A The Parties shall co-operate in good faith.</w:t>
        </w:r>
      </w:ins>
    </w:p>
    <w:p>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08:32:35Z">
        <w:r>
          <w:rPr/>
          <w:t xml:space="preserve"> This obligation survives termination.</w:t>
        </w:r>
      </w:ins>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 xml:space="preserve">Nothing in this clause shall limit any other right or remedy of the Customer under this Agreement or at law. The Customer may, </w:t>
      </w:r>
      <w:del w:id="9104" w:author="Helena Voss" w:date="2026-09-28T08:32:35Z">
        <w:r>
          <w:rPr/>
          <w:delText xml:space="preserve">acting</w:delText>
        </w:r>
      </w:del>
      <w:ins w:id="9105" w:author="Helena Voss" w:date="2026-09-28T08:32:35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 xml:space="preserve">The Customer may, acting reasonably, request such information from the Supplier as it requires to v</w:t>
      </w:r>
      <w:r>
        <w:rPr>
          <w:b/>
          <w:rPrChange w:id="20034" w:author="Helena Voss" w:date="2026-09-28T08:32:35Z">
            <w:rPr/>
          </w:rPrChange>
        </w:rPr>
        <w:t xml:space="preserve">erify compli</w:t>
      </w:r>
      <w:r>
        <w:rPr/>
        <w:t xml:space="preserve">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pPr>
        <w:rPr>
          <w:ins w:id="9205" w:author="Helena Voss" w:date="2026-09-28T08:32:35Z"/>
        </w:rPr>
      </w:pPr>
      <w:ins w:id="9204" w:author="Helena Voss" w:date="2026-09-28T08:32:35Z">
        <w:r>
          <w:rPr/>
          <w:t xml:space="preserve">1822.A The Parties shall co-operate in good faith.</w:t>
        </w:r>
      </w:ins>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 xml:space="preserve">Subject to Clause 9.4, the Supplier shall provide the deliverables described </w:t>
      </w:r>
      <w:del w:id="9080" w:author="Helena Voss" w:date="2026-09-28T08:32:35Z">
        <w:r>
          <w:rPr/>
          <w:delText xml:space="preserve">in</w:delText>
        </w:r>
      </w:del>
      <w:ins w:id="9081" w:author="Helena Voss" w:date="2026-09-28T08:32:35Z">
        <w:r>
          <w:rPr/>
          <w:t xml:space="preserve">reasonable</w:t>
        </w:r>
      </w:ins>
      <w:r>
        <w:rPr/>
        <w:t xml:space="preserve">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08:32:35Z">
        <w:r>
          <w:rPr/>
          <w:delText xml:space="preserve">the</w:delText>
        </w:r>
      </w:del>
      <w:ins w:id="9053" w:author="Helena Voss" w:date="2026-09-28T08:32:35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08:32:35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08:32:35Z">
        <w:r>
          <w:rPr/>
          <w:t xml:space="preserve"> This obligation survives termination.</w:t>
        </w:r>
      </w:ins>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 xml:space="preserve">Subject to Clause 9.2, the Supplier shall provide the deliverables described in this clause to the Customer.</w:t>
      </w:r>
      <w:ins w:id="9051" w:author="Helena Voss" w:date="2026-09-28T08:32:35Z">
        <w:r>
          <w:rPr/>
          <w:t xml:space="preserve"> This obligation survives termination.</w:t>
        </w:r>
      </w:ins>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08:32:35Z">
        <w:r>
          <w:rPr/>
          <w:t xml:space="preserve"> This obligation survives termination.</w:t>
        </w:r>
      </w:ins>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pPr>
        <w:pStyle w:val="Heading2"/>
        <w:pPrChange w:id="20025" w:author="Helena Voss" w:date="2026-09-28T08:32:35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pPr>
        <w:pStyle w:val="Heading2"/>
        <w:pPrChange w:id="20031" w:author="Helena Voss" w:date="2026-09-28T08:32:35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 xml:space="preserve">The Supplier shall remedy any</w:t>
      </w:r>
      <w:r>
        <w:rPr>
          <w:b/>
          <w:rPrChange w:id="20028" w:author="Helena Voss" w:date="2026-09-28T08:32:35Z">
            <w:rPr/>
          </w:rPrChange>
        </w:rPr>
        <w:t xml:space="preserve"> material br</w:t>
      </w:r>
      <w:r>
        <w:rPr/>
        <w:t xml:space="preserve">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ins w:id="9203" w:author="Helena Voss" w:date="2026-09-28T08:32:35Z"/>
        </w:rPr>
      </w:pPr>
      <w:ins w:id="9202" w:author="Helena Voss" w:date="2026-09-28T08:32:35Z">
        <w:r>
          <w:rPr/>
          <w:t xml:space="preserve">1975.A The Parties shall co-operate in good faith.</w:t>
        </w:r>
      </w:ins>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69" w:author="Helena Voss" w:date="2026-09-28T08:32:35Z"/>
        </w:rPr>
      </w:pPr>
      <w:del w:id="9168" w:author="Helena Voss" w:date="2026-09-28T08:32:35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08:32:35Z">
        <w:r>
          <w:rPr/>
          <w:t xml:space="preserve"> This obligation survives termination.</w:t>
        </w:r>
      </w:ins>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pPr>
        <w:rPr>
          <w:del w:id="9151" w:author="Helena Voss" w:date="2026-09-28T08:32:35Z"/>
        </w:rPr>
      </w:pPr>
      <w:del w:id="9150" w:author="Helena Voss" w:date="2026-09-28T08:32:35Z">
        <w:r>
          <w:rPr>
            <w:b/>
          </w:rPr>
          <w:delText xml:space="preserve">178.2 </w:delText>
        </w:r>
        <w:r>
          <w:rPr/>
          <w:delText>Clause 19 applies to any dispute arising under this clause.</w:delText>
        </w:r>
      </w:del>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08:32:35Z">
        <w:r>
          <w:rPr/>
          <w:delText xml:space="preserve">perform</w:delText>
        </w:r>
      </w:del>
      <w:ins w:id="9121" w:author="Helena Voss" w:date="2026-09-28T08:32:35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08:32:35Z">
        <w:r>
          <w:rPr/>
          <w:delText xml:space="preserve">to</w:delText>
        </w:r>
      </w:del>
      <w:ins w:id="9020" w:author="Helena Voss" w:date="2026-09-28T08:32:35Z">
        <w:r>
          <w:rPr/>
          <w:t xml:space="preserve">reasonable</w:t>
        </w:r>
      </w:ins>
      <w:r>
        <w:rPr/>
        <w:t xml:space="preserve">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08:32:35Z">
        <w:r>
          <w:rPr/>
          <w:t xml:space="preserve"> This obligation survives termination.</w:t>
        </w:r>
      </w:ins>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 xml:space="preserve">Each party shall </w:t>
      </w:r>
      <w:del w:id="9044" w:author="Helena Voss" w:date="2026-09-28T08:32:35Z">
        <w:r>
          <w:rPr/>
          <w:delText xml:space="preserve">bear</w:delText>
        </w:r>
      </w:del>
      <w:ins w:id="9045" w:author="Helena Voss" w:date="2026-09-28T08:32:35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 xml:space="preserve">Subject to Clause 9.2, the Supplier shall provide the deliverables described in </w:t>
      </w:r>
      <w:del w:id="9118" w:author="Helena Voss" w:date="2026-09-28T08:32:35Z">
        <w:r>
          <w:rPr/>
          <w:delText xml:space="preserve">this</w:delText>
        </w:r>
      </w:del>
      <w:ins w:id="9119" w:author="Helena Voss" w:date="2026-09-28T08:32:35Z">
        <w:r>
          <w:rPr/>
          <w:t xml:space="preserve">reasonable</w:t>
        </w:r>
      </w:ins>
      <w:r>
        <w:rPr/>
        <w:t xml:space="preserve">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rPr>
          <w:del w:id="9145" w:author="Helena Voss" w:date="2026-09-28T08:32:35Z"/>
        </w:rPr>
      </w:pPr>
      <w:del w:id="9144" w:author="Helena Voss" w:date="2026-09-28T08:32:35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08:32:35Z">
        <w:r>
          <w:rPr/>
          <w:t xml:space="preserve"> This obligation survives termination.</w:t>
        </w:r>
      </w:ins>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pPr>
        <w:rPr>
          <w:del w:id="9167" w:author="Helena Voss" w:date="2026-09-28T08:32:35Z"/>
        </w:rPr>
      </w:pPr>
      <w:del w:id="9166" w:author="Helena Voss" w:date="2026-09-28T08:32:35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08:32:35Z">
        <w:r>
          <w:rPr/>
          <w:t xml:space="preserve"> This obligation survives termination.</w:t>
        </w:r>
      </w:ins>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08:32:35Z">
        <w:r>
          <w:rPr/>
          <w:delText xml:space="preserve">The</w:delText>
        </w:r>
      </w:del>
      <w:ins w:id="9088" w:author="Helena Voss" w:date="2026-09-28T08:32:35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08:32:35Z">
        <w:r>
          <w:rPr/>
          <w:t xml:space="preserve"> This obligation survives termination.</w:t>
        </w:r>
      </w:ins>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207" w:author="Helena Voss" w:date="2026-09-28T08:32:35Z"/>
        </w:rPr>
      </w:pPr>
      <w:ins w:id="9206" w:author="Helena Voss" w:date="2026-09-28T08:32:35Z">
        <w:r>
          <w:rPr/>
          <w:t xml:space="preserve">2354.A The Parties shall co-operate in good faith.</w:t>
        </w:r>
      </w:ins>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08:32:35Z">
        <w:r>
          <w:rPr/>
          <w:t xml:space="preserve"> This obligation survives termination.</w:t>
        </w:r>
      </w:ins>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08:32:35Z">
        <w:r>
          <w:rPr/>
          <w:t xml:space="preserve"> This obligation survives termination.</w:t>
        </w:r>
      </w:ins>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08:32:35Z">
        <w:r>
          <w:rPr/>
          <w:delText xml:space="preserve">any</w:delText>
        </w:r>
      </w:del>
      <w:ins w:id="9097" w:author="Helena Voss" w:date="2026-09-28T08:32:35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08:32:35Z">
        <w:r>
          <w:rPr/>
          <w:delText xml:space="preserve">own</w:delText>
        </w:r>
      </w:del>
      <w:ins w:id="9100" w:author="Helena Voss" w:date="2026-09-28T08:32:35Z">
        <w:r>
          <w:rPr/>
          <w:t xml:space="preserve">reasonable</w:t>
        </w:r>
      </w:ins>
      <w:r>
        <w:rPr/>
        <w:t xml:space="preserve">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08:32:35Z">
        <w:r>
          <w:rPr/>
          <w:t xml:space="preserve"> This obligation survives termination.</w:t>
        </w:r>
      </w:ins>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08:32:35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2"/>
        <w:pPrChange w:id="20003" w:author="Helena Voss" w:date="2026-09-28T08:32:35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pPr>
        <w:rPr>
          <w:del w:id="9163" w:author="Helena Voss" w:date="2026-09-28T08:32:35Z"/>
        </w:rPr>
      </w:pPr>
      <w:del w:id="9162" w:author="Helena Voss" w:date="2026-09-28T08:32:35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08:32:35Z">
        <w:r>
          <w:rPr/>
          <w:t xml:space="preserve"> This obligation survives termination.</w:t>
        </w:r>
      </w:ins>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 xml:space="preserve">The parties shall meet at least quarterly to review </w:t>
      </w:r>
      <w:del w:id="9057" w:author="Helena Voss" w:date="2026-09-28T08:32:35Z">
        <w:r>
          <w:rPr/>
          <w:delText xml:space="preserve">performance</w:delText>
        </w:r>
      </w:del>
      <w:ins w:id="9058" w:author="Helena Voss" w:date="2026-09-28T08:32:35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08:32:35Z">
        <w:r>
          <w:rPr/>
          <w:delText xml:space="preserve">control</w:delText>
        </w:r>
      </w:del>
      <w:ins w:id="9123" w:author="Helena Voss" w:date="2026-09-28T08:32:35Z">
        <w:r>
          <w:rPr/>
          <w:t xml:space="preserve">reasonable</w:t>
        </w:r>
      </w:ins>
      <w:r>
        <w:rPr/>
        <w:t xml:space="preserve">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pPr>
        <w:pStyle w:val="Heading2"/>
        <w:pPrChange w:id="20017" w:author="Helena Voss" w:date="2026-09-28T08:32:35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08:32:35Z">
        <w:r>
          <w:rPr/>
          <w:t xml:space="preserve"> This obligation survives termination.</w:t>
        </w:r>
      </w:ins>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08:32:35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08:32:35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 xml:space="preserve">Subject to Clause 9.4, the Supplier shall </w:t>
      </w:r>
      <w:del w:id="9038" w:author="Helena Voss" w:date="2026-09-28T08:32:35Z">
        <w:r>
          <w:rPr/>
          <w:delText xml:space="preserve">provide</w:delText>
        </w:r>
      </w:del>
      <w:ins w:id="9039" w:author="Helena Voss" w:date="2026-09-28T08:32:35Z">
        <w:r>
          <w:rPr/>
          <w:t xml:space="preserve">reasonable</w:t>
        </w:r>
      </w:ins>
      <w:r>
        <w:rPr/>
        <w:t xml:space="preserv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08:32:35Z">
        <w:r>
          <w:rPr/>
          <w:t xml:space="preserve"> This obligation survives termination.</w:t>
        </w:r>
      </w:ins>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08:32:35Z">
        <w:r>
          <w:rPr/>
          <w:t xml:space="preserve"> This obligation survives termination.</w:t>
        </w:r>
      </w:ins>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pPr>
        <w:pStyle w:val="Heading2"/>
        <w:pPrChange w:id="20007" w:author="Helena Voss" w:date="2026-09-28T08:32:35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 xml:space="preserve">The parties shall meet at least quarterly to review performance in relation to the term (module 11) and agree any improvements re</w:t>
      </w:r>
      <w:r>
        <w:rPr>
          <w:b/>
          <w:rPrChange w:id="20006" w:author="Helena Voss" w:date="2026-09-28T08:32:35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pPr>
        <w:rPr>
          <w:del w:id="9171" w:author="Helena Voss" w:date="2026-09-28T08:32:35Z"/>
        </w:rPr>
      </w:pPr>
      <w:del w:id="9170" w:author="Helena Voss" w:date="2026-09-28T08:32:35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 xml:space="preserve">Any approval given </w:t>
      </w:r>
      <w:del w:id="9035" w:author="Helena Voss" w:date="2026-09-28T08:32:35Z">
        <w:r>
          <w:rPr/>
          <w:delText xml:space="preserve">by</w:delText>
        </w:r>
      </w:del>
      <w:ins w:id="9036" w:author="Helena Voss" w:date="2026-09-28T08:32:35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del w:id="9177" w:author="Helena Voss" w:date="2026-09-28T08:32:35Z"/>
        </w:rPr>
      </w:pPr>
      <w:del w:id="9176" w:author="Helena Voss" w:date="2026-09-28T08:32:35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w:t>
      </w:r>
      <w:del w:id="9009" w:author="Helena Voss" w:date="2026-09-28T08:32:35Z">
        <w:r>
          <w:rPr/>
          <w:delText xml:space="preserve">shall</w:delText>
        </w:r>
      </w:del>
      <w:ins w:id="9010" w:author="Helena Voss" w:date="2026-09-28T08:32:35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08:32:35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08:32:35Z">
        <w:r>
          <w:rPr/>
          <w:t xml:space="preserve"> This obligation survives termination.</w:t>
        </w:r>
      </w:ins>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 xml:space="preserve">The Supplier shall retain all Customer Data for 30 days after termination before secure deletion.</w:t>
      </w:r>
      <w:ins w:id="9042" w:author="Helena Voss" w:date="2026-09-28T08:32:35Z">
        <w:r>
          <w:rPr/>
          <w:t xml:space="preserve"> This obligation survives termination.</w:t>
        </w:r>
      </w:ins>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pPr>
        <w:pStyle w:val="Heading2"/>
        <w:pPrChange w:id="20021" w:author="Helena Voss" w:date="2026-09-28T08:32:35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08:32:35Z">
        <w:r>
          <w:rPr/>
          <w:delText xml:space="preserve">shall</w:delText>
        </w:r>
      </w:del>
      <w:ins w:id="9125" w:author="Helena Voss" w:date="2026-09-28T08:32:35Z">
        <w:r>
          <w:rPr/>
          <w:t xml:space="preserve">reasonable</w:t>
        </w:r>
      </w:ins>
      <w:r>
        <w:rPr/>
        <w:t xml:space="preserve">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pPr>
        <w:rPr>
          <w:del w:id="9157" w:author="Helena Voss" w:date="2026-09-28T08:32:35Z"/>
        </w:rPr>
      </w:pPr>
      <w:del w:id="9156" w:author="Helena Voss" w:date="2026-09-28T08:32:35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 xml:space="preserve">The Supplier shall provide the exit plan within thirty (30) days of the Effective Date.</w:t>
      </w:r>
      <w:ins w:id="9070" w:author="Helena Voss" w:date="2026-09-28T08:32:35Z">
        <w:r>
          <w:rPr/>
          <w:t xml:space="preserve"> This obligation survives termination.</w:t>
        </w:r>
      </w:ins>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08:32:35Z">
        <w:r>
          <w:rPr/>
          <w:delText xml:space="preserve">and</w:delText>
        </w:r>
      </w:del>
      <w:ins w:id="9069" w:author="Helena Voss" w:date="2026-09-28T08:32:35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 xml:space="preserve">Any approval given by the Customer under this clause shall not relieve the Supplier </w:t>
      </w:r>
      <w:r>
        <w:rPr>
          <w:b/>
          <w:rPrChange w:id="20024" w:author="Helena Voss" w:date="2026-09-28T08:32:35Z">
            <w:rPr/>
          </w:rPrChange>
        </w:rPr>
        <w:t xml:space="preserve">of any of it</w:t>
      </w:r>
      <w:r>
        <w:rPr/>
        <w:t xml:space="preserve">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t>
      </w:r>
      <w:del w:id="9094" w:author="Helena Voss" w:date="2026-09-28T08:32:35Z">
        <w:r>
          <w:rPr/>
          <w:delText xml:space="preserve">with</w:delText>
        </w:r>
      </w:del>
      <w:ins w:id="9095" w:author="Helena Voss" w:date="2026-09-28T08:32:35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 xml:space="preserve">Subject to Clause 9.4, the Suppl</w:t>
      </w:r>
      <w:r>
        <w:rPr>
          <w:b/>
          <w:rPrChange w:id="20010" w:author="Helena Voss" w:date="2026-09-28T08:32:35Z">
            <w:rPr/>
          </w:rPrChange>
        </w:rPr>
        <w:t xml:space="preserve">ier shall pr</w:t>
      </w:r>
      <w:r>
        <w:rPr/>
        <w:t xml:space="preserve">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08:32:35Z">
        <w:r>
          <w:rPr/>
          <w:delText xml:space="preserve">and</w:delText>
        </w:r>
      </w:del>
      <w:ins w:id="9079" w:author="Helena Voss" w:date="2026-09-28T08:32:35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066" w:author="Helena Voss" w:date="2026-09-28T08:32:35Z">
        <w:r>
          <w:rPr/>
          <w:t xml:space="preserve"> This obligation survives termination.</w:t>
        </w:r>
      </w:ins>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08:32:35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08:32:35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08:32:35Z">
        <w:r>
          <w:rPr/>
          <w:delText xml:space="preserve">promptly</w:delText>
        </w:r>
      </w:del>
      <w:ins w:id="9135" w:author="Helena Voss" w:date="2026-09-28T08:32:35Z">
        <w:r>
          <w:rPr/>
          <w:t xml:space="preserve">reasonable</w:t>
        </w:r>
      </w:ins>
      <w:r>
        <w:rPr/>
        <w:t xml:space="preserve">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05" w:author="Helena Voss" w:date="2026-09-28T08:32:35Z">
        <w:r>
          <w:rPr/>
          <w:t xml:space="preserve"> This obligation survives termination.</w:t>
        </w:r>
      </w:ins>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pPr>
        <w:rPr>
          <w:del w:id="9159" w:author="Helena Voss" w:date="2026-09-28T08:32:35Z"/>
        </w:rPr>
      </w:pPr>
      <w:del w:id="9158" w:author="Helena Voss" w:date="2026-09-28T08:32:35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 xml:space="preserve">Subject to Clause 9.4, the Supplier shall provide the deliverables described in this clause to the Customer.</w:t>
      </w:r>
      <w:ins w:id="9008" w:author="Helena Voss" w:date="2026-09-28T08:32:35Z">
        <w:r>
          <w:rPr/>
          <w:t xml:space="preserve"> This obligation survives termination.</w:t>
        </w:r>
      </w:ins>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08:32:35Z">
        <w:r>
          <w:rPr/>
          <w:delText xml:space="preserve">the</w:delText>
        </w:r>
      </w:del>
      <w:ins w:id="9103" w:author="Helena Voss" w:date="2026-09-28T08:32:35Z">
        <w:r>
          <w:rPr/>
          <w:t xml:space="preserve">reasonable</w:t>
        </w:r>
      </w:ins>
      <w:r>
        <w:rPr/>
        <w:t xml:space="preserve"> termination (module 13) and shall make them available to the Customer on request.</w:t>
      </w:r>
    </w:p>
    <w:p>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08:32:35Z">
        <w:r>
          <w:rPr/>
          <w:delText xml:space="preserve">13)</w:delText>
        </w:r>
      </w:del>
      <w:ins w:id="9093" w:author="Helena Voss" w:date="2026-09-28T08:32:35Z">
        <w:r>
          <w:rPr/>
          <w:t xml:space="preserve">reasonable</w:t>
        </w:r>
      </w:ins>
      <w:r>
        <w:rPr/>
        <w:t xml:space="preserve">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Change w:id="20005" w:author="Helena Voss" w:date="2026-09-28T08:32:35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 xml:space="preserve">Any approval given by the Customer under this clause </w:t>
      </w:r>
      <w:del w:id="9114" w:author="Helena Voss" w:date="2026-09-28T08:32:35Z">
        <w:r>
          <w:rPr/>
          <w:delText xml:space="preserve">shall</w:delText>
        </w:r>
      </w:del>
      <w:ins w:id="9115" w:author="Helena Voss" w:date="2026-09-28T08:32:35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 xml:space="preserve">The Customer may, acting reasonably, request such information from the Supplier as it requires to </w:t>
      </w:r>
      <w:del w:id="9138" w:author="Helena Voss" w:date="2026-09-28T08:32:35Z">
        <w:r>
          <w:rPr/>
          <w:delText xml:space="preserve">verify</w:delText>
        </w:r>
      </w:del>
      <w:ins w:id="9139" w:author="Helena Voss" w:date="2026-09-28T08:32:35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08:32:35Z">
        <w:r>
          <w:rPr/>
          <w:t xml:space="preserve"> This obligation survives termination.</w:t>
        </w:r>
      </w:ins>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The Supplier shall retain all Customer Data for 30 days after termination before secure deletion.</w:t>
      </w:r>
    </w:p>
    <w:p>
      <w:pPr>
        <w:rPr>
          <w:ins w:id="9189" w:author="Helena Voss" w:date="2026-09-28T08:32:35Z"/>
        </w:rPr>
      </w:pPr>
      <w:ins w:id="9188" w:author="Helena Voss" w:date="2026-09-28T08:32:35Z">
        <w:r>
          <w:rPr/>
          <w:t xml:space="preserve">3550.A The Parties shall co-operate in good faith.</w:t>
        </w:r>
      </w:ins>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08:32:35Z">
        <w:r>
          <w:rPr/>
          <w:delText xml:space="preserve">provided.</w:delText>
        </w:r>
      </w:del>
      <w:ins w:id="9107" w:author="Helena Voss" w:date="2026-09-28T08:32:35Z">
        <w:r>
          <w:rPr/>
          <w:t xml:space="preserve">reasonable</w:t>
        </w:r>
      </w:ins>
      <w:r>
        <w:rPr/>
        <w:t xml:space="preserve">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rPr>
          <w:ins w:id="9211" w:author="Helena Voss" w:date="2026-09-28T08:32:35Z"/>
        </w:rPr>
      </w:pPr>
      <w:ins w:id="9210" w:author="Helena Voss" w:date="2026-09-28T08:32:35Z">
        <w:r>
          <w:rPr/>
          <w:t xml:space="preserve">3615.A The Parties shall co-operate in good faith.</w:t>
        </w:r>
      </w:ins>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08:32:35Z">
        <w:r>
          <w:rPr/>
          <w:delText xml:space="preserve">acting</w:delText>
        </w:r>
      </w:del>
      <w:ins w:id="9073" w:author="Helena Voss" w:date="2026-09-28T08:32:35Z">
        <w:r>
          <w:rPr/>
          <w:t xml:space="preserve">reasonable</w:t>
        </w:r>
      </w:ins>
      <w:r>
        <w:rPr/>
        <w:t xml:space="preserve">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2"/>
        <w:pPrChange w:id="20035" w:author="Helena Voss" w:date="2026-09-28T08:32:35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08:32:35Z">
            <w:rPr>
              <w:i/>
            </w:rPr>
          </w:rPrChange>
        </w:rPr>
        <w:t xml:space="preserve">ry Practice</w:t>
      </w:r>
      <w:r>
        <w:rPr>
          <w:b/>
          <w:rPrChange w:id="20002" w:author="Helena Voss" w:date="2026-09-28T08:32:35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pPr>
        <w:pStyle w:val="Heading2"/>
        <w:pPrChange w:id="20037" w:author="Helena Voss" w:date="2026-09-28T08:32:35Z">
          <w:pPr/>
        </w:pPrChange>
      </w:pPr>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 xml:space="preserve">Each party shall bear its own costs in connection with the matters described in this clause, save as otherwise expressly provide</w:t>
      </w:r>
      <w:r>
        <w:rPr>
          <w:b/>
          <w:rPrChange w:id="20032" w:author="Helena Voss" w:date="2026-09-28T08:32:35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