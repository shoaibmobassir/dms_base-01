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2" w:author="Helena Voss" w:date="2026-09-28T07:08:52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ins w:id="9011" w:author="Helena Voss" w:date="2026-09-28T07:08:52Z">
        <w:r>
          <w:rPr/>
          <w:t xml:space="preserve"> This obligation survives termination.</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del w:id="9021" w:author="Helena Voss" w:date="2026-09-28T07:08:52Z">
        <w:r>
          <w:rPr/>
          <w:delText xml:space="preserve">own</w:delText>
        </w:r>
      </w:del>
      <w:ins w:id="9022" w:author="Helena Voss" w:date="2026-09-28T07:08:52Z">
        <w:r>
          <w:rPr/>
          <w:t xml:space="preserve">reasonable</w:t>
        </w:r>
      </w:ins>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pPr>
        <w:rPr>
          <w:del w:id="9043" w:author="Helena Voss" w:date="2026-09-28T07:08:52Z"/>
        </w:rPr>
      </w:pPr>
      <w:del w:id="9042" w:author="Helena Voss" w:date="2026-09-28T07:08:52Z">
        <w:r>
          <w:rPr>
            <w:b/>
          </w:rPr>
          <w:delText xml:space="preserve">18.1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delText>
        </w:r>
      </w:del>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ins w:id="9034" w:author="Helena Voss" w:date="2026-09-28T07:08:52Z">
        <w:r>
          <w:rPr/>
          <w:t xml:space="preserve"> This obligation survives termination.</w:t>
        </w:r>
      </w:ins>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del w:id="9029" w:author="Helena Voss" w:date="2026-09-28T07:08:52Z">
        <w:r>
          <w:rPr/>
          <w:delText xml:space="preserve">shall</w:delText>
        </w:r>
      </w:del>
      <w:ins w:id="9030" w:author="Helena Voss" w:date="2026-09-28T07:08:52Z">
        <w:r>
          <w:rPr/>
          <w:t xml:space="preserve">reasonable</w:t>
        </w:r>
      </w:ins>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del w:id="9001" w:author="Helena Voss" w:date="2026-09-28T07:08:52Z">
        <w:r>
          <w:rPr/>
          <w:delText xml:space="preserve">its</w:delText>
        </w:r>
      </w:del>
      <w:ins w:id="9002" w:author="Helena Voss" w:date="2026-09-28T07:08:52Z">
        <w:r>
          <w:rPr/>
          <w:t xml:space="preserve">reasonable</w:t>
        </w:r>
      </w:ins>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del w:id="9004" w:author="Helena Voss" w:date="2026-09-28T07:08:52Z">
        <w:r>
          <w:rPr/>
          <w:delText xml:space="preserve">at</w:delText>
        </w:r>
      </w:del>
      <w:ins w:id="9005" w:author="Helena Voss" w:date="2026-09-28T07:08:52Z">
        <w:r>
          <w:rPr/>
          <w:t xml:space="preserve">reasonable</w:t>
        </w:r>
      </w:ins>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ins w:id="9010" w:author="Helena Voss" w:date="2026-09-28T07:08:52Z">
        <w:r>
          <w:rPr/>
          <w:t xml:space="preserve"> This obligation survives termination.</w:t>
        </w:r>
      </w:ins>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ins w:id="9037" w:author="Helena Voss" w:date="2026-09-28T07:08:52Z">
        <w:r>
          <w:rPr/>
          <w:t xml:space="preserve"> This obligation survives termination.</w:t>
        </w:r>
      </w:ins>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1" w:author="Helena Voss" w:date="2026-09-28T07:08:52Z"/>
        </w:rPr>
      </w:pPr>
      <w:ins w:id="9050" w:author="Helena Voss" w:date="2026-09-28T07:08:52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ins w:id="9055" w:author="Helena Voss" w:date="2026-09-28T07:08:52Z"/>
        </w:rPr>
      </w:pPr>
      <w:ins w:id="9054" w:author="Helena Voss" w:date="2026-09-28T07:08:52Z">
        <w:r>
          <w:rPr/>
          <w:t xml:space="preserve">428.A The Parties shall co-operate in good faith.</w:t>
        </w:r>
      </w:ins>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w:t>
      </w:r>
      <w:del w:id="9019" w:author="Helena Voss" w:date="2026-09-28T07:08:52Z">
        <w:r>
          <w:rPr/>
          <w:delText xml:space="preserve">shall</w:delText>
        </w:r>
      </w:del>
      <w:ins w:id="9020" w:author="Helena Voss" w:date="2026-09-28T07:08:52Z">
        <w:r>
          <w:rPr/>
          <w:t xml:space="preserve">reasonable</w:t>
        </w:r>
      </w:ins>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ins w:id="9053" w:author="Helena Voss" w:date="2026-09-28T07:08:52Z"/>
        </w:rPr>
      </w:pPr>
      <w:ins w:id="9052" w:author="Helena Voss" w:date="2026-09-28T07:08:52Z">
        <w:r>
          <w:rPr/>
          <w:t xml:space="preserve">452.A The Parties shall co-operate in good faith.</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del w:id="9015" w:author="Helena Voss" w:date="2026-09-28T07:08:52Z">
        <w:r>
          <w:rPr/>
          <w:delText xml:space="preserve">as</w:delText>
        </w:r>
      </w:del>
      <w:ins w:id="9016" w:author="Helena Voss" w:date="2026-09-28T07:08:52Z">
        <w:r>
          <w:rPr/>
          <w:t xml:space="preserve">reasonable</w:t>
        </w:r>
      </w:ins>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del w:id="9032" w:author="Helena Voss" w:date="2026-09-28T07:08:52Z">
        <w:r>
          <w:rPr/>
          <w:delText xml:space="preserve">with</w:delText>
        </w:r>
      </w:del>
      <w:ins w:id="9033" w:author="Helena Voss" w:date="2026-09-28T07:08:52Z">
        <w:r>
          <w:rPr/>
          <w:t xml:space="preserve">reasonable</w:t>
        </w:r>
      </w:ins>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del w:id="9023" w:author="Helena Voss" w:date="2026-09-28T07:08:52Z">
        <w:r>
          <w:rPr/>
          <w:delText xml:space="preserve">or</w:delText>
        </w:r>
      </w:del>
      <w:ins w:id="9024" w:author="Helena Voss" w:date="2026-09-28T07:08:52Z">
        <w:r>
          <w:rPr/>
          <w:t xml:space="preserve">reasonable</w:t>
        </w:r>
      </w:ins>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1" w:author="Helena Voss" w:date="2026-09-28T07:08:52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ins w:id="9014" w:author="Helena Voss" w:date="2026-09-28T07:08:52Z">
        <w:r>
          <w:rPr/>
          <w:t xml:space="preserve"> This obligation survives termination.</w:t>
        </w:r>
      </w:ins>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del w:id="9008" w:author="Helena Voss" w:date="2026-09-28T07:08:52Z">
        <w:r>
          <w:rPr/>
          <w:delText xml:space="preserve">19</w:delText>
        </w:r>
      </w:del>
      <w:ins w:id="9009" w:author="Helena Voss" w:date="2026-09-28T07:08:52Z">
        <w:r>
          <w:rPr/>
          <w:t xml:space="preserve">reasonable</w:t>
        </w:r>
      </w:ins>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del w:id="9027" w:author="Helena Voss" w:date="2026-09-28T07:08:52Z">
        <w:r>
          <w:rPr/>
          <w:delText xml:space="preserve">compliance</w:delText>
        </w:r>
      </w:del>
      <w:ins w:id="9028" w:author="Helena Voss" w:date="2026-09-28T07:08:52Z">
        <w:r>
          <w:rPr/>
          <w:t xml:space="preserve">reasonable</w:t>
        </w:r>
      </w:ins>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pPr>
        <w:rPr>
          <w:del w:id="9047" w:author="Helena Voss" w:date="2026-09-28T07:08:52Z"/>
        </w:rPr>
      </w:pPr>
      <w:del w:id="9046" w:author="Helena Voss" w:date="2026-09-28T07:08:52Z">
        <w:r>
          <w:rPr>
            <w:b/>
          </w:rPr>
          <w:delText xml:space="preserve">54.7 </w:delText>
        </w:r>
        <w:r>
          <w:rPr/>
          <w:delText>Clause 29.1 applies to any dispute arising under this clause.</w:delText>
        </w:r>
      </w:del>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pPr>
        <w:rPr>
          <w:del w:id="9045" w:author="Helena Voss" w:date="2026-09-28T07:08:52Z"/>
        </w:rPr>
      </w:pPr>
      <w:del w:id="9044" w:author="Helena Voss" w:date="2026-09-28T07:08:52Z">
        <w:r>
          <w:rPr>
            <w:b/>
          </w:rPr>
          <w:delText xml:space="preserve">57.8 </w:delText>
        </w:r>
        <w:r>
          <w:rPr/>
          <w:delText>Subject to Clause 9.4, the Supplier shall provide the deliverables described in this clause to the Customer.</w:delText>
        </w:r>
      </w:del>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del w:id="9038" w:author="Helena Voss" w:date="2026-09-28T07:08:52Z">
        <w:r>
          <w:rPr/>
          <w:delText xml:space="preserve">matters</w:delText>
        </w:r>
      </w:del>
      <w:ins w:id="9039" w:author="Helena Voss" w:date="2026-09-28T07:08:52Z">
        <w:r>
          <w:rPr/>
          <w:t xml:space="preserve">reasonable</w:t>
        </w:r>
      </w:ins>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3" w:author="Helena Voss" w:date="2026-09-28T07:08:52Z">
        <w:r>
          <w:rPr/>
          <w:t xml:space="preserve"> This obligation survives termination.</w:t>
        </w:r>
      </w:ins>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ins w:id="9049" w:author="Helena Voss" w:date="2026-09-28T07:08:52Z"/>
        </w:rPr>
      </w:pPr>
      <w:ins w:id="9048" w:author="Helena Voss" w:date="2026-09-28T07:08:52Z">
        <w:r>
          <w:rPr/>
          <w:t xml:space="preserve">721.A The Parties shall co-operate in good faith.</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del w:id="9025" w:author="Helena Voss" w:date="2026-09-28T07:08:52Z">
        <w:r>
          <w:rPr/>
          <w:delText xml:space="preserve">other</w:delText>
        </w:r>
      </w:del>
      <w:ins w:id="9026" w:author="Helena Voss" w:date="2026-09-28T07:08:52Z">
        <w:r>
          <w:rPr/>
          <w:t xml:space="preserve">reasonable</w:t>
        </w:r>
      </w:ins>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del w:id="9041" w:author="Helena Voss" w:date="2026-09-28T07:08:52Z"/>
        </w:rPr>
      </w:pPr>
      <w:del w:id="9040" w:author="Helena Voss" w:date="2026-09-28T07:08:52Z">
        <w:r>
          <w:rPr>
            <w:b/>
          </w:rPr>
          <w:delText xml:space="preserve">66.2 </w:delText>
        </w:r>
        <w:r>
          <w:rPr/>
          <w:delTex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w:delText>
        </w:r>
      </w:del>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del w:id="9006" w:author="Helena Voss" w:date="2026-09-28T07:08:52Z">
        <w:r>
          <w:rPr/>
          <w:delText xml:space="preserve">not</w:delText>
        </w:r>
      </w:del>
      <w:ins w:id="9007" w:author="Helena Voss" w:date="2026-09-28T07:08:52Z">
        <w:r>
          <w:rPr/>
          <w:t xml:space="preserve">reasonable</w:t>
        </w:r>
      </w:ins>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del w:id="9035" w:author="Helena Voss" w:date="2026-09-28T07:08:52Z">
        <w:r>
          <w:rPr/>
          <w:delText xml:space="preserve">such</w:delText>
        </w:r>
      </w:del>
      <w:ins w:id="9036" w:author="Helena Voss" w:date="2026-09-28T07:08:52Z">
        <w:r>
          <w:rPr/>
          <w:t xml:space="preserve">reasonable</w:t>
        </w:r>
      </w:ins>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del w:id="9017" w:author="Helena Voss" w:date="2026-09-28T07:08:52Z">
        <w:r>
          <w:rPr/>
          <w:delText xml:space="preserve">reasonable</w:delText>
        </w:r>
      </w:del>
      <w:ins w:id="9018" w:author="Helena Voss" w:date="2026-09-28T07:08:52Z">
        <w:r>
          <w:rPr/>
          <w:t xml:space="preserve">prompt</w:t>
        </w:r>
      </w:ins>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ins w:id="9013" w:author="Helena Voss" w:date="2026-09-28T07:08:52Z">
        <w:r>
          <w:rPr/>
          <w:t xml:space="preserve"> This obligation survives termination.</w:t>
        </w:r>
      </w:ins>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