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Supplier shall maintain complete and accurate records relating to the services and shall make them available to the Customer on request. Each party shall bear its own costs in connection with the matters described in this clause, save as otherwise expressly provided.</w:t>
      </w:r>
    </w:p>
    <w:p>
      <w:r>
        <w:rPr>
          <w:b/>
        </w:rPr>
        <w:t xml:space="preserve">2.2 </w:t>
      </w:r>
      <w:r>
        <w:rPr/>
        <w:t>Where the Supplier becomes aware of any matter which may affect the services, it shall notify the Customer promptly and in any event within five Working Days. 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2.3 </w:t>
      </w:r>
      <w:r>
        <w:rPr/>
        <w:t>Subject to Clause 9, the Supplier shall provide the deliverables described in this clause to the Customer.</w:t>
      </w:r>
    </w:p>
    <w:p>
      <w:r>
        <w:rPr>
          <w:b/>
        </w:rPr>
        <w:t xml:space="preserve">2.4 </w:t>
      </w:r>
      <w:r>
        <w:rPr/>
        <w:t xml:space="preserve">The parties shall meet at least quarterly to review performance in relation to the services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services, it shall notify the Customer promptly and in any event within five Working Days.</w:t>
      </w:r>
    </w:p>
    <w:p>
      <w:r>
        <w:rPr>
          <w:b/>
        </w:rPr>
        <w:t xml:space="preserve">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 </w:t>
      </w:r>
      <w:r>
        <w:rPr/>
        <w:t>The parties shall meet at least quarterly to review performance in relation to the services and agree any improvements required. Nothing in this clause shall limit any other right or remedy of the Customer under this Agreement or at law.</w:t>
      </w:r>
    </w:p>
    <w:p>
      <w:r>
        <w:rPr>
          <w:b/>
        </w:rPr>
        <w:t xml:space="preserve">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services, it shall notify the Customer promptly and in any event within five Working Days. Where the Supplier becomes aware of any matter which may affect the services, it shall notify the Customer promptly and in any event within five Working Days.</w:t>
      </w:r>
    </w:p>
    <w:p>
      <w:r>
        <w:rPr>
          <w:b/>
        </w:rPr>
        <w:t xml:space="preserve">2.9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 levels and shall make them available to the Customer on request.</w:t>
      </w:r>
    </w:p>
    <w:p>
      <w:r>
        <w:rPr>
          <w:b/>
        </w:rPr>
        <w:t xml:space="preserve">3.2 </w:t>
      </w:r>
      <w:r>
        <w:rPr/>
        <w:t>Clause 29.1 applies to any dispute arising under this clause.</w:t>
      </w:r>
    </w:p>
    <w:p>
      <w:r>
        <w:rPr>
          <w:b/>
        </w:rPr>
        <w:t xml:space="preserve">3.3 </w:t>
      </w:r>
      <w:r>
        <w:rPr/>
        <w:t>The parties shall meet at least quarterly to review performance in relation to the service levels and agree any improvements required. Nothing in this clause shall limit any other right or remedy of the Customer under this Agreement or at law. The Supplier shall maintain complete and accurate records relating to the service levels and shall make them available to the Customer on request. The Supplier shall maintain complete and accurate records relating to the service levels and shall make them available to the Customer on request.</w:t>
      </w:r>
    </w:p>
    <w:p>
      <w:r>
        <w:rPr>
          <w:b/>
        </w:rPr>
        <w:t xml:space="preserve">3.4 </w:t>
      </w:r>
      <w:r>
        <w:rPr/>
        <w:t xml:space="preserve">The parties shall meet at least quarterly to review performance in relation to the service levels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service levels, it shall notify the Customer promptly and in any event within five Working Days.</w:t>
      </w:r>
    </w:p>
    <w:p>
      <w:r>
        <w:rPr>
          <w:b/>
        </w:rPr>
        <w:t xml:space="preserve">3.5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3.6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3.7 </w:t>
      </w:r>
      <w:r>
        <w:rPr/>
        <w:t xml:space="preserve">The parties shall meet at least quarterly to review performance in relation to the service levels and agree any improvements required. 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 </w:t>
      </w:r>
      <w:r>
        <w:rPr/>
        <w:t>The parties shall meet at least quarterly to review performance in relation to the service levels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3.10 </w:t>
      </w:r>
      <w:r>
        <w:rPr/>
        <w:t>Any approval given by the Customer under this clause shall not relieve the Supplier of any of its obligations under this Agreement. Where the Supplier becomes aware of any matter which may affect the service levels, it shall notify the Customer promptly and in any event within five Working Days. The Supplier shall maintain complete and accurate records relating to the service levels and shall make them available to the Customer on request.</w:t>
      </w:r>
    </w:p>
    <w:p>
      <w:pPr>
        <w:pStyle w:val="Heading1"/>
      </w:pPr>
      <w:r>
        <w:rPr/>
        <w:t>4. Personnel</w:t>
      </w:r>
    </w:p>
    <w:p>
      <w:r>
        <w:rPr>
          <w:b/>
        </w:rPr>
        <w:t xml:space="preserve">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 </w:t>
      </w:r>
      <w:r>
        <w:rPr/>
        <w:t>Where the Supplier becomes aware of any matter which may affect the personnel, it shall notify the Customer promptly and in any event within five Working Days. Any approval given by the Customer under this clause shall not relieve the Supplier of any of its obligations under this Agreement.</w:t>
      </w:r>
    </w:p>
    <w:p>
      <w:r>
        <w:rPr>
          <w:b/>
        </w:rPr>
        <w:t xml:space="preserve">4.3 </w:t>
      </w:r>
      <w:r>
        <w:rPr/>
        <w:t>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4.5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4.6 </w:t>
      </w:r>
      <w:r>
        <w:rPr/>
        <w:t>Each party shall bear its own costs in connection with the matters described in this clause, save as otherwise expressly provided. The Supplier shall maintain complete and accurate records relating to the personnel and shall make them available to the Customer on request.</w:t>
      </w:r>
    </w:p>
    <w:p>
      <w:r>
        <w:rPr>
          <w:b/>
        </w:rPr>
        <w:t xml:space="preserve">4.7 </w:t>
      </w:r>
      <w:r>
        <w:rPr/>
        <w:t>Either party may terminate this Agreement for convenience on not less than thirty (30) days' written notice.</w:t>
      </w:r>
    </w:p>
    <w:p>
      <w:r>
        <w:rPr>
          <w:b/>
        </w:rPr>
        <w:t xml:space="preserve">4.8 </w:t>
      </w:r>
      <w:r>
        <w:rPr/>
        <w:t>Subject to Clause 9, the Supplier shall provide the deliverables described in this clause to the Customer.</w:t>
      </w:r>
    </w:p>
    <w:p>
      <w:r>
        <w:rPr>
          <w:b/>
        </w:rPr>
        <w:t xml:space="preserve">4.9 </w:t>
      </w:r>
      <w:r>
        <w:rPr/>
        <w:t>Nothing in this clause shall limit any other right or remedy of the Customer under this Agreement or at law. The Supplier shall maintain complete and accurate records relating to the personnel and shall make them available to the Customer on request. Each party shall bear its own costs in connection with the matters described in this clause, save as otherwise expressly provided.</w:t>
      </w:r>
    </w:p>
    <w:p>
      <w:r>
        <w:rPr>
          <w:b/>
        </w:rPr>
        <w:t xml:space="preserve">4.10 </w:t>
      </w:r>
      <w:r>
        <w:rPr/>
        <w:t>Any approval given by the Customer under this clause shall not relieve the Supplier of any of its obligations under this Agreement. The Supplier shall maintain complete and accurate records relating to the personnel and shall make them available to the Customer on request.</w:t>
      </w:r>
    </w:p>
    <w:p>
      <w:r>
        <w:rPr>
          <w:b/>
        </w:rPr>
        <w:t xml:space="preserve">4.11 </w:t>
      </w:r>
      <w:r>
        <w:rPr/>
        <w:t>The Supplier shall remedy any material breach within 30 days of written notice requiring it to do so.</w:t>
      </w:r>
    </w:p>
    <w:p>
      <w:r>
        <w:rPr>
          <w:b/>
        </w:rPr>
        <w:t xml:space="preserve">4.12 </w:t>
      </w:r>
      <w:r>
        <w:rPr/>
        <w:t>The Supplier shall maintain complete and accurate records relating to the personnel and shall make them available to the Customer on request. The Supplier shall maintain complete and accurate records relating to the personnel and shall make them available to the Customer on request.</w:t>
      </w:r>
    </w:p>
    <w:p>
      <w:r>
        <w:rPr>
          <w:b/>
        </w:rPr>
        <w:t xml:space="preserve">4.13 </w:t>
      </w:r>
      <w:r>
        <w:rPr/>
        <w:t>Where the Supplier becomes aware of any matter which may affect the personnel, it shall notify the Customer promptly and in any event within five Working Days. Where the Supplier becomes aware of any matter which may affect the personnel, it shall notify the Customer promptly and in any event within five Working Days. Each party shall bear its own costs in connection with the matters described in this clause, save as otherwise expressly provided.</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Nothing in this clause shall limit any other right or remedy of the Customer under this Agreement or at law. The Supplier shall maintain complete and accurate records relating to the customer obligations and shall make them available to the Customer on request.</w:t>
      </w:r>
    </w:p>
    <w:p>
      <w:r>
        <w:rPr>
          <w:b/>
        </w:rPr>
        <w:t xml:space="preserve">5.2 </w:t>
      </w:r>
      <w:r>
        <w:rPr/>
        <w:t>Subject to Clause 9.4, the Supplier shall provide the deliverables described in this clause to the Customer.</w:t>
      </w:r>
    </w:p>
    <w:p>
      <w:r>
        <w:rPr>
          <w:b/>
        </w:rPr>
        <w:t xml:space="preserve">5.3 </w:t>
      </w:r>
      <w:r>
        <w:rPr/>
        <w:t xml:space="preserve">The parties shall meet at least quarterly to review performance in relation to the customer obligations and agree any improvements required. The Supplier shall perform its obligations under this clause with reasonable skill, care and diligence and in accordance with </w:t>
      </w:r>
      <w:r>
        <w:rPr>
          <w:i/>
        </w:rPr>
        <w:t>Good Industry Practice</w:t>
      </w:r>
      <w:r>
        <w:rPr/>
        <w:t>.</w:t>
      </w:r>
    </w:p>
    <w:p>
      <w:r>
        <w:rPr>
          <w:b/>
        </w:rPr>
        <w:t xml:space="preserve">5.4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5.5 </w:t>
      </w:r>
      <w:r>
        <w:rPr/>
        <w:t>The parties shall meet at least quarterly to review performance in relation to the customer obligations and agree any improvements required. Nothing in this clause shall limit any other right or remedy of the Customer under this Agreement or at law. 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pPr>
        <w:rPr>
          <w:ins w:id="9009" w:author="Helena Voss" w:date="2026-09-28T06:56:53Z"/>
        </w:rPr>
      </w:pPr>
      <w:ins w:id="9008" w:author="Helena Voss" w:date="2026-09-28T06:56:53Z">
        <w:r>
          <w:rPr/>
          <w:t xml:space="preserve">46.A The Parties shall co-operate in good faith.</w:t>
        </w:r>
      </w:ins>
    </w:p>
    <w:p>
      <w:r>
        <w:rPr>
          <w:b/>
        </w:rPr>
        <w:t xml:space="preserve">5.6 </w:t>
      </w:r>
      <w:r>
        <w:rPr/>
        <w:t>The parties shall meet at least quarterly to review performance in relation to the customer obligations and agree any improvements required. Any approval given by the Customer under this clause shall not relieve the Supplier of any of its obligations under this Agreement.</w:t>
      </w:r>
    </w:p>
    <w:p>
      <w:r>
        <w:rPr>
          <w:b/>
        </w:rPr>
        <w:t xml:space="preserve">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 The Customer may, acting reasonably, request such information from the Supplier as it requires to verify compliance with this clause.</w:t>
      </w:r>
    </w:p>
    <w:p>
      <w:r>
        <w:rPr>
          <w:b/>
        </w:rPr>
        <w:t xml:space="preserve">5.8 </w:t>
      </w:r>
      <w:r>
        <w:rPr/>
        <w:t>The Supplier shall maintain complete and accurate records relating to the customer obligations and shall make them available to the Customer on request. Each party shall bear its own costs in connection with the matters described in this clause, save as otherwise expressly provided.</w:t>
      </w:r>
    </w:p>
    <w:p>
      <w:pPr>
        <w:pStyle w:val="Heading1"/>
      </w:pPr>
      <w:r>
        <w:rPr/>
        <w:t>6. Change Control</w:t>
      </w:r>
    </w:p>
    <w:p>
      <w:r>
        <w:rPr>
          <w:b/>
        </w:rPr>
        <w:t xml:space="preserve">6.1 </w:t>
      </w:r>
      <w:r>
        <w:rPr/>
        <w:t>The Customer may, acting reasonably, request such information from the Supplier as it requires to verify compliance with this clause. The parties shall meet at least quarterly to review performance in relation to the change control and agree any improvements required. The Supplier shall maintain complete and accurate records relating to the change control and shall make them available to the Customer on request.</w:t>
      </w:r>
    </w:p>
    <w:p>
      <w:r>
        <w:rPr>
          <w:b/>
        </w:rPr>
        <w:t xml:space="preserve">6.2 </w:t>
      </w:r>
      <w:r>
        <w:rPr/>
        <w:t>Clause 19.3 applies to any dispute arising under this clause.</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w:t>
      </w:r>
    </w:p>
    <w:p>
      <w:r>
        <w:rPr>
          <w:b/>
        </w:rPr>
        <w:t xml:space="preserve">6.4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6.5 </w:t>
      </w:r>
      <w:r>
        <w:rPr/>
        <w:t>Subject to Clause 9.4, the Supplier shall provide the deliverables described in this clause to the Customer.</w:t>
      </w:r>
    </w:p>
    <w:p>
      <w:r>
        <w:rPr>
          <w:b/>
        </w:rPr>
        <w:t xml:space="preserve">6.6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Each party shall bear its own costs in connection with the matters described in this clause, save as otherwise expressly provided.</w:t>
      </w:r>
    </w:p>
    <w:p>
      <w:r>
        <w:rPr>
          <w:b/>
        </w:rPr>
        <w:t xml:space="preserve">6.7 </w:t>
      </w:r>
      <w:r>
        <w:rPr/>
        <w:t xml:space="preserve">The Supplier shall maintain complete and accurate records relating to the change control and shall make them available to the Customer on request. Where the Supplier becomes aware of any matter which may affect the change control,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 </w:t>
      </w:r>
      <w:r>
        <w:rPr/>
        <w:t xml:space="preserve">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7. Fees and Payment</w:t>
      </w:r>
    </w:p>
    <w:p>
      <w:r>
        <w:rPr>
          <w:b/>
        </w:rPr>
        <w:t xml:space="preserve">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and agree any improvements required. Nothing in this clause shall limit any other right or remedy of the Customer under this Agreement or at law.</w:t>
      </w:r>
    </w:p>
    <w:p>
      <w:r>
        <w:rPr>
          <w:b/>
        </w:rPr>
        <w:t xml:space="preserve">7.2 </w:t>
      </w:r>
      <w:r>
        <w:rPr/>
        <w:t>The Customer shall pay each valid invoice within thirty (30) days of receipt.</w:t>
      </w:r>
    </w:p>
    <w:p>
      <w:r>
        <w:rPr>
          <w:b/>
        </w:rPr>
        <w:t xml:space="preserve">7.3 </w:t>
      </w:r>
      <w:r>
        <w:rPr/>
        <w:t>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7.5 </w:t>
      </w:r>
      <w:r>
        <w:rPr/>
        <w:t>Undisputed amounts shall be paid no later than 30 days after the date of the relevant invoice.</w:t>
      </w:r>
    </w:p>
    <w:p>
      <w:r>
        <w:rPr>
          <w:b/>
        </w:rPr>
        <w:t xml:space="preserve">7.6 </w:t>
      </w:r>
      <w:r>
        <w:rPr/>
        <w:t>The Supplier shall maintain complete and accurate records relating to the fees and payment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7.7 </w:t>
      </w:r>
      <w:r>
        <w:rPr/>
        <w:t>Nothing in this clause shall limit any other right or remedy of the Customer under this Agreement or at law. Where the Supplier becomes aware of any matter which may affect the fees and payment, it shall notify the Customer promptly and in any event within five Working Days. The Customer may, acting reasonably, request such information from the Supplier as it requires to verify compliance with this clause.</w:t>
      </w:r>
    </w:p>
    <w:p>
      <w:r>
        <w:rPr>
          <w:b/>
        </w:rPr>
        <w:t xml:space="preserve">7.8 </w:t>
      </w:r>
      <w:r>
        <w:rPr/>
        <w:t xml:space="preserve">Any approval given by the Customer under this clause shall not relieve the Supplier of any of its obligations under </w:t>
      </w:r>
      <w:del w:id="9002" w:author="Helena Voss" w:date="2026-09-28T06:56:53Z">
        <w:r>
          <w:rPr/>
          <w:delText xml:space="preserve">this</w:delText>
        </w:r>
      </w:del>
      <w:ins w:id="9003" w:author="Helena Voss" w:date="2026-09-28T06:56:53Z">
        <w:r>
          <w:rPr/>
          <w:t xml:space="preserve">reasonable</w:t>
        </w:r>
      </w:ins>
      <w:r>
        <w:rPr/>
        <w:t xml:space="preserve"> Agreement. The Supplier shall perform its obligations under this clause with reasonable skill, care and diligence and in accordance with </w:t>
      </w:r>
      <w:r>
        <w:rPr>
          <w:i/>
        </w:rPr>
        <w:t xml:space="preserve">Good Industry Practice</w:t>
      </w:r>
      <w:r>
        <w:rPr/>
        <w:t xml:space="preserve">.</w:t>
      </w:r>
    </w:p>
    <w:p>
      <w:r>
        <w:rPr>
          <w:b/>
        </w:rPr>
        <w:t xml:space="preserve">7.9 </w:t>
      </w:r>
      <w:r>
        <w:rPr/>
        <w:t xml:space="preserve">The Customer may, acting reasonably, request such information from the Supplier as it requires to verify compliance with this clause. The Customer may, </w:t>
      </w:r>
      <w:r>
        <w:rPr/>
        <w:t xml:space="preserve">reasonable</w:t>
      </w:r>
      <w:r>
        <w:rPr/>
        <w:t xml:space="preserve">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8. Invoicing</w:t>
      </w:r>
    </w:p>
    <w:p>
      <w:r>
        <w:rPr>
          <w:b/>
        </w:rPr>
        <w:t xml:space="preserve">8.1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8.2 </w:t>
      </w:r>
      <w:r>
        <w:rPr/>
        <w:t>The Supplier shall maintain complete and accurate records relating to the invoicing and shall make them available to the Customer on request.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t>
      </w:r>
    </w:p>
    <w:p>
      <w:r>
        <w:rPr>
          <w:b/>
        </w:rPr>
        <w:t xml:space="preserve">8.3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8.4 </w:t>
      </w:r>
      <w:r>
        <w:rPr/>
        <w:t>The Customer shall pay each valid invoice within thirty (30) days of receipt.</w:t>
      </w:r>
    </w:p>
    <w:p>
      <w:r>
        <w:rPr>
          <w:b/>
        </w:rPr>
        <w:t xml:space="preserve">8.5 </w:t>
      </w:r>
      <w:r>
        <w:rPr/>
        <w:t>Subject to Clause 9, the Supplier shall provide the deliverables described in this clause to the Customer.</w:t>
      </w:r>
    </w:p>
    <w:p>
      <w:r>
        <w:rPr>
          <w:b/>
        </w:rPr>
        <w:t xml:space="preserve">8.6 </w:t>
      </w:r>
      <w:r>
        <w:rPr/>
        <w:t>Nothing in this clause shall limit any other right or remedy of the Customer under this Agreement or at law. Nothing in this clause shall limit any other right or remedy of the Customer under this Agreement or at law.</w:t>
      </w:r>
    </w:p>
    <w:p>
      <w:pPr>
        <w:rPr>
          <w:del w:id="9007" w:author="Helena Voss" w:date="2026-09-28T06:56:53Z"/>
        </w:rPr>
      </w:pPr>
      <w:del w:id="9006" w:author="Helena Voss" w:date="2026-09-28T06:56:53Z">
        <w:r>
          <w:rPr>
            <w:b/>
          </w:rPr>
          <w:delText xml:space="preserve">8.7 </w:delText>
        </w:r>
        <w:r>
          <w:rPr/>
          <w:delText>The parties shall meet at least quarterly to review performance in relation to the invoicing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invoicing, it shall notify the Customer promptly and in any event within five Working Days.</w:delText>
        </w:r>
      </w:del>
    </w:p>
    <w:p>
      <w:r>
        <w:rPr>
          <w:b/>
        </w:rPr>
        <w:t xml:space="preserve">8.8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9. Term</w:t>
      </w:r>
    </w:p>
    <w:p>
      <w:r>
        <w:rPr>
          <w:b/>
        </w:rPr>
        <w:t xml:space="preserve">9.1 </w:t>
      </w:r>
      <w:r>
        <w:rPr/>
        <w:t>The Supplier shall maintain complete and accurate records relating to the term and shall make them available to the Customer on request. The Supplier shall maintain complete and accurate records relating to the term and shall make them available to the Customer on request. Where the Supplier becomes aware of any matter which may affect the term, it shall notify the Customer promptly and in any event within five Working Days.</w:t>
      </w:r>
    </w:p>
    <w:p>
      <w:r>
        <w:rPr>
          <w:b/>
        </w:rPr>
        <w:t xml:space="preserve">9.2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9.3 </w:t>
      </w:r>
      <w:r>
        <w:rPr/>
        <w:t>Payment of the Service Credits reconciliation shall be made within thirty (30) days following the end of each Contract Year.</w:t>
      </w:r>
    </w:p>
    <w:p>
      <w:r>
        <w:rPr>
          <w:b/>
        </w:rPr>
        <w:t xml:space="preserve">9.4 </w:t>
      </w:r>
      <w:r>
        <w:rPr/>
        <w:t>Where the Supplier becomes aware of any matter which may affect the term, it shall notify the Customer promptly and in any event within five Working Days.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9.5 </w:t>
      </w:r>
      <w:r>
        <w:rPr/>
        <w:t>Any approval given by the Customer under this clause shall not relieve the Supplier of any of its obligations under this Agreement. Where the Supplier becomes aware of any matter which may affect the term, it shall notify the Customer promptly and in any event within five Working Days.</w:t>
      </w:r>
    </w:p>
    <w:p>
      <w:r>
        <w:rPr>
          <w:b/>
        </w:rPr>
        <w:t xml:space="preserve">9.6 </w:t>
      </w:r>
      <w:r>
        <w:rPr/>
        <w:t>Clause 19 applies to any dispute arising under this clause.</w:t>
      </w:r>
    </w:p>
    <w:p>
      <w:r>
        <w:rPr>
          <w:b/>
        </w:rPr>
        <w:t xml:space="preserve">9.7 </w:t>
      </w:r>
      <w:r>
        <w:rPr/>
        <w:t>Where the Supplier becomes aware of any matter which may affect the term,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 and shall make them available to the Customer on request. The Customer may, acting reasonably, request such information from the Supplier as it requires to verify compliance with this clause.</w:t>
      </w:r>
    </w:p>
    <w:p>
      <w:r>
        <w:rPr>
          <w:b/>
        </w:rPr>
        <w:t xml:space="preserve">9.8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9.9 </w:t>
      </w:r>
      <w:r>
        <w:rPr/>
        <w:t>Subject to Clause 9.2, the Supplier shall provide the deliverables described in this clause to the Customer.</w:t>
      </w:r>
    </w:p>
    <w:p>
      <w:r>
        <w:rPr>
          <w:b/>
        </w:rPr>
        <w:t xml:space="preserve">9.10 </w:t>
      </w:r>
      <w:r>
        <w:rPr/>
        <w:t>Subject to Clause 9.2, the Supplier shall provide the deliverables described in this clause to the Customer.</w:t>
      </w:r>
    </w:p>
    <w:p>
      <w:r>
        <w:rPr>
          <w:b/>
        </w:rPr>
        <w:t xml:space="preserve">9.11 </w:t>
      </w:r>
      <w:r>
        <w:rPr/>
        <w:t>Subject to Clause 9.4, the Supplier shall provide the deliverables described in this clause to the Customer.</w:t>
      </w:r>
    </w:p>
    <w:p>
      <w:pPr>
        <w:pStyle w:val="Heading1"/>
      </w:pPr>
      <w:r>
        <w:rPr/>
        <w:t>10. Termination</w:t>
      </w:r>
    </w:p>
    <w:p>
      <w:r>
        <w:rPr>
          <w:b/>
        </w:rPr>
        <w:t xml:space="preserve">10.1 </w:t>
      </w:r>
      <w:r>
        <w:rPr/>
        <w:t xml:space="preserve">The parties shall meet at least quarterly to review performance in relation to the termination and agree any improvements required. The Supplier shall maintain complete and accurate records relating to the termination and shall make them available to the Customer on request.</w:t>
      </w:r>
      <w:r>
        <w:rPr/>
        <w:t xml:space="preserve"> This obligation survives termination.</w:t>
      </w:r>
    </w:p>
    <w:p>
      <w:r>
        <w:rPr>
          <w:b/>
        </w:rPr>
        <w:t xml:space="preserve">10.2 </w:t>
      </w:r>
      <w:r>
        <w:rPr/>
        <w:t>The Supplier shall remedy any material breach within 30 days of written notice requiring it to do so.</w:t>
      </w:r>
    </w:p>
    <w:p>
      <w:r>
        <w:rPr>
          <w:b/>
        </w:rPr>
        <w:t xml:space="preserve">10.3 </w:t>
      </w:r>
      <w:r>
        <w:rPr/>
        <w:t xml:space="preserve">The Supplier shall maintain complete and accurate records relating to the termination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ins w:id="9001" w:author="Helena Voss" w:date="2026-09-28T06:56:53Z">
        <w:r>
          <w:rPr/>
          <w:t xml:space="preserve"> This obligation survives termination.</w:t>
        </w:r>
      </w:ins>
    </w:p>
    <w:p>
      <w:r>
        <w:rPr>
          <w:b/>
        </w:rPr>
        <w:t xml:space="preserve">10.4 </w:t>
      </w:r>
      <w:r>
        <w:rPr/>
        <w:t xml:space="preserve">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10.5 </w:t>
      </w:r>
      <w:r>
        <w:rPr/>
        <w:t>Each party shall bear its own costs in connection with the matters described in this clause, save as otherwise expressly provided. The Supplier shall maintain complete and accurate records relating to the termination and shall make them available to the Customer on request. Each party shall bear its own costs in connection with the matters described in this clause, save as otherwise expressly provided.</w:t>
      </w:r>
    </w:p>
    <w:p>
      <w:r>
        <w:rPr>
          <w:b/>
        </w:rPr>
        <w:t xml:space="preserve">10.6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and shall make them available to the Customer on request.</w:t>
      </w:r>
      <w:r>
        <w:rPr/>
        <w:t xml:space="preserve"> This obligation survives termination.</w:t>
      </w:r>
    </w:p>
    <w:p>
      <w:r>
        <w:rPr>
          <w:b/>
        </w:rPr>
        <w:t xml:space="preserve">10.7 </w:t>
      </w:r>
      <w:r>
        <w:rPr/>
        <w:t>Where the Supplier becomes aware of any matter which may affect the termination, it shall notify the Customer promptly and in any event within five Working Days. Where the Supplier becomes aware of any matter which may affect the termination, it shall notify the Customer promptly and in any event within five Working Days. The Customer may, acting reasonably, request such information from the Supplier as it requires to verify compliance with this clause.</w:t>
      </w:r>
    </w:p>
    <w:p>
      <w:r>
        <w:rPr>
          <w:b/>
        </w:rPr>
        <w:t xml:space="preserve">10.8 </w:t>
      </w:r>
      <w:r>
        <w:rPr/>
        <w:t>Subject to Clause 9.2, the Supplier shall provide the deliverables described in this clause to the Customer.</w:t>
      </w:r>
    </w:p>
    <w:p>
      <w:r>
        <w:rPr>
          <w:b/>
        </w:rPr>
        <w:t xml:space="preserve">10.9 </w:t>
      </w:r>
      <w:r>
        <w:rPr/>
        <w:t>Subject to Clause 9.4, the Supplier shall provide the deliverables described in this clause to the Customer.</w:t>
      </w:r>
    </w:p>
    <w:p>
      <w:r>
        <w:rPr>
          <w:b/>
        </w:rPr>
        <w:t xml:space="preserve">10.10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10.11 </w:t>
      </w:r>
      <w:r>
        <w:rPr/>
        <w:t>The Supplier shall maintain complete and accurate records relating to the termination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maintain complete and accurate records relating to the termination and shall make them available to the Customer on request.</w:t>
      </w:r>
    </w:p>
    <w:p>
      <w:pPr>
        <w:pStyle w:val="Heading1"/>
      </w:pPr>
      <w:r>
        <w:rPr/>
        <w:t>11. Confidentiality</w:t>
      </w:r>
    </w:p>
    <w:p>
      <w:r>
        <w:rPr>
          <w:b/>
        </w:rPr>
        <w:t xml:space="preserve">11.1 </w:t>
      </w:r>
      <w:r>
        <w:rPr/>
        <w:t>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 Where the Supplier becomes aware of any matter which may affect the confidentiality, it shall notify the Customer promptly and in any event within five Working Days.</w:t>
      </w:r>
    </w:p>
    <w:p>
      <w:r>
        <w:rPr>
          <w:b/>
        </w:rPr>
        <w:t xml:space="preserve">11.2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Any approval given by the Customer under this clause shall not relieve the Supplier of any of its obligations under this Agreement.</w:t>
      </w:r>
    </w:p>
    <w:p>
      <w:r>
        <w:rPr>
          <w:b/>
        </w:rPr>
        <w:t xml:space="preserve">11.3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and agree any improvements required. The Supplier shall perform its obligations under this clause with reasonable skill, care and diligence and in accordance with Good Industry Practice.</w:t>
      </w:r>
    </w:p>
    <w:p>
      <w:r>
        <w:rPr>
          <w:b/>
        </w:rPr>
        <w:t xml:space="preserve">11.4 </w:t>
      </w:r>
      <w:r>
        <w:rPr/>
        <w:t>The Supplier shall retain all Customer Data for 30 days after termination before secure deletion.</w:t>
      </w:r>
    </w:p>
    <w:p>
      <w:r>
        <w:rPr>
          <w:b/>
        </w:rPr>
        <w:t xml:space="preserve">11.5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confidentiality and shall make them available to the Customer on request. The Supplier shall maintain complete and accurate records relating to the confidentiality and shall make them available to the Customer on request.</w:t>
      </w:r>
    </w:p>
    <w:p>
      <w:r>
        <w:rPr>
          <w:b/>
        </w:rPr>
        <w:t xml:space="preserve">11.6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11.7 </w:t>
      </w:r>
      <w:r>
        <w:rPr/>
        <w:t>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r>
        <w:rPr>
          <w:b/>
        </w:rPr>
        <w:t xml:space="preserve">11.8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it shall notify the Customer promptly and in any event within five Working Days.</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 xml:space="preserve">S1.3 The Supplier shall deliver </w:t>
      </w:r>
      <w:del w:id="9004" w:author="Helena Voss" w:date="2026-09-28T06:56:53Z">
        <w:r>
          <w:rPr/>
          <w:delText xml:space="preserve">service</w:delText>
        </w:r>
      </w:del>
      <w:ins w:id="9005" w:author="Helena Voss" w:date="2026-09-28T06:56:53Z">
        <w:r>
          <w:rPr/>
          <w:t xml:space="preserve">reasonable</w:t>
        </w:r>
      </w:ins>
      <w:r>
        <w:rPr/>
        <w:t xml:space="preserv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pPr>
        <w:rPr/>
      </w:pPr>
      <w:r>
        <w:rPr/>
        <w:t xml:space="preserve">127.A The Parties shall co-operate in good faith.</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