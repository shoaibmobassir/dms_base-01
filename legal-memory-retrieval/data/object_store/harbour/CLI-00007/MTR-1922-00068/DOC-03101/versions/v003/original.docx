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r>
        <w:rPr>
          <w:b/>
        </w:rPr>
        <w:t xml:space="preserve">reasonable</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r>
        <w:rPr/>
        <w:t xml:space="preserve"> This obligation survives termination.</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r>
        <w:rPr/>
        <w:t xml:space="preserve">reasonable</w:t>
      </w:r>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19" w:author="Helena Voss" w:date="2026-09-28T07:11:23Z">
        <w:r>
          <w:rPr/>
          <w:t xml:space="preserve"> This obligation survives termination.</w:t>
        </w:r>
      </w:ins>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r>
        <w:rPr/>
        <w:t xml:space="preserve">reasonable</w:t>
      </w:r>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perform its obligations under this clause with reasonable skill, care and diligence and </w:t>
      </w:r>
      <w:del w:id="9012" w:author="Helena Voss" w:date="2026-09-28T07:11:23Z">
        <w:r>
          <w:rPr/>
          <w:delText xml:space="preserve">in</w:delText>
        </w:r>
      </w:del>
      <w:ins w:id="9013" w:author="Helena Voss" w:date="2026-09-28T07:11:23Z">
        <w:r>
          <w:rPr/>
          <w:t xml:space="preserve">reasonable</w:t>
        </w:r>
      </w:ins>
      <w:r>
        <w:rPr/>
        <w:t xml:space="preserve">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pPr>
        <w:rPr>
          <w:del w:id="9163" w:author="Helena Voss" w:date="2026-09-28T07:11:23Z"/>
        </w:rPr>
      </w:pPr>
      <w:del w:id="9162" w:author="Helena Voss" w:date="2026-09-28T07:11:23Z">
        <w:r>
          <w:rPr>
            <w:b/>
          </w:rPr>
          <w:delText xml:space="preserve">7.11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pPr>
      <w:r>
        <w:rPr/>
        <w:t xml:space="preserve">85.A The Parties shall co-operate in good faith.</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r>
        <w:rPr/>
        <w:t xml:space="preserve">reasonable</w:t>
      </w:r>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r>
        <w:rPr/>
        <w:t xml:space="preserve">reasonable</w:t>
      </w:r>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pPr>
        <w:rPr>
          <w:ins w:id="9191" w:author="Helena Voss" w:date="2026-09-28T07:11:23Z"/>
        </w:rPr>
      </w:pPr>
      <w:ins w:id="9190" w:author="Helena Voss" w:date="2026-09-28T07:11:23Z">
        <w:r>
          <w:rPr/>
          <w:t xml:space="preserve">103.A The Parties shall co-operate in good faith.</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rPr>
          <w:ins w:id="9193" w:author="Helena Voss" w:date="2026-09-28T07:11:23Z"/>
        </w:rPr>
      </w:pPr>
      <w:ins w:id="9192" w:author="Helena Voss" w:date="2026-09-28T07:11:23Z">
        <w:r>
          <w:rPr/>
          <w:t xml:space="preserve">104.A The Parties shall co-operate in good faith.</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r>
        <w:rPr/>
        <w:t xml:space="preserve"> This obligation survives termination.</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w:t>
      </w:r>
      <w:del w:id="9001" w:author="Helena Voss" w:date="2026-09-28T07:11:23Z">
        <w:r>
          <w:rPr/>
          <w:delText xml:space="preserve">its</w:delText>
        </w:r>
      </w:del>
      <w:ins w:id="9002" w:author="Helena Voss" w:date="2026-09-28T07:11:23Z">
        <w:r>
          <w:rPr/>
          <w:t xml:space="preserve">reasonable</w:t>
        </w:r>
      </w:ins>
      <w:r>
        <w:rPr/>
        <w:t xml:space="preserve">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ins w:id="9129" w:author="Helena Voss" w:date="2026-09-28T07:11:23Z">
        <w:r>
          <w:rPr/>
          <w:t xml:space="preserve"> This obligation survives termination.</w:t>
        </w:r>
      </w:ins>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r>
        <w:rPr/>
        <w:t xml:space="preserve">reasonable</w:t>
      </w:r>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pPr>
        <w:rPr>
          <w:del w:id="9147" w:author="Helena Voss" w:date="2026-09-28T07:11:23Z"/>
        </w:rPr>
      </w:pPr>
      <w:del w:id="9146" w:author="Helena Voss" w:date="2026-09-28T07:11:23Z">
        <w:r>
          <w:rPr>
            <w:b/>
          </w:rPr>
          <w:delText xml:space="preserve">17.7 </w:delText>
        </w:r>
        <w:r>
          <w:rPr/>
          <w:delText>Clause 19 applies to any dispute arising under this clause.</w:delText>
        </w:r>
      </w:del>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w:t>
      </w:r>
      <w:del w:id="9125" w:author="Helena Voss" w:date="2026-09-28T07:11:23Z">
        <w:r>
          <w:rPr/>
          <w:delText xml:space="preserve">this</w:delText>
        </w:r>
      </w:del>
      <w:ins w:id="9126" w:author="Helena Voss" w:date="2026-09-28T07:11:23Z">
        <w:r>
          <w:rPr/>
          <w:t xml:space="preserve">reasonable</w:t>
        </w:r>
      </w:ins>
      <w:r>
        <w:rPr/>
        <w:t xml:space="preserve"> clause. The Supplier shall perform its obligations under this clause with reasonable skill, care and diligence and in accordance with </w:t>
      </w:r>
      <w:r>
        <w:rPr>
          <w:i/>
        </w:rPr>
        <w:t xml:space="preserve">Good Industry Practice</w:t>
      </w:r>
      <w:r>
        <w:rPr/>
        <w:t xml:space="preserve">.</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r>
        <w:rPr/>
        <w:t xml:space="preserve"> This obligation survives termination.</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r>
        <w:rPr/>
        <w:t xml:space="preserve"> This obligation survives termination.</w:t>
      </w:r>
    </w:p>
    <w:p>
      <w:r>
        <w:rPr>
          <w:b/>
        </w:rPr>
        <w:t xml:space="preserve">21.3 </w:t>
      </w:r>
      <w:r>
        <w:rPr/>
        <w:t xml:space="preserve">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w:t>
      </w:r>
      <w:del w:id="9022" w:author="Helena Voss" w:date="2026-09-28T07:11:23Z">
        <w:r>
          <w:rPr/>
          <w:delText xml:space="preserve">the</w:delText>
        </w:r>
      </w:del>
      <w:ins w:id="9023" w:author="Helena Voss" w:date="2026-09-28T07:11:23Z">
        <w:r>
          <w:rPr/>
          <w:t xml:space="preserve">reasonable</w:t>
        </w:r>
      </w:ins>
      <w:r>
        <w:rPr/>
        <w:t xml:space="preserv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pPr>
        <w:rPr>
          <w:del w:id="9143" w:author="Helena Voss" w:date="2026-09-28T07:11:23Z"/>
        </w:rPr>
      </w:pPr>
      <w:del w:id="9142" w:author="Helena Voss" w:date="2026-09-28T07:11:23Z">
        <w:r>
          <w:rPr>
            <w:b/>
          </w:rPr>
          <w:delText xml:space="preserve">22.3 </w:delText>
        </w:r>
        <w:r>
          <w:rPr/>
          <w:delTex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delText>
        </w:r>
      </w:del>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r>
        <w:rPr/>
        <w:t xml:space="preserve"> This obligation survives termination.</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r>
        <w:rPr/>
        <w:t xml:space="preserve"> This obligation survives termination.</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pPr>
        <w:rPr>
          <w:del w:id="9151" w:author="Helena Voss" w:date="2026-09-28T07:11:23Z"/>
        </w:rPr>
      </w:pPr>
      <w:del w:id="9150" w:author="Helena Voss" w:date="2026-09-28T07:11:23Z">
        <w:r>
          <w:rPr>
            <w:b/>
          </w:rPr>
          <w:delText xml:space="preserve">24.5 </w:delText>
        </w:r>
        <w:r>
          <w:rPr/>
          <w:delText>Subject to Clause 9.4, the Supplier shall provide the deliverables described in this clause to the Customer.</w:delText>
        </w:r>
      </w:del>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 xml:space="preserve">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w:t>
      </w:r>
      <w:del w:id="9120" w:author="Helena Voss" w:date="2026-09-28T07:11:23Z">
        <w:r>
          <w:rPr/>
          <w:delText xml:space="preserve">the</w:delText>
        </w:r>
      </w:del>
      <w:ins w:id="9121" w:author="Helena Voss" w:date="2026-09-28T07:11:23Z">
        <w:r>
          <w:rPr/>
          <w:t xml:space="preserve">reasonable</w:t>
        </w:r>
      </w:ins>
      <w:r>
        <w:rPr/>
        <w:t xml:space="preserv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 xml:space="preserve">Nothing in this clause shall limit any other right or remedy of the Customer under this Agreement or at law. The Customer may, acting reasonably, request such information from the Supplier as it requires to verify compliance with this clause.</w:t>
      </w:r>
      <w:ins w:id="9072" w:author="Helena Voss" w:date="2026-09-28T07:11:23Z">
        <w:r>
          <w:rPr/>
          <w:t xml:space="preserve"> This obligation survives termination.</w:t>
        </w:r>
      </w:ins>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pPr>
      <w:r>
        <w:rPr/>
        <w:t xml:space="preserve">282.A The Parties shall co-operate in good faith.</w:t>
      </w:r>
    </w:p>
    <w:p>
      <w:r>
        <w:rPr>
          <w:b/>
        </w:rPr>
        <w:t xml:space="preserve">25.10 </w:t>
      </w:r>
      <w:r>
        <w:rPr/>
        <w:t>Clause 19.3 applies to any dispute arising under this clause.</w:t>
      </w:r>
    </w:p>
    <w:p>
      <w:pPr>
        <w:rPr/>
      </w:pPr>
      <w:r>
        <w:rPr/>
        <w:t xml:space="preserve">283.A The Parties shall co-operate in good faith.</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pPr>
        <w:rPr>
          <w:del w:id="9173" w:author="Helena Voss" w:date="2026-09-28T07:11:23Z"/>
        </w:rPr>
      </w:pPr>
      <w:del w:id="9172" w:author="Helena Voss" w:date="2026-09-28T07:11:23Z">
        <w:r>
          <w:rPr>
            <w:b/>
          </w:rPr>
          <w:delText xml:space="preserve">26.9 </w:delText>
        </w:r>
        <w:r>
          <w:rPr/>
          <w:delText>Each party shall bear its own costs in connection with the matters described in this clause, save as otherwise expressly provided. Nothing in this clause shall limit any other right or remedy of the Customer under this Agreement or at law.</w:delText>
        </w:r>
      </w:del>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r>
        <w:rPr/>
        <w:t xml:space="preserve">reasonable</w:t>
      </w:r>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pPr>
        <w:rPr/>
      </w:pPr>
      <w:r>
        <w:rPr/>
        <w:t xml:space="preserve">378.A The Parties shall co-operate in good faith.</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 xml:space="preserve">Each party shall bear its own costs in connection with the matters described in this clause, save as otherwise expressly provided. Where the Supplier becomes aware of </w:t>
      </w:r>
      <w:del w:id="9040" w:author="Helena Voss" w:date="2026-09-28T07:11:23Z">
        <w:r>
          <w:rPr/>
          <w:delText xml:space="preserve">any</w:delText>
        </w:r>
      </w:del>
      <w:ins w:id="9041" w:author="Helena Voss" w:date="2026-09-28T07:11:23Z">
        <w:r>
          <w:rPr/>
          <w:t xml:space="preserve">reasonable</w:t>
        </w:r>
      </w:ins>
      <w:r>
        <w:rPr/>
        <w:t xml:space="preserve">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 xml:space="preserve">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ins w:id="9083" w:author="Helena Voss" w:date="2026-09-28T07:11:23Z">
        <w:r>
          <w:rPr/>
          <w:t xml:space="preserve"> This obligation survives termination.</w:t>
        </w:r>
      </w:ins>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pPr>
        <w:rPr>
          <w:del w:id="9145" w:author="Helena Voss" w:date="2026-09-28T07:11:23Z"/>
        </w:rPr>
      </w:pPr>
      <w:del w:id="9144" w:author="Helena Voss" w:date="2026-09-28T07:11:23Z">
        <w:r>
          <w:rPr>
            <w:b/>
          </w:rPr>
          <w:delText xml:space="preserve">37.10 </w:delText>
        </w:r>
        <w:r>
          <w:rPr/>
          <w:delTex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 xml:space="preserve">Either party may terminate this Agreement for convenience on not </w:t>
      </w:r>
      <w:del w:id="9096" w:author="Helena Voss" w:date="2026-09-28T07:11:23Z">
        <w:r>
          <w:rPr/>
          <w:delText xml:space="preserve">less</w:delText>
        </w:r>
      </w:del>
      <w:ins w:id="9097" w:author="Helena Voss" w:date="2026-09-28T07:11:23Z">
        <w:r>
          <w:rPr/>
          <w:t xml:space="preserve">reasonable</w:t>
        </w:r>
      </w:ins>
      <w:r>
        <w:rPr/>
        <w:t xml:space="preserve">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w:t>
      </w:r>
      <w:del w:id="9115" w:author="Helena Voss" w:date="2026-09-28T07:11:23Z">
        <w:r>
          <w:rPr/>
          <w:delText xml:space="preserve">maintain</w:delText>
        </w:r>
      </w:del>
      <w:ins w:id="9116" w:author="Helena Voss" w:date="2026-09-28T07:11:23Z">
        <w:r>
          <w:rPr/>
          <w:t xml:space="preserve">reasonable</w:t>
        </w:r>
      </w:ins>
      <w:r>
        <w:rPr/>
        <w:t xml:space="preserve"> complete and accurate records relating to the audit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r>
        <w:rPr/>
        <w:t xml:space="preserve">reasonable</w:t>
      </w:r>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 xml:space="preserve">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ins w:id="9073" w:author="Helena Voss" w:date="2026-09-28T07:11:23Z">
        <w:r>
          <w:rPr/>
          <w:t xml:space="preserve"> This obligation survives termination.</w:t>
        </w:r>
      </w:ins>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157" w:author="Helena Voss" w:date="2026-09-28T07:11:23Z"/>
        </w:rPr>
      </w:pPr>
      <w:del w:id="9156" w:author="Helena Voss" w:date="2026-09-28T07:11:23Z">
        <w:r>
          <w:rPr>
            <w:b/>
          </w:rPr>
          <w:delText xml:space="preserve">46.6 </w:delText>
        </w:r>
        <w:r>
          <w:rPr/>
          <w:delTex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delText>
        </w:r>
      </w:del>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w:t>
      </w:r>
      <w:del w:id="9031" w:author="Helena Voss" w:date="2026-09-28T07:11:23Z">
        <w:r>
          <w:rPr/>
          <w:delText xml:space="preserve">skill,</w:delText>
        </w:r>
      </w:del>
      <w:ins w:id="9032" w:author="Helena Voss" w:date="2026-09-28T07:11:23Z">
        <w:r>
          <w:rPr/>
          <w:t xml:space="preserve">reasonable</w:t>
        </w:r>
      </w:ins>
      <w:r>
        <w:rPr/>
        <w:t xml:space="preserve">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w:t>
      </w:r>
      <w:del w:id="9025" w:author="Helena Voss" w:date="2026-09-28T07:11:23Z">
        <w:r>
          <w:rPr/>
          <w:delText xml:space="preserve">in</w:delText>
        </w:r>
      </w:del>
      <w:ins w:id="9026" w:author="Helena Voss" w:date="2026-09-28T07:11:23Z">
        <w:r>
          <w:rPr/>
          <w:t xml:space="preserve">reasonable</w:t>
        </w:r>
      </w:ins>
      <w:r>
        <w:rPr/>
        <w:t xml:space="preserve"> relation to the service levels (module 3) and agree any improvements required. The Supplier shall perform its obligations under this clause with reasonable skill, care and diligence and in accordance with </w:t>
      </w:r>
      <w:r>
        <w:rPr>
          <w:i/>
        </w:rPr>
        <w:t xml:space="preserve">Good Industry Practice</w:t>
      </w:r>
      <w:r>
        <w:rPr/>
        <w:t xml:space="preserve">.</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r>
        <w:rPr/>
        <w:t xml:space="preserve"> This obligation survives termination.</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ins w:id="9070" w:author="Helena Voss" w:date="2026-09-28T07:11:23Z">
        <w:r>
          <w:rPr/>
          <w:t xml:space="preserve"> This obligation survives termination.</w:t>
        </w:r>
      </w:ins>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16" w:author="Helena Voss" w:date="2026-09-28T07:11:23Z">
        <w:r>
          <w:rPr/>
          <w:t xml:space="preserve"> This obligation survives termination.</w:t>
        </w:r>
      </w:ins>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r>
        <w:rPr/>
        <w:t xml:space="preserve">reasonable</w:t>
      </w:r>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w:t>
      </w:r>
      <w:ins w:id="9008" w:author="Helena Voss" w:date="2026-09-28T07:11:23Z">
        <w:r>
          <w:rPr/>
          <w:t xml:space="preserve"> This obligation survives termination.</w:t>
        </w:r>
      </w:ins>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pPr>
        <w:rPr>
          <w:del w:id="9159" w:author="Helena Voss" w:date="2026-09-28T07:11:23Z"/>
        </w:rPr>
      </w:pPr>
      <w:del w:id="9158" w:author="Helena Voss" w:date="2026-09-28T07:11:23Z">
        <w:r>
          <w:rPr>
            <w:b/>
          </w:rPr>
          <w:delText xml:space="preserve">58.11 </w:delText>
        </w:r>
        <w:r>
          <w:rPr/>
          <w:delTex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w:delText>
        </w:r>
      </w:del>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709.A The Parties shall co-operate in good faith.</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 xml:space="preserve">Good Industry Practice</w:t>
      </w:r>
      <w:r>
        <w:rPr/>
        <w:t xml:space="preserve">.</w:t>
      </w:r>
      <w:ins w:id="9005" w:author="Helena Voss" w:date="2026-09-28T07:11:23Z">
        <w:r>
          <w:rPr/>
          <w:t xml:space="preserve"> This obligation survives termination.</w:t>
        </w:r>
      </w:ins>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ins w:id="9030" w:author="Helena Voss" w:date="2026-09-28T07:11:23Z">
        <w:r>
          <w:rPr/>
          <w:t xml:space="preserve"> This obligation survives termination.</w:t>
        </w:r>
      </w:ins>
    </w:p>
    <w:p>
      <w:r>
        <w:rPr>
          <w:b/>
        </w:rPr>
        <w:t xml:space="preserve">68.2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4" w:author="Helena Voss" w:date="2026-09-28T07:11:23Z">
        <w:r>
          <w:rPr/>
          <w:t xml:space="preserve"> This obligation survives termination.</w:t>
        </w:r>
      </w:ins>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w:t>
      </w:r>
      <w:del w:id="9132" w:author="Helena Voss" w:date="2026-09-28T07:11:23Z">
        <w:r>
          <w:rPr/>
          <w:delText xml:space="preserve">shall</w:delText>
        </w:r>
      </w:del>
      <w:ins w:id="9133" w:author="Helena Voss" w:date="2026-09-28T07:11:23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w:t>
      </w:r>
      <w:del w:id="9130" w:author="Helena Voss" w:date="2026-09-28T07:11:23Z">
        <w:r>
          <w:rPr/>
          <w:delText xml:space="preserve">the</w:delText>
        </w:r>
      </w:del>
      <w:ins w:id="9131" w:author="Helena Voss" w:date="2026-09-28T07:11:23Z">
        <w:r>
          <w:rPr/>
          <w:t xml:space="preserve">reasonable</w:t>
        </w:r>
      </w:ins>
      <w:r>
        <w:rPr/>
        <w:t xml:space="preserve"> Supplier of any of its obligations under this Agreement.</w:t>
      </w:r>
    </w:p>
    <w:p>
      <w:r>
        <w:rPr>
          <w:b/>
        </w:rPr>
        <w:t xml:space="preserve">72.3 </w:t>
      </w:r>
      <w:r>
        <w:rPr/>
        <w:t xml:space="preserve">The </w:t>
      </w:r>
      <w:r>
        <w:rPr/>
        <w:t xml:space="preserve">reasonable</w:t>
      </w:r>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 xml:space="preserve">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ins w:id="9128" w:author="Helena Voss" w:date="2026-09-28T07:11:23Z">
        <w:r>
          <w:rPr/>
          <w:t xml:space="preserve"> This obligation survives termination.</w:t>
        </w:r>
      </w:ins>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r>
        <w:rPr/>
        <w:t xml:space="preserve"> This obligation survives termination.</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r>
        <w:rPr/>
        <w:t xml:space="preserve"> This obligation survives termination.</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del w:id="9017" w:author="Helena Voss" w:date="2026-09-28T07:11:23Z">
        <w:r>
          <w:rPr>
            <w:i/>
          </w:rPr>
          <w:delText xml:space="preserve">Good</w:delText>
        </w:r>
      </w:del>
      <w:ins w:id="9018" w:author="Helena Voss" w:date="2026-09-28T07:11:23Z">
        <w:r>
          <w:rPr/>
          <w:t xml:space="preserve">reasonable</w:t>
        </w:r>
      </w:ins>
      <w:r>
        <w:rPr>
          <w:i/>
        </w:rPr>
        <w:t xml:space="preserve">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 xml:space="preserve">Each party shall bear its own costs in connection with the matters described in this clause, save as otherwise expressly provided. The parties shall meet at least quarterly to review performance in relation to the change control (module 4) and agree any improvements required.</w:t>
      </w:r>
      <w:ins w:id="9071" w:author="Helena Voss" w:date="2026-09-28T07:11:23Z">
        <w:r>
          <w:rPr/>
          <w:t xml:space="preserve"> This obligation survives termination.</w:t>
        </w:r>
      </w:ins>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ins w:id="9079" w:author="Helena Voss" w:date="2026-09-28T07:11:23Z">
        <w:r>
          <w:rPr/>
          <w:t xml:space="preserve"> This obligation survives termination.</w:t>
        </w:r>
      </w:ins>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rPr>
          <w:ins w:id="9201" w:author="Helena Voss" w:date="2026-09-28T07:11:23Z"/>
        </w:rPr>
      </w:pPr>
      <w:ins w:id="9200" w:author="Helena Voss" w:date="2026-09-28T07:11:23Z">
        <w:r>
          <w:rPr/>
          <w:t xml:space="preserve">911.A The Parties shall co-operate in good faith.</w:t>
        </w:r>
      </w:ins>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44" w:author="Helena Voss" w:date="2026-09-28T07:11:23Z">
        <w:r>
          <w:rPr/>
          <w:t xml:space="preserve"> This obligation survives termination.</w:t>
        </w:r>
      </w:ins>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r>
        <w:rPr/>
        <w:t xml:space="preserve">reasonable</w:t>
      </w:r>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pPr>
        <w:rPr>
          <w:ins w:id="9177" w:author="Helena Voss" w:date="2026-09-28T07:11:23Z"/>
        </w:rPr>
      </w:pPr>
      <w:ins w:id="9176" w:author="Helena Voss" w:date="2026-09-28T07:11:23Z">
        <w:r>
          <w:rPr/>
          <w:t xml:space="preserve">975.A The Parties shall co-operate in good faith.</w:t>
        </w:r>
      </w:ins>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 xml:space="preserve">Nothing in this clause shall limit any other right or remedy of the Customer under this Agreement or at law. Each party </w:t>
      </w:r>
      <w:del w:id="9113" w:author="Helena Voss" w:date="2026-09-28T07:11:23Z">
        <w:r>
          <w:rPr/>
          <w:delText xml:space="preserve">shall</w:delText>
        </w:r>
      </w:del>
      <w:ins w:id="9114" w:author="Helena Voss" w:date="2026-09-28T07:11:23Z">
        <w:r>
          <w:rPr/>
          <w:t xml:space="preserve">reasonable</w:t>
        </w:r>
      </w:ins>
      <w:r>
        <w:rPr/>
        <w:t xml:space="preserve">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pPr>
        <w:rPr>
          <w:ins w:id="9187" w:author="Helena Voss" w:date="2026-09-28T07:11:23Z"/>
        </w:rPr>
      </w:pPr>
      <w:ins w:id="9186" w:author="Helena Voss" w:date="2026-09-28T07:11:23Z">
        <w:r>
          <w:rPr/>
          <w:t xml:space="preserve">1006.A The Parties shall co-operate in good faith.</w:t>
        </w:r>
      </w:ins>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r>
        <w:rPr/>
        <w:t xml:space="preserve">reasonable</w:t>
      </w:r>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r>
        <w:rPr/>
        <w:t xml:space="preserve">reasonable</w:t>
      </w:r>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r>
        <w:rPr/>
        <w:t xml:space="preserve"> This obligation survives termination.</w:t>
      </w:r>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98" w:author="Helena Voss" w:date="2026-09-28T07:11:23Z">
        <w:r>
          <w:rPr/>
          <w:t xml:space="preserve"> This obligation survives termination.</w:t>
        </w:r>
      </w:ins>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pPr>
      <w:r>
        <w:rPr/>
        <w:t xml:space="preserve">1080.A The Parties shall co-operate in good faith.</w:t>
      </w:r>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r>
        <w:rPr/>
        <w:t xml:space="preserve">reasonable</w:t>
      </w:r>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 xml:space="preserve">Subject to Clause 9.2, the Supplier shall provide the deliverables described in this clause </w:t>
      </w:r>
      <w:del w:id="9020" w:author="Helena Voss" w:date="2026-09-28T07:11:23Z">
        <w:r>
          <w:rPr/>
          <w:delText xml:space="preserve">to</w:delText>
        </w:r>
      </w:del>
      <w:ins w:id="9021" w:author="Helena Voss" w:date="2026-09-28T07:11:23Z">
        <w:r>
          <w:rPr/>
          <w:t xml:space="preserve">reasonable</w:t>
        </w:r>
      </w:ins>
      <w:r>
        <w:rPr/>
        <w:t xml:space="preserve">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r>
        <w:rPr/>
        <w:t xml:space="preserve"> This obligation survives termination.</w:t>
      </w:r>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r>
        <w:rPr/>
        <w:t xml:space="preserve">reasonable</w:t>
      </w:r>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r>
        <w:rPr/>
        <w:t xml:space="preserve">reasonable</w:t>
      </w:r>
      <w:r>
        <w:rPr/>
        <w:t xml:space="preserve">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r>
        <w:rPr/>
        <w:t xml:space="preserve">reasonable</w:t>
      </w:r>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r>
        <w:rPr/>
        <w:t xml:space="preserve">reasonable</w:t>
      </w:r>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 xml:space="preserve">The Customer may, acting reasonably, request such information from the Supplier as it requires to verify compliance with this clause. The parties </w:t>
      </w:r>
      <w:del w:id="9038" w:author="Helena Voss" w:date="2026-09-28T07:11:23Z">
        <w:r>
          <w:rPr/>
          <w:delText xml:space="preserve">shall</w:delText>
        </w:r>
      </w:del>
      <w:ins w:id="9039" w:author="Helena Voss" w:date="2026-09-28T07:11:23Z">
        <w:r>
          <w:rPr/>
          <w:t xml:space="preserve">reasonable</w:t>
        </w:r>
      </w:ins>
      <w:r>
        <w:rPr/>
        <w:t xml:space="preserve">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pPr>
        <w:rPr>
          <w:ins w:id="9207" w:author="Helena Voss" w:date="2026-09-28T07:11:23Z"/>
        </w:rPr>
      </w:pPr>
      <w:ins w:id="9206" w:author="Helena Voss" w:date="2026-09-28T07:11:23Z">
        <w:r>
          <w:rPr/>
          <w:t xml:space="preserve">1226.A The Parties shall co-operate in good faith.</w:t>
        </w:r>
      </w:ins>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r>
        <w:rPr/>
        <w:t xml:space="preserve"> This obligation survives termination.</w:t>
      </w:r>
      <w:ins w:id="9062" w:author="Helena Voss" w:date="2026-09-28T07:11:23Z">
        <w:r>
          <w:rPr/>
          <w:t xml:space="preserve"> This obligation survives termination.</w:t>
        </w:r>
      </w:ins>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 xml:space="preserve">The parties shall meet at least quarterly to review performance in relation to the limitation of liability (module 5) and agree any improvements required. Where the Supplier </w:t>
      </w:r>
      <w:del w:id="9048" w:author="Helena Voss" w:date="2026-09-28T07:11:23Z">
        <w:r>
          <w:rPr/>
          <w:delText xml:space="preserve">becomes</w:delText>
        </w:r>
      </w:del>
      <w:ins w:id="9049" w:author="Helena Voss" w:date="2026-09-28T07:11:23Z">
        <w:r>
          <w:rPr/>
          <w:t xml:space="preserve">reasonable</w:t>
        </w:r>
      </w:ins>
      <w:r>
        <w:rPr/>
        <w:t xml:space="preserve">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 xml:space="preserve">The Customer may, acting </w:t>
      </w:r>
      <w:del w:id="9084" w:author="Helena Voss" w:date="2026-09-28T07:11:23Z">
        <w:r>
          <w:rPr/>
          <w:delText xml:space="preserve">reasonably,</w:delText>
        </w:r>
      </w:del>
      <w:ins w:id="9085" w:author="Helena Voss" w:date="2026-09-28T07:11:23Z">
        <w:r>
          <w:rPr/>
          <w:t xml:space="preserve">reasonable</w:t>
        </w:r>
      </w:ins>
      <w:r>
        <w:rPr/>
        <w:t xml:space="preserve">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r>
        <w:rPr/>
        <w:t xml:space="preserve"> This obligation survives termination.</w:t>
      </w:r>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pPr>
        <w:rPr>
          <w:del w:id="9175" w:author="Helena Voss" w:date="2026-09-28T07:11:23Z"/>
        </w:rPr>
      </w:pPr>
      <w:del w:id="9174" w:author="Helena Voss" w:date="2026-09-28T07:11:23Z">
        <w:r>
          <w:rPr>
            <w:b/>
          </w:rPr>
          <w:delText xml:space="preserve">118.5 </w:delText>
        </w:r>
        <w:r>
          <w:rPr/>
          <w:delTex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delText>
        </w:r>
      </w:del>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pPr>
        <w:rPr>
          <w:ins w:id="9181" w:author="Helena Voss" w:date="2026-09-28T07:11:23Z"/>
        </w:rPr>
      </w:pPr>
      <w:ins w:id="9180" w:author="Helena Voss" w:date="2026-09-28T07:11:23Z">
        <w:r>
          <w:rPr/>
          <w:t xml:space="preserve">1380.A The Parties shall co-operate in good faith.</w:t>
        </w:r>
      </w:ins>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 xml:space="preserve">The parties shall meet at least quarterly to review performance in relation to </w:t>
      </w:r>
      <w:del w:id="9068" w:author="Helena Voss" w:date="2026-09-28T07:11:23Z">
        <w:r>
          <w:rPr/>
          <w:delText xml:space="preserve">the</w:delText>
        </w:r>
      </w:del>
      <w:ins w:id="9069" w:author="Helena Voss" w:date="2026-09-28T07:11:23Z">
        <w:r>
          <w:rPr/>
          <w:t xml:space="preserve">reasonable</w:t>
        </w:r>
      </w:ins>
      <w:r>
        <w:rPr/>
        <w:t xml:space="preserv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r>
        <w:rPr/>
        <w:t xml:space="preserve"> This obligation survives termination.</w:t>
      </w:r>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r>
        <w:rPr/>
        <w:t xml:space="preserve"> This obligation survives termination.</w:t>
      </w:r>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r>
        <w:rPr/>
        <w:t xml:space="preserve">reasonable</w:t>
      </w:r>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pPr>
      <w:r>
        <w:rPr/>
        <w:t xml:space="preserve">1512.A The Parties shall co-operate in good faith.</w:t>
      </w:r>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confidentiality (module 6), it shall notify the Customer promptly and in any event within five Working Days.</w:t>
      </w:r>
      <w:ins w:id="9086" w:author="Helena Voss" w:date="2026-09-28T07:11:23Z">
        <w:r>
          <w:rPr/>
          <w:t xml:space="preserve"> This obligation survives termination.</w:t>
        </w:r>
      </w:ins>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warranties (module 6) and shall make them available to the Customer on request.</w:t>
      </w:r>
      <w:ins w:id="9124" w:author="Helena Voss" w:date="2026-09-28T07:11:23Z">
        <w:r>
          <w:rPr/>
          <w:t xml:space="preserve"> This obligation survives termination.</w:t>
        </w:r>
      </w:ins>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 xml:space="preserve">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ins w:id="9019" w:author="Helena Voss" w:date="2026-09-28T07:11:23Z">
        <w:r>
          <w:rPr/>
          <w:t xml:space="preserve"> This obligation survives termination.</w:t>
        </w:r>
      </w:ins>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r>
        <w:rPr/>
        <w:t xml:space="preserve">reasonable</w:t>
      </w:r>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r>
        <w:rPr/>
        <w:t xml:space="preserve">reasonable</w:t>
      </w:r>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109" w:author="Helena Voss" w:date="2026-09-28T07:11:23Z">
        <w:r>
          <w:rPr/>
          <w:t xml:space="preserve"> This obligation survives termination.</w:t>
        </w:r>
      </w:ins>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r>
        <w:rPr/>
        <w:t xml:space="preserve">reasonable</w:t>
      </w:r>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140.12 </w:t>
      </w:r>
      <w:r>
        <w:rPr/>
        <w:t>The Supplier shall retain all Customer Data for 30 days after termination before secure deletion.</w:t>
      </w:r>
    </w:p>
    <w:p>
      <w:pPr>
        <w:rPr/>
      </w:pPr>
      <w:r>
        <w:rPr/>
        <w:t xml:space="preserve">1617.A The Parties shall co-operate in good faith.</w:t>
      </w:r>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w:t>
      </w:r>
      <w:del w:id="9117" w:author="Helena Voss" w:date="2026-09-28T07:11:23Z">
        <w:r>
          <w:rPr/>
          <w:delText xml:space="preserve">and</w:delText>
        </w:r>
      </w:del>
      <w:ins w:id="9118" w:author="Helena Voss" w:date="2026-09-28T07:11:23Z">
        <w:r>
          <w:rPr/>
          <w:t xml:space="preserve">reasonable</w:t>
        </w:r>
      </w:ins>
      <w:r>
        <w:rPr/>
        <w:t xml:space="preserve"> diligence and in accordance with </w:t>
      </w:r>
      <w:r>
        <w:rPr>
          <w:i/>
        </w:rPr>
        <w:t xml:space="preserve">Good Industry Practice</w:t>
      </w:r>
      <w:r>
        <w:rPr/>
        <w:t xml:space="preserve">.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r>
        <w:rPr/>
        <w:t xml:space="preserve"> This obligation survives termination.</w:t>
      </w:r>
      <w:ins w:id="9035" w:author="Helena Voss" w:date="2026-09-28T07:11:23Z">
        <w:r>
          <w:rPr/>
          <w:t xml:space="preserve"> This obligation survives termination.</w:t>
        </w:r>
      </w:ins>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24" w:author="Helena Voss" w:date="2026-09-28T07:11:23Z">
        <w:r>
          <w:rPr/>
          <w:t xml:space="preserve"> This obligation survives termination.</w:t>
        </w:r>
      </w:ins>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w:t>
      </w:r>
      <w:del w:id="9027" w:author="Helena Voss" w:date="2026-09-28T07:11:23Z">
        <w:r>
          <w:rPr/>
          <w:delText xml:space="preserve">Supplier</w:delText>
        </w:r>
      </w:del>
      <w:ins w:id="9028" w:author="Helena Voss" w:date="2026-09-28T07:11:23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w:t>
      </w:r>
      <w:del w:id="9060" w:author="Helena Voss" w:date="2026-09-28T07:11:23Z">
        <w:r>
          <w:rPr/>
          <w:delText xml:space="preserve">do</w:delText>
        </w:r>
      </w:del>
      <w:ins w:id="9061" w:author="Helena Voss" w:date="2026-09-28T07:11:23Z">
        <w:r>
          <w:rPr/>
          <w:t xml:space="preserve">reasonable</w:t>
        </w:r>
      </w:ins>
      <w:r>
        <w:rPr/>
        <w:t xml:space="preserve"> so.</w:t>
      </w:r>
      <w:r>
        <w:rPr/>
        <w:t xml:space="preserve"> This obligation survives termination.</w:t>
      </w:r>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r>
        <w:rPr/>
        <w:t xml:space="preserve">reasonable</w:t>
      </w:r>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w:t>
      </w:r>
      <w:del w:id="9009" w:author="Helena Voss" w:date="2026-09-28T07:11:23Z">
        <w:r>
          <w:rPr/>
          <w:delText xml:space="preserve">days</w:delText>
        </w:r>
      </w:del>
      <w:ins w:id="9010" w:author="Helena Voss" w:date="2026-09-28T07:11:23Z">
        <w:r>
          <w:rPr/>
          <w:t xml:space="preserve">reasonable</w:t>
        </w:r>
      </w:ins>
      <w:r>
        <w:rPr/>
        <w:t xml:space="preserve"> following </w:t>
      </w:r>
      <w:r>
        <w:rPr/>
        <w:t xml:space="preserve">reasonable</w:t>
      </w:r>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r>
        <w:rPr/>
        <w:t xml:space="preserve">reasonable</w:t>
      </w:r>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r>
        <w:rPr/>
        <w:t xml:space="preserve"> This obligation survives termination.</w:t>
      </w:r>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 xml:space="preserve">The Customer may, acting reasonably, request such information from the Supplier as it requires to verify compliance with this clause. The parties shall meet at least quarterly </w:t>
      </w:r>
      <w:del w:id="9099" w:author="Helena Voss" w:date="2026-09-28T07:11:23Z">
        <w:r>
          <w:rPr/>
          <w:delText xml:space="preserve">to</w:delText>
        </w:r>
      </w:del>
      <w:ins w:id="9100" w:author="Helena Voss" w:date="2026-09-28T07:11:23Z">
        <w:r>
          <w:rPr/>
          <w:t xml:space="preserve">reasonable</w:t>
        </w:r>
      </w:ins>
      <w:r>
        <w:rPr/>
        <w:t xml:space="preserve">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pPr>
      <w:r>
        <w:rPr/>
        <w:t xml:space="preserve">1791.A The Parties shall co-operate in good faith.</w:t>
      </w:r>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r>
        <w:rPr/>
        <w:t xml:space="preserve">reasonable</w:t>
      </w:r>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ins w:id="9050" w:author="Helena Voss" w:date="2026-09-28T07:11:23Z">
        <w:r>
          <w:rPr/>
          <w:t xml:space="preserve"> This obligation survives termination.</w:t>
        </w:r>
      </w:ins>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 xml:space="preserve">Where the Supplier becomes aware of any matter which may affect the audit (module 7), it </w:t>
      </w:r>
      <w:del w:id="9136" w:author="Helena Voss" w:date="2026-09-28T07:11:23Z">
        <w:r>
          <w:rPr/>
          <w:delText xml:space="preserve">shall</w:delText>
        </w:r>
      </w:del>
      <w:ins w:id="9137" w:author="Helena Voss" w:date="2026-09-28T07:11:23Z">
        <w:r>
          <w:rPr/>
          <w:t xml:space="preserve">reasonable</w:t>
        </w:r>
      </w:ins>
      <w:r>
        <w:rPr/>
        <w:t xml:space="preserve">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r>
        <w:rPr/>
        <w:t xml:space="preserve">reasonable</w:t>
      </w:r>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w:t>
      </w:r>
      <w:r>
        <w:rPr/>
        <w:t xml:space="preserve">reasonable</w:t>
      </w:r>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w:t>
      </w:r>
      <w:del w:id="9051" w:author="Helena Voss" w:date="2026-09-28T07:11:23Z">
        <w:r>
          <w:rPr/>
          <w:delText xml:space="preserve">clause</w:delText>
        </w:r>
      </w:del>
      <w:ins w:id="9052" w:author="Helena Voss" w:date="2026-09-28T07:11:23Z">
        <w:r>
          <w:rPr/>
          <w:t xml:space="preserve">reasonable</w:t>
        </w:r>
      </w:ins>
      <w:r>
        <w:rPr/>
        <w:t xml:space="preserve"> with reasonable skill, care and diligence and in accordance with </w:t>
      </w:r>
      <w:r>
        <w:rPr>
          <w:i/>
        </w:rPr>
        <w:t xml:space="preserve">Good Industry Practice</w:t>
      </w:r>
      <w:r>
        <w:rPr/>
        <w:t xml:space="preserve">.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pPr>
      <w:r>
        <w:rPr/>
        <w:t xml:space="preserve">1908.A The Parties shall co-operate in good faith.</w:t>
      </w:r>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 xml:space="preserve">The Supplier shall provide the exit plan within thirty (30) days of the Effective Date.</w:t>
      </w:r>
      <w:ins w:id="9006" w:author="Helena Voss" w:date="2026-09-28T07:11:23Z">
        <w:r>
          <w:rPr/>
          <w:t xml:space="preserve"> This obligation survives termination.</w:t>
        </w:r>
      </w:ins>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r>
        <w:rPr/>
        <w:t xml:space="preserve">reasonable</w:t>
      </w:r>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pPr>
        <w:rPr>
          <w:del w:id="9165" w:author="Helena Voss" w:date="2026-09-28T07:11:23Z"/>
        </w:rPr>
      </w:pPr>
      <w:del w:id="9164" w:author="Helena Voss" w:date="2026-09-28T07:11:23Z">
        <w:r>
          <w:rPr>
            <w:b/>
          </w:rPr>
          <w:delText xml:space="preserve">169.1 </w:delText>
        </w:r>
        <w:r>
          <w:rPr/>
          <w:delTex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delText>
        </w:r>
      </w:del>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 xml:space="preserve">Nothing in this clause shall limit any other right or remedy of </w:t>
      </w:r>
      <w:del w:id="9134" w:author="Helena Voss" w:date="2026-09-28T07:11:23Z">
        <w:r>
          <w:rPr/>
          <w:delText xml:space="preserve">the</w:delText>
        </w:r>
      </w:del>
      <w:ins w:id="9135" w:author="Helena Voss" w:date="2026-09-28T07:11:23Z">
        <w:r>
          <w:rPr/>
          <w:t xml:space="preserve">reasonable</w:t>
        </w:r>
      </w:ins>
      <w:r>
        <w:rPr/>
        <w:t xml:space="preserv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r>
        <w:rPr/>
        <w:t xml:space="preserve"> This obligation survives termination.</w:t>
      </w:r>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 xml:space="preserve">Nothing in this clause shall limit any other right or remedy of the Customer under this Agreement or at law. Nothing in this clause shall limit any other right or remedy of the Customer under this Agreement or at law. Each party shall bear its own costs in connection with the </w:t>
      </w:r>
      <w:del w:id="9122" w:author="Helena Voss" w:date="2026-09-28T07:11:23Z">
        <w:r>
          <w:rPr/>
          <w:delText xml:space="preserve">matters</w:delText>
        </w:r>
      </w:del>
      <w:ins w:id="9123" w:author="Helena Voss" w:date="2026-09-28T07:11:23Z">
        <w:r>
          <w:rPr/>
          <w:t xml:space="preserve">reasonable</w:t>
        </w:r>
      </w:ins>
      <w:r>
        <w:rPr/>
        <w:t xml:space="preserve">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 xml:space="preserve">The Customer may, acting reasonably, request such information from the Supplier as it requires to verify compliance with this clause. The Customer may, acting reasonably, </w:t>
      </w:r>
      <w:del w:id="9054" w:author="Helena Voss" w:date="2026-09-28T07:11:23Z">
        <w:r>
          <w:rPr/>
          <w:delText xml:space="preserve">request</w:delText>
        </w:r>
      </w:del>
      <w:ins w:id="9055" w:author="Helena Voss" w:date="2026-09-28T07:11:23Z">
        <w:r>
          <w:rPr/>
          <w:t xml:space="preserve">reasonable</w:t>
        </w:r>
      </w:ins>
      <w:r>
        <w:rPr/>
        <w:t xml:space="preserve">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t>
      </w:r>
      <w:del w:id="9138" w:author="Helena Voss" w:date="2026-09-28T07:11:23Z">
        <w:r>
          <w:rPr/>
          <w:delText xml:space="preserve">Working</w:delText>
        </w:r>
      </w:del>
      <w:ins w:id="9139" w:author="Helena Voss" w:date="2026-09-28T07:11:23Z">
        <w:r>
          <w:rPr/>
          <w:t xml:space="preserve">reasonable</w:t>
        </w:r>
      </w:ins>
      <w:r>
        <w:rPr/>
        <w:t xml:space="preserve"> Days.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r>
        <w:rPr/>
        <w:t xml:space="preserve">reasonable</w:t>
      </w:r>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r>
        <w:rPr/>
        <w:t xml:space="preserve"> This obligation survives termination.</w:t>
      </w:r>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r>
        <w:rPr/>
        <w:t xml:space="preserve"> This obligation survives termination.</w:t>
      </w:r>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 xml:space="preserve">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ins w:id="9127" w:author="Helena Voss" w:date="2026-09-28T07:11:23Z">
        <w:r>
          <w:rPr/>
          <w:t xml:space="preserve"> This obligation survives termination.</w:t>
        </w:r>
      </w:ins>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pPr>
      <w:r>
        <w:rPr/>
        <w:t xml:space="preserve">2124.A The Parties shall co-operate in good faith.</w:t>
      </w:r>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w:t>
      </w:r>
      <w:del w:id="9057" w:author="Helena Voss" w:date="2026-09-28T07:11:23Z">
        <w:r>
          <w:rPr/>
          <w:delText xml:space="preserve">and</w:delText>
        </w:r>
      </w:del>
      <w:ins w:id="9058" w:author="Helena Voss" w:date="2026-09-28T07:11:23Z">
        <w:r>
          <w:rPr/>
          <w:t xml:space="preserve">reasonable</w:t>
        </w:r>
      </w:ins>
      <w:r>
        <w:rPr/>
        <w:t xml:space="preserve">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pPr>
        <w:rPr>
          <w:ins w:id="9189" w:author="Helena Voss" w:date="2026-09-28T07:11:23Z"/>
        </w:rPr>
      </w:pPr>
      <w:ins w:id="9188" w:author="Helena Voss" w:date="2026-09-28T07:11:23Z">
        <w:r>
          <w:rPr/>
          <w:t xml:space="preserve">2145.A The Parties shall co-operate in good faith.</w:t>
        </w:r>
      </w:ins>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 xml:space="preserve">The Supplier shall retain all Customer Data for 30 days after termination before secure deletion.</w:t>
      </w:r>
      <w:ins w:id="9029" w:author="Helena Voss" w:date="2026-09-28T07:11:23Z">
        <w:r>
          <w:rPr/>
          <w:t xml:space="preserve"> This obligation survives termination.</w:t>
        </w:r>
      </w:ins>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pPr>
      <w:r>
        <w:rPr/>
        <w:t xml:space="preserve">2197.A The Parties shall co-operate in good faith.</w:t>
      </w:r>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2233.A The Parties shall co-operate in good faith.</w:t>
      </w:r>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r>
        <w:rPr/>
        <w:t xml:space="preserve"> This obligation survives termination.</w:t>
      </w:r>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 xml:space="preserve">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w:t>
      </w:r>
      <w:del w:id="9111" w:author="Helena Voss" w:date="2026-09-28T07:11:23Z">
        <w:r>
          <w:rPr/>
          <w:delText xml:space="preserve">in</w:delText>
        </w:r>
      </w:del>
      <w:ins w:id="9112" w:author="Helena Voss" w:date="2026-09-28T07:11:23Z">
        <w:r>
          <w:rPr/>
          <w:t xml:space="preserve">reasonable</w:t>
        </w:r>
      </w:ins>
      <w:r>
        <w:rPr/>
        <w:t xml:space="preserve">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r>
        <w:rPr/>
        <w:t xml:space="preserve">reasonable</w:t>
      </w:r>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r>
        <w:rPr/>
        <w:t xml:space="preserve"> This obligation survives termination.</w:t>
      </w:r>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r>
        <w:rPr/>
        <w:t xml:space="preserve">reasonable</w:t>
      </w:r>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pPr>
        <w:rPr>
          <w:del w:id="9167" w:author="Helena Voss" w:date="2026-09-28T07:11:23Z"/>
        </w:rPr>
      </w:pPr>
      <w:del w:id="9166" w:author="Helena Voss" w:date="2026-09-28T07:11:23Z">
        <w:r>
          <w:rPr>
            <w:b/>
          </w:rPr>
          <w:delText xml:space="preserve">207.1 </w:delText>
        </w:r>
        <w:r>
          <w:rPr/>
          <w:delTex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delText>
        </w:r>
      </w:del>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w:t>
      </w:r>
      <w:del w:id="9076" w:author="Helena Voss" w:date="2026-09-28T07:11:23Z">
        <w:r>
          <w:rPr/>
          <w:delText xml:space="preserve">given</w:delText>
        </w:r>
      </w:del>
      <w:ins w:id="9077" w:author="Helena Voss" w:date="2026-09-28T07:11:23Z">
        <w:r>
          <w:rPr/>
          <w:t xml:space="preserve">reasonable</w:t>
        </w:r>
      </w:ins>
      <w:r>
        <w:rPr/>
        <w:t xml:space="preserve"> by the Customer under this clause shall not relieve the Supplier of any of its obligations under this Agreement.</w:t>
      </w:r>
      <w:r>
        <w:rPr/>
        <w:t xml:space="preserve"> This obligation survives termination.</w:t>
      </w:r>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2416.A The Parties shall co-operate in good faith.</w:t>
      </w:r>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r>
        <w:rPr/>
        <w:t xml:space="preserve">reasonable</w:t>
      </w:r>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 xml:space="preserve">Each party shall bear its own costs in connection with the matters described in this clause, save as otherwise expressly provided. The parties shall meet at least quarterly to review performance in relation to the subcontracting (module 9) and agree any improvements required.</w:t>
      </w:r>
      <w:ins w:id="9074" w:author="Helena Voss" w:date="2026-09-28T07:11:23Z">
        <w:r>
          <w:rPr/>
          <w:t xml:space="preserve"> This obligation survives termination.</w:t>
        </w:r>
      </w:ins>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r>
        <w:rPr/>
        <w:t xml:space="preserve">reasonable</w:t>
      </w:r>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11" w:author="Helena Voss" w:date="2026-09-28T07:11:23Z">
        <w:r>
          <w:rPr/>
          <w:t xml:space="preserve"> This obligation survives termination.</w:t>
        </w:r>
      </w:ins>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 xml:space="preserve">Any approval given by the Customer under this clause shall not relieve the Supplier of any of its </w:t>
      </w:r>
      <w:del w:id="9014" w:author="Helena Voss" w:date="2026-09-28T07:11:23Z">
        <w:r>
          <w:rPr/>
          <w:delText xml:space="preserve">obligations</w:delText>
        </w:r>
      </w:del>
      <w:ins w:id="9015" w:author="Helena Voss" w:date="2026-09-28T07:11:23Z">
        <w:r>
          <w:rPr/>
          <w:t xml:space="preserve">reasonable</w:t>
        </w:r>
      </w:ins>
      <w:r>
        <w:rPr/>
        <w:t xml:space="preserve">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pPr>
        <w:rPr>
          <w:ins w:id="9203" w:author="Helena Voss" w:date="2026-09-28T07:11:23Z"/>
        </w:rPr>
      </w:pPr>
      <w:ins w:id="9202" w:author="Helena Voss" w:date="2026-09-28T07:11:23Z">
        <w:r>
          <w:rPr/>
          <w:t xml:space="preserve">2518.A The Parties shall co-operate in good faith.</w:t>
        </w:r>
      </w:ins>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 xml:space="preserve">Either party may terminate this Agreement for convenience on not less than thirty (30) days' written notice.</w:t>
      </w:r>
      <w:ins w:id="9089" w:author="Helena Voss" w:date="2026-09-28T07:11:23Z">
        <w:r>
          <w:rPr/>
          <w:t xml:space="preserve"> This obligation survives termination.</w:t>
        </w:r>
      </w:ins>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ins w:id="9007" w:author="Helena Voss" w:date="2026-09-28T07:11:23Z">
        <w:r>
          <w:rPr/>
          <w:t xml:space="preserve"> This obligation survives termination.</w:t>
        </w:r>
      </w:ins>
    </w:p>
    <w:p>
      <w:r>
        <w:rPr>
          <w:b/>
        </w:rPr>
        <w:t xml:space="preserve">220.8 </w:t>
      </w:r>
      <w:r>
        <w:rPr/>
        <w:t xml:space="preserve">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ins w:id="9082" w:author="Helena Voss" w:date="2026-09-28T07:11:23Z">
        <w:r>
          <w:rPr/>
          <w:t xml:space="preserve"> This obligation survives termination.</w:t>
        </w:r>
      </w:ins>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r>
        <w:rPr/>
        <w:t xml:space="preserve">reasonable</w:t>
      </w:r>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rPr>
          <w:ins w:id="9195" w:author="Helena Voss" w:date="2026-09-28T07:11:23Z"/>
        </w:rPr>
      </w:pPr>
      <w:ins w:id="9194" w:author="Helena Voss" w:date="2026-09-28T07:11:23Z">
        <w:r>
          <w:rPr/>
          <w:t xml:space="preserve">2591.A The Parties shall co-operate in good faith.</w:t>
        </w:r>
      </w:ins>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 xml:space="preserve">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ins w:id="9056" w:author="Helena Voss" w:date="2026-09-28T07:11:23Z">
        <w:r>
          <w:rPr/>
          <w:t xml:space="preserve"> This obligation survives termination.</w:t>
        </w:r>
      </w:ins>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 xml:space="preserve">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ins w:id="9090" w:author="Helena Voss" w:date="2026-09-28T07:11:23Z">
        <w:r>
          <w:rPr/>
          <w:t xml:space="preserve"> This obligation survives termination.</w:t>
        </w:r>
      </w:ins>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 xml:space="preserve">The parties shall meet at least </w:t>
      </w:r>
      <w:del w:id="9003" w:author="Helena Voss" w:date="2026-09-28T07:11:23Z">
        <w:r>
          <w:rPr/>
          <w:delText xml:space="preserve">quarterly</w:delText>
        </w:r>
      </w:del>
      <w:ins w:id="9004" w:author="Helena Voss" w:date="2026-09-28T07:11:23Z">
        <w:r>
          <w:rPr/>
          <w:t xml:space="preserve">reasonable</w:t>
        </w:r>
      </w:ins>
      <w:r>
        <w:rPr/>
        <w:t xml:space="preserve">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 xml:space="preserve">Either party </w:t>
      </w:r>
      <w:del w:id="9101" w:author="Helena Voss" w:date="2026-09-28T07:11:23Z">
        <w:r>
          <w:rPr/>
          <w:delText xml:space="preserve">may</w:delText>
        </w:r>
      </w:del>
      <w:ins w:id="9102" w:author="Helena Voss" w:date="2026-09-28T07:11:23Z">
        <w:r>
          <w:rPr/>
          <w:t xml:space="preserve">reasonable</w:t>
        </w:r>
      </w:ins>
      <w:r>
        <w:rPr/>
        <w:t xml:space="preserve">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 xml:space="preserve">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ins w:id="9078" w:author="Helena Voss" w:date="2026-09-28T07:11:23Z">
        <w:r>
          <w:rPr/>
          <w:t xml:space="preserve"> This obligation survives termination.</w:t>
        </w:r>
      </w:ins>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pPr>
        <w:rPr>
          <w:del w:id="9153" w:author="Helena Voss" w:date="2026-09-28T07:11:23Z"/>
        </w:rPr>
      </w:pPr>
      <w:del w:id="9152" w:author="Helena Voss" w:date="2026-09-28T07:11:23Z">
        <w:r>
          <w:rPr>
            <w:b/>
          </w:rPr>
          <w:delText xml:space="preserve">235.1 </w:delText>
        </w:r>
        <w:r>
          <w:rPr/>
          <w:delTex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pPr>
        <w:rPr>
          <w:del w:id="9149" w:author="Helena Voss" w:date="2026-09-28T07:11:23Z"/>
        </w:rPr>
      </w:pPr>
      <w:del w:id="9148" w:author="Helena Voss" w:date="2026-09-28T07:11:23Z">
        <w:r>
          <w:rPr>
            <w:b/>
          </w:rPr>
          <w:delText xml:space="preserve">235.3 </w:delText>
        </w:r>
        <w:r>
          <w:rPr/>
          <w:delText>The parties shall meet at least quarterly to review performance in relation to the insurance (module 10) and agree any improvements required. The Customer may, acting reasonably, request such information from the Supplier as it requires to verify compliance with this clause.</w:delText>
        </w:r>
      </w:del>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 xml:space="preserve">The Customer may, acting reasonably, request such information from the Supplier as it requires to </w:t>
      </w:r>
      <w:del w:id="9036" w:author="Helena Voss" w:date="2026-09-28T07:11:23Z">
        <w:r>
          <w:rPr/>
          <w:delText xml:space="preserve">verify</w:delText>
        </w:r>
      </w:del>
      <w:ins w:id="9037" w:author="Helena Voss" w:date="2026-09-28T07:11:23Z">
        <w:r>
          <w:rPr/>
          <w:t xml:space="preserve">reasonable</w:t>
        </w:r>
      </w:ins>
      <w:r>
        <w:rPr/>
        <w:t xml:space="preserve">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 xml:space="preserve">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ins w:id="9067" w:author="Helena Voss" w:date="2026-09-28T07:11:23Z">
        <w:r>
          <w:rPr/>
          <w:t xml:space="preserve"> This obligation survives termination.</w:t>
        </w:r>
      </w:ins>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r>
        <w:rPr/>
        <w:t xml:space="preserve">reasonable</w:t>
      </w:r>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r>
        <w:rPr/>
        <w:t xml:space="preserve"> This obligation survives termination.</w:t>
      </w:r>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 xml:space="preserve">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w:t>
      </w:r>
      <w:del w:id="9103" w:author="Helena Voss" w:date="2026-09-28T07:11:23Z">
        <w:r>
          <w:rPr/>
          <w:delText xml:space="preserve">in</w:delText>
        </w:r>
      </w:del>
      <w:ins w:id="9104" w:author="Helena Voss" w:date="2026-09-28T07:11:23Z">
        <w:r>
          <w:rPr/>
          <w:t xml:space="preserve">reasonable</w:t>
        </w:r>
      </w:ins>
      <w:r>
        <w:rPr/>
        <w:t xml:space="preserve">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 xml:space="preserve">The Customer may, acting reasonably, request </w:t>
      </w:r>
      <w:del w:id="9094" w:author="Helena Voss" w:date="2026-09-28T07:11:23Z">
        <w:r>
          <w:rPr/>
          <w:delText xml:space="preserve">such</w:delText>
        </w:r>
      </w:del>
      <w:ins w:id="9095" w:author="Helena Voss" w:date="2026-09-28T07:11:23Z">
        <w:r>
          <w:rPr/>
          <w:t xml:space="preserve">reasonable</w:t>
        </w:r>
      </w:ins>
      <w:r>
        <w:rPr/>
        <w:t xml:space="preserve">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ins w:id="9110" w:author="Helena Voss" w:date="2026-09-28T07:11:23Z">
        <w:r>
          <w:rPr/>
          <w:t xml:space="preserve"> This obligation survives termination.</w:t>
        </w:r>
      </w:ins>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11) and agree any improvements required.</w:t>
      </w:r>
      <w:ins w:id="9066" w:author="Helena Voss" w:date="2026-09-28T07:11:23Z">
        <w:r>
          <w:rPr/>
          <w:t xml:space="preserve"> This obligation survives termination.</w:t>
        </w:r>
      </w:ins>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t>
      </w:r>
      <w:del w:id="9080" w:author="Helena Voss" w:date="2026-09-28T07:11:23Z">
        <w:r>
          <w:rPr/>
          <w:delText xml:space="preserve">with</w:delText>
        </w:r>
      </w:del>
      <w:ins w:id="9081" w:author="Helena Voss" w:date="2026-09-28T07:11:23Z">
        <w:r>
          <w:rPr/>
          <w:t xml:space="preserve">reasonable</w:t>
        </w:r>
      </w:ins>
      <w:r>
        <w:rPr/>
        <w:t xml:space="preserve"> reasonable skill, care and diligence and in accordance with </w:t>
      </w:r>
      <w:r>
        <w:rPr>
          <w:i/>
        </w:rPr>
        <w:t xml:space="preserve">Good Industry Practice</w:t>
      </w:r>
      <w:r>
        <w:rPr/>
        <w:t xml:space="preserve">.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71" w:author="Helena Voss" w:date="2026-09-28T07:11:23Z"/>
        </w:rPr>
      </w:pPr>
      <w:del w:id="9170" w:author="Helena Voss" w:date="2026-09-28T07:11:23Z">
        <w:r>
          <w:rPr>
            <w:b/>
          </w:rPr>
          <w:delText xml:space="preserve">244.12 </w:delText>
        </w:r>
        <w:r>
          <w:rPr/>
          <w:delText xml:space="preserve">The Supplier shall perform its obligations under this clause with reasonable skill, care and diligence and in accordance with </w:delText>
        </w:r>
        <w:r>
          <w:rPr>
            <w:i/>
          </w:rPr>
          <w:delText xml:space="preserve">Good Industry Practice</w:delText>
        </w:r>
        <w:r>
          <w:rPr/>
          <w:delText xml:space="preserve">. Nothing in this clause shall limit any other right or remedy of the Customer under this Agreement or at law. Each party shall bear its own costs in connection with the matters described in this clause, save as otherwise expressly provided.</w:delText>
        </w:r>
        <w:r>
          <w:rPr/>
          <w:delText xml:space="preserve"> This obligation survives termination.</w:delText>
        </w:r>
      </w:del>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r>
        <w:rPr/>
        <w:t xml:space="preserve"> This obligation survives termination.</w:t>
      </w:r>
    </w:p>
    <w:p>
      <w:pPr>
        <w:rPr>
          <w:ins w:id="9209" w:author="Helena Voss" w:date="2026-09-28T07:11:23Z"/>
        </w:rPr>
      </w:pPr>
      <w:ins w:id="9208" w:author="Helena Voss" w:date="2026-09-28T07:11:23Z">
        <w:r>
          <w:rPr/>
          <w:t xml:space="preserve">2813.A The Parties shall co-operate in good faith.</w:t>
        </w:r>
      </w:ins>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pPr>
        <w:rPr>
          <w:ins w:id="9197" w:author="Helena Voss" w:date="2026-09-28T07:11:23Z"/>
        </w:rPr>
      </w:pPr>
      <w:ins w:id="9196" w:author="Helena Voss" w:date="2026-09-28T07:11:23Z">
        <w:r>
          <w:rPr/>
          <w:t xml:space="preserve">2857.A The Parties shall co-operate in good faith.</w:t>
        </w:r>
      </w:ins>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pPr>
        <w:rPr>
          <w:ins w:id="9179" w:author="Helena Voss" w:date="2026-09-28T07:11:23Z"/>
        </w:rPr>
      </w:pPr>
      <w:ins w:id="9178" w:author="Helena Voss" w:date="2026-09-28T07:11:23Z">
        <w:r>
          <w:rPr/>
          <w:t xml:space="preserve">2866.A The Parties shall co-operate in good faith.</w:t>
        </w:r>
      </w:ins>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r>
        <w:rPr/>
        <w:t xml:space="preserve"> This obligation survives termination.</w:t>
      </w:r>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pPr>
        <w:rPr>
          <w:ins w:id="9199" w:author="Helena Voss" w:date="2026-09-28T07:11:23Z"/>
        </w:rPr>
      </w:pPr>
      <w:ins w:id="9198" w:author="Helena Voss" w:date="2026-09-28T07:11:23Z">
        <w:r>
          <w:rPr/>
          <w:t xml:space="preserve">2893.A The Parties shall co-operate in good faith.</w:t>
        </w:r>
      </w:ins>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 xml:space="preserve">Subject to Clause 9, the Supplier shall provide the deliverables described in this clause to the Customer.</w:t>
      </w:r>
      <w:ins w:id="9059" w:author="Helena Voss" w:date="2026-09-28T07:11:23Z">
        <w:r>
          <w:rPr/>
          <w:t xml:space="preserve"> This obligation survives termination.</w:t>
        </w:r>
      </w:ins>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r>
        <w:rPr/>
        <w:t xml:space="preserve"> This obligation survives termination.</w:t>
      </w:r>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limitation of liability (module 11) and agree any improvements required.</w:t>
      </w:r>
      <w:ins w:id="9065" w:author="Helena Voss" w:date="2026-09-28T07:11:23Z">
        <w:r>
          <w:rPr/>
          <w:t xml:space="preserve"> This obligation survives termination.</w:t>
        </w:r>
      </w:ins>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105" w:author="Helena Voss" w:date="2026-09-28T07:11:23Z">
        <w:r>
          <w:rPr/>
          <w:t xml:space="preserve"> This obligation survives termination.</w:t>
        </w:r>
      </w:ins>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 xml:space="preserve">The Customer may, acting reasonably, request such information from the Supplier as it requires to verify compliance with this clause. Each party shall bear its own costs in connection with the matters </w:t>
      </w:r>
      <w:del w:id="9106" w:author="Helena Voss" w:date="2026-09-28T07:11:23Z">
        <w:r>
          <w:rPr/>
          <w:delText xml:space="preserve">described</w:delText>
        </w:r>
      </w:del>
      <w:ins w:id="9107" w:author="Helena Voss" w:date="2026-09-28T07:11:23Z">
        <w:r>
          <w:rPr/>
          <w:t xml:space="preserve">reasonable</w:t>
        </w:r>
      </w:ins>
      <w:r>
        <w:rPr/>
        <w:t xml:space="preserve">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w:t>
      </w:r>
      <w:del w:id="9045" w:author="Helena Voss" w:date="2026-09-28T07:11:23Z">
        <w:r>
          <w:rPr/>
          <w:delText xml:space="preserve">obligations</w:delText>
        </w:r>
      </w:del>
      <w:ins w:id="9046" w:author="Helena Voss" w:date="2026-09-28T07:11:23Z">
        <w:r>
          <w:rPr/>
          <w:t xml:space="preserve">reasonable</w:t>
        </w:r>
      </w:ins>
      <w:r>
        <w:rPr/>
        <w:t xml:space="preserve">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pPr>
      <w:r>
        <w:rPr/>
        <w:t xml:space="preserve">2997.A The Parties shall co-operate in good faith.</w:t>
      </w:r>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rPr>
          <w:del w:id="9169" w:author="Helena Voss" w:date="2026-09-28T07:11:23Z"/>
        </w:rPr>
      </w:pPr>
      <w:del w:id="9168" w:author="Helena Voss" w:date="2026-09-28T07:11:23Z">
        <w:r>
          <w:rPr>
            <w:b/>
          </w:rPr>
          <w:delText xml:space="preserve">262.9 </w:delText>
        </w:r>
        <w:r>
          <w:rPr/>
          <w:delTex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pPr>
        <w:rPr>
          <w:del w:id="9155" w:author="Helena Voss" w:date="2026-09-28T07:11:23Z"/>
        </w:rPr>
      </w:pPr>
      <w:del w:id="9154" w:author="Helena Voss" w:date="2026-09-28T07:11:23Z">
        <w:r>
          <w:rPr>
            <w:b/>
          </w:rPr>
          <w:delText xml:space="preserve">263.8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dispute resolution (module 11) and shall make them available to the Customer on request. Nothing in this clause shall limit any other right or remedy of the Customer under this Agreement or at law.</w:delText>
        </w:r>
      </w:del>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r>
        <w:rPr/>
        <w:t xml:space="preserve"> This obligation survives termination.</w:t>
      </w:r>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268. Personnel (Module 12)</w:t>
      </w:r>
    </w:p>
    <w:p>
      <w:r>
        <w:rPr>
          <w:b/>
        </w:rPr>
        <w:t xml:space="preserve">268.1 </w:t>
      </w:r>
      <w:r>
        <w:rPr/>
        <w:t xml:space="preserve">The Customer may, acting </w:t>
      </w:r>
      <w:del w:id="9042" w:author="Helena Voss" w:date="2026-09-28T07:11:23Z">
        <w:r>
          <w:rPr/>
          <w:delText xml:space="preserve">reasonably,</w:delText>
        </w:r>
      </w:del>
      <w:ins w:id="9043" w:author="Helena Voss" w:date="2026-09-28T07:11:23Z">
        <w:r>
          <w:rPr/>
          <w:t xml:space="preserve">reasonable</w:t>
        </w:r>
      </w:ins>
      <w:r>
        <w:rPr/>
        <w:t xml:space="preserve">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r>
        <w:rPr/>
        <w:t xml:space="preserve">reasonable</w:t>
      </w:r>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 xml:space="preserve">Subject to Clause 9.2, the Supplier shall provide the deliverables described in this clause to the Customer.</w:t>
      </w:r>
      <w:ins w:id="9075" w:author="Helena Voss" w:date="2026-09-28T07:11:23Z">
        <w:r>
          <w:rPr/>
          <w:t xml:space="preserve"> This obligation survives termination.</w:t>
        </w:r>
      </w:ins>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pPr>
        <w:rPr>
          <w:del w:id="9161" w:author="Helena Voss" w:date="2026-09-28T07:11:23Z"/>
        </w:rPr>
      </w:pPr>
      <w:del w:id="9160" w:author="Helena Voss" w:date="2026-09-28T07:11:23Z">
        <w:r>
          <w:rPr>
            <w:b/>
          </w:rPr>
          <w:delText xml:space="preserve">277.1 </w:delText>
        </w:r>
        <w:r>
          <w:rPr/>
          <w:delTex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delText>
        </w:r>
      </w:del>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pPr>
      <w:r>
        <w:rPr/>
        <w:t xml:space="preserve">3178.A The Parties shall co-operate in good faith.</w:t>
      </w:r>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r>
        <w:rPr/>
        <w:t xml:space="preserve"> This obligation survives termination.</w:t>
      </w:r>
      <w:ins w:id="9108" w:author="Helena Voss" w:date="2026-09-28T07:11:23Z">
        <w:r>
          <w:rPr/>
          <w:t xml:space="preserve"> This obligation survives termination.</w:t>
        </w:r>
      </w:ins>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r>
        <w:rPr/>
        <w:t xml:space="preserve"> This obligation survives termination.</w:t>
      </w:r>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del w:id="9141" w:author="Helena Voss" w:date="2026-09-28T07:11:23Z"/>
        </w:rPr>
      </w:pPr>
      <w:del w:id="9140" w:author="Helena Voss" w:date="2026-09-28T07:11:23Z">
        <w:r>
          <w:rPr>
            <w:b/>
          </w:rPr>
          <w:delText xml:space="preserve">281.8 </w:delText>
        </w:r>
        <w:r>
          <w:rPr/>
          <w:delText>The parties shall meet at least quarterly to review performance in relation to the indemnities (module 12) and agree any improvements required. The Customer may, acting reasonably, request such information from the Supplier as it requires to verify compliance with this clause.</w:delText>
        </w:r>
      </w:del>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ins w:id="9053" w:author="Helena Voss" w:date="2026-09-28T07:11:23Z">
        <w:r>
          <w:rPr/>
          <w:t xml:space="preserve"> This obligation survives termination.</w:t>
        </w:r>
      </w:ins>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 xml:space="preserve">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ins w:id="9093" w:author="Helena Voss" w:date="2026-09-28T07:11:23Z">
        <w:r>
          <w:rPr/>
          <w:t xml:space="preserve"> This obligation survives termination.</w:t>
        </w:r>
      </w:ins>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 xml:space="preserve">Each party shall bear its own costs in connection with the matters described in this clause, save as otherwise expressly provided. Where the Supplier becomes aware of any matter which may affect the </w:t>
      </w:r>
      <w:del w:id="9087" w:author="Helena Voss" w:date="2026-09-28T07:11:23Z">
        <w:r>
          <w:rPr/>
          <w:delText xml:space="preserve">subcontracting</w:delText>
        </w:r>
      </w:del>
      <w:ins w:id="9088" w:author="Helena Voss" w:date="2026-09-28T07:11:23Z">
        <w:r>
          <w:rPr/>
          <w:t xml:space="preserve">reasonable</w:t>
        </w:r>
      </w:ins>
      <w:r>
        <w:rPr/>
        <w:t xml:space="preserve">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 xml:space="preserve">The parties shall meet at least quarterly to review performance in relation to the assignment (module 12) and agree any improvements required. The Customer may, acting reasonably, request such information from the Supplier as it requires to verify compliance with this clause.</w:t>
      </w:r>
      <w:ins w:id="9047" w:author="Helena Voss" w:date="2026-09-28T07:11:23Z">
        <w:r>
          <w:rPr/>
          <w:t xml:space="preserve"> This obligation survives termination.</w:t>
        </w:r>
      </w:ins>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rPr>
          <w:ins w:id="9185" w:author="Helena Voss" w:date="2026-09-28T07:11:23Z"/>
        </w:rPr>
      </w:pPr>
      <w:ins w:id="9184" w:author="Helena Voss" w:date="2026-09-28T07:11:23Z">
        <w:r>
          <w:rPr/>
          <w:t xml:space="preserve">3282.A The Parties shall co-operate in good faith.</w:t>
        </w:r>
      </w:ins>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r>
        <w:rPr/>
        <w:t xml:space="preserve">reasonable</w:t>
      </w:r>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r>
        <w:rPr/>
        <w:t xml:space="preserve">reasonable</w:t>
      </w:r>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r>
        <w:rPr/>
        <w:t xml:space="preserve">reasonable</w:t>
      </w:r>
      <w:r>
        <w:rPr/>
        <w:t xml:space="preserve"> perform its obligations under this clause with reasonable skill, care and diligence and in accordance with </w:t>
      </w:r>
      <w:r>
        <w:rPr>
          <w:i/>
        </w:rPr>
        <w:t xml:space="preserve">Good Industry Practice</w:t>
      </w:r>
      <w:r>
        <w:rPr/>
        <w:t xml:space="preserve">.</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pPr>
        <w:rPr>
          <w:ins w:id="9211" w:author="Helena Voss" w:date="2026-09-28T07:11:23Z"/>
        </w:rPr>
      </w:pPr>
      <w:ins w:id="9210" w:author="Helena Voss" w:date="2026-09-28T07:11:23Z">
        <w:r>
          <w:rPr/>
          <w:t xml:space="preserve">3388.A The Parties shall co-operate in good faith.</w:t>
        </w:r>
      </w:ins>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pPr>
        <w:rPr>
          <w:ins w:id="9183" w:author="Helena Voss" w:date="2026-09-28T07:11:23Z"/>
        </w:rPr>
      </w:pPr>
      <w:ins w:id="9182" w:author="Helena Voss" w:date="2026-09-28T07:11:23Z">
        <w:r>
          <w:rPr/>
          <w:t xml:space="preserve">3446.A The Parties shall co-operate in good faith.</w:t>
        </w:r>
      </w:ins>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r>
        <w:rPr/>
        <w:t xml:space="preserve"> This obligation survives termination.</w:t>
      </w:r>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pPr>
      <w:r>
        <w:rPr/>
        <w:t xml:space="preserve">3526.A The Parties shall co-operate in good faith.</w:t>
      </w:r>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r>
        <w:rPr/>
        <w:t xml:space="preserve"> This obligation survives termination.</w:t>
      </w:r>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w:t>
      </w:r>
      <w:del w:id="9063" w:author="Helena Voss" w:date="2026-09-28T07:11:23Z">
        <w:r>
          <w:rPr/>
          <w:delText xml:space="preserve">information</w:delText>
        </w:r>
      </w:del>
      <w:ins w:id="9064" w:author="Helena Voss" w:date="2026-09-28T07:11:23Z">
        <w:r>
          <w:rPr/>
          <w:t xml:space="preserve">reasonable</w:t>
        </w:r>
      </w:ins>
      <w:r>
        <w:rPr/>
        <w:t xml:space="preserve">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 xml:space="preserve">Where the Supplier becomes aware of any matter which may affect the services (module 14), it shall notify the Customer promptly and in any </w:t>
      </w:r>
      <w:del w:id="9091" w:author="Helena Voss" w:date="2026-09-28T07:11:23Z">
        <w:r>
          <w:rPr/>
          <w:delText xml:space="preserve">event</w:delText>
        </w:r>
      </w:del>
      <w:ins w:id="9092" w:author="Helena Voss" w:date="2026-09-28T07:11:23Z">
        <w:r>
          <w:rPr/>
          <w:t xml:space="preserve">reasonable</w:t>
        </w:r>
      </w:ins>
      <w:r>
        <w:rPr/>
        <w:t xml:space="preserve">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pPr>
      <w:r>
        <w:rPr/>
        <w:t xml:space="preserve">3619.A The Parties shall co-operate in good faith.</w:t>
      </w:r>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 xml:space="preserve">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ins w:id="9033" w:author="Helena Voss" w:date="2026-09-28T07:11:23Z">
        <w:r>
          <w:rPr/>
          <w:t xml:space="preserve"> This obligation survives termination.</w:t>
        </w:r>
      </w:ins>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r>
        <w:rPr/>
        <w:t xml:space="preserve">reasonable</w:t>
      </w:r>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pPr>
        <w:rPr>
          <w:ins w:id="9205" w:author="Helena Voss" w:date="2026-09-28T07:11:23Z"/>
        </w:rPr>
      </w:pPr>
      <w:ins w:id="9204" w:author="Helena Voss" w:date="2026-09-28T07:11:23Z">
        <w:r>
          <w:rPr/>
          <w:t xml:space="preserve">3719.A The Parties shall co-operate in good faith.</w:t>
        </w:r>
      </w:ins>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r>
        <w:rPr/>
        <w:t xml:space="preserve">reasonable</w:t>
      </w:r>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