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w:t>
      </w:r>
      <w:r>
        <w:rPr>
          <w:b/>
          <w:rPrChange w:id="20018" w:author="Helena Voss" w:date="2026-09-28T08:29:55Z">
            <w:rPr/>
          </w:rPrChange>
        </w:rPr>
        <w:t xml:space="preserve">e exercise o</w:t>
      </w:r>
      <w:r>
        <w:rPr/>
        <w:t xml:space="preserve">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 xml:space="preserve">The Customer shall pay each valid invoice within thirty (30) days of receipt.</w:t>
      </w:r>
      <w:ins w:id="9037" w:author="Helena Voss" w:date="2026-09-28T08:29:55Z">
        <w:r>
          <w:rPr/>
          <w:t xml:space="preserve"> This obligation survives termination.</w:t>
        </w:r>
      </w:ins>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pPr>
        <w:rPr>
          <w:ins w:id="9187" w:author="Helena Voss" w:date="2026-09-28T08:29:55Z"/>
        </w:rPr>
      </w:pPr>
      <w:ins w:id="9186" w:author="Helena Voss" w:date="2026-09-28T08:29:55Z">
        <w:r>
          <w:rPr/>
          <w:t xml:space="preserve">54.A The Parties shall co-operate in good faith.</w:t>
        </w:r>
      </w:ins>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ins w:id="9077" w:author="Helena Voss" w:date="2026-09-28T08:29:55Z">
        <w:r>
          <w:rPr/>
          <w:t xml:space="preserve"> This obligation survives termination.</w:t>
        </w:r>
      </w:ins>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 xml:space="preserve">Subject to Clause 9.4, the Supplier shall provide the deliverables described in this clause to the Customer.</w:t>
      </w:r>
      <w:ins w:id="9143" w:author="Helena Voss" w:date="2026-09-28T08:29:55Z">
        <w:r>
          <w:rPr/>
          <w:t xml:space="preserve"> This obligation survives termination.</w:t>
        </w:r>
      </w:ins>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pPr>
        <w:rPr>
          <w:ins w:id="9181" w:author="Helena Voss" w:date="2026-09-28T08:29:55Z"/>
        </w:rPr>
      </w:pPr>
      <w:ins w:id="9180" w:author="Helena Voss" w:date="2026-09-28T08:29:55Z">
        <w:r>
          <w:rPr/>
          <w:t xml:space="preserve">148.A The Parties shall co-operate in good faith.</w:t>
        </w:r>
      </w:ins>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it shall notify the Customer promptly and in </w:t>
      </w:r>
      <w:del w:id="9059" w:author="Helena Voss" w:date="2026-09-28T08:29:55Z">
        <w:r>
          <w:rPr/>
          <w:delText xml:space="preserve">any</w:delText>
        </w:r>
      </w:del>
      <w:ins w:id="9060" w:author="Helena Voss" w:date="2026-09-28T08:29:55Z">
        <w:r>
          <w:rPr/>
          <w:t xml:space="preserve">reasonable</w:t>
        </w:r>
      </w:ins>
      <w:r>
        <w:rPr/>
        <w:t xml:space="preserve">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47" w:author="Helena Voss" w:date="2026-09-28T08:29:55Z">
        <w:r>
          <w:rPr/>
          <w:t xml:space="preserve"> This obligation survives termination.</w:t>
        </w:r>
      </w:ins>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 xml:space="preserve">Any approval given by the Customer under this clause shall not relieve the Supplier of any of its obligations under this Agreement. T</w:t>
      </w:r>
      <w:r>
        <w:rPr>
          <w:b/>
          <w:rPrChange w:id="20014" w:author="Helena Voss" w:date="2026-09-28T08:29:55Z">
            <w:rPr/>
          </w:rPrChange>
        </w:rPr>
        <w:t xml:space="preserve">he Supplier </w:t>
      </w:r>
      <w:r>
        <w:rPr/>
        <w:t xml:space="preserve">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pPr>
        <w:rPr>
          <w:ins w:id="9209" w:author="Helena Voss" w:date="2026-09-28T08:29:55Z"/>
        </w:rPr>
      </w:pPr>
      <w:ins w:id="9208" w:author="Helena Voss" w:date="2026-09-28T08:29:55Z">
        <w:r>
          <w:rPr/>
          <w:t xml:space="preserve">278.A The Parties shall co-operate in good faith.</w:t>
        </w:r>
      </w:ins>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2"/>
        <w:pPrChange w:id="20019" w:author="Helena Voss" w:date="2026-09-28T08:29:55Z">
          <w:pPr/>
        </w:pPrChange>
      </w:pPr>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2"/>
        <w:pPrChange w:id="20027" w:author="Helena Voss" w:date="2026-09-28T08:29:55Z">
          <w:pPr/>
        </w:pPrChange>
      </w:pPr>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 xml:space="preserve">Each party shall bear its own costs in connection with the matters described in this clause, save as otherwise expressly provided. Each </w:t>
      </w:r>
      <w:del w:id="9040" w:author="Helena Voss" w:date="2026-09-28T08:29:55Z">
        <w:r>
          <w:rPr/>
          <w:delText xml:space="preserve">party</w:delText>
        </w:r>
      </w:del>
      <w:ins w:id="9041" w:author="Helena Voss" w:date="2026-09-28T08:29:55Z">
        <w:r>
          <w:rPr/>
          <w:t xml:space="preserve">reasonable</w:t>
        </w:r>
      </w:ins>
      <w:r>
        <w:rPr/>
        <w:t xml:space="preserve">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 xml:space="preserve">Nothing in this clause shall limit any </w:t>
      </w:r>
      <w:del w:id="9062" w:author="Helena Voss" w:date="2026-09-28T08:29:55Z">
        <w:r>
          <w:rPr/>
          <w:delText xml:space="preserve">other</w:delText>
        </w:r>
      </w:del>
      <w:ins w:id="9063" w:author="Helena Voss" w:date="2026-09-28T08:29:55Z">
        <w:r>
          <w:rPr/>
          <w:t xml:space="preserve">reasonable</w:t>
        </w:r>
      </w:ins>
      <w:r>
        <w:rPr/>
        <w:t xml:space="preserve">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 xml:space="preserve">The Supplier shall retain all Customer Data for 30 days after termination before secure deletion.</w:t>
      </w:r>
      <w:ins w:id="9025" w:author="Helena Voss" w:date="2026-09-28T08:29:55Z">
        <w:r>
          <w:rPr/>
          <w:t xml:space="preserve"> This obligation survives termination.</w:t>
        </w:r>
      </w:ins>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 xml:space="preserve">Nothing in this clause shall limit any other right or remedy of the Customer under this Agreement or at law. The Customer may, acting reasonably, request such information </w:t>
      </w:r>
      <w:del w:id="9012" w:author="Helena Voss" w:date="2026-09-28T08:29:55Z">
        <w:r>
          <w:rPr/>
          <w:delText xml:space="preserve">from</w:delText>
        </w:r>
      </w:del>
      <w:ins w:id="9013" w:author="Helena Voss" w:date="2026-09-28T08:29:55Z">
        <w:r>
          <w:rPr/>
          <w:t xml:space="preserve">reasonable</w:t>
        </w:r>
      </w:ins>
      <w:r>
        <w:rPr/>
        <w:t xml:space="preserve">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pPr>
        <w:rPr>
          <w:ins w:id="9191" w:author="Helena Voss" w:date="2026-09-28T08:29:55Z"/>
        </w:rPr>
      </w:pPr>
      <w:ins w:id="9190" w:author="Helena Voss" w:date="2026-09-28T08:29:55Z">
        <w:r>
          <w:rPr/>
          <w:t xml:space="preserve">340.A The Parties shall co-operate in good faith.</w:t>
        </w:r>
      </w:ins>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 xml:space="preserve">The parties shall meet at least quarterly to review performance in relation to the change control (module 2) and agree any improvements required. Each party shall bear its own costs in connection with the matters described in this clause, save as otherwise expressly provided.</w:t>
      </w:r>
      <w:ins w:id="9022" w:author="Helena Voss" w:date="2026-09-28T08:29:55Z">
        <w:r>
          <w:rPr/>
          <w:t xml:space="preserve"> This obligation survives termination.</w:t>
        </w:r>
      </w:ins>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 xml:space="preserve">The Customer shall pay each valid invoice within thirty (30) days of receipt.</w:t>
      </w:r>
      <w:ins w:id="9046" w:author="Helena Voss" w:date="2026-09-28T08:29:55Z">
        <w:r>
          <w:rPr/>
          <w:t xml:space="preserve"> This obligation survives termination.</w:t>
        </w:r>
      </w:ins>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 xml:space="preserve">Any approval given by the Customer under this clause shall not relieve the Supplier of any of its obligations under this Agreement. The Customer may, acting reasonably, request such information from the Supplier </w:t>
      </w:r>
      <w:del w:id="9017" w:author="Helena Voss" w:date="2026-09-28T08:29:55Z">
        <w:r>
          <w:rPr/>
          <w:delText xml:space="preserve">as</w:delText>
        </w:r>
      </w:del>
      <w:ins w:id="9018" w:author="Helena Voss" w:date="2026-09-28T08:29:55Z">
        <w:r>
          <w:rPr/>
          <w:t xml:space="preserve">reasonable</w:t>
        </w:r>
      </w:ins>
      <w:r>
        <w:rPr/>
        <w:t xml:space="preserve">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pPr>
        <w:rPr>
          <w:del w:id="9155" w:author="Helena Voss" w:date="2026-09-28T08:29:55Z"/>
        </w:rPr>
      </w:pPr>
      <w:del w:id="9154" w:author="Helena Voss" w:date="2026-09-28T08:29:55Z">
        <w:r>
          <w:rPr>
            <w:b/>
          </w:rPr>
          <w:delText xml:space="preserve">35.1 </w:delText>
        </w:r>
        <w:r>
          <w:rPr/>
          <w:delText>Any approval given by the Customer under this clause shall not relieve the Supplier of any of its obligations under this Agreement. Any approval given by the Customer under this clause shall not relieve the Supplier of any of its obligations under this Agreement.</w:delText>
        </w:r>
      </w:del>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pPr>
        <w:rPr>
          <w:ins w:id="9199" w:author="Helena Voss" w:date="2026-09-28T08:29:55Z"/>
        </w:rPr>
      </w:pPr>
      <w:ins w:id="9198" w:author="Helena Voss" w:date="2026-09-28T08:29:55Z">
        <w:r>
          <w:rPr/>
          <w:t xml:space="preserve">401.A The Parties shall co-operate in good faith.</w:t>
        </w:r>
      </w:ins>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 xml:space="preserve">Nothing in this clause shall limit any other right or remedy of the Customer under this Agreement or at law. The Customer may, acting reasonably, request such information from the Supplier as it requires to verify compliance </w:t>
      </w:r>
      <w:del w:id="9085" w:author="Helena Voss" w:date="2026-09-28T08:29:55Z">
        <w:r>
          <w:rPr/>
          <w:delText xml:space="preserve">with</w:delText>
        </w:r>
      </w:del>
      <w:ins w:id="9086" w:author="Helena Voss" w:date="2026-09-28T08:29:55Z">
        <w:r>
          <w:rPr/>
          <w:t xml:space="preserve">reasonable</w:t>
        </w:r>
      </w:ins>
      <w:r>
        <w:rPr/>
        <w:t xml:space="preserve">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w:t>
      </w:r>
      <w:del w:id="9023" w:author="Helena Voss" w:date="2026-09-28T08:29:55Z">
        <w:r>
          <w:rPr/>
          <w:delText xml:space="preserve">security</w:delText>
        </w:r>
      </w:del>
      <w:ins w:id="9024" w:author="Helena Voss" w:date="2026-09-28T08:29:55Z">
        <w:r>
          <w:rPr/>
          <w:t xml:space="preserve">reasonable</w:t>
        </w:r>
      </w:ins>
      <w:r>
        <w:rPr/>
        <w:t xml:space="preserve">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 xml:space="preserve">Either party may terminate this Agreement for convenience on not less </w:t>
      </w:r>
      <w:del w:id="9064" w:author="Helena Voss" w:date="2026-09-28T08:29:55Z">
        <w:r>
          <w:rPr/>
          <w:delText xml:space="preserve">than</w:delText>
        </w:r>
      </w:del>
      <w:ins w:id="9065" w:author="Helena Voss" w:date="2026-09-28T08:29:55Z">
        <w:r>
          <w:rPr/>
          <w:t xml:space="preserve">reasonable</w:t>
        </w:r>
      </w:ins>
      <w:r>
        <w:rPr/>
        <w:t xml:space="preserve">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 xml:space="preserve">The Customer may, acting reasonably, request such information from the Supplier as it requires to verify compliance with this clause. Each party shall bear its own costs in connection </w:t>
      </w:r>
      <w:r>
        <w:rPr>
          <w:b/>
          <w:rPrChange w:id="20030" w:author="Helena Voss" w:date="2026-09-28T08:29:55Z">
            <w:rPr/>
          </w:rPrChange>
        </w:rPr>
        <w:t xml:space="preserve">with the mat</w:t>
      </w:r>
      <w:r>
        <w:rPr/>
        <w:t xml:space="preserve">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ins w:id="9007" w:author="Helena Voss" w:date="2026-09-28T08:29:55Z">
        <w:r>
          <w:rPr/>
          <w:t xml:space="preserve"> This obligation survives termination.</w:t>
        </w:r>
      </w:ins>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pPr>
        <w:rPr>
          <w:ins w:id="9193" w:author="Helena Voss" w:date="2026-09-28T08:29:55Z"/>
        </w:rPr>
      </w:pPr>
      <w:ins w:id="9192" w:author="Helena Voss" w:date="2026-09-28T08:29:55Z">
        <w:r>
          <w:rPr/>
          <w:t xml:space="preserve">472.A The Parties shall co-operate in good faith.</w:t>
        </w:r>
      </w:ins>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 xml:space="preserve">Clause 29.1 applies to </w:t>
      </w:r>
      <w:del w:id="9029" w:author="Helena Voss" w:date="2026-09-28T08:29:55Z">
        <w:r>
          <w:rPr/>
          <w:delText xml:space="preserve">any</w:delText>
        </w:r>
      </w:del>
      <w:ins w:id="9030" w:author="Helena Voss" w:date="2026-09-28T08:29:55Z">
        <w:r>
          <w:rPr/>
          <w:t xml:space="preserve">reasonable</w:t>
        </w:r>
      </w:ins>
      <w:r>
        <w:rPr/>
        <w:t xml:space="preserve">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 xml:space="preserve">The parties shall meet at least quarterly to review performance in relation to the limitation of liability (module 2) and agree any improvements required. Nothing in this clause shall limit any other right or remedy of the Customer under this </w:t>
      </w:r>
      <w:del w:id="9001" w:author="Helena Voss" w:date="2026-09-28T08:29:55Z">
        <w:r>
          <w:rPr/>
          <w:delText xml:space="preserve">Agreement</w:delText>
        </w:r>
      </w:del>
      <w:ins w:id="9002" w:author="Helena Voss" w:date="2026-09-28T08:29:55Z">
        <w:r>
          <w:rPr/>
          <w:t xml:space="preserve">reasonable</w:t>
        </w:r>
      </w:ins>
      <w:r>
        <w:rPr/>
        <w:t xml:space="preserve">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 xml:space="preserve">Clause 19.3 applies to any </w:t>
      </w:r>
      <w:del w:id="9082" w:author="Helena Voss" w:date="2026-09-28T08:29:55Z">
        <w:r>
          <w:rPr/>
          <w:delText xml:space="preserve">dispute</w:delText>
        </w:r>
      </w:del>
      <w:ins w:id="9083" w:author="Helena Voss" w:date="2026-09-28T08:29:55Z">
        <w:r>
          <w:rPr/>
          <w:t xml:space="preserve">reasonable</w:t>
        </w:r>
      </w:ins>
      <w:r>
        <w:rPr/>
        <w:t xml:space="preserv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pPr>
        <w:rPr>
          <w:ins w:id="9215" w:author="Helena Voss" w:date="2026-09-28T08:29:55Z"/>
        </w:rPr>
      </w:pPr>
      <w:ins w:id="9214" w:author="Helena Voss" w:date="2026-09-28T08:29:55Z">
        <w:r>
          <w:rPr/>
          <w:t xml:space="preserve">564.A The Parties shall co-operate in good faith.</w:t>
        </w:r>
      </w:ins>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 xml:space="preserve">Nothing in this clause shall limit any other right or remedy of the Customer under this Agreement or at law. The Supplier shall maintain complete and accurate records relating to the service levels (module 3) and shall make them available to the Customer on request.</w:t>
      </w:r>
      <w:ins w:id="9101" w:author="Helena Voss" w:date="2026-09-28T08:29:55Z">
        <w:r>
          <w:rPr/>
          <w:t xml:space="preserve"> This obligation survives termination.</w:t>
        </w:r>
      </w:ins>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 xml:space="preserve">The parties shall meet at least quarterly to review performance in relation to the personnel (module 3) and agree any improvements </w:t>
      </w:r>
      <w:del w:id="9054" w:author="Helena Voss" w:date="2026-09-28T08:29:55Z">
        <w:r>
          <w:rPr/>
          <w:delText xml:space="preserve">required.</w:delText>
        </w:r>
      </w:del>
      <w:ins w:id="9055" w:author="Helena Voss" w:date="2026-09-28T08:29:55Z">
        <w:r>
          <w:rPr/>
          <w:t xml:space="preserve">reasonable</w:t>
        </w:r>
      </w:ins>
      <w:r>
        <w:rPr/>
        <w:t xml:space="preserve">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 xml:space="preserve">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ins w:id="9014" w:author="Helena Voss" w:date="2026-09-28T08:29:55Z">
        <w:r>
          <w:rPr/>
          <w:t xml:space="preserve"> This obligation survives termination.</w:t>
        </w:r>
      </w:ins>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w:t>
      </w:r>
      <w:del w:id="9026" w:author="Helena Voss" w:date="2026-09-28T08:29:55Z">
        <w:r>
          <w:rPr/>
          <w:delText xml:space="preserve">improvements</w:delText>
        </w:r>
      </w:del>
      <w:ins w:id="9027" w:author="Helena Voss" w:date="2026-09-28T08:29:55Z">
        <w:r>
          <w:rPr/>
          <w:t xml:space="preserve">reasonable</w:t>
        </w:r>
      </w:ins>
      <w:r>
        <w:rPr/>
        <w:t xml:space="preserve">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 xml:space="preserve">The Supplier shall </w:t>
      </w:r>
      <w:del w:id="9112" w:author="Helena Voss" w:date="2026-09-28T08:29:55Z">
        <w:r>
          <w:rPr/>
          <w:delText xml:space="preserve">maintain</w:delText>
        </w:r>
      </w:del>
      <w:ins w:id="9113" w:author="Helena Voss" w:date="2026-09-28T08:29:55Z">
        <w:r>
          <w:rPr/>
          <w:t xml:space="preserve">reasonable</w:t>
        </w:r>
      </w:ins>
      <w:r>
        <w:rPr/>
        <w:t xml:space="preserve">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 xml:space="preserve">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ins w:id="9074" w:author="Helena Voss" w:date="2026-09-28T08:29:55Z">
        <w:r>
          <w:rPr/>
          <w:t xml:space="preserve"> This obligation survives termination.</w:t>
        </w:r>
      </w:ins>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 xml:space="preserve">Where the Supplier becomes aware of any matter which may affect the insurance (module 3), it shall notify the Customer promptly and in any event within </w:t>
      </w:r>
      <w:del w:id="9129" w:author="Helena Voss" w:date="2026-09-28T08:29:55Z">
        <w:r>
          <w:rPr/>
          <w:delText xml:space="preserve">five</w:delText>
        </w:r>
      </w:del>
      <w:ins w:id="9130" w:author="Helena Voss" w:date="2026-09-28T08:29:55Z">
        <w:r>
          <w:rPr/>
          <w:t xml:space="preserve">reasonable</w:t>
        </w:r>
      </w:ins>
      <w:r>
        <w:rPr/>
        <w:t xml:space="preser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 xml:space="preserve">The Customer may, acting reasonably, request such information from the Supplier as it requires to verify compliance with this clause. The Supplier shall maintain complete and</w:t>
      </w:r>
      <w:r>
        <w:rPr>
          <w:b/>
          <w:rPrChange w:id="20022" w:author="Helena Voss" w:date="2026-09-28T08:29:55Z">
            <w:rPr/>
          </w:rPrChange>
        </w:rPr>
        <w:t xml:space="preserve"> accurate re</w:t>
      </w:r>
      <w:r>
        <w:rPr/>
        <w:t xml:space="preserv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pPr>
        <w:rPr>
          <w:ins w:id="9197" w:author="Helena Voss" w:date="2026-09-28T08:29:55Z"/>
        </w:rPr>
      </w:pPr>
      <w:ins w:id="9196" w:author="Helena Voss" w:date="2026-09-28T08:29:55Z">
        <w:r>
          <w:rPr/>
          <w:t xml:space="preserve">799.A The Parties shall co-operate in good faith.</w:t>
        </w:r>
      </w:ins>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pPr>
        <w:rPr>
          <w:del w:id="9149" w:author="Helena Voss" w:date="2026-09-28T08:29:55Z"/>
        </w:rPr>
      </w:pPr>
      <w:del w:id="9148" w:author="Helena Voss" w:date="2026-09-28T08:29:55Z">
        <w:r>
          <w:rPr>
            <w:b/>
          </w:rPr>
          <w:delText xml:space="preserve">70.8 </w:delText>
        </w:r>
        <w:r>
          <w:rPr/>
          <w:delTex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 xml:space="preserve">Each party shall bear its own costs in connection with the matters described in this clause, save as otherwise expressly provided. The</w:t>
      </w:r>
      <w:r>
        <w:rPr>
          <w:b/>
          <w:rPrChange w:id="20004" w:author="Helena Voss" w:date="2026-09-28T08:29:55Z">
            <w:rPr/>
          </w:rPrChange>
        </w:rPr>
        <w:t xml:space="preserve"> Customer ma</w:t>
      </w:r>
      <w:r>
        <w:rPr/>
        <w:t xml:space="preserve">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pPr>
        <w:pStyle w:val="Heading2"/>
        <w:pPrChange w:id="20011" w:author="Helena Voss" w:date="2026-09-28T08:29:55Z">
          <w:pPr/>
        </w:pPrChange>
      </w:pPr>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 xml:space="preserve">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ins w:id="9067" w:author="Helena Voss" w:date="2026-09-28T08:29:55Z">
        <w:r>
          <w:rPr/>
          <w:t xml:space="preserve"> This obligation survives termination.</w:t>
        </w:r>
      </w:ins>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pPr>
        <w:pStyle w:val="Heading2"/>
        <w:pPrChange w:id="20009" w:author="Helena Voss" w:date="2026-09-28T08:29:55Z">
          <w:pPr/>
        </w:pPrChange>
      </w:pPr>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w:t>
      </w:r>
      <w:del w:id="9089" w:author="Helena Voss" w:date="2026-09-28T08:29:55Z">
        <w:r>
          <w:rPr/>
          <w:delText xml:space="preserve">performance</w:delText>
        </w:r>
      </w:del>
      <w:ins w:id="9090" w:author="Helena Voss" w:date="2026-09-28T08:29:55Z">
        <w:r>
          <w:rPr/>
          <w:t xml:space="preserve">reasonable</w:t>
        </w:r>
      </w:ins>
      <w:r>
        <w:rPr/>
        <w:t xml:space="preserv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2"/>
        <w:pPrChange w:id="20015" w:author="Helena Voss" w:date="2026-09-28T08:29:55Z">
          <w:pPr/>
        </w:pPrChange>
      </w:pPr>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pPr>
        <w:rPr>
          <w:del w:id="9161" w:author="Helena Voss" w:date="2026-09-28T08:29:55Z"/>
        </w:rPr>
      </w:pPr>
      <w:del w:id="9160" w:author="Helena Voss" w:date="2026-09-28T08:29:55Z">
        <w:r>
          <w:rPr>
            <w:b/>
          </w:rPr>
          <w:delText xml:space="preserve">83.1 </w:delText>
        </w:r>
        <w:r>
          <w:rPr/>
          <w:delTex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delText>
        </w:r>
        <w:r>
          <w:rPr>
            <w:i/>
          </w:rPr>
          <w:delText>Good Industry Practice</w:delText>
        </w:r>
        <w:r>
          <w:rPr/>
          <w:delText>.</w:delText>
        </w:r>
      </w:del>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pPr>
        <w:rPr>
          <w:ins w:id="9195" w:author="Helena Voss" w:date="2026-09-28T08:29:55Z"/>
        </w:rPr>
      </w:pPr>
      <w:ins w:id="9194" w:author="Helena Voss" w:date="2026-09-28T08:29:55Z">
        <w:r>
          <w:rPr/>
          <w:t xml:space="preserve">947.A The Parties shall co-operate in good faith.</w:t>
        </w:r>
      </w:ins>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85.5 </w:t>
      </w:r>
      <w:r>
        <w:rPr/>
        <w:t>The Supplier shall maintain complete and accurate records relating to the data protection (module 4) and shall make them available to the Customer on request. Where the Supplier becomes aware of any matter which may affect the data protection (module 4), it shall notify the Customer promptly and in any event within five Working Days.</w:t>
      </w:r>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Where the Supplier becomes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ins w:id="9201" w:author="Helena Voss" w:date="2026-09-28T08:29:55Z"/>
        </w:rPr>
      </w:pPr>
      <w:ins w:id="9200" w:author="Helena Voss" w:date="2026-09-28T08:29:55Z">
        <w:r>
          <w:rPr/>
          <w:t xml:space="preserve">1025.A The Parties shall co-operate in good faith.</w:t>
        </w:r>
      </w:ins>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2"/>
        <w:pPrChange w:id="20013" w:author="Helena Voss" w:date="2026-09-28T08:29:55Z">
          <w:pPr/>
        </w:pPrChange>
      </w:pPr>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under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r>
        <w:rPr>
          <w:b/>
        </w:rPr>
        <w:t xml:space="preserve">92.8 </w:t>
      </w:r>
      <w:r>
        <w:rPr/>
        <w:t>The Supplier shall retain all Customer Data for 30 days after termination before secure deletion.</w:t>
      </w:r>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 xml:space="preserve">The Customer may, acting reasonably, request such information from the Supplier as it requires to verify compliance with this clause. The parties shall meet at least quarterly to review performance in relation to the force majeure (module 4) and agree any improvements required.</w:t>
      </w:r>
      <w:ins w:id="9111" w:author="Helena Voss" w:date="2026-09-28T08:29:55Z">
        <w:r>
          <w:rPr/>
          <w:t xml:space="preserve"> This obligation survives termination.</w:t>
        </w:r>
      </w:ins>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 xml:space="preserve">Subject to Clause 9.2, </w:t>
      </w:r>
      <w:del w:id="9003" w:author="Helena Voss" w:date="2026-09-28T08:29:55Z">
        <w:r>
          <w:rPr/>
          <w:delText xml:space="preserve">the</w:delText>
        </w:r>
      </w:del>
      <w:ins w:id="9004" w:author="Helena Voss" w:date="2026-09-28T08:29:55Z">
        <w:r>
          <w:rPr/>
          <w:t xml:space="preserve">reasonable</w:t>
        </w:r>
      </w:ins>
      <w:r>
        <w:rPr/>
        <w:t xml:space="preserv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pPr>
        <w:pStyle w:val="Heading2"/>
        <w:pPrChange w:id="20029" w:author="Helena Voss" w:date="2026-09-28T08:29:55Z">
          <w:pPr/>
        </w:pPrChange>
      </w:pPr>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w:t>
      </w:r>
      <w:del w:id="9116" w:author="Helena Voss" w:date="2026-09-28T08:29:55Z">
        <w:r>
          <w:rPr/>
          <w:delText xml:space="preserve">information</w:delText>
        </w:r>
      </w:del>
      <w:ins w:id="9117" w:author="Helena Voss" w:date="2026-09-28T08:29:55Z">
        <w:r>
          <w:rPr/>
          <w:t xml:space="preserve">reasonable</w:t>
        </w:r>
      </w:ins>
      <w:r>
        <w:rPr/>
        <w:t xml:space="preserve">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pPr>
        <w:rPr>
          <w:del w:id="9179" w:author="Helena Voss" w:date="2026-09-28T08:29:55Z"/>
        </w:rPr>
      </w:pPr>
      <w:del w:id="9178" w:author="Helena Voss" w:date="2026-09-28T08:29:55Z">
        <w:r>
          <w:rPr>
            <w:b/>
          </w:rPr>
          <w:delText xml:space="preserve">96.2 </w:delText>
        </w:r>
        <w:r>
          <w:rPr/>
          <w:delText>The parties shall meet at least quarterly to review performance in relation to the notices (module 4) and agree any improvements required. Any approval given by the Customer under this clause shall not relieve the Supplier of any of its obligations under this Agreement.</w:delText>
        </w:r>
      </w:del>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r>
        <w:rPr>
          <w:b/>
        </w:rPr>
        <w:t xml:space="preserve">98.10 </w:t>
      </w:r>
      <w:r>
        <w:rPr/>
        <w:t>The Supplier shall provide the exit plan within thirty (30) days of the Effective Date.</w:t>
      </w:r>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Subject to Clause 9.2, the Supplier shall provide the deliverables described in this clause to the Customer.</w:t>
      </w:r>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rPr>
          <w:ins w:id="9183" w:author="Helena Voss" w:date="2026-09-28T08:29:55Z"/>
        </w:rPr>
      </w:pPr>
      <w:ins w:id="9182" w:author="Helena Voss" w:date="2026-09-28T08:29:55Z">
        <w:r>
          <w:rPr/>
          <w:t xml:space="preserve">1143.A The Parties shall co-operate in good faith.</w:t>
        </w:r>
      </w:ins>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Clause 19 applies to any dispute arising under this clause.</w:t>
      </w:r>
    </w:p>
    <w:p>
      <w:r>
        <w:rPr>
          <w:b/>
        </w:rPr>
        <w:t xml:space="preserve">99.10 </w:t>
      </w:r>
      <w:r>
        <w:rPr/>
        <w:t>Subject to Clause 9.2, the Supplier shall provide the deliverables described in this clause to the Customer.</w:t>
      </w:r>
    </w:p>
    <w:p>
      <w:r>
        <w:rPr>
          <w:b/>
        </w:rPr>
        <w:t xml:space="preserve">99.11 </w:t>
      </w:r>
      <w:r>
        <w:rPr/>
        <w:t>The Supplier shall retain all Customer Data for 30 days after termination before secure deletion.</w:t>
      </w:r>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Clause 19.3 applies to any dispute arising under this clause.</w:t>
      </w:r>
    </w:p>
    <w:p>
      <w:pPr>
        <w:rPr>
          <w:del w:id="9175" w:author="Helena Voss" w:date="2026-09-28T08:29:55Z"/>
        </w:rPr>
      </w:pPr>
      <w:del w:id="9174" w:author="Helena Voss" w:date="2026-09-28T08:29:55Z">
        <w:r>
          <w:rPr>
            <w:b/>
          </w:rPr>
          <w:delText xml:space="preserve">101.5 </w:delText>
        </w:r>
        <w:r>
          <w:rPr/>
          <w:delText xml:space="preserve">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w:delText>
        </w:r>
      </w:del>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 xml:space="preserve">Where the Supplier becomes aware of any matter which may affect the customer obligations (module 5), it shall notify the Customer promptly and in any event within five Working Days. The parties shall meet at least </w:t>
      </w:r>
      <w:del w:id="9136" w:author="Helena Voss" w:date="2026-09-28T08:29:55Z">
        <w:r>
          <w:rPr/>
          <w:delText xml:space="preserve">quarterly</w:delText>
        </w:r>
      </w:del>
      <w:ins w:id="9137" w:author="Helena Voss" w:date="2026-09-28T08:29:55Z">
        <w:r>
          <w:rPr/>
          <w:t xml:space="preserve">reasonable</w:t>
        </w:r>
      </w:ins>
      <w:r>
        <w:rPr/>
        <w:t xml:space="preserve">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Subject to Clause 9, the Supplier shall provide the deliverables described in this clause to the Customer.</w:t>
      </w:r>
    </w:p>
    <w:p>
      <w:r>
        <w:rPr>
          <w:b/>
        </w:rPr>
        <w:t xml:space="preserve">101.11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103.2 </w:t>
      </w:r>
      <w:r>
        <w:rPr/>
        <w:t>The Customer shall pay each valid invoice within thirty (30) days of receipt.</w:t>
      </w:r>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2"/>
        <w:pPrChange w:id="20023" w:author="Helena Voss" w:date="2026-09-28T08:29:55Z">
          <w:pPr/>
        </w:pPrChange>
      </w:pPr>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104.10 </w:t>
      </w:r>
      <w:r>
        <w:rPr/>
        <w:t xml:space="preserve">The parties shall meet at least quarterly to review performance in relation to the invoicing (module 5) and agree any improvements required. Any approval given by the Customer under </w:t>
      </w:r>
      <w:del w:id="9075" w:author="Helena Voss" w:date="2026-09-28T08:29:55Z">
        <w:r>
          <w:rPr/>
          <w:delText xml:space="preserve">this</w:delText>
        </w:r>
      </w:del>
      <w:ins w:id="9076" w:author="Helena Voss" w:date="2026-09-28T08:29:55Z">
        <w:r>
          <w:rPr/>
          <w:t xml:space="preserve">reasonable</w:t>
        </w:r>
      </w:ins>
      <w:r>
        <w:rPr/>
        <w:t xml:space="preserve">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w:t>
      </w:r>
    </w:p>
    <w:p>
      <w:r>
        <w:rPr>
          <w:b/>
        </w:rPr>
        <w:t xml:space="preserve">105.2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43" w:author="Helena Voss" w:date="2026-09-28T08:29:55Z">
        <w:r>
          <w:rPr/>
          <w:t xml:space="preserve"> This obligation survives termination.</w:t>
        </w:r>
      </w:ins>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pPr>
        <w:rPr>
          <w:del w:id="9165" w:author="Helena Voss" w:date="2026-09-28T08:29:55Z"/>
        </w:rPr>
      </w:pPr>
      <w:del w:id="9164" w:author="Helena Voss" w:date="2026-09-28T08:29:55Z">
        <w:r>
          <w:rPr>
            <w:b/>
          </w:rPr>
          <w:delText xml:space="preserve">105.9 </w:delText>
        </w:r>
        <w:r>
          <w:rPr/>
          <w:delTex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delText>
        </w:r>
      </w:del>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Each party shall bear its own costs in connection with the matters described in this clause, save as otherwise expressly provided. The parties shall meet at least quarterly to review performance in relation to the term (module 5) and agree any improvements required.</w:t>
      </w:r>
    </w:p>
    <w:p>
      <w:pPr>
        <w:rPr>
          <w:del w:id="9147" w:author="Helena Voss" w:date="2026-09-28T08:29:55Z"/>
        </w:rPr>
      </w:pPr>
      <w:del w:id="9146" w:author="Helena Voss" w:date="2026-09-28T08:29:55Z">
        <w:r>
          <w:rPr>
            <w:b/>
          </w:rPr>
          <w:delText xml:space="preserve">105.12 </w:delText>
        </w:r>
        <w:r>
          <w:rPr/>
          <w:delTex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delText>
        </w:r>
      </w:del>
    </w:p>
    <w:p>
      <w:pPr>
        <w:pStyle w:val="Heading1"/>
      </w:pPr>
      <w:r>
        <w:rPr/>
        <w:t>106. Termination (Module 5)</w:t>
      </w:r>
    </w:p>
    <w:p>
      <w:r>
        <w:rPr>
          <w:b/>
        </w:rPr>
        <w:t xml:space="preserve">106.1 </w:t>
      </w:r>
      <w:r>
        <w:rPr/>
        <w:t xml:space="preserve">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ins w:id="9128" w:author="Helena Voss" w:date="2026-09-28T08:29:55Z">
        <w:r>
          <w:rPr/>
          <w:t xml:space="preserve"> This obligation survives termination.</w:t>
        </w:r>
      </w:ins>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 xml:space="preserve">Where the Supplier becomes aware of any matter which may affect the confidentiality (module 5), it shall notify the Customer </w:t>
      </w:r>
      <w:del w:id="9126" w:author="Helena Voss" w:date="2026-09-28T08:29:55Z">
        <w:r>
          <w:rPr/>
          <w:delText xml:space="preserve">promptly</w:delText>
        </w:r>
      </w:del>
      <w:ins w:id="9127" w:author="Helena Voss" w:date="2026-09-28T08:29:55Z">
        <w:r>
          <w:rPr/>
          <w:t xml:space="preserve">reasonable</w:t>
        </w:r>
      </w:ins>
      <w:r>
        <w:rPr/>
        <w:t xml:space="preserve">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pPr>
        <w:pStyle w:val="Heading2"/>
        <w:pPrChange w:id="20033" w:author="Helena Voss" w:date="2026-09-28T08:29:55Z">
          <w:pPr/>
        </w:pPrChange>
      </w:pPr>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 xml:space="preserve">Where the Supplier becomes aware of any matter which may affect the indemnities (module 5), it shall notify the Customer promptly and in any event within five Working Days. The Supplier shall maintain complete and accurate records relating to the indemnities </w:t>
      </w:r>
      <w:del w:id="9108" w:author="Helena Voss" w:date="2026-09-28T08:29:55Z">
        <w:r>
          <w:rPr/>
          <w:delText xml:space="preserve">(module</w:delText>
        </w:r>
      </w:del>
      <w:ins w:id="9109" w:author="Helena Voss" w:date="2026-09-28T08:29:55Z">
        <w:r>
          <w:rPr/>
          <w:t xml:space="preserve">reasonable</w:t>
        </w:r>
      </w:ins>
      <w:r>
        <w:rPr/>
        <w:t xml:space="preserv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The parties shall meet at least quarterly to review performance in relation to the limitation of liability (module 5) and agree any improvements required. Where the Supplier becomes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Either party may terminate this Agreement for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118.5 </w:t>
      </w:r>
      <w:r>
        <w:rPr/>
        <w: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t>
      </w:r>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Subject to Clause 9, the Supplier shall provide the deliverables described in this clause to the Customer.</w:t>
      </w:r>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119.6 </w:t>
      </w:r>
      <w:r>
        <w:rPr/>
        <w:t>Subject to Clause 9, the Supplier shall provide the deliverables described in this clause to the Customer.</w:t>
      </w:r>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pPr>
        <w:rPr>
          <w:del w:id="9153" w:author="Helena Voss" w:date="2026-09-28T08:29:55Z"/>
        </w:rPr>
      </w:pPr>
      <w:del w:id="9152" w:author="Helena Voss" w:date="2026-09-28T08:29:55Z">
        <w:r>
          <w:rPr>
            <w:b/>
          </w:rPr>
          <w:delText xml:space="preserve">120.4 </w:delText>
        </w:r>
        <w:r>
          <w:rPr/>
          <w:delText>Subject to Clause 9, the Supplier shall provide the deliverables described in this clause to the Customer.</w:delText>
        </w:r>
      </w:del>
    </w:p>
    <w:p>
      <w:r>
        <w:rPr>
          <w:b/>
        </w:rPr>
        <w:t xml:space="preserve">120.5 </w:t>
      </w:r>
      <w:r>
        <w:rPr/>
        <w:t>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The parties shall meet at least quarterly to review performance in relation to the services (module 6) and agree any improvements required. Each party shall bear its own costs in connection with the matters described in this clause, save as otherwise expressly provided.</w:t>
      </w:r>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21" w:author="Helena Voss" w:date="2026-09-28T08:29:55Z">
        <w:r>
          <w:rPr/>
          <w:t xml:space="preserve"> This obligation survives termination.</w:t>
        </w:r>
      </w:ins>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Subject to Clause 9.4, the Supplier shall provide the deliverables described in this clause to the Customer.</w:t>
      </w:r>
    </w:p>
    <w:p>
      <w:r>
        <w:rPr>
          <w:b/>
        </w:rPr>
        <w:t xml:space="preserve">126.2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The Supplier shall provide the exit plan within thirty (30) days of the Effective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 xml:space="preserve">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ins w:id="9091" w:author="Helena Voss" w:date="2026-09-28T08:29:55Z">
        <w:r>
          <w:rPr/>
          <w:t xml:space="preserve"> This obligation survives termination.</w:t>
        </w:r>
      </w:ins>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 xml:space="preserve">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w:t>
      </w:r>
      <w:del w:id="9140" w:author="Helena Voss" w:date="2026-09-28T08:29:55Z">
        <w:r>
          <w:rPr/>
          <w:delText xml:space="preserve">6)</w:delText>
        </w:r>
      </w:del>
      <w:ins w:id="9141" w:author="Helena Voss" w:date="2026-09-28T08:29:55Z">
        <w:r>
          <w:rPr/>
          <w:t xml:space="preserve">reasonable</w:t>
        </w:r>
      </w:ins>
      <w:r>
        <w:rPr/>
        <w:t xml:space="preserve">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6) and shall make them available to the Customer on request.</w:t>
      </w:r>
    </w:p>
    <w:p>
      <w:r>
        <w:rPr>
          <w:b/>
        </w:rPr>
        <w:t xml:space="preserve">128.3 </w:t>
      </w:r>
      <w:r>
        <w:rPr/>
        <w:t xml:space="preserve">The Supplier shall provide the exit plan within thirty (30) days of the Effective Date.</w:t>
      </w:r>
      <w:ins w:id="9049" w:author="Helena Voss" w:date="2026-09-28T08:29:55Z">
        <w:r>
          <w:rPr/>
          <w:t xml:space="preserve"> This obligation survives termination.</w:t>
        </w:r>
      </w:ins>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 xml:space="preserve">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ins w:id="9132" w:author="Helena Voss" w:date="2026-09-28T08:29:55Z">
        <w:r>
          <w:rPr/>
          <w:t xml:space="preserve"> This obligation survives termination.</w:t>
        </w:r>
      </w:ins>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The Supplier shall remedy any material breach within 30 days of written notice requiring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r>
        <w:rPr>
          <w:b/>
        </w:rPr>
        <w:t xml:space="preserve">130.6 </w:t>
      </w:r>
      <w:r>
        <w:rPr/>
        <w: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t>
      </w:r>
    </w:p>
    <w:p>
      <w:r>
        <w:rPr>
          <w:b/>
        </w:rPr>
        <w:t xml:space="preserve">130.7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6), it shall notify the Customer promptly and in any event within five Working Days.</w:t>
      </w:r>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r>
        <w:rPr>
          <w:b/>
        </w:rPr>
        <w:t xml:space="preserve">132.1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t>
      </w:r>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r>
        <w:rPr>
          <w:b/>
        </w:rPr>
        <w:t xml:space="preserve">134.10 </w:t>
      </w:r>
      <w:r>
        <w:rPr/>
        <w:t>Where the Supplier becomes aware of any matter which may affect the security (module 6),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135.7 </w:t>
      </w:r>
      <w:r>
        <w:rPr/>
        <w:t>The parties shall meet at least quarterly to review performance in relation to the audit (module 6) and agree any improvements required. 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The Supplier shall maintain complete and accurate records relating to the audit (module 6) and shall make them available to the Customer on request.</w:t>
      </w:r>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6) and shall make them available to the Customer on request.</w:t>
      </w:r>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ins w:id="9028" w:author="Helena Voss" w:date="2026-09-28T08:29:55Z">
        <w:r>
          <w:rPr/>
          <w:t xml:space="preserve"> This obligation survives termination.</w:t>
        </w:r>
      </w:ins>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ins w:id="9185" w:author="Helena Voss" w:date="2026-09-28T08:29:55Z"/>
        </w:rPr>
      </w:pPr>
      <w:ins w:id="9184" w:author="Helena Voss" w:date="2026-09-28T08:29:55Z">
        <w:r>
          <w:rPr/>
          <w:t xml:space="preserve">1591.A The Parties shall co-operate in good faith.</w:t>
        </w:r>
      </w:ins>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140.2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140.12 </w:t>
      </w:r>
      <w:r>
        <w:rPr/>
        <w:t>The Supplier shall retain all Customer Data for 30 days after termination before secure deletion.</w:t>
      </w:r>
    </w:p>
    <w:p>
      <w:r>
        <w:rPr>
          <w:b/>
        </w:rPr>
        <w:t xml:space="preserve">140.13 </w:t>
      </w:r>
      <w:r>
        <w:rPr/>
        <w:t>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r>
        <w:rPr>
          <w:b/>
        </w:rPr>
        <w:t xml:space="preserve">141.3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6) and agree any improvements required.</w:t>
      </w:r>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rPr>
          <w:del w:id="9173" w:author="Helena Voss" w:date="2026-09-28T08:29:55Z"/>
        </w:rPr>
      </w:pPr>
      <w:del w:id="9172" w:author="Helena Voss" w:date="2026-09-28T08:29:55Z">
        <w:r>
          <w:rPr>
            <w:b/>
          </w:rPr>
          <w:delText xml:space="preserve">144.4 </w:delText>
        </w:r>
        <w:r>
          <w:rPr/>
          <w:delText>Nothing in this clause shall limit any other right or remedy of the Customer under this Agreement or at law. Nothing in this clause shall limit any other right or remedy of the Customer under this Agreement or at law.</w:delText>
        </w:r>
      </w:del>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r>
        <w:rPr>
          <w:b/>
        </w:rPr>
        <w:t xml:space="preserve">146.1 </w:t>
      </w:r>
      <w:r>
        <w:rPr/>
        <w:t>Any approval given by the Customer under this clause shall not relieve the Supplier of any of its obligations under this Agreement. The Supplier shall maintain complete and accurate records relating to the services (module 7) and shall make them available to the Customer on request. The parties shall meet at least quarterly to review performance in relation to the services (module 7) and agree any improvements required. The Supplier shall maintain complete and accurate records relating to the services (module 7) and shall make them available to the Customer on request.</w:t>
      </w:r>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146.3 </w:t>
      </w:r>
      <w:r>
        <w:rPr/>
        <w:t xml:space="preserve">The parties shall meet at least quarterly to review performance in relation </w:t>
      </w:r>
      <w:del w:id="9031" w:author="Helena Voss" w:date="2026-09-28T08:29:55Z">
        <w:r>
          <w:rPr/>
          <w:delText xml:space="preserve">to</w:delText>
        </w:r>
      </w:del>
      <w:ins w:id="9032" w:author="Helena Voss" w:date="2026-09-28T08:29:55Z">
        <w:r>
          <w:rPr/>
          <w:t xml:space="preserve">reasonable</w:t>
        </w:r>
      </w:ins>
      <w:r>
        <w:rPr/>
        <w:t xml:space="preserve">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The Supplier shall remedy any material breach within 30 days of written notice requiring it to do so.</w:t>
      </w:r>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The Supplier shall provide the exit plan within thirty (30) days of the Effective Date.</w:t>
      </w:r>
    </w:p>
    <w:p>
      <w:pPr>
        <w:pStyle w:val="Heading1"/>
      </w:pPr>
      <w:r>
        <w:rPr/>
        <w:t>148. Personnel (Module 7)</w:t>
      </w:r>
    </w:p>
    <w:p>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Clause 19 applies to any dispute arising under this clause.</w:t>
      </w:r>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Either party may terminate this Agreement for convenience on not less than thirty (30) days' written notice.</w:t>
      </w:r>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Payment of the Service Credits reconciliation shall be made within thirty (30) days following the end of each Contract Year.</w:t>
      </w:r>
    </w:p>
    <w:p>
      <w:r>
        <w:rPr>
          <w:b/>
        </w:rPr>
        <w:t xml:space="preserve">151.3 </w:t>
      </w:r>
      <w:r>
        <w:rPr/>
        <w:t>Either party may terminate this Agreement for convenience on not less than thirty (30) days' written notice.</w:t>
      </w:r>
    </w:p>
    <w:p>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The Supplier shall provide the exit plan within thirty (30) days of the Effective Date.</w:t>
      </w:r>
    </w:p>
    <w:p>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The Customer may, acting reasonably, request such information from the Supplier as it requires to verify compliance with this clause. The parties shall meet at least quarterly to review performance in relation to the term (module 7) and agree any improvements required.</w:t>
      </w:r>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pPr>
        <w:rPr>
          <w:ins w:id="9213" w:author="Helena Voss" w:date="2026-09-28T08:29:55Z"/>
        </w:rPr>
      </w:pPr>
      <w:ins w:id="9212" w:author="Helena Voss" w:date="2026-09-28T08:29:55Z">
        <w:r>
          <w:rPr/>
          <w:t xml:space="preserve">1757.A The Parties shall co-operate in good faith.</w:t>
        </w:r>
      </w:ins>
    </w:p>
    <w:p>
      <w:r>
        <w:rPr>
          <w:b/>
        </w:rPr>
        <w:t xml:space="preserve">153.9 </w:t>
      </w:r>
      <w:r>
        <w:rPr/>
        <w:t xml:space="preserve">Each party shall bear its own costs in connection with the matters described in this clause, save as otherwise expressly provided. Nothing in this clause shall limit any other right or remedy of the Customer under this Agreement or at law.</w:t>
      </w:r>
      <w:ins w:id="9131" w:author="Helena Voss" w:date="2026-09-28T08:29:55Z">
        <w:r>
          <w:rPr/>
          <w:t xml:space="preserve"> This obligation survives termination.</w:t>
        </w:r>
      </w:ins>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154.6 </w:t>
      </w:r>
      <w:r>
        <w:rPr/>
        <w:t>The Supplier shall provide the exit plan within thirty (30) days of the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p>
    <w:p>
      <w:r>
        <w:rPr>
          <w:b/>
        </w:rPr>
        <w:t xml:space="preserve">155.2 </w:t>
      </w:r>
      <w:r>
        <w:rPr/>
        <w:t xml:space="preserve">Nothing in this clause shall limit any other right or remedy of the Customer under this Agreement or at law. The Customer may, </w:t>
      </w:r>
      <w:del w:id="9104" w:author="Helena Voss" w:date="2026-09-28T08:29:55Z">
        <w:r>
          <w:rPr/>
          <w:delText xml:space="preserve">acting</w:delText>
        </w:r>
      </w:del>
      <w:ins w:id="9105" w:author="Helena Voss" w:date="2026-09-28T08:29:55Z">
        <w:r>
          <w:rPr/>
          <w:t xml:space="preserve">reasonable</w:t>
        </w:r>
      </w:ins>
      <w:r>
        <w:rPr/>
        <w:t xml:space="preserve">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The Customer may, acting reasonably, request such information from the Supplier as it requires to verify compliance with this clause. The parties shall meet at least quarterly to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 xml:space="preserve">The Customer may, acting reasonably, request such information from the Supplier as it requires to v</w:t>
      </w:r>
      <w:r>
        <w:rPr>
          <w:b/>
          <w:rPrChange w:id="20034" w:author="Helena Voss" w:date="2026-09-28T08:29:55Z">
            <w:rPr/>
          </w:rPrChange>
        </w:rPr>
        <w:t xml:space="preserve">erify compli</w:t>
      </w:r>
      <w:r>
        <w:rPr/>
        <w:t xml:space="preserve">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The parties shall meet at least quarterly to review performance in relation to the security (module 7) and agree any improvements required. Any approval given by the Customer under this clause shall not relieve the Supplier of any of its obligations under this Agreement.</w:t>
      </w:r>
    </w:p>
    <w:p>
      <w:r>
        <w:rPr>
          <w:b/>
        </w:rPr>
        <w:t xml:space="preserve">158.8 </w:t>
      </w:r>
      <w:r>
        <w:rPr/>
        <w:t>The Supplier shall remedy any material breach within 30 days of written notice requiring it to do so.</w:t>
      </w:r>
    </w:p>
    <w:p>
      <w:r>
        <w:rPr>
          <w:b/>
        </w:rPr>
        <w:t xml:space="preserve">158.9 </w:t>
      </w:r>
      <w:r>
        <w:rPr/>
        <w:t>Clause 29.1 applies to any dispute arising under this clause.</w:t>
      </w:r>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the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pPr>
        <w:rPr>
          <w:ins w:id="9205" w:author="Helena Voss" w:date="2026-09-28T08:29:55Z"/>
        </w:rPr>
      </w:pPr>
      <w:ins w:id="9204" w:author="Helena Voss" w:date="2026-09-28T08:29:55Z">
        <w:r>
          <w:rPr/>
          <w:t xml:space="preserve">1822.A The Parties shall co-operate in good faith.</w:t>
        </w:r>
      </w:ins>
    </w:p>
    <w:p>
      <w:r>
        <w:rPr>
          <w:b/>
        </w:rPr>
        <w:t xml:space="preserve">159.11 </w:t>
      </w:r>
      <w:r>
        <w:rPr/>
        <w:t>Where the Supplier becomes aware of any matter which may affect the audit (module 7), it shall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The Supplier shall retain all Customer Data for 30 days after termination before secure deletion.</w:t>
      </w:r>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 xml:space="preserve">Subject to Clause 9.4, the Supplier shall provide the deliverables described </w:t>
      </w:r>
      <w:del w:id="9080" w:author="Helena Voss" w:date="2026-09-28T08:29:55Z">
        <w:r>
          <w:rPr/>
          <w:delText xml:space="preserve">in</w:delText>
        </w:r>
      </w:del>
      <w:ins w:id="9081" w:author="Helena Voss" w:date="2026-09-28T08:29:55Z">
        <w:r>
          <w:rPr/>
          <w:t xml:space="preserve">reasonable</w:t>
        </w:r>
      </w:ins>
      <w:r>
        <w:rPr/>
        <w:t xml:space="preserve">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r>
        <w:rPr>
          <w:b/>
        </w:rPr>
        <w:t xml:space="preserve">164.11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165. Subcontracting (Module 7)</w:t>
      </w:r>
    </w:p>
    <w:p>
      <w:r>
        <w:rPr>
          <w:b/>
        </w:rPr>
        <w:t xml:space="preserve">165.1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w:t>
      </w:r>
      <w:del w:id="9052" w:author="Helena Voss" w:date="2026-09-28T08:29:55Z">
        <w:r>
          <w:rPr/>
          <w:delText xml:space="preserve">the</w:delText>
        </w:r>
      </w:del>
      <w:ins w:id="9053" w:author="Helena Voss" w:date="2026-09-28T08:29:55Z">
        <w:r>
          <w:rPr/>
          <w:t xml:space="preserve">reasonable</w:t>
        </w:r>
      </w:ins>
      <w:r>
        <w:rPr/>
        <w:t xml:space="preserv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 xml:space="preserve">Where the Supplier becomes aware of any matter which may affect the dispute resolution (module 7), it shall notify the Customer promptly and in any event within five Working Days. </w:t>
      </w:r>
      <w:r>
        <w:rPr>
          <w:b/>
          <w:rPrChange w:id="20008" w:author="Helena Voss" w:date="2026-09-28T08:29:55Z">
            <w:rPr/>
          </w:rPrChange>
        </w:rPr>
        <w:t xml:space="preserve">Any approval</w:t>
      </w:r>
      <w:r>
        <w:rPr/>
        <w:t xml:space="preserve">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The Supplier shall provide the exit plan within thirty (30) days of the Effective Date.</w:t>
      </w:r>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dispute resolution (module 7) and agree any improvements required.</w:t>
      </w:r>
      <w:ins w:id="9071" w:author="Helena Voss" w:date="2026-09-28T08:29:55Z">
        <w:r>
          <w:rPr/>
          <w:t xml:space="preserve"> This obligation survives termination.</w:t>
        </w:r>
      </w:ins>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 xml:space="preserve">Subject to Clause 9.2, the Supplier shall provide the deliverables described in this clause to the Customer.</w:t>
      </w:r>
      <w:ins w:id="9051" w:author="Helena Voss" w:date="2026-09-28T08:29:55Z">
        <w:r>
          <w:rPr/>
          <w:t xml:space="preserve"> This obligation survives termination.</w:t>
        </w:r>
      </w:ins>
    </w:p>
    <w:p>
      <w:r>
        <w:rPr>
          <w:b/>
        </w:rPr>
        <w:t xml:space="preserve">168.4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t>
      </w:r>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The Supplier shall retain all Customer Data for 30 days after termination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r>
        <w:rPr>
          <w:b/>
        </w:rPr>
        <w:t xml:space="preserve">169.1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t>
      </w:r>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Customer may, acting reasonably, request such information from the Supplier as it requires to verify compliance with this clause.</w:t>
      </w:r>
      <w:ins w:id="9133" w:author="Helena Voss" w:date="2026-09-28T08:29:55Z">
        <w:r>
          <w:rPr/>
          <w:t xml:space="preserve"> This obligation survives termination.</w:t>
        </w:r>
      </w:ins>
    </w:p>
    <w:p>
      <w:r>
        <w:rPr>
          <w:b/>
        </w:rPr>
        <w:t xml:space="preserve">169.6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pPr>
        <w:pStyle w:val="Heading2"/>
        <w:pPrChange w:id="20025" w:author="Helena Voss" w:date="2026-09-28T08:29:55Z">
          <w:pPr/>
        </w:pPrChange>
      </w:pPr>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w:pPr>
        <w:pStyle w:val="Heading2"/>
        <w:pPrChange w:id="20031" w:author="Helena Voss" w:date="2026-09-28T08:29:55Z">
          <w:pPr/>
        </w:pPrChange>
      </w:pPr>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 xml:space="preserve">The Supplier shall remedy any</w:t>
      </w:r>
      <w:r>
        <w:rPr>
          <w:b/>
          <w:rPrChange w:id="20028" w:author="Helena Voss" w:date="2026-09-28T08:29:55Z">
            <w:rPr/>
          </w:rPrChange>
        </w:rPr>
        <w:t xml:space="preserve"> material br</w:t>
      </w:r>
      <w:r>
        <w:rPr/>
        <w:t xml:space="preserve">each within 30 days of written notice requiring it to do so.</w:t>
      </w:r>
    </w:p>
    <w:p>
      <w:pPr>
        <w:pStyle w:val="Heading1"/>
      </w:pPr>
      <w:r>
        <w:rPr/>
        <w:t>172. Personnel (Module 8)</w:t>
      </w:r>
    </w:p>
    <w:p>
      <w:r>
        <w:rPr>
          <w:b/>
        </w:rPr>
        <w:t xml:space="preserve">172.1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172.4 </w:t>
      </w:r>
      <w:r>
        <w:rPr/>
        <w: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t>
      </w:r>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rPr>
          <w:ins w:id="9203" w:author="Helena Voss" w:date="2026-09-28T08:29:55Z"/>
        </w:rPr>
      </w:pPr>
      <w:ins w:id="9202" w:author="Helena Voss" w:date="2026-09-28T08:29:55Z">
        <w:r>
          <w:rPr/>
          <w:t xml:space="preserve">1975.A The Parties shall co-operate in good faith.</w:t>
        </w:r>
      </w:ins>
    </w:p>
    <w:p>
      <w:r>
        <w:rPr>
          <w:b/>
        </w:rPr>
        <w:t xml:space="preserve">172.9 </w:t>
      </w:r>
      <w:r>
        <w:rPr/>
        <w:t xml:space="preserve">The Supplier shall maintain complete and accurate records relating to the personnel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rPr>
          <w:del w:id="9169" w:author="Helena Voss" w:date="2026-09-28T08:29:55Z"/>
        </w:rPr>
      </w:pPr>
      <w:del w:id="9168" w:author="Helena Voss" w:date="2026-09-28T08:29:55Z">
        <w:r>
          <w:rPr>
            <w:b/>
          </w:rPr>
          <w:delText xml:space="preserve">173.2 </w:delText>
        </w:r>
        <w:r>
          <w:rPr/>
          <w:delTex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delText>
        </w:r>
      </w:del>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r>
        <w:rPr>
          <w:b/>
        </w:rPr>
        <w:t xml:space="preserve">173.5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174.7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175.5 </w:t>
      </w:r>
      <w:r>
        <w:rPr/>
        <w:t>Undisputed amounts shall be paid no later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The Supplier shall maintain complete and accurate records relating to the fees and payment (module 8)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The Supplier shall retain all Customer Data for 30 days after termination before secure deletion.</w:t>
      </w:r>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 (module 8) and shall make them available to the Customer on request.</w:t>
      </w:r>
      <w:ins w:id="9050" w:author="Helena Voss" w:date="2026-09-28T08:29:55Z">
        <w:r>
          <w:rPr/>
          <w:t xml:space="preserve"> This obligation survives termination.</w:t>
        </w:r>
      </w:ins>
    </w:p>
    <w:p>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w:r>
        <w:rPr>
          <w:b/>
        </w:rPr>
        <w:t xml:space="preserve">177.7 </w:t>
      </w:r>
      <w:r>
        <w:rPr/>
        <w:t>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pPr>
        <w:rPr>
          <w:del w:id="9151" w:author="Helena Voss" w:date="2026-09-28T08:29:55Z"/>
        </w:rPr>
      </w:pPr>
      <w:del w:id="9150" w:author="Helena Voss" w:date="2026-09-28T08:29:55Z">
        <w:r>
          <w:rPr>
            <w:b/>
          </w:rPr>
          <w:delText xml:space="preserve">178.2 </w:delText>
        </w:r>
        <w:r>
          <w:rPr/>
          <w:delText>Clause 19 applies to any dispute arising under this clause.</w:delText>
        </w:r>
      </w:del>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p>
    <w:p>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w:t>
      </w:r>
      <w:del w:id="9120" w:author="Helena Voss" w:date="2026-09-28T08:29:55Z">
        <w:r>
          <w:rPr/>
          <w:delText xml:space="preserve">perform</w:delText>
        </w:r>
      </w:del>
      <w:ins w:id="9121" w:author="Helena Voss" w:date="2026-09-28T08:29:55Z">
        <w:r>
          <w:rPr/>
          <w:t xml:space="preserve">reasonable</w:t>
        </w:r>
      </w:ins>
      <w:r>
        <w:rPr/>
        <w:t xml:space="preserve">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The Supplier shall retain all Customer Data for 30 days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r>
        <w:rPr>
          <w:b/>
        </w:rPr>
        <w:t xml:space="preserve">181.6 </w:t>
      </w:r>
      <w:r>
        <w:rPr/>
        <w: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(module 8) and agree any improvements required.</w:t>
      </w:r>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w:r>
        <w:rPr>
          <w:b/>
        </w:rPr>
        <w:t xml:space="preserve">185.6 </w:t>
      </w:r>
      <w:r>
        <w:rPr/>
        <w:t xml:space="preserve">Any approval given by the Customer under this clause shall not relieve the Supplier of any of its obligations under this Agreement. The parties shall meet at least quarterly to review performance in relation </w:t>
      </w:r>
      <w:del w:id="9019" w:author="Helena Voss" w:date="2026-09-28T08:29:55Z">
        <w:r>
          <w:rPr/>
          <w:delText xml:space="preserve">to</w:delText>
        </w:r>
      </w:del>
      <w:ins w:id="9020" w:author="Helena Voss" w:date="2026-09-28T08:29:55Z">
        <w:r>
          <w:rPr/>
          <w:t xml:space="preserve">reasonable</w:t>
        </w:r>
      </w:ins>
      <w:r>
        <w:rPr/>
        <w:t xml:space="preserve">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189.11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w:t>
      </w:r>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 xml:space="preserve">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ins w:id="9061" w:author="Helena Voss" w:date="2026-09-28T08:29:55Z">
        <w:r>
          <w:rPr/>
          <w:t xml:space="preserve"> This obligation survives termination.</w:t>
        </w:r>
      </w:ins>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The Supplier shall retain all Customer Data for 30 days after termination before secure deletion.</w:t>
      </w:r>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 xml:space="preserve">Each party shall </w:t>
      </w:r>
      <w:del w:id="9044" w:author="Helena Voss" w:date="2026-09-28T08:29:55Z">
        <w:r>
          <w:rPr/>
          <w:delText xml:space="preserve">bear</w:delText>
        </w:r>
      </w:del>
      <w:ins w:id="9045" w:author="Helena Voss" w:date="2026-09-28T08:29:55Z">
        <w:r>
          <w:rPr/>
          <w:t xml:space="preserve">reasonable</w:t>
        </w:r>
      </w:ins>
      <w:r>
        <w:rPr/>
        <w:t xml:space="preserve">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 xml:space="preserve">Subject to Clause 9.2, the Supplier shall provide the deliverables described in </w:t>
      </w:r>
      <w:del w:id="9118" w:author="Helena Voss" w:date="2026-09-28T08:29:55Z">
        <w:r>
          <w:rPr/>
          <w:delText xml:space="preserve">this</w:delText>
        </w:r>
      </w:del>
      <w:ins w:id="9119" w:author="Helena Voss" w:date="2026-09-28T08:29:55Z">
        <w:r>
          <w:rPr/>
          <w:t xml:space="preserve">reasonable</w:t>
        </w:r>
      </w:ins>
      <w:r>
        <w:rPr/>
        <w:t xml:space="preserve"> clause to the Customer.</w:t>
      </w:r>
    </w:p>
    <w:p>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w:pPr>
        <w:pStyle w:val="Heading1"/>
      </w:pPr>
      <w:r>
        <w:rPr/>
        <w:t>192. Notices (Module 8)</w:t>
      </w:r>
    </w:p>
    <w:p>
      <w:r>
        <w:rPr>
          <w:b/>
        </w:rPr>
        <w:t xml:space="preserve">192.1 </w:t>
      </w:r>
      <w:r>
        <w:rPr/>
        <w:t>Clause 19.3 applies to any dispute arising under this clause.</w:t>
      </w:r>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rPr>
          <w:del w:id="9145" w:author="Helena Voss" w:date="2026-09-28T08:29:55Z"/>
        </w:rPr>
      </w:pPr>
      <w:del w:id="9144" w:author="Helena Voss" w:date="2026-09-28T08:29:55Z">
        <w:r>
          <w:rPr>
            <w:b/>
          </w:rPr>
          <w:delText xml:space="preserve">192.8 </w:delText>
        </w:r>
        <w:r>
          <w:rPr/>
          <w:delTex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delText>
        </w:r>
      </w:del>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Subject to Clause 9, the Supplier shall provide the deliverables described in this clause to the Customer.</w:t>
      </w:r>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the Customer under this Agreement or at law.</w:t>
      </w:r>
    </w:p>
    <w:p>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r>
        <w:rPr>
          <w:b/>
        </w:rPr>
        <w:t xml:space="preserve">196.9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197.12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34" w:author="Helena Voss" w:date="2026-09-28T08:29:55Z">
        <w:r>
          <w:rPr/>
          <w:t xml:space="preserve"> This obligation survives termination.</w:t>
        </w:r>
      </w:ins>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199.7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in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Any approval given by the Customer under this clause shall not relieve the Supplier of any of its obligations under this Agreement. The Supplier shall maintain complete and accurate records relating to the fees and payment (module 9) and shall make them available to the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pPr>
        <w:rPr>
          <w:del w:id="9167" w:author="Helena Voss" w:date="2026-09-28T08:29:55Z"/>
        </w:rPr>
      </w:pPr>
      <w:del w:id="9166" w:author="Helena Voss" w:date="2026-09-28T08:29:55Z">
        <w:r>
          <w:rPr>
            <w:b/>
          </w:rPr>
          <w:delText xml:space="preserve">200.10 </w:delText>
        </w:r>
        <w:r>
          <w:rPr/>
          <w:delTex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delText>
        </w:r>
      </w:del>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r>
        <w:rPr>
          <w:b/>
        </w:rPr>
        <w:t xml:space="preserve">201.3 </w:t>
      </w:r>
      <w:r>
        <w:rPr/>
        <w:t xml:space="preserve">The parties shall meet at least quarterly to review performance in relation to the term (module 9)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9), it shall notify the Customer promptly and in any event within five Working Days. Any approval given by the Customer under this clause shall not relieve the Supplier of any of its obligations under this Agreement.</w:t>
      </w:r>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9) and shall make them available to the Customer on request.</w:t>
      </w:r>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 xml:space="preserve">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ins w:id="9110" w:author="Helena Voss" w:date="2026-09-28T08:29:55Z">
        <w:r>
          <w:rPr/>
          <w:t xml:space="preserve"> This obligation survives termination.</w:t>
        </w:r>
      </w:ins>
    </w:p>
    <w:p>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w:t>
      </w:r>
      <w:del w:id="9087" w:author="Helena Voss" w:date="2026-09-28T08:29:55Z">
        <w:r>
          <w:rPr/>
          <w:delText xml:space="preserve">The</w:delText>
        </w:r>
      </w:del>
      <w:ins w:id="9088" w:author="Helena Voss" w:date="2026-09-28T08:29:55Z">
        <w:r>
          <w:rPr/>
          <w:t xml:space="preserve">reasonable</w:t>
        </w:r>
      </w:ins>
      <w:r>
        <w:rPr/>
        <w:t xml:space="preserv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ins w:id="9098" w:author="Helena Voss" w:date="2026-09-28T08:29:55Z">
        <w:r>
          <w:rPr/>
          <w:t xml:space="preserve"> This obligation survives termination.</w:t>
        </w:r>
      </w:ins>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Where the Supplier becomes aware of any matter which may affect the intellectual property (module 9),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ins w:id="9207" w:author="Helena Voss" w:date="2026-09-28T08:29:55Z"/>
        </w:rPr>
      </w:pPr>
      <w:ins w:id="9206" w:author="Helena Voss" w:date="2026-09-28T08:29:55Z">
        <w:r>
          <w:rPr/>
          <w:t xml:space="preserve">2354.A The Parties shall co-operate in good faith.</w:t>
        </w:r>
      </w:ins>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r>
        <w:rPr>
          <w:b/>
        </w:rPr>
        <w:t xml:space="preserve">207.1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w:t>
      </w:r>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Clause 19.3 applies to any dispute arising under this clause.</w:t>
      </w:r>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ins w:id="9016" w:author="Helena Voss" w:date="2026-09-28T08:29:55Z">
        <w:r>
          <w:rPr/>
          <w:t xml:space="preserve"> This obligation survives termination.</w:t>
        </w:r>
      </w:ins>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208.5 </w:t>
      </w:r>
      <w:r>
        <w:rPr/>
        <w:t>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15" w:author="Helena Voss" w:date="2026-09-28T08:29:55Z">
        <w:r>
          <w:rPr/>
          <w:t xml:space="preserve"> This obligation survives termination.</w:t>
        </w:r>
      </w:ins>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209.4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 xml:space="preserve">Any approval given by the Customer under this clause shall not relieve the Supplier of any of its obligations under this Agreement. Nothing in this clause shall limit any other right or remedy of the Customer under this Agreement or at law. Where the Supplier becomes aware of </w:t>
      </w:r>
      <w:del w:id="9096" w:author="Helena Voss" w:date="2026-09-28T08:29:55Z">
        <w:r>
          <w:rPr/>
          <w:delText xml:space="preserve">any</w:delText>
        </w:r>
      </w:del>
      <w:ins w:id="9097" w:author="Helena Voss" w:date="2026-09-28T08:29:55Z">
        <w:r>
          <w:rPr/>
          <w:t xml:space="preserve">reasonable</w:t>
        </w:r>
      </w:ins>
      <w:r>
        <w:rPr/>
        <w:t xml:space="preserve">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Each party shall bear its </w:t>
      </w:r>
      <w:del w:id="9099" w:author="Helena Voss" w:date="2026-09-28T08:29:55Z">
        <w:r>
          <w:rPr/>
          <w:delText xml:space="preserve">own</w:delText>
        </w:r>
      </w:del>
      <w:ins w:id="9100" w:author="Helena Voss" w:date="2026-09-28T08:29:55Z">
        <w:r>
          <w:rPr/>
          <w:t xml:space="preserve">reasonable</w:t>
        </w:r>
      </w:ins>
      <w:r>
        <w:rPr/>
        <w:t xml:space="preserve">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 xml:space="preserve">The parties shall meet at least quarterly to review performance in relation to the force majeure (module 9) and agree any improvements required. Nothing in this clause shall limit any other right or remedy of the Customer under this Agreement or at law.</w:t>
      </w:r>
      <w:ins w:id="9048" w:author="Helena Voss" w:date="2026-09-28T08:29:55Z">
        <w:r>
          <w:rPr/>
          <w:t xml:space="preserve"> This obligation survives termination.</w:t>
        </w:r>
      </w:ins>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 xml:space="preserve">Nothing in this clause shall limit any other right or remedy of the Customer under this Agreement or at law. The Supplier shall maintain complete and accurate records relating to the force majeure (mod</w:t>
      </w:r>
      <w:r>
        <w:rPr>
          <w:b/>
          <w:rPrChange w:id="20038" w:author="Helena Voss" w:date="2026-09-28T08:29:55Z">
            <w:rPr/>
          </w:rPrChange>
        </w:rPr>
        <w:t xml:space="preserve">ule 9) and s</w:t>
      </w:r>
      <w:r>
        <w:rPr/>
        <w:t xml:space="preserve">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2"/>
        <w:pPrChange w:id="20003" w:author="Helena Voss" w:date="2026-09-28T08:29:55Z">
          <w:pPr/>
        </w:pPrChange>
      </w:pPr>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Each party shall bear its own costs in connection with the matters described in this clause, save as otherwise expressly provided. The parties shall meet at least quarterly to review performance in relation to the subcontracting (module 9) and agree any improvements required.</w:t>
      </w:r>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The Supplier shall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pPr>
        <w:rPr>
          <w:del w:id="9163" w:author="Helena Voss" w:date="2026-09-28T08:29:55Z"/>
        </w:rPr>
      </w:pPr>
      <w:del w:id="9162" w:author="Helena Voss" w:date="2026-09-28T08:29:55Z">
        <w:r>
          <w:rPr>
            <w:b/>
          </w:rPr>
          <w:delText xml:space="preserve">215.1 </w:delText>
        </w:r>
        <w:r>
          <w:rPr/>
          <w:delTex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delText>
        </w:r>
      </w:del>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w:r>
        <w:rPr>
          <w:b/>
        </w:rPr>
        <w:t xml:space="preserve">215.6 </w:t>
      </w:r>
      <w:r>
        <w:rPr/>
        <w:t>Clause 19.3 applies to any dispute arising under this clause.</w:t>
      </w:r>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Nothing in this clause shall limit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216.9 </w:t>
      </w:r>
      <w:r>
        <w:rPr/>
        <w:t>Clause 19 applies to any dispute arising under this clause.</w:t>
      </w:r>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 xml:space="preserve">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ins w:id="9056" w:author="Helena Voss" w:date="2026-09-28T08:29:55Z">
        <w:r>
          <w:rPr/>
          <w:t xml:space="preserve"> This obligation survives termination.</w:t>
        </w:r>
      </w:ins>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Any approval given by the Customer under this clause shall not relieve the Supplier of any of its obligations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Either party may terminate this Agreement for convenience on not less than thirty (30) days' written notice.</w:t>
      </w:r>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r>
        <w:rPr>
          <w:b/>
        </w:rPr>
        <w:t xml:space="preserve">220.3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 xml:space="preserve">The parties shall meet at least quarterly to review </w:t>
      </w:r>
      <w:del w:id="9057" w:author="Helena Voss" w:date="2026-09-28T08:29:55Z">
        <w:r>
          <w:rPr/>
          <w:delText xml:space="preserve">performance</w:delText>
        </w:r>
      </w:del>
      <w:ins w:id="9058" w:author="Helena Voss" w:date="2026-09-28T08:29:55Z">
        <w:r>
          <w:rPr/>
          <w:t xml:space="preserve">reasonable</w:t>
        </w:r>
      </w:ins>
      <w:r>
        <w:rPr/>
        <w:t xml:space="preserv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p>
    <w:p>
      <w:r>
        <w:rPr>
          <w:b/>
        </w:rPr>
        <w:t xml:space="preserve">220.8 </w:t>
      </w:r>
      <w:r>
        <w:rPr/>
        <w:t>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 xml:space="preserve">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w:t>
      </w:r>
      <w:del w:id="9122" w:author="Helena Voss" w:date="2026-09-28T08:29:55Z">
        <w:r>
          <w:rPr/>
          <w:delText xml:space="preserve">control</w:delText>
        </w:r>
      </w:del>
      <w:ins w:id="9123" w:author="Helena Voss" w:date="2026-09-28T08:29:55Z">
        <w:r>
          <w:rPr/>
          <w:t xml:space="preserve">reasonable</w:t>
        </w:r>
      </w:ins>
      <w:r>
        <w:rPr/>
        <w:t xml:space="preserve">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223.2 </w:t>
      </w:r>
      <w:r>
        <w:rPr/>
        <w:t>The Customer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224.7 </w:t>
      </w:r>
      <w:r>
        <w:rPr/>
        <w:t>Either party may terminate this Agreement for convenience on not less than thirty (30) days' written notice.</w:t>
      </w:r>
    </w:p>
    <w:p>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226.3 </w:t>
      </w:r>
      <w:r>
        <w:rPr/>
        <w:t>The Supplier shall provide the exit plan within thirty (30) days of the Effective Date.</w:t>
      </w:r>
    </w:p>
    <w:p>
      <w:r>
        <w:rPr>
          <w:b/>
        </w:rPr>
        <w:t xml:space="preserve">226.4 </w:t>
      </w:r>
      <w:r>
        <w:rPr/>
        <w: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t>
      </w:r>
    </w:p>
    <w:p>
      <w:r>
        <w:rPr>
          <w:b/>
        </w:rPr>
        <w:t xml:space="preserve">226.5 </w:t>
      </w:r>
      <w:r>
        <w:rPr/>
        <w:t>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The parties shall meet at least quarterly to review performance in relation to the termination (module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Either party may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p>
    <w:p>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r>
        <w:rPr>
          <w:b/>
        </w:rPr>
        <w:t xml:space="preserve">235.1 </w:t>
      </w:r>
      <w:r>
        <w:rPr/>
        <w:t>Any approval given by the Customer under this clause shall not relieve the Supplier of any of its obligations under this Agreement. The Supplier shall maintain complete and accurate records relating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r>
        <w:rPr>
          <w:b/>
        </w:rPr>
        <w:t xml:space="preserve">235.3 </w:t>
      </w:r>
      <w:r>
        <w:rPr/>
        <w:t>The parties shall meet at least quarterly to review performance in relation to the insurance (module 10) and agree any improvements required. The Customer may, acting reasonably, request such information from the Supplier as it requires to verify compliance with this clause.</w:t>
      </w:r>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pPr>
        <w:pStyle w:val="Heading2"/>
        <w:pPrChange w:id="20017" w:author="Helena Voss" w:date="2026-09-28T08:29:55Z">
          <w:pPr/>
        </w:pPrChange>
      </w:pPr>
      <w:r>
        <w:rPr>
          <w:b/>
        </w:rPr>
        <w:t xml:space="preserve">236.10 </w:t>
      </w:r>
      <w:r>
        <w:rPr/>
        <w:t>The Customer may, acting reasonably, request such information from the Supplier as it requires to verify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r>
        <w:rPr>
          <w:b/>
        </w:rPr>
        <w:t xml:space="preserve">237.2 </w:t>
      </w:r>
      <w:r>
        <w:rPr/>
        <w:t>Clause 19 applies to any dispute arising under this clause.</w:t>
      </w:r>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w:t>
      </w:r>
    </w:p>
    <w:p>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Nothing in this clause shall limit any other right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p>
    <w:p>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in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dispute resolution (module 10), it shall notify the Customer promptly and in any event within five Working Days.</w:t>
      </w:r>
      <w:ins w:id="9142" w:author="Helena Voss" w:date="2026-09-28T08:29:55Z">
        <w:r>
          <w:rPr/>
          <w:t xml:space="preserve"> This obligation survives termination.</w:t>
        </w:r>
      </w:ins>
    </w:p>
    <w:p>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w:r>
        <w:rPr>
          <w:b/>
        </w:rPr>
        <w:t xml:space="preserve">239.6 </w:t>
      </w:r>
      <w:r>
        <w:rPr/>
        <w:t>Either party may terminate this Agreement for convenience on not less than thirty (30) days' written notice.</w:t>
      </w:r>
    </w:p>
    <w:p>
      <w:r>
        <w:rPr>
          <w:b/>
        </w:rPr>
        <w:t xml:space="preserve">239.7 </w:t>
      </w:r>
      <w:r>
        <w:rPr/>
        <w:t>The Customer may, acting reasonably, request such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 xml:space="preserve">Nothing in this clause shall limit any other right or remedy of the Customer under this Agreement or at law. The parties shall meet at least quarterly to review performance in rel</w:t>
      </w:r>
      <w:r>
        <w:rPr>
          <w:b/>
          <w:rPrChange w:id="20012" w:author="Helena Voss" w:date="2026-09-28T08:29:55Z">
            <w:rPr/>
          </w:rPrChange>
        </w:rPr>
        <w:t xml:space="preserve">ation to the</w:t>
      </w:r>
      <w:r>
        <w:rPr/>
        <w:t xml:space="preserv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The Supplier shall remedy any material breach within 30 days of written notice requiring it to do so.</w:t>
      </w:r>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11) and agree any improvements required.</w:t>
      </w:r>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 xml:space="preserve">Where the Supplier becomes aware of any matter which may affect the service levels (module 11), it shall notify the Customer promptly and in an</w:t>
      </w:r>
      <w:r>
        <w:rPr>
          <w:b/>
          <w:rPrChange w:id="20036" w:author="Helena Voss" w:date="2026-09-28T08:29:55Z">
            <w:rPr/>
          </w:rPrChange>
        </w:rPr>
        <w:t xml:space="preserve">y event with</w:t>
      </w:r>
      <w:r>
        <w:rPr/>
        <w:t xml:space="preserve">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The Supplier shall remedy any material breach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244.12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245. Customer Obligations (Module 11)</w:t>
      </w:r>
    </w:p>
    <w:p>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245.2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 xml:space="preserve">Subject to Clause 9.4, the Supplier shall </w:t>
      </w:r>
      <w:del w:id="9038" w:author="Helena Voss" w:date="2026-09-28T08:29:55Z">
        <w:r>
          <w:rPr/>
          <w:delText xml:space="preserve">provide</w:delText>
        </w:r>
      </w:del>
      <w:ins w:id="9039" w:author="Helena Voss" w:date="2026-09-28T08:29:55Z">
        <w:r>
          <w:rPr/>
          <w:t xml:space="preserve">reasonable</w:t>
        </w:r>
      </w:ins>
      <w:r>
        <w:rPr/>
        <w:t xml:space="preserv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w:r>
        <w:rPr>
          <w:b/>
        </w:rPr>
        <w:t xml:space="preserve">246.7 </w:t>
      </w:r>
      <w:r>
        <w:rPr/>
        <w:t xml:space="preserve">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ins w:id="9033" w:author="Helena Voss" w:date="2026-09-28T08:29:55Z">
        <w:r>
          <w:rPr/>
          <w:t xml:space="preserve"> This obligation survives termination.</w:t>
        </w:r>
      </w:ins>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06" w:author="Helena Voss" w:date="2026-09-28T08:29:55Z">
        <w:r>
          <w:rPr/>
          <w:t xml:space="preserve"> This obligation survives termination.</w:t>
        </w:r>
      </w:ins>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pPr>
        <w:pStyle w:val="Heading2"/>
        <w:pPrChange w:id="20007" w:author="Helena Voss" w:date="2026-09-28T08:29:55Z">
          <w:pPr/>
        </w:pPrChange>
      </w:pPr>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 xml:space="preserve">The parties shall meet at least quarterly to review performance in relation to the term (module 11) and agree any improvements re</w:t>
      </w:r>
      <w:r>
        <w:rPr>
          <w:b/>
          <w:rPrChange w:id="20006" w:author="Helena Voss" w:date="2026-09-28T08:29:55Z">
            <w:rPr/>
          </w:rPrChange>
        </w:rPr>
        <w:t xml:space="preserve">quired. The </w:t>
      </w:r>
      <w:r>
        <w:rPr/>
        <w:t xml:space="preserve">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The Supplier shall remedy any material breach within 30 days of written notice requiring it to do so.</w:t>
      </w:r>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The Supplier shall maintain complete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pPr>
        <w:rPr>
          <w:del w:id="9171" w:author="Helena Voss" w:date="2026-09-28T08:29:55Z"/>
        </w:rPr>
      </w:pPr>
      <w:del w:id="9170" w:author="Helena Voss" w:date="2026-09-28T08:29:55Z">
        <w:r>
          <w:rPr>
            <w:b/>
          </w:rPr>
          <w:delText xml:space="preserve">253.13 </w:delText>
        </w:r>
        <w:r>
          <w:rPr/>
          <w:delTex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delText>
        </w:r>
      </w:del>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Subject to Clause 9.4, the Supplier shall provide the deliverables described in this clause to the Customer.</w:t>
      </w:r>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Subject to Clause 9, the Supplier shall provide the deliverables described in this clause to the Customer.</w:t>
      </w:r>
    </w:p>
    <w:p>
      <w:r>
        <w:rPr>
          <w:b/>
        </w:rPr>
        <w:t xml:space="preserve">257.2 </w:t>
      </w:r>
      <w:r>
        <w:rPr/>
        <w:t>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r>
        <w:rPr>
          <w:b/>
        </w:rPr>
        <w:t xml:space="preserve">258.12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11) and agree any improvements required.</w:t>
      </w:r>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 xml:space="preserve">Any approval given </w:t>
      </w:r>
      <w:del w:id="9035" w:author="Helena Voss" w:date="2026-09-28T08:29:55Z">
        <w:r>
          <w:rPr/>
          <w:delText xml:space="preserve">by</w:delText>
        </w:r>
      </w:del>
      <w:ins w:id="9036" w:author="Helena Voss" w:date="2026-09-28T08:29:55Z">
        <w:r>
          <w:rPr/>
          <w:t xml:space="preserve">reasonable</w:t>
        </w:r>
      </w:ins>
      <w:r>
        <w:rPr/>
        <w:t xml:space="preserve">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rPr>
          <w:del w:id="9177" w:author="Helena Voss" w:date="2026-09-28T08:29:55Z"/>
        </w:rPr>
      </w:pPr>
      <w:del w:id="9176" w:author="Helena Voss" w:date="2026-09-28T08:29:55Z">
        <w:r>
          <w:rPr>
            <w:b/>
          </w:rPr>
          <w:delText xml:space="preserve">261.3 </w:delText>
        </w:r>
        <w:r>
          <w:rPr/>
          <w:delTex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delText>
        </w:r>
      </w:del>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w:t>
      </w:r>
      <w:del w:id="9009" w:author="Helena Voss" w:date="2026-09-28T08:29:55Z">
        <w:r>
          <w:rPr/>
          <w:delText xml:space="preserve">shall</w:delText>
        </w:r>
      </w:del>
      <w:ins w:id="9010" w:author="Helena Voss" w:date="2026-09-28T08:29:55Z">
        <w:r>
          <w:rPr/>
          <w:t xml:space="preserve">reasonable</w:t>
        </w:r>
      </w:ins>
      <w:r>
        <w:rPr/>
        <w:t xml:space="preserve"> make them available to the Customer on request.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 xml:space="preserve">Each party shall bear its own costs in connection with the matters described in this clause, save as otherwise expressly provided. The Customer may, acting reasonably, requ</w:t>
      </w:r>
      <w:r>
        <w:rPr>
          <w:b/>
          <w:rPrChange w:id="20026" w:author="Helena Voss" w:date="2026-09-28T08:29:55Z">
            <w:rPr/>
          </w:rPrChange>
        </w:rPr>
        <w:t xml:space="preserve">est such inf</w:t>
      </w:r>
      <w:r>
        <w:rPr/>
        <w:t xml:space="preserve">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 xml:space="preserve">The parties shall meet at least quarterly to review performance in relation to the assignment (module 11) and agree any improvements required. The Customer may, acting reasonably, request such information from the Supplier as it requires to verify compliance with this clause.</w:t>
      </w:r>
      <w:ins w:id="9011" w:author="Helena Voss" w:date="2026-09-28T08:29:55Z">
        <w:r>
          <w:rPr/>
          <w:t xml:space="preserve"> This obligation survives termination.</w:t>
        </w:r>
      </w:ins>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262.9 </w:t>
      </w:r>
      <w:r>
        <w:rPr/>
        <w: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r>
        <w:rPr>
          <w:b/>
        </w:rPr>
        <w:t xml:space="preserve">263.8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11) and shall make them available to the Customer on request. Nothing in this clause shall limit any other right or remedy of the Customer under this Agreement or at law.</w:t>
      </w:r>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 xml:space="preserve">The Supplier shall retain all Customer Data for 30 days after termination before secure deletion.</w:t>
      </w:r>
      <w:ins w:id="9042" w:author="Helena Voss" w:date="2026-09-28T08:29:55Z">
        <w:r>
          <w:rPr/>
          <w:t xml:space="preserve"> This obligation survives termination.</w:t>
        </w:r>
      </w:ins>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265.8 </w:t>
      </w:r>
      <w:r>
        <w:rPr/>
        <w:t>Subject to Clause 9.2, the Supplier shall provide the deliverables described in this clause to the Customer.</w:t>
      </w:r>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266.6 </w:t>
      </w:r>
      <w:r>
        <w:rPr/>
        <w:t>Clause 19.3 applies to any dispute arising under this clause.</w:t>
      </w:r>
    </w:p>
    <w:p>
      <w:pPr>
        <w:pStyle w:val="Heading2"/>
        <w:pPrChange w:id="20021" w:author="Helena Voss" w:date="2026-09-28T08:29:55Z">
          <w:pPr/>
        </w:pPrChange>
      </w:pPr>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267.8 </w:t>
      </w:r>
      <w:r>
        <w:rPr/>
        <w:t>The parties shall meet at least quarterly to review performance in relation to the service levels (module 12) and agree any improvements required. The Supplier shall maintain complete and accurate records relating to the service levels (module 12) and shall make them available to the Customer on request. Any approval given by the Customer under this clause shall not relieve the Supplier of any of its obligations under this Agreement. Where the Supplier becomes aware of any matter which may affect the service levels (module 12), it shall notify the Customer promptly and in any event within five Working Days.</w:t>
      </w:r>
    </w:p>
    <w:p>
      <w:pPr>
        <w:pStyle w:val="Heading1"/>
      </w:pPr>
      <w:r>
        <w:rPr/>
        <w:t>268. Personnel (Module 12)</w:t>
      </w:r>
    </w:p>
    <w:p>
      <w:r>
        <w:rPr>
          <w:b/>
        </w:rPr>
        <w:t xml:space="preserve">268.1 </w:t>
      </w:r>
      <w:r>
        <w:rPr/>
        <w:t>The Customer may, acting reasonably,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Clause 19 applies to any dispute arising under this clause.</w:t>
      </w:r>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r>
        <w:rPr>
          <w:b/>
        </w:rPr>
        <w:t xml:space="preserve">268.8 </w:t>
      </w:r>
      <w:r>
        <w:rPr/>
        <w:t xml:space="preserve">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w:t>
      </w:r>
      <w:del w:id="9124" w:author="Helena Voss" w:date="2026-09-28T08:29:55Z">
        <w:r>
          <w:rPr/>
          <w:delText xml:space="preserve">shall</w:delText>
        </w:r>
      </w:del>
      <w:ins w:id="9125" w:author="Helena Voss" w:date="2026-09-28T08:29:55Z">
        <w:r>
          <w:rPr/>
          <w:t xml:space="preserve">reasonable</w:t>
        </w:r>
      </w:ins>
      <w:r>
        <w:rPr/>
        <w:t xml:space="preserve">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The Supplier shall provide the exit plan within thirty (30)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Subject to Clause 9, the Supplier shall provide the deliverables described in this clause to the Customer.</w:t>
      </w:r>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Nothing in this clause shall limit any other right or remedy of the Customer under this Agreement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pPr>
        <w:rPr>
          <w:del w:id="9157" w:author="Helena Voss" w:date="2026-09-28T08:29:55Z"/>
        </w:rPr>
      </w:pPr>
      <w:del w:id="9156" w:author="Helena Voss" w:date="2026-09-28T08:29:55Z">
        <w:r>
          <w:rPr>
            <w:b/>
          </w:rPr>
          <w:delText xml:space="preserve">273.13 </w:delText>
        </w:r>
        <w:r>
          <w:rPr/>
          <w:delText xml:space="preserve">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term (module 12) and shall make them available to the Customer on request.</w:delText>
        </w:r>
      </w:del>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 xml:space="preserve">The Supplier shall provide the exit plan within thirty (30) days of the Effective Date.</w:t>
      </w:r>
      <w:ins w:id="9070" w:author="Helena Voss" w:date="2026-09-28T08:29:55Z">
        <w:r>
          <w:rPr/>
          <w:t xml:space="preserve"> This obligation survives termination.</w:t>
        </w:r>
      </w:ins>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r>
        <w:rPr>
          <w:b/>
        </w:rPr>
        <w:t xml:space="preserve">275.3 </w:t>
      </w:r>
      <w:r>
        <w:rPr/>
        <w:t>Clause 19 applies to any dispute arising under this clause.</w:t>
      </w:r>
    </w:p>
    <w:p>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Subject to Clause 9.2, the Supplier shall provide the deliverables described in this clause to the Customer.</w:t>
      </w:r>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Clause 29.1 applies to any dispute arising under this clause.</w:t>
      </w:r>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r>
        <w:rPr>
          <w:b/>
        </w:rPr>
        <w:t xml:space="preserve">277.1 </w:t>
      </w:r>
      <w:r>
        <w:rPr/>
        <w: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277.2 </w:t>
      </w:r>
      <w:r>
        <w:rPr/>
        <w:t>Subject to Clause 9, the Supplier shall provide the deliverables described in this clause to the Customer.</w:t>
      </w:r>
    </w:p>
    <w:p>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w:t>
      </w:r>
      <w:del w:id="9068" w:author="Helena Voss" w:date="2026-09-28T08:29:55Z">
        <w:r>
          <w:rPr/>
          <w:delText xml:space="preserve">and</w:delText>
        </w:r>
      </w:del>
      <w:ins w:id="9069" w:author="Helena Voss" w:date="2026-09-28T08:29:55Z">
        <w:r>
          <w:rPr/>
          <w:t xml:space="preserve">reasonable</w:t>
        </w:r>
      </w:ins>
      <w:r>
        <w:rPr/>
        <w:t xml:space="preserve">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 xml:space="preserve">Any approval given by the Customer under this clause shall not relieve the Supplier </w:t>
      </w:r>
      <w:r>
        <w:rPr>
          <w:b/>
          <w:rPrChange w:id="20024" w:author="Helena Voss" w:date="2026-09-28T08:29:55Z">
            <w:rPr/>
          </w:rPrChange>
        </w:rPr>
        <w:t xml:space="preserve">of any of it</w:t>
      </w:r>
      <w:r>
        <w:rPr/>
        <w:t xml:space="preserve">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281.8 </w:t>
      </w:r>
      <w:r>
        <w:rPr/>
        <w:t>The parties shall meet at least quarterly to review performance in relation to the indemnities (module 12) and agree any improvements required. The Customer may, acting reasonably, request such information from the Supplier as it requires to verify compliance with this clause.</w:t>
      </w:r>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Either party may terminate this Agreement for convenience on not less than thirty (30) days' written notice.</w:t>
      </w:r>
    </w:p>
    <w:p>
      <w:r>
        <w:rPr>
          <w:b/>
        </w:rPr>
        <w:t xml:space="preserve">282.8 </w:t>
      </w:r>
      <w:r>
        <w:rPr/>
        <w:t xml:space="preserve">The Supplier shall perform its obligations under this clause with reasonable skill, care and diligence and in accordance </w:t>
      </w:r>
      <w:del w:id="9094" w:author="Helena Voss" w:date="2026-09-28T08:29:55Z">
        <w:r>
          <w:rPr/>
          <w:delText xml:space="preserve">with</w:delText>
        </w:r>
      </w:del>
      <w:ins w:id="9095" w:author="Helena Voss" w:date="2026-09-28T08:29:55Z">
        <w:r>
          <w:rPr/>
          <w:t xml:space="preserve">reasonable</w:t>
        </w:r>
      </w:ins>
      <w:r>
        <w:rPr/>
        <w:t xml:space="preserve"> </w:t>
      </w:r>
      <w:r>
        <w:rPr>
          <w:i/>
        </w:rPr>
        <w:t xml:space="preserve">Good Industry Practice</w:t>
      </w:r>
      <w:r>
        <w:rPr/>
        <w:t xml:space="preserve">.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r>
        <w:rPr>
          <w:b/>
        </w:rPr>
        <w:t xml:space="preserve">283.2 </w:t>
      </w:r>
      <w:r>
        <w:rPr/>
        <w:t>Where the Supplier becomes aware of any matter which may affect the insurance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283.5 </w:t>
      </w:r>
      <w:r>
        <w:rPr/>
        <w:t>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r>
        <w:rPr>
          <w:b/>
        </w:rPr>
        <w:t xml:space="preserve">284.1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Each party shall bear its own costs in connection with the matters described in this clause, save as otherwise expressly provided. 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The parties shall meet at least quarterly to review performance in relation to the assignment (module 12) and agree any improvements required. The Customer may, acting reasonably, request such information from the Supplier as it requires to verify compliance with this clause.</w:t>
      </w:r>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 xml:space="preserve">Subject to Clause 9.4, the Suppl</w:t>
      </w:r>
      <w:r>
        <w:rPr>
          <w:b/>
          <w:rPrChange w:id="20010" w:author="Helena Voss" w:date="2026-09-28T08:29:55Z">
            <w:rPr/>
          </w:rPrChange>
        </w:rPr>
        <w:t xml:space="preserve">ier shall pr</w:t>
      </w:r>
      <w:r>
        <w:rPr/>
        <w:t xml:space="preserve">ovide the deliverables described in this clause to the Customer.</w:t>
      </w:r>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w:t>
      </w:r>
      <w:del w:id="9078" w:author="Helena Voss" w:date="2026-09-28T08:29:55Z">
        <w:r>
          <w:rPr/>
          <w:delText xml:space="preserve">and</w:delText>
        </w:r>
      </w:del>
      <w:ins w:id="9079" w:author="Helena Voss" w:date="2026-09-28T08:29:55Z">
        <w:r>
          <w:rPr/>
          <w:t xml:space="preserve">reasonable</w:t>
        </w:r>
      </w:ins>
      <w:r>
        <w:rPr/>
        <w:t xml:space="preserve">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 xml:space="preserve">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ins w:id="9066" w:author="Helena Voss" w:date="2026-09-28T08:29:55Z">
        <w:r>
          <w:rPr/>
          <w:t xml:space="preserve"> This obligation survives termination.</w:t>
        </w:r>
      </w:ins>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 xml:space="preserve">The Supplier shall maintain complete and accurate records relating to the services (module 13) and shall make them available to the Customer on request. The parties shall meet at least quarte</w:t>
      </w:r>
      <w:r>
        <w:rPr>
          <w:b/>
          <w:rPrChange w:id="20016" w:author="Helena Voss" w:date="2026-09-28T08:29:55Z">
            <w:rPr/>
          </w:rPrChange>
        </w:rPr>
        <w:t xml:space="preserve">rly to revie</w:t>
      </w:r>
      <w:r>
        <w:rPr/>
        <w:t xml:space="preserv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 xml:space="preserve">Nothing in this clause shall limit any other right or remedy of the Customer under this Agreement or at law. Where the Supplier becomes aware of any matter which may affect the services (</w:t>
      </w:r>
      <w:r>
        <w:rPr>
          <w:b/>
          <w:rPrChange w:id="20020" w:author="Helena Voss" w:date="2026-09-28T08:29:55Z">
            <w:rPr/>
          </w:rPrChange>
        </w:rPr>
        <w:t xml:space="preserve">module 13), </w:t>
      </w:r>
      <w:r>
        <w:rPr/>
        <w:t xml:space="preserve">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291.7 </w:t>
      </w:r>
      <w:r>
        <w:rPr/>
        <w:t xml:space="preserve">Nothing in this clause shall limit any other right or remedy of the Customer under this Agreement or at law. Where the Supplier becomes aware of any matter which may affect the service levels (module 13), it shall notify the Customer </w:t>
      </w:r>
      <w:del w:id="9134" w:author="Helena Voss" w:date="2026-09-28T08:29:55Z">
        <w:r>
          <w:rPr/>
          <w:delText xml:space="preserve">promptly</w:delText>
        </w:r>
      </w:del>
      <w:ins w:id="9135" w:author="Helena Voss" w:date="2026-09-28T08:29:55Z">
        <w:r>
          <w:rPr/>
          <w:t xml:space="preserve">reasonable</w:t>
        </w:r>
      </w:ins>
      <w:r>
        <w:rPr/>
        <w:t xml:space="preserve"> and in any event within five Working Days. The Customer may, acting reasonably, request such information from the Supplier as it requires to verify compliance with this clause.</w:t>
      </w:r>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291.10 </w:t>
      </w:r>
      <w:r>
        <w:rPr/>
        <w:t>Subject to Clause 9.4, the Supplier shall provide the deliverables described in this clause to the Customer.</w:t>
      </w:r>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w:r>
        <w:rPr>
          <w:b/>
        </w:rPr>
        <w:t xml:space="preserve">291.12 </w:t>
      </w:r>
      <w:r>
        <w:rPr/>
        <w:t xml:space="preserve">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ins w:id="9005" w:author="Helena Voss" w:date="2026-09-28T08:29:55Z">
        <w:r>
          <w:rPr/>
          <w:t xml:space="preserve"> This obligation survives termination.</w:t>
        </w:r>
      </w:ins>
    </w:p>
    <w:p>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pPr>
        <w:rPr>
          <w:del w:id="9159" w:author="Helena Voss" w:date="2026-09-28T08:29:55Z"/>
        </w:rPr>
      </w:pPr>
      <w:del w:id="9158" w:author="Helena Voss" w:date="2026-09-28T08:29:55Z">
        <w:r>
          <w:rPr>
            <w:b/>
          </w:rPr>
          <w:delText xml:space="preserve">292.10 </w:delText>
        </w:r>
        <w:r>
          <w:rPr/>
          <w:delTex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delText>
        </w:r>
      </w:del>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w:t>
      </w:r>
    </w:p>
    <w:p>
      <w:r>
        <w:rPr>
          <w:b/>
        </w:rPr>
        <w:t xml:space="preserve">294.4 </w:t>
      </w:r>
      <w:r>
        <w:rPr/>
        <w:t xml:space="preserve">Subject to Clause 9.4, the Supplier shall provide the deliverables described in this clause to the Customer.</w:t>
      </w:r>
      <w:ins w:id="9008" w:author="Helena Voss" w:date="2026-09-28T08:29:55Z">
        <w:r>
          <w:rPr/>
          <w:t xml:space="preserve"> This obligation survives termination.</w:t>
        </w:r>
      </w:ins>
    </w:p>
    <w:p>
      <w:r>
        <w:rPr>
          <w:b/>
        </w:rPr>
        <w:t xml:space="preserve">294.5 </w:t>
      </w:r>
      <w:r>
        <w:rPr/>
        <w:t>Either party may terminate this Agreement for convenience on not less than thirty (30) days' written notice.</w:t>
      </w:r>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w:r>
        <w:rPr>
          <w:b/>
        </w:rPr>
        <w:t xml:space="preserve">295.5 </w:t>
      </w:r>
      <w:r>
        <w:rPr/>
        <w:t>The Customer shall settle the Milestone Payment within 30 days of the Acceptance Certificate.</w:t>
      </w:r>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The Supplier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Clause 19 applies to any dispute arising under this clause.</w:t>
      </w:r>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 xml:space="preserve">The parties shall meet at least quarterly to review performance in relation to the termination (module 13) and agree any improvements required. The Supplier shall maintain complete and accurate records relating to </w:t>
      </w:r>
      <w:del w:id="9102" w:author="Helena Voss" w:date="2026-09-28T08:29:55Z">
        <w:r>
          <w:rPr/>
          <w:delText xml:space="preserve">the</w:delText>
        </w:r>
      </w:del>
      <w:ins w:id="9103" w:author="Helena Voss" w:date="2026-09-28T08:29:55Z">
        <w:r>
          <w:rPr/>
          <w:t xml:space="preserve">reasonable</w:t>
        </w:r>
      </w:ins>
      <w:r>
        <w:rPr/>
        <w:t xml:space="preserve"> termination (module 13) and shall make them available to the Customer on request.</w:t>
      </w:r>
    </w:p>
    <w:p>
      <w:r>
        <w:rPr>
          <w:b/>
        </w:rPr>
        <w:t xml:space="preserve">298.8 </w:t>
      </w:r>
      <w:r>
        <w:rPr/>
        <w:t xml:space="preserve">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w:t>
      </w:r>
      <w:del w:id="9092" w:author="Helena Voss" w:date="2026-09-28T08:29:55Z">
        <w:r>
          <w:rPr/>
          <w:delText xml:space="preserve">13)</w:delText>
        </w:r>
      </w:del>
      <w:ins w:id="9093" w:author="Helena Voss" w:date="2026-09-28T08:29:55Z">
        <w:r>
          <w:rPr/>
          <w:t xml:space="preserve">reasonable</w:t>
        </w:r>
      </w:ins>
      <w:r>
        <w:rPr/>
        <w:t xml:space="preserve">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2"/>
        <w:pPrChange w:id="20005" w:author="Helena Voss" w:date="2026-09-28T08:29:55Z">
          <w:pPr/>
        </w:pPrChange>
      </w:pPr>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 xml:space="preserve">Any approval given by the Customer under this clause </w:t>
      </w:r>
      <w:del w:id="9114" w:author="Helena Voss" w:date="2026-09-28T08:29:55Z">
        <w:r>
          <w:rPr/>
          <w:delText xml:space="preserve">shall</w:delText>
        </w:r>
      </w:del>
      <w:ins w:id="9115" w:author="Helena Voss" w:date="2026-09-28T08:29:55Z">
        <w:r>
          <w:rPr/>
          <w:t xml:space="preserve">reasonable</w:t>
        </w:r>
      </w:ins>
      <w:r>
        <w:rPr/>
        <w:t xml:space="preserve"> not relieve the Supplier of any of its obligations under this Agreement. The parties shall meet at least quarterly to review performance in relation to the audit (module 13) and agree any improvements required.</w:t>
      </w:r>
    </w:p>
    <w:p>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shall meet at least quarterly to review performance in relation to the warranties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304.8 </w:t>
      </w:r>
      <w:r>
        <w:rPr/>
        <w:t>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305.7 </w:t>
      </w:r>
      <w:r>
        <w:rPr/>
        <w:t>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r>
        <w:rPr>
          <w:b/>
        </w:rPr>
        <w:t xml:space="preserve">306.5 </w:t>
      </w:r>
      <w:r>
        <w:rPr/>
        <w:t>The Supplier shall provide the exit plan within thirty (30) days of the Effective Date.</w:t>
      </w:r>
    </w:p>
    <w:p>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 xml:space="preserve">The Customer may, acting reasonably, request such information from the Supplier as it requires to </w:t>
      </w:r>
      <w:del w:id="9138" w:author="Helena Voss" w:date="2026-09-28T08:29:55Z">
        <w:r>
          <w:rPr/>
          <w:delText xml:space="preserve">verify</w:delText>
        </w:r>
      </w:del>
      <w:ins w:id="9139" w:author="Helena Voss" w:date="2026-09-28T08:29:55Z">
        <w:r>
          <w:rPr/>
          <w:t xml:space="preserve">reasonable</w:t>
        </w:r>
      </w:ins>
      <w:r>
        <w:rPr/>
        <w:t xml:space="preserve">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84" w:author="Helena Voss" w:date="2026-09-28T08:29:55Z">
        <w:r>
          <w:rPr/>
          <w:t xml:space="preserve"> This obligation survives termination.</w:t>
        </w:r>
      </w:ins>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Nothing in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Any approval given by the Customer under this clause shall not relieve the Supplier of any of its obligations under this Agreement. The Supplier shall maintain complete and accurate records relating to the assignment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Subject to Clause 9.4, the Supplier shall provide the deliverables described in this clause to the Customer.</w:t>
      </w:r>
    </w:p>
    <w:p>
      <w:r>
        <w:rPr>
          <w:b/>
        </w:rPr>
        <w:t xml:space="preserve">311.2 </w:t>
      </w:r>
      <w:r>
        <w:rPr/>
        <w:t>Subject to Clause 9.4, the Supplier shall provide the deliverables described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The Supplier shall remedy any material breach within 30 days of written notice requiring it to do so.</w:t>
      </w:r>
    </w:p>
    <w:p>
      <w:r>
        <w:rPr>
          <w:b/>
        </w:rPr>
        <w:t xml:space="preserve">311.5 </w:t>
      </w:r>
      <w:r>
        <w:rPr/>
        <w:t>The Supplier shall retain all Customer Data for 30 days after termination before secure deletion.</w:t>
      </w:r>
    </w:p>
    <w:p>
      <w:pPr>
        <w:rPr>
          <w:ins w:id="9189" w:author="Helena Voss" w:date="2026-09-28T08:29:55Z"/>
        </w:rPr>
      </w:pPr>
      <w:ins w:id="9188" w:author="Helena Voss" w:date="2026-09-28T08:29:55Z">
        <w:r>
          <w:rPr/>
          <w:t xml:space="preserve">3550.A The Parties shall co-operate in good faith.</w:t>
        </w:r>
      </w:ins>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r>
        <w:rPr>
          <w:b/>
        </w:rPr>
        <w:t xml:space="preserve">311.7 </w:t>
      </w:r>
      <w:r>
        <w:rPr/>
        <w: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t>
      </w:r>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r>
        <w:rPr>
          <w:b/>
        </w:rPr>
        <w:t xml:space="preserve">314.1 </w:t>
      </w:r>
      <w:r>
        <w:rPr/>
        <w:t>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Where the Supplier becomes aware of any matter which may affect the services (module 14), it shall notify the Customer promptly and in any event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 xml:space="preserve">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w:t>
      </w:r>
      <w:del w:id="9106" w:author="Helena Voss" w:date="2026-09-28T08:29:55Z">
        <w:r>
          <w:rPr/>
          <w:delText xml:space="preserve">provided.</w:delText>
        </w:r>
      </w:del>
      <w:ins w:id="9107" w:author="Helena Voss" w:date="2026-09-28T08:29:55Z">
        <w:r>
          <w:rPr/>
          <w:t xml:space="preserve">reasonable</w:t>
        </w:r>
      </w:ins>
      <w:r>
        <w:rPr/>
        <w:t xml:space="preserve">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316. Personnel (Module 14)</w:t>
      </w:r>
    </w:p>
    <w:p>
      <w:r>
        <w:rPr>
          <w:b/>
        </w:rPr>
        <w:t xml:space="preserve">316.1 </w:t>
      </w:r>
      <w:r>
        <w:rPr/>
        <w:t>The parties shall meet at least quarterly to review performance in relation to the personnel (module 14) and agree any improvements required. The Customer may, acting reasonably, request such information from the Supplier as it requires to verify compliance with this clause.</w:t>
      </w:r>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rPr>
          <w:ins w:id="9211" w:author="Helena Voss" w:date="2026-09-28T08:29:55Z"/>
        </w:rPr>
      </w:pPr>
      <w:ins w:id="9210" w:author="Helena Voss" w:date="2026-09-28T08:29:55Z">
        <w:r>
          <w:rPr/>
          <w:t xml:space="preserve">3615.A The Parties shall co-operate in good faith.</w:t>
        </w:r>
      </w:ins>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 xml:space="preserve">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w:t>
      </w:r>
      <w:del w:id="9072" w:author="Helena Voss" w:date="2026-09-28T08:29:55Z">
        <w:r>
          <w:rPr/>
          <w:delText xml:space="preserve">acting</w:delText>
        </w:r>
      </w:del>
      <w:ins w:id="9073" w:author="Helena Voss" w:date="2026-09-28T08:29:55Z">
        <w:r>
          <w:rPr/>
          <w:t xml:space="preserve">reasonable</w:t>
        </w:r>
      </w:ins>
      <w:r>
        <w:rPr/>
        <w:t xml:space="preserve">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2"/>
        <w:pPrChange w:id="20035" w:author="Helena Voss" w:date="2026-09-28T08:29:55Z">
          <w:pPr/>
        </w:pPrChange>
      </w:pPr>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 xml:space="preserve">Good Indust</w:t>
      </w:r>
      <w:r>
        <w:rPr>
          <w:b/>
          <w:i/>
          <w:rPrChange w:id="20001" w:author="Helena Voss" w:date="2026-09-28T08:29:55Z">
            <w:rPr>
              <w:i/>
            </w:rPr>
          </w:rPrChange>
        </w:rPr>
        <w:t xml:space="preserve">ry Practice</w:t>
      </w:r>
      <w:r>
        <w:rPr>
          <w:b/>
          <w:rPrChange w:id="20002" w:author="Helena Voss" w:date="2026-09-28T08:29:55Z">
            <w:rPr/>
          </w:rPrChange>
        </w:rPr>
        <w:t xml:space="preserve">.</w:t>
      </w:r>
      <w:r>
        <w:rPr/>
        <w:t xml:space="preserve">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r>
        <w:rPr>
          <w:b/>
        </w:rPr>
        <w:t xml:space="preserve">320.8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invoicing (module 14), it shall notify the Customer promptly and in any event within five Working Days. The parties shall meet at least quarterly to review performance in relation to the invoicing (module 14) and agree any improvements required.</w:t>
      </w:r>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322. Termination (Module 14)</w:t>
      </w:r>
    </w:p>
    <w:p>
      <w:r>
        <w:rPr>
          <w:b/>
        </w:rPr>
        <w:t xml:space="preserve">322.1 </w:t>
      </w:r>
      <w:r>
        <w:rPr/>
        <w: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t>
      </w:r>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pPr>
        <w:pStyle w:val="Heading2"/>
        <w:pPrChange w:id="20037" w:author="Helena Voss" w:date="2026-09-28T08:29:55Z">
          <w:pPr/>
        </w:pPrChange>
      </w:pPr>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any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 xml:space="preserve">Each party shall bear its own costs in connection with the matters described in this clause, save as otherwise expressly provide</w:t>
      </w:r>
      <w:r>
        <w:rPr>
          <w:b/>
          <w:rPrChange w:id="20032" w:author="Helena Voss" w:date="2026-09-28T08:29:55Z">
            <w:rPr/>
          </w:rPrChange>
        </w:rPr>
        <w:t xml:space="preserve">d. Any appro</w:t>
      </w:r>
      <w:r>
        <w:rPr/>
        <w:t xml:space="preserve">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The parties shall meet at least quarterly to review performance in relation to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