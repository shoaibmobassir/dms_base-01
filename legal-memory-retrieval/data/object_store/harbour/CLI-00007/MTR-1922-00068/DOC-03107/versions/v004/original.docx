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 xml:space="preserve">“Supplier”</w:t>
      </w:r>
      <w:r>
        <w:rPr/>
        <w:t xml:space="preserve"> means Northwind </w:t>
      </w:r>
      <w:r>
        <w:rPr/>
        <w:t xml:space="preserve">reasonable</w:t>
      </w:r>
      <w:r>
        <w:rPr/>
        <w:t xml:space="preserve">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w:t>
      </w:r>
      <w:r>
        <w:rPr>
          <w:b/>
        </w:rPr>
        <w:t xml:space="preserve">e exercise o</w:t>
      </w:r>
      <w:r>
        <w:rPr/>
        <w:t xml:space="preserve">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pPr>
        <w:rPr/>
      </w:pPr>
      <w:r>
        <w:rPr/>
        <w:t xml:space="preserve">8.A The Parties shall co-operate in good faith.</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w:t>
      </w:r>
      <w:del w:id="9103" w:author="Helena Voss" w:date="2026-09-28T08:30:09Z">
        <w:r>
          <w:rPr/>
          <w:delText xml:space="preserve">maintain</w:delText>
        </w:r>
      </w:del>
      <w:ins w:id="9104" w:author="Helena Voss" w:date="2026-09-28T08:30:09Z">
        <w:r>
          <w:rPr/>
          <w:t xml:space="preserve">reasonable</w:t>
        </w:r>
      </w:ins>
      <w:r>
        <w:rPr/>
        <w:t xml:space="preserve"> complete and accurate records relating to the services and shall make them available to the Customer on request. The Supplier shall perform its obligations under this clause with reasonable skill, care and diligence and in accordance with </w:t>
      </w:r>
      <w:r>
        <w:rPr>
          <w:i/>
        </w:rPr>
        <w:t xml:space="preserve">Good Industry Practice</w:t>
      </w:r>
      <w:r>
        <w:rPr/>
        <w:t xml:space="preserve">.</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pPr>
        <w:pStyle w:val="Heading2"/>
        <w:pPrChange w:id="20018" w:author="Helena Voss" w:date="2026-09-28T08:30:09Z">
          <w:pPr/>
        </w:pPrChange>
      </w:pPr>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 xml:space="preserve">Where the Supplier becomes aware </w:t>
      </w:r>
      <w:r>
        <w:rPr/>
        <w:t xml:space="preserve">reasonable</w:t>
      </w:r>
      <w:r>
        <w:rPr/>
        <w:t xml:space="preserve">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 xml:space="preserve">The Customer shall pay each valid invoice within thirty (30) days of receipt.</w:t>
      </w:r>
      <w:r>
        <w:rPr/>
        <w:t xml:space="preserve"> This obligation survives termination.</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pPr>
        <w:rPr/>
      </w:pPr>
      <w:r>
        <w:rPr/>
        <w:t xml:space="preserve">54.A The Parties shall co-operate in good faith.</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pPr>
        <w:rPr>
          <w:ins w:id="9190" w:author="Helena Voss" w:date="2026-09-28T08:30:09Z"/>
        </w:rPr>
      </w:pPr>
      <w:ins w:id="9189" w:author="Helena Voss" w:date="2026-09-28T08:30:09Z">
        <w:r>
          <w:rPr/>
          <w:t xml:space="preserve">57.A The Parties shall co-operate in good faith.</w:t>
        </w:r>
      </w:ins>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w:t>
      </w:r>
      <w:ins w:id="9026" w:author="Helena Voss" w:date="2026-09-28T08:30:09Z">
        <w:r>
          <w:rPr/>
          <w:t xml:space="preserve"> This obligation survives termination.</w:t>
        </w:r>
      </w:ins>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 xml:space="preserve">Any approval given by the Customer under this clause shall not relieve the Supplier of any of its obligations under this Agreement. The parties shall meet at least quarterly to review performance in relation to the invoicing and agree any improvements required.</w:t>
      </w:r>
      <w:ins w:id="9097" w:author="Helena Voss" w:date="2026-09-28T08:30:09Z">
        <w:r>
          <w:rPr/>
          <w:t xml:space="preserve"> This obligation survives termination.</w:t>
        </w:r>
      </w:ins>
    </w:p>
    <w:p>
      <w:pPr>
        <w:pStyle w:val="Heading1"/>
      </w:pPr>
      <w:r>
        <w:rPr/>
        <w:t>9. Term</w:t>
      </w:r>
    </w:p>
    <w:p>
      <w:r>
        <w:rPr>
          <w:b/>
        </w:rPr>
        <w:t xml:space="preserve">9.1 </w:t>
      </w:r>
      <w:r>
        <w:rPr/>
        <w:t xml:space="preserve">The Customer may, acting reasonably, request such information from the Supplier as it requires to verify compliance with this clause. Nothing in this clause shall limit any other right or </w:t>
      </w:r>
      <w:r>
        <w:rPr/>
        <w:t xml:space="preserve">reasonable</w:t>
      </w:r>
      <w:r>
        <w:rPr/>
        <w:t xml:space="preserve">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ins w:id="9074" w:author="Helena Voss" w:date="2026-09-28T08:30:09Z">
        <w:r>
          <w:rPr/>
          <w:t xml:space="preserve"> This obligation survives termination.</w:t>
        </w:r>
      </w:ins>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 xml:space="preserve">Nothing in this clause shall limit any other right or remedy of the Customer</w:t>
      </w:r>
      <w:r>
        <w:rPr>
          <w:b/>
        </w:rPr>
        <w:t xml:space="preserve"> under this </w:t>
      </w:r>
      <w:r>
        <w:rPr/>
        <w:t xml:space="preserve">Agreement or at law. Each party shall bear its own costs in connection with the matters described in this clause, save as otherwise expressly provided.</w:t>
      </w:r>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w:r>
        <w:rPr>
          <w:b/>
        </w:rPr>
        <w:t xml:space="preserve">11.8 </w:t>
      </w:r>
      <w:r>
        <w:rPr/>
        <w:t>Payment of the Service Credits reconciliation shall be made within thirty (30) days following the end of each Contract Year.</w:t>
      </w:r>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 xml:space="preserve">Each party shall bear its own costs in connection with the matters described in this clause, save as otherwise expressly provided. Nothing in this clause shall limi</w:t>
      </w:r>
      <w:r>
        <w:rPr>
          <w:b/>
        </w:rPr>
        <w:t xml:space="preserve">t any other </w:t>
      </w:r>
      <w:r>
        <w:rPr/>
        <w:t xml:space="preserve">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 xml:space="preserve">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r>
        <w:rPr/>
        <w:t xml:space="preserve"> This obligation survives termination.</w:t>
      </w:r>
    </w:p>
    <w:p>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w:r>
        <w:rPr>
          <w:b/>
        </w:rPr>
        <w:t xml:space="preserve">13.7 </w:t>
      </w:r>
      <w:r>
        <w:rPr/>
        <w:t xml:space="preserve">Subject to Clause 9.4, the Supplier shall provide the deliverables described in this clause to the Customer.</w:t>
      </w:r>
      <w:r>
        <w:rPr/>
        <w:t xml:space="preserve"> This obligation survives termination.</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w:t>
      </w:r>
      <w:r>
        <w:rPr>
          <w:b/>
        </w:rPr>
        <w:t xml:space="preserve">ts obligatio</w:t>
      </w:r>
      <w:r>
        <w:rPr/>
        <w:t xml:space="preserve">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 xml:space="preserve">Nothing in this clause shall limit any other right or remedy of the Customer under this Agreement or at law. </w:t>
      </w:r>
      <w:r>
        <w:rPr/>
        <w:t xml:space="preserve">reasonable</w:t>
      </w:r>
      <w:r>
        <w:rPr/>
        <w:t xml:space="preserve">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pPr>
        <w:rPr/>
      </w:pPr>
      <w:r>
        <w:rPr/>
        <w:t xml:space="preserve">148.A The Parties shall co-operate in good faith.</w:t>
      </w:r>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w:r>
        <w:rPr>
          <w:b/>
        </w:rPr>
        <w:t xml:space="preserve">15.4 </w:t>
      </w:r>
      <w:r>
        <w:rPr/>
        <w:t>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w:pPr>
        <w:pStyle w:val="Heading2"/>
        <w:pPrChange w:id="20020" w:author="Helena Voss" w:date="2026-09-28T08:30:09Z">
          <w:pPr/>
        </w:pPrChange>
      </w:pPr>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pPr>
        <w:pStyle w:val="Heading2"/>
      </w:pPr>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Good Industry Practice</w:t>
      </w:r>
      <w:r>
        <w:rPr/>
        <w:t xml:space="preserve">. Each party shall bear its o</w:t>
      </w:r>
      <w:r>
        <w:rPr>
          <w:b/>
          <w:rPrChange w:id="20025" w:author="Helena Voss" w:date="2026-09-28T08:30:09Z">
            <w:rPr/>
          </w:rPrChange>
        </w:rPr>
        <w:t xml:space="preserve">wn costs in </w:t>
      </w:r>
      <w:r>
        <w:rPr/>
        <w:t xml:space="preserve">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w:r>
        <w:rPr>
          <w:b/>
        </w:rPr>
        <w:t xml:space="preserve">17.2 </w:t>
      </w:r>
      <w:r>
        <w:rPr/>
        <w:t>Subject to Clause 9, the Supplier shall provide the deliverables described in this clause to the Customer.</w:t>
      </w:r>
    </w:p>
    <w:p>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w:r>
        <w:rPr>
          <w:b/>
        </w:rPr>
        <w:t xml:space="preserve">17.4 </w:t>
      </w:r>
      <w:r>
        <w:rPr/>
        <w:t>The Supplier shall retain all Customer Data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r>
        <w:rPr>
          <w:b/>
        </w:rPr>
        <w:t xml:space="preserve">17.7 </w:t>
      </w:r>
      <w:r>
        <w:rPr/>
        <w:t>Clause 19 applies to any dispute arising under this clause.</w:t>
      </w:r>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Either party may terminate this Agreement for convenience on not less than thirty (30) days' written notice.</w:t>
      </w:r>
    </w:p>
    <w:p>
      <w:r>
        <w:rPr>
          <w:b/>
        </w:rPr>
        <w:t xml:space="preserve">17.10 </w:t>
      </w:r>
      <w:r>
        <w:rPr/>
        <w:t>The Customer shall settle the Milestone Payment within 30 days of the Acceptance Certificate.</w:t>
      </w:r>
    </w:p>
    <w:p>
      <w:pPr>
        <w:pStyle w:val="Heading1"/>
      </w:pPr>
      <w:r>
        <w:rPr/>
        <w:t>18. Limitation of Liability</w:t>
      </w:r>
    </w:p>
    <w:p>
      <w:r>
        <w:rPr>
          <w:b/>
        </w:rPr>
        <w:t xml:space="preserve">18.1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18.6 </w:t>
      </w:r>
      <w:r>
        <w:rPr/>
        <w:t xml:space="preserve">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w:t>
      </w:r>
      <w:r>
        <w:rPr/>
        <w:t xml:space="preserve">reasonable</w:t>
      </w:r>
      <w:r>
        <w:rPr/>
        <w:t xml:space="preserve"> in any event within five Working Days. The Supplier shall maintain complete and accurate records relating to the limitation of liability and shall make them available to the Customer on request.</w:t>
      </w:r>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20.2 </w:t>
      </w:r>
      <w:r>
        <w:rPr/>
        <w:t>Clause 19.3 applies to any dispute arising under this clause.</w:t>
      </w:r>
    </w:p>
    <w:p>
      <w:r>
        <w:rPr>
          <w:b/>
        </w:rPr>
        <w:t xml:space="preserve">20.3 </w:t>
      </w:r>
      <w:r>
        <w:rPr/>
        <w:t xml:space="preserve">Either party may terminate this Agreement for convenience on not </w:t>
      </w:r>
      <w:del w:id="9065" w:author="Helena Voss" w:date="2026-09-28T08:30:09Z">
        <w:r>
          <w:rPr/>
          <w:delText xml:space="preserve">less</w:delText>
        </w:r>
      </w:del>
      <w:ins w:id="9066" w:author="Helena Voss" w:date="2026-09-28T08:30:09Z">
        <w:r>
          <w:rPr/>
          <w:t xml:space="preserve">reasonable</w:t>
        </w:r>
      </w:ins>
      <w:r>
        <w:rPr/>
        <w:t xml:space="preserve"> than thirty (30) days' written notice.</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pPr>
        <w:rPr>
          <w:del w:id="9166" w:author="Helena Voss" w:date="2026-09-28T08:30:09Z"/>
        </w:rPr>
      </w:pPr>
      <w:del w:id="9165" w:author="Helena Voss" w:date="2026-09-28T08:30:09Z">
        <w:r>
          <w:rPr>
            <w:b/>
          </w:rPr>
          <w:delText xml:space="preserve">20.8 </w:delText>
        </w:r>
        <w:r>
          <w:rPr/>
          <w:delText>The parties shall meet at least quarterly to review performance in relation to the force majeure and agree any improvements required. The Supplier shall maintain complete and accurate records relating to the force majeure and shall make them available to the Customer on request.</w:delText>
        </w:r>
      </w:del>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subcontracting, it shall notify the Customer promptly and in </w:t>
      </w:r>
      <w:r>
        <w:rPr/>
        <w:t xml:space="preserve">reasonable</w:t>
      </w:r>
      <w:r>
        <w:rPr/>
        <w:t xml:space="preserve">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w:r>
        <w:rPr>
          <w:b/>
        </w:rPr>
        <w:t xml:space="preserve">22.2 </w:t>
      </w:r>
      <w:r>
        <w:rPr/>
        <w:t>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ins w:id="9075" w:author="Helena Voss" w:date="2026-09-28T08:30:09Z">
        <w:r>
          <w:rPr/>
          <w:t xml:space="preserve"> This obligation survives termination.</w:t>
        </w:r>
      </w:ins>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The Supplier shall provide the exit plan within thirty (30) days of the Effective Date.</w:t>
      </w:r>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pPr>
        <w:rPr>
          <w:ins w:id="9202" w:author="Helena Voss" w:date="2026-09-28T08:30:09Z"/>
        </w:rPr>
      </w:pPr>
      <w:ins w:id="9201" w:author="Helena Voss" w:date="2026-09-28T08:30:09Z">
        <w:r>
          <w:rPr/>
          <w:t xml:space="preserve">252.A The Parties shall co-operate in good faith.</w:t>
        </w:r>
      </w:ins>
    </w:p>
    <w:p>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24.2 </w:t>
      </w:r>
      <w:r>
        <w:rPr/>
        <w:t>The Supplier shall remedy any material breach within 30 days of written notice requiring it to do so.</w:t>
      </w:r>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r>
        <w:rPr>
          <w:b/>
        </w:rPr>
        <w:t xml:space="preserve">24.5 </w:t>
      </w:r>
      <w:r>
        <w:rPr/>
        <w:t>Subject to Clause 9.4, the Supplier shall provide the deliverables described in this clause to the Customer.</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 xml:space="preserve">Any approval given by the Customer under this clause shall not relieve the Supplier of any of its obligations under this Agreement. Where the Supplier becomes aware of any matter which m</w:t>
      </w:r>
      <w:r>
        <w:rPr>
          <w:b/>
        </w:rPr>
        <w:t xml:space="preserve">ay affect th</w:t>
      </w:r>
      <w:r>
        <w:rPr/>
        <w:t xml:space="preserve">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w:r>
        <w:rPr>
          <w:b/>
        </w:rPr>
        <w:t xml:space="preserve">25.3 </w:t>
      </w:r>
      <w:r>
        <w:rPr/>
        <w:t>Clause 29.1 applies to any dispute arising under this clause.</w:t>
      </w:r>
    </w:p>
    <w:p>
      <w:r>
        <w:rPr>
          <w:b/>
        </w:rPr>
        <w:t xml:space="preserve">25.4 </w:t>
      </w:r>
      <w:r>
        <w:rPr/>
        <w:t xml:space="preserve">Any approval given by the Customer under this clause shall not relieve the Supplier of any of its obligations under this Agreement. T</w:t>
      </w:r>
      <w:r>
        <w:rPr>
          <w:b/>
        </w:rPr>
        <w:t xml:space="preserve">he Supplier </w:t>
      </w:r>
      <w:r>
        <w:rPr/>
        <w:t xml:space="preserve">shall maintain complete and accurate records relating to the governing law and shall make them available to the Customer on request. The Customer may, acting reasonably, request such information from the Supplier as it requires to verify compliance with this clause.</w:t>
      </w:r>
    </w:p>
    <w:p>
      <w:r>
        <w:rPr>
          <w:b/>
        </w:rPr>
        <w:t xml:space="preserve">25.5 </w:t>
      </w:r>
      <w:r>
        <w:rPr/>
        <w:t>Nothing in this clause shall limit any other right or remedy of the Customer under this Agreement or at law. The Customer may, acting reasonably, request such information from the Supplier as it requires to verify compliance with this clause.</w:t>
      </w:r>
    </w:p>
    <w:p>
      <w:pPr>
        <w:rPr/>
      </w:pPr>
      <w:r>
        <w:rPr/>
        <w:t xml:space="preserve">278.A The Parties shall co-operate in good faith.</w:t>
      </w:r>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r>
        <w:rPr>
          <w:b/>
        </w:rPr>
        <w:t xml:space="preserve">25.10 </w:t>
      </w:r>
      <w:r>
        <w:rPr/>
        <w:t>Clause 19.3 applies to any dispute arising under this clause.</w:t>
      </w:r>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2"/>
      </w:pPr>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w:pPr>
        <w:pStyle w:val="Heading2"/>
      </w:pPr>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pPr>
        <w:rPr>
          <w:del w:id="9156" w:author="Helena Voss" w:date="2026-09-28T08:30:09Z"/>
        </w:rPr>
      </w:pPr>
      <w:del w:id="9155" w:author="Helena Voss" w:date="2026-09-28T08:30:09Z">
        <w:r>
          <w:rPr>
            <w:b/>
          </w:rPr>
          <w:delText xml:space="preserve">27.1 </w:delText>
        </w:r>
        <w:r>
          <w:rPr/>
          <w:delTex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delText>
        </w:r>
        <w:r>
          <w:rPr>
            <w:i/>
          </w:rPr>
          <w:delText>Good Industry Practice</w:delText>
        </w:r>
        <w:r>
          <w:rPr/>
          <w:delText>. The Customer may, acting reasonably, request such information from the Supplier as it requires to verify compliance with this clause. Each party shall bear its own costs in connection with the matters described in this clause, save as otherwise expressly provided.</w:delText>
        </w:r>
      </w:del>
    </w:p>
    <w:p>
      <w:r>
        <w:rPr>
          <w:b/>
        </w:rPr>
        <w:t xml:space="preserve">27.2 </w:t>
      </w:r>
      <w:r>
        <w:rPr/>
        <w:t xml:space="preserve">Each party shall bear its own costs in connection with the matters described in this clause, save as otherwise expressly provided. Each </w:t>
      </w:r>
      <w:r>
        <w:rPr/>
        <w:t xml:space="preserve">reasonable</w:t>
      </w:r>
      <w:r>
        <w:rPr/>
        <w:t xml:space="preserve">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r>
        <w:rPr>
          <w:b/>
        </w:rPr>
        <w:t xml:space="preserve">27.4 </w:t>
      </w:r>
      <w:r>
        <w:rPr/>
        <w:t>The Supplier shall provide the exit plan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 xml:space="preserve">Nothing in this clause shall limit any </w:t>
      </w:r>
      <w:r>
        <w:rPr/>
        <w:t xml:space="preserve">reasonable</w:t>
      </w:r>
      <w:r>
        <w:rPr/>
        <w:t xml:space="preserve">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 xml:space="preserve">The Supplier shall retain all Customer Data for 30 days after termination before secure deletion.</w:t>
      </w:r>
      <w:r>
        <w:rPr/>
        <w:t xml:space="preserve"> This obligation survives termination.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w:t>
      </w:r>
      <w:r>
        <w:rPr/>
        <w:t xml:space="preserve">reasonable</w:t>
      </w:r>
      <w:r>
        <w:rPr/>
        <w:t xml:space="preserve">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 xml:space="preserve">Nothing in this clause shall limit any other right or remedy of the Customer under this Agreement or at law. The Customer may, acting reasonably, request such information </w:t>
      </w:r>
      <w:r>
        <w:rPr/>
        <w:t xml:space="preserve">reasonable</w:t>
      </w:r>
      <w:r>
        <w:rPr/>
        <w:t xml:space="preserve"> the Supplier as it requires to verify compliance with this clause. The parties shall meet at least quarterly to review performance in relation to the customer obligations (module 2) and agree any improvements required.</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w:r>
        <w:rPr>
          <w:b/>
        </w:rPr>
        <w:t xml:space="preserve">29.7 </w:t>
      </w:r>
      <w:r>
        <w:rPr/>
        <w:t>The Supplier shall provide the exit plan within thirty (30) days of the Effective Date.</w:t>
      </w:r>
    </w:p>
    <w:p>
      <w:pPr>
        <w:pStyle w:val="Heading2"/>
      </w:pPr>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p>
    <w:p>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w:pPr>
        <w:rPr/>
      </w:pPr>
      <w:r>
        <w:rPr/>
        <w:t xml:space="preserve">340.A The Parties shall co-operate in good faith.</w:t>
      </w:r>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 xml:space="preserve">The parties shall meet at least quarterly to review performance in relation to the change control (module 2) and agree any improvements required. Each party shall bear its own costs in connection with the matters described in this clause, save as otherwise expressly provided.</w:t>
      </w:r>
      <w:r>
        <w:rPr/>
        <w:t xml:space="preserve"> This obligation survives termination.</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The Supplier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 xml:space="preserve">The Customer shall pay each valid invoice within thirty (30) days of receipt.</w:t>
      </w:r>
      <w:r>
        <w:rPr/>
        <w:t xml:space="preserve"> This obligation survives termination.</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Undisputed amounts shall be paid no later than 30 days after the date of the relevant invoice.</w:t>
      </w:r>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w:t>
      </w:r>
      <w:r>
        <w:rPr>
          <w:b/>
        </w:rPr>
        <w:t xml:space="preserve">pplier shall</w:t>
      </w:r>
      <w:r>
        <w:rPr/>
        <w:t xml:space="preserve">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31.9 </w:t>
      </w:r>
      <w:r>
        <w:rPr/>
        <w:t xml:space="preserve">The Customer may, acting reasonably, request such information from the Supplier as it requires </w:t>
      </w:r>
      <w:del w:id="9063" w:author="Helena Voss" w:date="2026-09-28T08:30:09Z">
        <w:r>
          <w:rPr/>
          <w:delText xml:space="preserve">to</w:delText>
        </w:r>
      </w:del>
      <w:ins w:id="9064" w:author="Helena Voss" w:date="2026-09-28T08:30:09Z">
        <w:r>
          <w:rPr/>
          <w:t xml:space="preserve">reasonable</w:t>
        </w:r>
      </w:ins>
      <w:r>
        <w:rPr/>
        <w:t xml:space="preserve">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 xml:space="preserve">Any approval given by the Customer under this clause shall not relieve the Supplier of any of its obligations under this Agreement. The Customer may, acting reasonably, request such information from the Supplier </w:t>
      </w:r>
      <w:r>
        <w:rPr/>
        <w:t xml:space="preserve">reasonable</w:t>
      </w:r>
      <w:r>
        <w:rPr/>
        <w:t xml:space="preserve">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32.2 </w:t>
      </w:r>
      <w:r>
        <w:rPr/>
        <w: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rPr/>
      </w:pPr>
      <w:r>
        <w:rPr/>
        <w:t xml:space="preserve">397.A The Parties shall co-operate in good faith.</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r>
        <w:rPr>
          <w:b/>
        </w:rPr>
        <w:t xml:space="preserve">35.4 </w:t>
      </w:r>
      <w:r>
        <w:rPr/>
        <w:t>Either party may terminate this Agreement for convenience on not less than thirty (30) days' written notice.</w:t>
      </w:r>
    </w:p>
    <w:p>
      <w:pPr>
        <w:rPr/>
      </w:pPr>
      <w:r>
        <w:rPr/>
        <w:t xml:space="preserve">401.A The Parties shall co-operate in good faith.</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w:t>
      </w:r>
      <w:r>
        <w:rPr>
          <w:i/>
        </w:rPr>
        <w:t xml:space="preserve">reasonable</w:t>
      </w:r>
      <w:r>
        <w:rPr/>
        <w:t xml:space="preserve">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w:t>
      </w:r>
      <w:r>
        <w:rPr/>
        <w:t xml:space="preserve">reasonable</w:t>
      </w:r>
      <w:r>
        <w:rPr/>
        <w:t xml:space="preserve">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pPr>
        <w:rPr>
          <w:ins w:id="9192" w:author="Helena Voss" w:date="2026-09-28T08:30:09Z"/>
        </w:rPr>
      </w:pPr>
      <w:ins w:id="9191" w:author="Helena Voss" w:date="2026-09-28T08:30:09Z">
        <w:r>
          <w:rPr/>
          <w:t xml:space="preserve">419.A The Parties shall co-operate in good faith.</w:t>
        </w:r>
      </w:ins>
    </w:p>
    <w:p>
      <w:r>
        <w:rPr>
          <w:b/>
        </w:rPr>
        <w:t xml:space="preserve">36.11 </w:t>
      </w:r>
      <w:r>
        <w:rPr/>
        <w:t xml:space="preserve">Nothing in this clause shall limit any other right or remedy of the Customer under this Agreement or at law. The Customer may, acting reasonably, request such information from the Supplier as it requires to verify compliance </w:t>
      </w:r>
      <w:r>
        <w:rPr/>
        <w:t xml:space="preserve">reasonable</w:t>
      </w:r>
      <w:r>
        <w:rPr/>
        <w:t xml:space="preserve"> this clause.</w:t>
      </w:r>
    </w:p>
    <w:p>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 xml:space="preserve">The parties shall meet at least quarterly to review performance in relation to the data protection (module 2) and agree any improvements required. Any approval given by the Customer under this clause shall not relieve the Supplier of any </w:t>
      </w:r>
      <w:del w:id="9024" w:author="Helena Voss" w:date="2026-09-28T08:30:09Z">
        <w:r>
          <w:rPr/>
          <w:delText xml:space="preserve">of</w:delText>
        </w:r>
      </w:del>
      <w:ins w:id="9025" w:author="Helena Voss" w:date="2026-09-28T08:30:09Z">
        <w:r>
          <w:rPr/>
          <w:t xml:space="preserve">reasonable</w:t>
        </w:r>
      </w:ins>
      <w:r>
        <w:rPr/>
        <w:t xml:space="preserve"> its obligations under this Agreement. The Supplier shall maintain complete and accurate records relating to the data protection (module 2) and shall make them available to the Customer on request.</w:t>
      </w:r>
    </w:p>
    <w:p>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w:r>
        <w:rPr>
          <w:b/>
        </w:rPr>
        <w:t xml:space="preserve">37.8 </w:t>
      </w:r>
      <w:r>
        <w:rPr/>
        <w:t>Subject to Clause 9, the Supplier shall provide the deliverables described in this clause to the Customer.</w:t>
      </w:r>
    </w:p>
    <w:p>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38. Security (Module 2)</w:t>
      </w:r>
    </w:p>
    <w:p>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38.2 </w:t>
      </w:r>
      <w:r>
        <w:rPr/>
        <w:t>Subject to Clause 9, the Supplier shall provide the deliverables described in this clause to the Customer.</w:t>
      </w:r>
    </w:p>
    <w:p>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w:t>
      </w:r>
      <w:r>
        <w:rPr/>
        <w:t xml:space="preserve">reasonable</w:t>
      </w:r>
      <w:r>
        <w:rPr/>
        <w:t xml:space="preserve"> (module 2),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p>
    <w:p>
      <w:r>
        <w:rPr>
          <w:b/>
        </w:rPr>
        <w:t xml:space="preserve">38.6 </w:t>
      </w:r>
      <w:r>
        <w:rPr/>
        <w:t>Clause 19 applies to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 xml:space="preserve">Where the Supplier becomes aware of any matter which may affect the security (module 2), it shall notify the Customer promptly and in any ev</w:t>
      </w:r>
      <w:r>
        <w:rPr>
          <w:b/>
        </w:rPr>
        <w:t xml:space="preserve">ent within f</w:t>
      </w:r>
      <w:r>
        <w:rPr/>
        <w:t xml:space="preserve">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 xml:space="preserve">Either party may terminate this Agreement for convenience on not less </w:t>
      </w:r>
      <w:r>
        <w:rPr/>
        <w:t xml:space="preserve">reasonable</w:t>
      </w:r>
      <w:r>
        <w:rPr/>
        <w:t xml:space="preserve"> thirty (30) days' written notice.</w:t>
      </w:r>
    </w:p>
    <w:p>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39.4 </w:t>
      </w:r>
      <w:r>
        <w:rPr/>
        <w: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39.6 </w:t>
      </w:r>
      <w:r>
        <w:rPr/>
        <w:t xml:space="preserve">The Supplier shall maintain complete and accurate records relating to the audit (module 2) and shall make them available to the </w:t>
      </w:r>
      <w:del w:id="9076" w:author="Helena Voss" w:date="2026-09-28T08:30:09Z">
        <w:r>
          <w:rPr/>
          <w:delText xml:space="preserve">Customer</w:delText>
        </w:r>
      </w:del>
      <w:ins w:id="9077" w:author="Helena Voss" w:date="2026-09-28T08:30:09Z">
        <w:r>
          <w:rPr/>
          <w:t xml:space="preserve">reasonable</w:t>
        </w:r>
      </w:ins>
      <w:r>
        <w:rPr/>
        <w:t xml:space="preserve">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 xml:space="preserve">The Customer may, acting reasonably, request such information from the Supplier as it requires to verify compliance with this clause. Each party shall bear its own costs in connection </w:t>
      </w:r>
      <w:r>
        <w:rPr>
          <w:b/>
        </w:rPr>
        <w:t xml:space="preserve">with the mat</w:t>
      </w:r>
      <w:r>
        <w:rPr/>
        <w:t xml:space="preserve">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w:pPr>
        <w:pStyle w:val="Heading1"/>
      </w:pPr>
      <w:r>
        <w:rPr/>
        <w:t>40. Warranties (Module 2)</w:t>
      </w:r>
    </w:p>
    <w:p>
      <w:r>
        <w:rPr>
          <w:b/>
        </w:rPr>
        <w:t xml:space="preserve">40.1 </w:t>
      </w:r>
      <w:r>
        <w:rPr/>
        <w:t xml:space="preserve">Subject to Clause 9, the Supplier shall provide the deliverables described in this clause to the Customer.</w:t>
      </w:r>
      <w:r>
        <w:rPr/>
        <w:t xml:space="preserve"> This obligation survives termination.</w:t>
      </w:r>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40.4 </w:t>
      </w:r>
      <w:r>
        <w:rPr/>
        <w:t>Subject to Clause 9.2, the Supplier shall provide the deliverables described in this clause to the Customer.</w:t>
      </w:r>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r>
        <w:rPr/>
        <w:t xml:space="preserve"> This obligation survives termination.</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pPr>
        <w:rPr/>
      </w:pPr>
      <w:r>
        <w:rPr/>
        <w:t xml:space="preserve">472.A The Parties shall co-operate in good faith.</w:t>
      </w:r>
    </w:p>
    <w:p>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41.10 </w:t>
      </w:r>
      <w:r>
        <w:rPr/>
        <w:t xml:space="preserve">Clause 29.1 applies to </w:t>
      </w:r>
      <w:r>
        <w:rPr/>
        <w:t xml:space="preserve">reasonable</w:t>
      </w:r>
      <w:r>
        <w:rPr/>
        <w:t xml:space="preserve">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 xml:space="preserve">The parties shall meet at least quarterly to review performance in relation to the limitation of liability (module 2) and agree any improvements required. Nothing in this clause shall limit any other right or remedy of the Customer under this </w:t>
      </w:r>
      <w:r>
        <w:rPr/>
        <w:t xml:space="preserve">reasonable</w:t>
      </w:r>
      <w:r>
        <w:rPr/>
        <w:t xml:space="preserve"> or at law.</w:t>
      </w:r>
    </w:p>
    <w:p>
      <w:pPr>
        <w:pStyle w:val="Heading1"/>
      </w:pPr>
      <w:r>
        <w:rPr/>
        <w:t>43. Insurance (Module 2)</w:t>
      </w:r>
    </w:p>
    <w:p>
      <w:r>
        <w:rPr>
          <w:b/>
        </w:rPr>
        <w:t xml:space="preserve">43.1 </w:t>
      </w:r>
      <w:r>
        <w:rPr/>
        <w:t>Either party may terminate this Agreement for convenience on not less than thirty (30) days' written notice.</w:t>
      </w:r>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r>
        <w:rPr>
          <w:b/>
        </w:rPr>
        <w:t xml:space="preserve">43.3 </w:t>
      </w:r>
      <w:r>
        <w:rPr/>
        <w:t>The Supplier shall provide the exit plan within thirty (30) days of the Effective Date.</w:t>
      </w:r>
    </w:p>
    <w:p>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w:t>
      </w:r>
      <w:r>
        <w:rPr/>
        <w:t xml:space="preserve">reasonable</w:t>
      </w:r>
      <w:r>
        <w:rPr/>
        <w:t xml:space="preserve"> this clause, save as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44.7 </w:t>
      </w:r>
      <w:r>
        <w:rPr/>
        <w:t>The Supplier shall provide the exit plan within thirty (30) days of the Effective Date.</w:t>
      </w:r>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 xml:space="preserve">The Customer may, acting reasonably, request such information from the Supplier as it requires to verify compliance with this clause. Where the Supplier becomes aware of any matter which</w:t>
      </w:r>
      <w:r>
        <w:rPr>
          <w:b/>
        </w:rPr>
        <w:t xml:space="preserve"> may affect </w:t>
      </w:r>
      <w:r>
        <w:rPr/>
        <w:t xml:space="preserve">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pPr>
        <w:rPr/>
      </w:pPr>
      <w:r>
        <w:rPr/>
        <w:t xml:space="preserve">519.A The Parties shall co-operate in good faith.</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r>
        <w:rPr>
          <w:b/>
        </w:rPr>
        <w:t xml:space="preserve">45.10 </w:t>
      </w:r>
      <w:r>
        <w:rPr/>
        <w:t xml:space="preserve">Any approval given by the Customer under this clause shall not relieve the Supplier of any of its obligations under this Agreement. The parties shall meet at least quarterly to review</w:t>
      </w:r>
      <w:r>
        <w:rPr>
          <w:b/>
        </w:rPr>
        <w:t xml:space="preserve"> performance</w:t>
      </w:r>
      <w:r>
        <w:rPr/>
        <w:t xml:space="preserv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w:pPr>
        <w:pStyle w:val="Heading1"/>
      </w:pPr>
      <w:r>
        <w:rPr/>
        <w:t>46. Assignment (Module 2)</w:t>
      </w:r>
    </w:p>
    <w:p>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 xml:space="preserve">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w:t>
      </w:r>
      <w:del w:id="9005" w:author="Helena Voss" w:date="2026-09-28T08:30:09Z">
        <w:r>
          <w:rPr/>
          <w:delText xml:space="preserve">matters</w:delText>
        </w:r>
      </w:del>
      <w:ins w:id="9006" w:author="Helena Voss" w:date="2026-09-28T08:30:09Z">
        <w:r>
          <w:rPr/>
          <w:t xml:space="preserve">reasonable</w:t>
        </w:r>
      </w:ins>
      <w:r>
        <w:rPr/>
        <w:t xml:space="preserve"> described in this clause, save as otherwise expressly provided. Any approval given by the Customer under this clause shall not relieve the Supplier of any of its obligations under this Agreement.</w:t>
      </w:r>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pPr>
        <w:rPr>
          <w:ins w:id="9184" w:author="Helena Voss" w:date="2026-09-28T08:30:09Z"/>
        </w:rPr>
      </w:pPr>
      <w:ins w:id="9183" w:author="Helena Voss" w:date="2026-09-28T08:30:09Z">
        <w:r>
          <w:rPr/>
          <w:t xml:space="preserve">533.A The Parties shall co-operate in good faith.</w:t>
        </w:r>
      </w:ins>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 xml:space="preserve">Clause 19.3 applies to any </w:t>
      </w:r>
      <w:r>
        <w:rPr/>
        <w:t xml:space="preserve">reasonable</w:t>
      </w:r>
      <w:r>
        <w:rPr/>
        <w:t xml:space="preserve"> arising under this clause.</w:t>
      </w:r>
    </w:p>
    <w:p>
      <w:r>
        <w:rPr>
          <w:b/>
        </w:rPr>
        <w:t xml:space="preserve">48.5 </w:t>
      </w:r>
      <w:r>
        <w:rPr/>
        <w:t xml:space="preserve">Each party shall bear its own costs in connection with the matters described in this clause, save as otherwise expressly provided. Nothing in this clause shall limit any other right or remedy of the Customer under this Agreement or at law.</w:t>
      </w:r>
      <w:ins w:id="9137" w:author="Helena Voss" w:date="2026-09-28T08:30:09Z">
        <w:r>
          <w:rPr/>
          <w:t xml:space="preserve"> This obligation survives termination.</w:t>
        </w:r>
      </w:ins>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pPr>
        <w:rPr/>
      </w:pPr>
      <w:r>
        <w:rPr/>
        <w:t xml:space="preserve">564.A The Parties shall co-operate in good faith.</w:t>
      </w:r>
      <w:ins w:id="9100" w:author="Helena Voss" w:date="2026-09-28T08:30:09Z">
        <w:r>
          <w:rPr/>
          <w:t xml:space="preserve"> This obligation survives termination.</w:t>
        </w:r>
      </w:ins>
    </w:p>
    <w:p>
      <w:r>
        <w:rPr>
          <w:b/>
        </w:rPr>
        <w:t xml:space="preserve">49.4 </w:t>
      </w:r>
      <w:r>
        <w:rPr/>
        <w:t>The Supplier shall remedy any material breach within 30 days of written notice requiring it to do so.</w:t>
      </w:r>
    </w:p>
    <w:p>
      <w:r>
        <w:rPr>
          <w:b/>
        </w:rPr>
        <w:t xml:space="preserve">49.5 </w:t>
      </w:r>
      <w:r>
        <w:rPr/>
        <w:t xml:space="preserve">The Supplier shall maintain complete and accurate records relating to the governing law (module 2) and shall make them available to the C</w:t>
      </w:r>
      <w:r>
        <w:rPr>
          <w:b/>
          <w:rPrChange w:id="20031" w:author="Helena Voss" w:date="2026-09-28T08:30:09Z">
            <w:rPr/>
          </w:rPrChange>
        </w:rPr>
        <w:t xml:space="preserve">ustomer on r</w:t>
      </w:r>
      <w:r>
        <w:rPr/>
        <w:t xml:space="preserve">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 xml:space="preserve">Good Industry Practice</w:t>
      </w:r>
      <w:r>
        <w:rPr/>
        <w:t xml:space="preserve">.</w:t>
      </w:r>
      <w:ins w:id="9062" w:author="Helena Voss" w:date="2026-09-28T08:30:09Z">
        <w:r>
          <w:rPr/>
          <w:t xml:space="preserve"> This obligation survives termination.</w:t>
        </w:r>
      </w:ins>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rPr>
          <w:del w:id="9172" w:author="Helena Voss" w:date="2026-09-28T08:30:09Z"/>
        </w:rPr>
      </w:pPr>
      <w:del w:id="9171" w:author="Helena Voss" w:date="2026-09-28T08:30:09Z">
        <w:r>
          <w:rPr>
            <w:b/>
          </w:rPr>
          <w:delText xml:space="preserve">50.3 </w:delText>
        </w:r>
        <w:r>
          <w:rPr/>
          <w:delText>Clause 19 applies to any dispute arising under this clause.</w:delText>
        </w:r>
      </w:del>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w:t>
      </w:r>
      <w:r>
        <w:rPr/>
        <w:t xml:space="preserve">reasonable</w:t>
      </w:r>
      <w:r>
        <w:rPr/>
        <w:t xml:space="preserve">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 xml:space="preserve">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ins w:id="9111" w:author="Helena Voss" w:date="2026-09-28T08:30:09Z">
        <w:r>
          <w:rPr/>
          <w:t xml:space="preserve"> This obligation survives termination.</w:t>
        </w:r>
      </w:ins>
    </w:p>
    <w:p>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 xml:space="preserve">Nothing in this clause shall limit any other right or remedy of the Customer under this Agreement or at law. The Supplier shall maintain complete and accurate records relating to the service levels (module 3) and shall make them available to the Customer on request.</w:t>
      </w:r>
      <w:r>
        <w:rPr/>
        <w:t xml:space="preserve"> This obligation survives termination.</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52.6 </w:t>
      </w:r>
      <w:r>
        <w:rPr/>
        <w:t xml:space="preserve">The parties shall meet at least quarterly to review performance in relation to the personnel (module 3) and agree any improvements </w:t>
      </w:r>
      <w:r>
        <w:rPr/>
        <w:t xml:space="preserve">reasonable</w:t>
      </w:r>
      <w:r>
        <w:rPr/>
        <w:t xml:space="preserve">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52.8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personnel (module 3) and shall make </w:t>
      </w:r>
      <w:r>
        <w:rPr/>
        <w:t xml:space="preserve">reasonable</w:t>
      </w:r>
      <w:r>
        <w:rPr/>
        <w:t xml:space="preserve"> available to the Customer on request.</w:t>
      </w:r>
      <w:ins w:id="9073" w:author="Helena Voss" w:date="2026-09-28T08:30:09Z">
        <w:r>
          <w:rPr/>
          <w:t xml:space="preserve"> This obligation survives termination.</w:t>
        </w:r>
      </w:ins>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53.5 </w:t>
      </w:r>
      <w:r>
        <w:rPr/>
        <w:t>Subject to Clause 9.4, the Supplier shall provide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pPr>
        <w:pStyle w:val="Heading2"/>
        <w:pPrChange w:id="20022" w:author="Helena Voss" w:date="2026-09-28T08:30:09Z">
          <w:pPr/>
        </w:pPrChange>
      </w:pPr>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53.8 </w:t>
      </w:r>
      <w:r>
        <w:rPr/>
        <w:t>Clause 29.1 applies to any dispute arising under this clause.</w:t>
      </w:r>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Subject to Clause 9.4, the Supplier shall provide the deliverables described in this clause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54.7 </w:t>
      </w:r>
      <w:r>
        <w:rPr/>
        <w:t>Clause 29.1 applies to any dispute arising under this clause.</w:t>
      </w:r>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55.2 </w:t>
      </w:r>
      <w:r>
        <w:rPr/>
        <w:t>The Customer shall settle the Milestone Payment within 30 days of the Acceptance Certificate.</w:t>
      </w:r>
    </w:p>
    <w:p>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55.5 </w:t>
      </w:r>
      <w:r>
        <w:rPr/>
        <w:t xml:space="preserve">Undisputed amounts shall be </w:t>
      </w:r>
      <w:r>
        <w:rPr>
          <w:b/>
          <w:rPrChange w:id="20023" w:author="Helena Voss" w:date="2026-09-28T08:30:09Z">
            <w:rPr/>
          </w:rPrChange>
        </w:rPr>
        <w:t xml:space="preserve">paid no late</w:t>
      </w:r>
      <w:r>
        <w:rPr/>
        <w:t xml:space="preserv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 xml:space="preserve">Clause 19 applies to any dispute arising under this clause.</w:t>
      </w:r>
      <w:ins w:id="9105" w:author="Helena Voss" w:date="2026-09-28T08:30:09Z">
        <w:r>
          <w:rPr/>
          <w:t xml:space="preserve"> This obligation survives termination.</w:t>
        </w:r>
      </w:ins>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pPr>
        <w:rPr/>
      </w:pPr>
      <w:r>
        <w:rPr/>
        <w:t xml:space="preserve">648.A The Parties shall co-operate in good faith.</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with reasonable skill, care and diligence and in accordance with </w:t>
      </w:r>
      <w:r>
        <w:rPr>
          <w:i/>
        </w:rPr>
        <w:t>Good Industry Practice</w:t>
      </w:r>
      <w:r>
        <w:rPr/>
        <w:t xml:space="preserve">. Where the Supplier becomes aware</w:t>
      </w:r>
      <w:r>
        <w:rPr>
          <w:b/>
          <w:rPrChange w:id="20029" w:author="Helena Voss" w:date="2026-09-28T08:30:09Z">
            <w:rPr/>
          </w:rPrChange>
        </w:rPr>
        <w:t xml:space="preserve"> of any matt</w:t>
      </w:r>
      <w:r>
        <w:rPr/>
        <w:t xml:space="preserve">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r>
        <w:rPr/>
        <w:t xml:space="preserve"> This obligation survives termination.</w:t>
      </w:r>
    </w:p>
    <w:p>
      <w:r>
        <w:rPr>
          <w:b/>
        </w:rPr>
        <w:t xml:space="preserve">57.5 </w:t>
      </w:r>
      <w:r>
        <w:rPr/>
        <w:t xml:space="preserve">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ins w:id="9130" w:author="Helena Voss" w:date="2026-09-28T08:30:09Z">
        <w:r>
          <w:rPr/>
          <w:t xml:space="preserve"> This obligation survives termination.</w:t>
        </w:r>
      </w:ins>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w:r>
        <w:rPr>
          <w:b/>
        </w:rPr>
        <w:t xml:space="preserve">57.8 </w:t>
      </w:r>
      <w:r>
        <w:rPr/>
        <w:t>Subject to Clause 9.4, the Supplier shall provide the deliverables described in this clause to the Customer.</w:t>
      </w:r>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Subject to Clause 9.2, the Supplier shall provide the deliverables described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w:r>
        <w:rPr>
          <w:b/>
        </w:rPr>
        <w:t xml:space="preserve">58.3 </w:t>
      </w:r>
      <w:r>
        <w:rPr/>
        <w:t xml:space="preserve">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r>
        <w:rPr/>
        <w:t xml:space="preserve"> This obligation survives termination.</w:t>
      </w:r>
    </w:p>
    <w:p>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w:r>
        <w:rPr>
          <w:b/>
        </w:rPr>
        <w:t xml:space="preserve">58.5 </w:t>
      </w:r>
      <w:r>
        <w:rPr/>
        <w:t xml:space="preserve">The Supplier shall retain all Customer Data for 30 days after termination before secure deletion.</w:t>
      </w:r>
      <w:r>
        <w:rPr/>
        <w:t xml:space="preserve"> This obligation survives termination.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pPr>
        <w:rPr>
          <w:del w:id="9154" w:author="Helena Voss" w:date="2026-09-28T08:30:09Z"/>
        </w:rPr>
      </w:pPr>
      <w:del w:id="9153" w:author="Helena Voss" w:date="2026-09-28T08:30:09Z">
        <w:r>
          <w:rPr>
            <w:b/>
          </w:rPr>
          <w:delText xml:space="preserve">58.9 </w:delText>
        </w:r>
        <w:r>
          <w:rPr/>
          <w:delTex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delText>
        </w:r>
        <w:r>
          <w:rPr>
            <w:i/>
          </w:rPr>
          <w:delText>Good Industry Practice</w:delText>
        </w:r>
        <w:r>
          <w:rPr/>
          <w:delText>.</w:delText>
        </w:r>
      </w:del>
    </w:p>
    <w:p>
      <w:r>
        <w:rPr>
          <w:b/>
        </w:rPr>
        <w:t xml:space="preserve">58.10 </w:t>
      </w:r>
      <w:r>
        <w:rPr/>
        <w:t xml:space="preserve">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r>
        <w:rPr/>
        <w:t xml:space="preserve"> This obligation survives termination.</w:t>
      </w:r>
    </w:p>
    <w:p>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59. Confidentiality (Module 3)</w:t>
      </w:r>
    </w:p>
    <w:p>
      <w:r>
        <w:rPr>
          <w:b/>
        </w:rPr>
        <w:t xml:space="preserve">59.1 </w:t>
      </w:r>
      <w:r>
        <w:rPr/>
        <w: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Subject to Clause 9.4, the Supplier shall provide the deliverables described in this clause to the Customer.</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61. Data Protection (Module 3)</w:t>
      </w:r>
    </w:p>
    <w:p>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pPr>
        <w:pStyle w:val="Heading2"/>
      </w:pPr>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w:t>
      </w:r>
      <w:r>
        <w:rPr/>
        <w:t xml:space="preserve">reasonable</w:t>
      </w:r>
      <w:r>
        <w:rPr/>
        <w:t xml:space="preserve"> required.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 xml:space="preserve">The Supplier shall </w:t>
      </w:r>
      <w:r>
        <w:rPr/>
        <w:t xml:space="preserve">reasonable</w:t>
      </w:r>
      <w:r>
        <w:rPr/>
        <w:t xml:space="preserve"> complete and accurate records relating to the security (module 3) and shall make them available to the Customer on request. Any approval given by the </w:t>
      </w:r>
      <w:del w:id="9047" w:author="Helena Voss" w:date="2026-09-28T08:30:09Z">
        <w:r>
          <w:rPr/>
          <w:delText xml:space="preserve">Customer</w:delText>
        </w:r>
      </w:del>
      <w:ins w:id="9048" w:author="Helena Voss" w:date="2026-09-28T08:30:09Z">
        <w:r>
          <w:rPr/>
          <w:t xml:space="preserve">reasonable</w:t>
        </w:r>
      </w:ins>
      <w:r>
        <w:rPr/>
        <w:t xml:space="preserve">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Clause 19.3 applies to any dispute arising under this clause.</w:t>
      </w:r>
    </w:p>
    <w:p>
      <w:r>
        <w:rPr>
          <w:b/>
        </w:rPr>
        <w:t xml:space="preserve">64.5 </w:t>
      </w:r>
      <w:r>
        <w:rPr/>
        <w:t>The Supplier shall retain all Customer Data for 30 days after termination before secure deletion.</w:t>
      </w:r>
    </w:p>
    <w:p>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2"/>
        <w:pPrChange w:id="20016" w:author="Helena Voss" w:date="2026-09-28T08:30:09Z">
          <w:pPr/>
        </w:pPrChange>
      </w:pPr>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65.7 </w:t>
      </w:r>
      <w:r>
        <w:rPr/>
        <w:t>Subject to Clause 9, the Supplier shall provide the deliverables described in this clause to the Customer.</w:t>
      </w:r>
    </w:p>
    <w:p>
      <w:r>
        <w:rPr>
          <w:b/>
        </w:rPr>
        <w:t xml:space="preserve">65.8 </w:t>
      </w:r>
      <w:r>
        <w:rPr/>
        <w:t xml:space="preserve">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r>
        <w:rPr/>
        <w:t xml:space="preserve"> This obligation survives termination.</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 xml:space="preserve">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ins w:id="9089" w:author="Helena Voss" w:date="2026-09-28T08:30:09Z">
        <w:r>
          <w:rPr/>
          <w:t xml:space="preserve"> This obligation survives termination.</w:t>
        </w:r>
      </w:ins>
    </w:p>
    <w:p>
      <w:pPr>
        <w:pStyle w:val="Heading1"/>
      </w:pPr>
      <w:r>
        <w:rPr/>
        <w:t>66. Limitation of Liability (Module 3)</w:t>
      </w:r>
    </w:p>
    <w:p>
      <w:r>
        <w:rPr>
          <w:b/>
        </w:rPr>
        <w:t xml:space="preserve">66.1 </w:t>
      </w:r>
      <w:r>
        <w:rPr/>
        <w:t>Subject to Clause 9, the Supplier shall provide the deliverables described in this clause to the Customer.</w:t>
      </w:r>
    </w:p>
    <w:p>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66.3 </w:t>
      </w:r>
      <w:r>
        <w:rPr/>
        <w:t xml:space="preserve">The parties shall meet at least quarterly to review performance in relation to the limitation of liability (module 3) and agree any improvements required. Where </w:t>
      </w:r>
      <w:r>
        <w:rPr/>
        <w:t xml:space="preserve">reasonable</w:t>
      </w:r>
      <w:r>
        <w:rPr/>
        <w:t xml:space="preserv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Clause 19 applies to any dispute arising under this clause.</w:t>
      </w:r>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 xml:space="preserve">Where the Supplier becomes aware of any matter which may affect the insurance (module 3), it shall notify the Customer promptly and in any event within </w:t>
      </w:r>
      <w:r>
        <w:rPr/>
        <w:t xml:space="preserve">reasonable</w:t>
      </w:r>
      <w:r>
        <w:rPr/>
        <w:t xml:space="preserve"> Working Days. Where the Supplier becomes aware of any matter which may affect the insurance (module 3), it shall notify the Customer promptly </w:t>
      </w:r>
      <w:del w:id="9030" w:author="Helena Voss" w:date="2026-09-28T08:30:09Z">
        <w:r>
          <w:rPr/>
          <w:delText xml:space="preserve">and</w:delText>
        </w:r>
      </w:del>
      <w:ins w:id="9031" w:author="Helena Voss" w:date="2026-09-28T08:30:09Z">
        <w:r>
          <w:rPr/>
          <w:t xml:space="preserve">reasonable</w:t>
        </w:r>
      </w:ins>
      <w:r>
        <w:rPr/>
        <w:t xml:space="preserve">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 xml:space="preserve">The Customer may, acting reasonably, request such information from the Supplier as it requires to verify compliance with this clause. The parties shall meet at least quarterly to review performance in relation to the force majeure (module 3) and agree any improvements required.</w:t>
      </w:r>
      <w:r>
        <w:rPr/>
        <w:t xml:space="preserve"> This obligation survives termination.</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ins w:id="9120" w:author="Helena Voss" w:date="2026-09-28T08:30:09Z">
        <w:r>
          <w:rPr/>
          <w:t xml:space="preserve"> This obligation survives termination.</w:t>
        </w:r>
      </w:ins>
    </w:p>
    <w:p>
      <w:r>
        <w:rPr>
          <w:b/>
        </w:rPr>
        <w:t xml:space="preserve">68.8 </w:t>
      </w:r>
      <w:r>
        <w:rPr/>
        <w:t xml:space="preserve">Each party shall bear its own costs in connection with the matters described in this clause, save as otherwise expressly provided. Each party shall bear its own costs in </w:t>
      </w:r>
      <w:r>
        <w:rPr/>
        <w:t xml:space="preserve">reasonable</w:t>
      </w:r>
      <w:r>
        <w:rPr/>
        <w:t xml:space="preserve">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 xml:space="preserve">The parties shall meet at least quarterly to review performance in relation to the force majeure (module </w:t>
      </w:r>
      <w:r>
        <w:rPr/>
        <w:t xml:space="preserve">reasonable</w:t>
      </w:r>
      <w:r>
        <w:rPr/>
        <w:t xml:space="preserve">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Clause 19.3 applies to any dispute arising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69.7 </w:t>
      </w:r>
      <w:r>
        <w:rPr/>
        <w:t xml:space="preserve">The Customer may, acting reasonably, request such information from the Supplier as it requires to verify compliance with this clause. The Supplier shall maintain complete and</w:t>
      </w:r>
      <w:r>
        <w:rPr>
          <w:b/>
        </w:rPr>
        <w:t xml:space="preserve"> accurate re</w:t>
      </w:r>
      <w:r>
        <w:rPr/>
        <w:t xml:space="preserv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ins w:id="9014" w:author="Helena Voss" w:date="2026-09-28T08:30:09Z">
        <w:r>
          <w:rPr/>
          <w:t xml:space="preserve"> This obligation survives termination.</w:t>
        </w:r>
      </w:ins>
    </w:p>
    <w:p>
      <w:r>
        <w:rPr>
          <w:b/>
        </w:rPr>
        <w:t xml:space="preserve">69.8 </w:t>
      </w:r>
      <w:r>
        <w:rPr/>
        <w:t xml:space="preserve">The Supplier </w:t>
      </w:r>
      <w:del w:id="9021" w:author="Helena Voss" w:date="2026-09-28T08:30:09Z">
        <w:r>
          <w:rPr/>
          <w:delText xml:space="preserve">shall</w:delText>
        </w:r>
      </w:del>
      <w:ins w:id="9022" w:author="Helena Voss" w:date="2026-09-28T08:30:09Z">
        <w:r>
          <w:rPr/>
          <w:t xml:space="preserve">reasonable</w:t>
        </w:r>
      </w:ins>
      <w:r>
        <w:rPr/>
        <w:t xml:space="preserve"> retain all Customer Data for 30 days after termination before secure deletion.</w:t>
      </w:r>
    </w:p>
    <w:p>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pPr>
        <w:rPr/>
      </w:pPr>
      <w:r>
        <w:rPr/>
        <w:t xml:space="preserve">799.A The Parties shall co-operate in good faith.</w:t>
      </w:r>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w:r>
        <w:rPr>
          <w:b/>
        </w:rPr>
        <w:t xml:space="preserve">70.5 </w:t>
      </w:r>
      <w:r>
        <w:rPr/>
        <w:t xml:space="preserve">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ins w:id="9088" w:author="Helena Voss" w:date="2026-09-28T08:30:09Z">
        <w:r>
          <w:rPr/>
          <w:t xml:space="preserve"> This obligation survives termination.</w:t>
        </w:r>
      </w:ins>
    </w:p>
    <w:p>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Subject to Clause 9.2, the Supplier shall provide the deliverables described in this clause to the Customer.</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 xml:space="preserve">Each party shall bear its own costs in connection with the matters described in this clause, save as otherwise expressly provided. The</w:t>
      </w:r>
      <w:r>
        <w:rPr>
          <w:b/>
        </w:rPr>
        <w:t xml:space="preserve"> Customer ma</w:t>
      </w:r>
      <w:r>
        <w:rPr/>
        <w:t xml:space="preserve">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pPr>
        <w:pStyle w:val="Heading2"/>
      </w:pPr>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72.3 </w:t>
      </w:r>
      <w:r>
        <w:rPr/>
        <w:t>The Supplier shall retain all Customer Data for 30 days after termination before secure deletion.</w:t>
      </w:r>
    </w:p>
    <w:p>
      <w:r>
        <w:rPr>
          <w:b/>
        </w:rPr>
        <w:t xml:space="preserve">72.4 </w:t>
      </w:r>
      <w:r>
        <w:rPr/>
        <w:t>Either party may terminate this Agreement for convenience on not less than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73.5 </w:t>
      </w:r>
      <w:r>
        <w:rPr/>
        <w:t xml:space="preserve">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r>
        <w:rPr/>
        <w:t xml:space="preserve"> This obligation survives termination.</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pPr>
        <w:pStyle w:val="Heading2"/>
      </w:pPr>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pPr>
        <w:pStyle w:val="Heading2"/>
      </w:pPr>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75.7 </w:t>
      </w:r>
      <w:r>
        <w:rPr/>
        <w:t xml:space="preserve">The Customer may, acting reasonably, request such information from the Supplier as it</w:t>
      </w:r>
      <w:r>
        <w:rPr>
          <w:b/>
          <w:rPrChange w:id="20015" w:author="Helena Voss" w:date="2026-09-28T08:30:09Z">
            <w:rPr/>
          </w:rPrChange>
        </w:rPr>
        <w:t xml:space="preserve"> requires to</w:t>
      </w:r>
      <w:r>
        <w:rPr/>
        <w:t xml:space="preserve">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 xml:space="preserve">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w:t>
      </w:r>
      <w:del w:id="9118" w:author="Helena Voss" w:date="2026-09-28T08:30:09Z">
        <w:r>
          <w:rPr/>
          <w:delText xml:space="preserve">the</w:delText>
        </w:r>
      </w:del>
      <w:ins w:id="9119" w:author="Helena Voss" w:date="2026-09-28T08:30:09Z">
        <w:r>
          <w:rPr/>
          <w:t xml:space="preserve">reasonable</w:t>
        </w:r>
      </w:ins>
      <w:r>
        <w:rPr/>
        <w:t xml:space="preserve"> Customer under this clause shall not relieve the Supplier of any of its obligations under this Agreement.</w:t>
      </w:r>
    </w:p>
    <w:p>
      <w:r>
        <w:rPr>
          <w:b/>
        </w:rPr>
        <w:t xml:space="preserve">75.10 </w:t>
      </w:r>
      <w:r>
        <w:rPr/>
        <w:t>Subject to Clause 9.2, the Supplier shall provide the deliverables described in this clause to the Customer.</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rPr>
          <w:ins w:id="9204" w:author="Helena Voss" w:date="2026-09-28T08:30:09Z"/>
        </w:rPr>
      </w:pPr>
      <w:ins w:id="9203" w:author="Helena Voss" w:date="2026-09-28T08:30:09Z">
        <w:r>
          <w:rPr/>
          <w:t xml:space="preserve">870.A The Parties shall co-operate in good faith.</w:t>
        </w:r>
      </w:ins>
    </w:p>
    <w:p>
      <w:pPr>
        <w:pStyle w:val="Heading2"/>
        <w:pPrChange w:id="20014" w:author="Helena Voss" w:date="2026-09-28T08:30:09Z">
          <w:pPr/>
        </w:pPrChange>
      </w:pPr>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w:pPr>
        <w:pStyle w:val="Heading2"/>
      </w:pPr>
      <w:r>
        <w:rPr>
          <w:b/>
        </w:rPr>
        <w:t xml:space="preserve">76.6 </w:t>
      </w:r>
      <w:r>
        <w:rPr/>
        <w:t>Clause 19.3 applies to any dispute arising under this clause.</w:t>
      </w:r>
    </w:p>
    <w:p>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w:pPr>
        <w:rPr>
          <w:del w:id="9164" w:author="Helena Voss" w:date="2026-09-28T08:30:09Z"/>
        </w:rPr>
      </w:pPr>
      <w:del w:id="9163" w:author="Helena Voss" w:date="2026-09-28T08:30:09Z">
        <w:r>
          <w:rPr>
            <w:b/>
          </w:rPr>
          <w:delText xml:space="preserve">76.8 </w:delText>
        </w:r>
        <w:r>
          <w:rPr/>
          <w:delTex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delText>
        </w:r>
      </w:del>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w:pPr>
        <w:pStyle w:val="Heading1"/>
      </w:pPr>
      <w:r>
        <w:rPr/>
        <w:t>77. Customer Obligations (Module 4)</w:t>
      </w:r>
    </w:p>
    <w:p>
      <w:r>
        <w:rPr>
          <w:b/>
        </w:rPr>
        <w:t xml:space="preserve">77.1 </w:t>
      </w:r>
      <w:r>
        <w:rPr/>
        <w:t xml:space="preserve">The Supplier shall remedy any </w:t>
      </w:r>
      <w:r>
        <w:rPr>
          <w:b/>
        </w:rPr>
        <w:t xml:space="preserve">material bre</w:t>
      </w:r>
      <w:r>
        <w:rPr/>
        <w:t xml:space="preserve">ach within 30 days of written notice requiring it to do so.</w:t>
      </w:r>
    </w:p>
    <w:p>
      <w:r>
        <w:rPr>
          <w:b/>
        </w:rPr>
        <w:t xml:space="preserve">77.2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parties shall meet at least quarterly to review </w:t>
      </w:r>
      <w:r>
        <w:rPr/>
        <w:t xml:space="preserve">reasonable</w:t>
      </w:r>
      <w:r>
        <w:rPr/>
        <w:t xml:space="preserve"> in relation to the customer obligations (module 4) and agree any improvements required.</w:t>
      </w:r>
    </w:p>
    <w:p>
      <w:pPr>
        <w:pStyle w:val="Heading2"/>
      </w:pPr>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77.9 </w:t>
      </w:r>
      <w:r>
        <w:rPr/>
        <w:t>The Supplier shall provide the exit plan within thirty (30) days of the Effective Date.</w:t>
      </w:r>
    </w:p>
    <w:p>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w:t>
      </w:r>
      <w:r>
        <w:rPr/>
        <w:t xml:space="preserve">reasonable</w:t>
      </w:r>
      <w:r>
        <w:rPr/>
        <w:t xml:space="preserv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78.6 </w:t>
      </w:r>
      <w:r>
        <w:rPr/>
        <w:t>Subject to Clause 9.2, the Supplier shall provide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Clause 29.1 applies to any dispute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2"/>
      </w:pPr>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pStyle w:val="Heading1"/>
      </w:pPr>
      <w:r>
        <w:rPr/>
        <w:t>80. Invoicing (Module 4)</w:t>
      </w:r>
    </w:p>
    <w:p>
      <w:r>
        <w:rPr>
          <w:b/>
        </w:rPr>
        <w:t xml:space="preserve">80.1 </w:t>
      </w:r>
      <w:r>
        <w:rPr/>
        <w:t>The Supplier shall provide the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 xml:space="preserve">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w:t>
      </w:r>
      <w:del w:id="9098" w:author="Helena Voss" w:date="2026-09-28T08:30:09Z">
        <w:r>
          <w:rPr/>
          <w:delText xml:space="preserve">Customer</w:delText>
        </w:r>
      </w:del>
      <w:ins w:id="9099" w:author="Helena Voss" w:date="2026-09-28T08:30:09Z">
        <w:r>
          <w:rPr/>
          <w:t xml:space="preserve">reasonable</w:t>
        </w:r>
      </w:ins>
      <w:r>
        <w:rPr/>
        <w:t xml:space="preserve">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Subject to Clause 9.2, the Supplier shall provide the deliverables described in this clause to the Customer.</w:t>
      </w:r>
    </w:p>
    <w:p>
      <w:r>
        <w:rPr>
          <w:b/>
        </w:rPr>
        <w:t xml:space="preserve">81.2 </w:t>
      </w:r>
      <w:r>
        <w:rPr/>
        <w:t xml:space="preserve">Subject to Clause 9, the Supplier shall provide the deliverables described in this clause to the Customer.</w:t>
      </w:r>
      <w:r>
        <w:rPr/>
        <w:t xml:space="preserve"> This obligation survives termination.</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w:r>
        <w:rPr>
          <w:b/>
        </w:rPr>
        <w:t xml:space="preserve">81.5 </w:t>
      </w:r>
      <w:r>
        <w:rPr/>
        <w:t>Clause 19 applies to any dispute arising under this clause.</w:t>
      </w:r>
    </w:p>
    <w:p>
      <w:r>
        <w:rPr>
          <w:b/>
        </w:rPr>
        <w:t xml:space="preserve">81.6 </w:t>
      </w:r>
      <w:r>
        <w:rPr/>
        <w:t xml:space="preserve">The Supplier shall maintain complete and accurate records relating to the term (module 4) </w:t>
      </w:r>
      <w:r>
        <w:rPr>
          <w:b/>
        </w:rPr>
        <w:t xml:space="preserve">and shall ma</w:t>
      </w:r>
      <w:r>
        <w:rPr/>
        <w:t xml:space="preserve">ke them available to the Customer on request. The Customer may, acting reasonably, request such information from the Supplier as it requires to verify compliance with this clause.</w:t>
      </w:r>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pPr>
        <w:rPr>
          <w:ins w:id="9194" w:author="Helena Voss" w:date="2026-09-28T08:30:09Z"/>
        </w:rPr>
      </w:pPr>
      <w:ins w:id="9193" w:author="Helena Voss" w:date="2026-09-28T08:30:09Z">
        <w:r>
          <w:rPr/>
          <w:t xml:space="preserve">935.A The Parties shall co-operate in good faith.</w:t>
        </w:r>
      </w:ins>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termination (module 4), it shall notify the Customer promptly </w:t>
      </w:r>
      <w:r>
        <w:rPr/>
        <w:t xml:space="preserve">reasonable</w:t>
      </w:r>
      <w:r>
        <w:rPr/>
        <w:t xml:space="preserve">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 xml:space="preserve">Each party shall bear its own costs in connection with the matters described in this clause, save as otherwise expressly provided. The Supplier shall </w:t>
      </w:r>
      <w:del w:id="9071" w:author="Helena Voss" w:date="2026-09-28T08:30:09Z">
        <w:r>
          <w:rPr/>
          <w:delText xml:space="preserve">maintain</w:delText>
        </w:r>
      </w:del>
      <w:ins w:id="9072" w:author="Helena Voss" w:date="2026-09-28T08:30:09Z">
        <w:r>
          <w:rPr/>
          <w:t xml:space="preserve">reasonable</w:t>
        </w:r>
      </w:ins>
      <w:r>
        <w:rPr/>
        <w:t xml:space="preserve">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pPr>
        <w:rPr>
          <w:del w:id="9160" w:author="Helena Voss" w:date="2026-09-28T08:30:09Z"/>
        </w:rPr>
      </w:pPr>
      <w:del w:id="9159" w:author="Helena Voss" w:date="2026-09-28T08:30:09Z">
        <w:r>
          <w:rPr>
            <w:b/>
          </w:rPr>
          <w:delText xml:space="preserve">83.2 </w:delText>
        </w:r>
        <w:r>
          <w:rPr/>
          <w:delTex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delText>
        </w:r>
      </w:del>
    </w:p>
    <w:p>
      <w:pPr>
        <w:rPr/>
      </w:pPr>
      <w:r>
        <w:rPr/>
        <w:t xml:space="preserve">947.A The Parties shall co-operate in good faith.</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pPr>
        <w:rPr/>
      </w:pPr>
      <w:r>
        <w:rPr/>
        <w:t xml:space="preserve">955.A The Parties shall co-operate in good faith.</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w:r>
        <w:rPr>
          <w:b/>
        </w:rPr>
        <w:t xml:space="preserve">84.5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ins w:id="9033" w:author="Helena Voss" w:date="2026-09-28T08:30:09Z">
        <w:r>
          <w:rPr/>
          <w:t xml:space="preserve"> This obligation survives termination.</w:t>
        </w:r>
      </w:ins>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85. Data Protection (Module 4)</w:t>
      </w:r>
    </w:p>
    <w:p>
      <w:r>
        <w:rPr>
          <w:b/>
        </w:rPr>
        <w:t xml:space="preserve">85.1 </w:t>
      </w:r>
      <w:r>
        <w:rPr/>
        <w:t>Where the Supplier becomes aware of any matter which may affect the data protection (module 4), it shall notify the Customer promptly and in any event within five Working Days. Where the Supplier becomes aware of any matter which may affect the data protection (module 4), it shall notify the Customer promptly and in any event within five Working Days.</w:t>
      </w:r>
    </w:p>
    <w:p>
      <w:r>
        <w:rPr>
          <w:b/>
        </w:rPr>
        <w:t xml:space="preserve">85.2 </w:t>
      </w:r>
      <w:r>
        <w:rPr/>
        <w:t xml:space="preserve">The Supplier shall maintain complete and accurate records relating to the data protection (module 4)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data protection (module 4), it shall notify the Customer promptly and in any event within five Working Days. Any approval given by the Customer under this clause shall not relieve the Supplier of any of its obligations under this Agreement.</w:t>
      </w:r>
    </w:p>
    <w:p>
      <w:r>
        <w:rPr>
          <w:b/>
        </w:rPr>
        <w:t xml:space="preserve">85.3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 The Supplier shall maintain complete and accurate records relating to the data protection (module 4) and shall make them available to the Customer on request.</w:t>
      </w:r>
    </w:p>
    <w:p>
      <w:r>
        <w:rPr>
          <w:b/>
        </w:rPr>
        <w:t xml:space="preserve">85.4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85.5 </w:t>
      </w:r>
      <w:r>
        <w:rPr/>
        <w:t>The Supplier shall maintain complete and accurate records relating to the data protection (module 4) and shall make them available to the Customer on request. Where the Supplier becomes aware of any matter which may affect the data protection (module 4), it shall notify the Customer promptly and in any event within five Working Days.</w:t>
      </w:r>
    </w:p>
    <w:p>
      <w:r>
        <w:rPr>
          <w:b/>
        </w:rPr>
        <w:t xml:space="preserve">85.6 </w:t>
      </w:r>
      <w:r>
        <w:rPr/>
        <w:t>The Supplier shall retain all Customer Data for 30 days after termination before secure deletion.</w:t>
      </w:r>
    </w:p>
    <w:p>
      <w:r>
        <w:rPr>
          <w:b/>
        </w:rPr>
        <w:t xml:space="preserve">85.7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w:t>
      </w:r>
    </w:p>
    <w:p>
      <w:r>
        <w:rPr>
          <w:b/>
        </w:rPr>
        <w:t xml:space="preserve">85.8 </w:t>
      </w:r>
      <w:r>
        <w:rPr/>
        <w:t>The parties shall meet at least quarterly to review performance in relation to the data protection (module 4)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85.9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85.10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data protection (module 4), it shall notify the Customer promptly and in any event within five Working Days.</w:t>
      </w:r>
    </w:p>
    <w:p>
      <w:r>
        <w:rPr>
          <w:b/>
        </w:rPr>
        <w:t xml:space="preserve">85.11 </w:t>
      </w:r>
      <w:r>
        <w:rPr/>
        <w:t>Subject to Clause 9.4, the Supplier shall provide the deliverables described in this clause to the Customer.</w:t>
      </w:r>
    </w:p>
    <w:p>
      <w:r>
        <w:rPr>
          <w:b/>
        </w:rPr>
        <w:t xml:space="preserve">85.12 </w:t>
      </w:r>
      <w:r>
        <w:rPr/>
        <w:t xml:space="preserve">The parties shall meet at least quarterly to review performance in relation to the data protection (module 4) and agree any improvements required. The Supplier shall perform its obligations under this clause with reasonable skill, care and diligence and </w:t>
      </w:r>
      <w:del w:id="9134" w:author="Helena Voss" w:date="2026-09-28T08:30:09Z">
        <w:r>
          <w:rPr/>
          <w:delText xml:space="preserve">in</w:delText>
        </w:r>
      </w:del>
      <w:ins w:id="9135" w:author="Helena Voss" w:date="2026-09-28T08:30:09Z">
        <w:r>
          <w:rPr/>
          <w:t xml:space="preserve">reasonable</w:t>
        </w:r>
      </w:ins>
      <w:r>
        <w:rPr/>
        <w:t xml:space="preserve"> accordance with </w:t>
      </w:r>
      <w:r>
        <w:rPr>
          <w:i/>
        </w:rPr>
        <w:t xml:space="preserve">Good Industry Practice</w:t>
      </w:r>
      <w:r>
        <w:rPr/>
        <w:t xml:space="preserve">.</w:t>
      </w:r>
    </w:p>
    <w:p>
      <w:r>
        <w:rPr>
          <w:b/>
        </w:rPr>
        <w:t xml:space="preserve">85.13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86. Security (Module 4)</w:t>
      </w:r>
    </w:p>
    <w:p>
      <w:r>
        <w:rPr>
          <w:b/>
        </w:rPr>
        <w:t xml:space="preserve">86.1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w:t>
      </w:r>
    </w:p>
    <w:p>
      <w:r>
        <w:rPr>
          <w:b/>
        </w:rPr>
        <w:t xml:space="preserve">86.2 </w:t>
      </w:r>
      <w:r>
        <w:rPr/>
        <w:t>The Supplier shall retain all Customer Data for 30 days after termination before secure deletion.</w:t>
      </w:r>
    </w:p>
    <w:p>
      <w:r>
        <w:rPr>
          <w:b/>
        </w:rPr>
        <w:t xml:space="preserve">86.3 </w:t>
      </w:r>
      <w:r>
        <w:rPr/>
        <w:t>The Customer may, acting reasonably, request such information from the Supplier as it requires to verify compliance with this clause. The parties shall meet at least quarterly to review performance in relation to the security (module 4) and agree any improvements required. Any approval given by the Customer under this clause shall not relieve the Supplier of any of its obligations under this Agreement. The parties shall meet at least quarterly to review performance in relation to the security (module 4) and agree any improvements required.</w:t>
      </w:r>
    </w:p>
    <w:p>
      <w:r>
        <w:rPr>
          <w:b/>
        </w:rPr>
        <w:t xml:space="preserve">86.4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w:t>
      </w:r>
    </w:p>
    <w:p>
      <w:pPr>
        <w:pStyle w:val="Heading2"/>
      </w:pPr>
      <w:r>
        <w:rPr>
          <w:b/>
        </w:rPr>
        <w:t xml:space="preserve">86.5 </w:t>
      </w:r>
      <w:r>
        <w:rPr/>
        <w:t>Where the Supplier becomes aware of any matter which may affect the security (module 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86.6 </w:t>
      </w:r>
      <w:r>
        <w:rPr/>
        <w:t>The Supplier shall maintain complete and accurate records relating to the security (module 4) and shall make them available to the Customer on request. The Customer may, acting reasonably, request such information from the Supplier as it requires to verify compliance with this clause.</w:t>
      </w:r>
    </w:p>
    <w:p>
      <w:r>
        <w:rPr>
          <w:b/>
        </w:rPr>
        <w:t xml:space="preserve">86.7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86.8 </w:t>
      </w:r>
      <w:r>
        <w:rPr/>
        <w:t>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 The Customer may, acting reasonably, request such information from the Supplier as it requires to verify compliance with this clause.</w:t>
      </w:r>
    </w:p>
    <w:p>
      <w:r>
        <w:rPr>
          <w:b/>
        </w:rPr>
        <w:t xml:space="preserve">86.9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security (module 4), it shall notify the Customer promptly and in any event within five Working Days. Where the Supplier becomes aware of any matter which may affect the security (module 4), it shall notify the Customer promptly and in any event within five Working Days.</w:t>
      </w:r>
    </w:p>
    <w:p>
      <w:r>
        <w:rPr>
          <w:b/>
        </w:rPr>
        <w:t xml:space="preserve">86.10 </w:t>
      </w:r>
      <w:r>
        <w:rPr/>
        <w:t>Either party may terminate this Agreement for convenience on not less than thirty (30) days' written notice.</w:t>
      </w:r>
    </w:p>
    <w:p>
      <w:pPr>
        <w:pStyle w:val="Heading1"/>
      </w:pPr>
      <w:r>
        <w:rPr/>
        <w:t>87. Audit (Module 4)</w:t>
      </w:r>
    </w:p>
    <w:p>
      <w:r>
        <w:rPr>
          <w:b/>
        </w:rPr>
        <w:t xml:space="preserve">87.1 </w:t>
      </w:r>
      <w:r>
        <w:rPr/>
        <w:t>Clause 19.3 applies to any dispute arising under this clause.</w:t>
      </w:r>
    </w:p>
    <w:p>
      <w:r>
        <w:rPr>
          <w:b/>
        </w:rPr>
        <w:t xml:space="preserve">87.2 </w:t>
      </w:r>
      <w:r>
        <w:rPr/>
        <w:t>Where the Supplier becomes aware of any matter which may affect the audit (module 4), it shall notify the Customer promptly and in any event within five Working Days. The parties shall meet at least quarterly to review performance in relation to the audit (module 4) and agree any improvements required. Any approval given by the Customer under this clause shall not relieve the Supplier of any of its obligations under this Agreement.</w:t>
      </w:r>
    </w:p>
    <w:p>
      <w:r>
        <w:rPr>
          <w:b/>
        </w:rPr>
        <w:t xml:space="preserve">87.3 </w:t>
      </w:r>
      <w:r>
        <w:rPr/>
        <w:t>The Supplier shall maintain complete and accurate records relating to the audit (module 4)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audit (module 4) and agree any improvements required.</w:t>
      </w:r>
    </w:p>
    <w:p>
      <w:r>
        <w:rPr>
          <w:b/>
        </w:rPr>
        <w:t xml:space="preserve">87.4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87.6 </w:t>
      </w:r>
      <w:r>
        <w:rPr/>
        <w:t>The Supplier shall maintain complete and accurate records relating to the audit (module 4) and shall make them available to the Customer on request. The Supplier shall maintain complete and accurate records relating to the audit (module 4) and shall make them available to the Customer on request.</w:t>
      </w:r>
    </w:p>
    <w:p>
      <w:r>
        <w:rPr>
          <w:b/>
        </w:rPr>
        <w:t xml:space="preserve">87.7 </w:t>
      </w:r>
      <w:r>
        <w:rPr/>
        <w:t>Any approval given by the Customer under this clause shall not relieve the Supplier of any of its obligations under this Agreement. The parties shall meet at least quarterly to review performance in relation to the audit (module 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87.8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87.9 </w:t>
      </w:r>
      <w:r>
        <w:rPr/>
        <w:t>Subject to Clause 9.4, the Supplier shall provide the deliverables described in this clause to the Customer.</w:t>
      </w:r>
    </w:p>
    <w:p>
      <w:r>
        <w:rPr>
          <w:b/>
        </w:rPr>
        <w:t xml:space="preserve">87.10 </w:t>
      </w:r>
      <w:r>
        <w:rPr/>
        <w:t>The parties shall meet at least quarterly to review performance in relation to the audit (module 4) and agree any improvements required. The parties shall meet at least quarterly to review performance in relation to the audit (module 4) and agree any improvements required.</w:t>
      </w:r>
    </w:p>
    <w:p>
      <w:r>
        <w:rPr>
          <w:b/>
        </w:rPr>
        <w:t xml:space="preserve">87.11 </w:t>
      </w:r>
      <w:r>
        <w:rPr/>
        <w:t>The parties shall meet at least quarterly to review performance in relation to the audit (module 4) and agree any improvements required. Each party shall bear its own costs in connection with the matters described in this clause, save as otherwise expressly provided.</w:t>
      </w:r>
    </w:p>
    <w:p>
      <w:pPr>
        <w:pStyle w:val="Heading1"/>
      </w:pPr>
      <w:r>
        <w:rPr/>
        <w:t>88. Warranties (Module 4)</w:t>
      </w:r>
    </w:p>
    <w:p>
      <w:r>
        <w:rPr>
          <w:b/>
        </w:rPr>
        <w:t xml:space="preserve">88.1 </w:t>
      </w:r>
      <w:r>
        <w:rPr/>
        <w:t>The parties shall meet at least quarterly to review performance in relation to the warranties (module 4) and agree any improvements required. The parties shall meet at least quarterly to review performance in relation to the warranties (module 4) and agree any improvements required.</w:t>
      </w:r>
    </w:p>
    <w:p>
      <w:pPr>
        <w:pStyle w:val="Heading2"/>
        <w:pPrChange w:id="20032" w:author="Helena Voss" w:date="2026-09-28T08:30:09Z">
          <w:pPr/>
        </w:pPrChange>
      </w:pPr>
      <w:r>
        <w:rPr>
          <w:b/>
        </w:rPr>
        <w:t xml:space="preserve">88.2 </w:t>
      </w:r>
      <w:r>
        <w:rPr/>
        <w:t>Subject to Clause 9, the Supplier shall provide the deliverables described in this clause to the Customer.</w:t>
      </w:r>
    </w:p>
    <w:p>
      <w:r>
        <w:rPr>
          <w:b/>
        </w:rPr>
        <w:t xml:space="preserve">88.3 </w:t>
      </w:r>
      <w:r>
        <w:rPr/>
        <w:t>Where the Supplier becomes aware of any matter which may affect the warranties (module 4), it shall notify the Customer promptly and in any event within five Working Days. The parties shall meet at least quarterly to review performance in relation to the warranties (module 4) and agree any improvements required. The Customer may, acting reasonably, request such information from the Supplier as it requires to verify compliance with this clause.</w:t>
      </w:r>
    </w:p>
    <w:p>
      <w:r>
        <w:rPr>
          <w:b/>
        </w:rPr>
        <w:t xml:space="preserve">88.4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88.6 </w:t>
      </w:r>
      <w:r>
        <w:rPr/>
        <w:t>Where the Supplier becomes aware of any matter which may affect the warranties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88.7 </w:t>
      </w:r>
      <w:r>
        <w:rPr/>
        <w:t>The Supplier shall maintain complete and accurate records relating to the warranties (module 4)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4) and shall make them available to the Customer on request. Each party shall bear its own costs in connection with the matters described in this clause, save as otherwise expressly provided.</w:t>
      </w:r>
    </w:p>
    <w:p>
      <w:r>
        <w:rPr>
          <w:b/>
        </w:rPr>
        <w:t xml:space="preserve">88.8 </w:t>
      </w:r>
      <w:r>
        <w:rPr/>
        <w:t>Subject to Clause 9, the Supplier shall provide the deliverables described in this clause to the Customer.</w:t>
      </w:r>
    </w:p>
    <w:p>
      <w:pPr>
        <w:pStyle w:val="Heading1"/>
      </w:pPr>
      <w:r>
        <w:rPr/>
        <w:t>89. Indemnities (Module 4)</w:t>
      </w:r>
    </w:p>
    <w:p>
      <w:r>
        <w:rPr>
          <w:b/>
        </w:rPr>
        <w:t xml:space="preserve">89.1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indemnities (module 4) and agree any improvements required.</w:t>
      </w:r>
    </w:p>
    <w:p>
      <w:r>
        <w:rPr>
          <w:b/>
        </w:rPr>
        <w:t xml:space="preserve">89.2 </w:t>
      </w:r>
      <w:r>
        <w:rPr/>
        <w:t>Clause 19 applies to any dispute arising under this clause.</w:t>
      </w:r>
    </w:p>
    <w:p>
      <w:r>
        <w:rPr>
          <w:b/>
        </w:rPr>
        <w:t xml:space="preserve">89.3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89.4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89.5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89.6 </w:t>
      </w:r>
      <w:r>
        <w:rPr/>
        <w:t>The Customer may, acting reasonably, request such information from the Supplier as it requires to verify compliance with this clause. The parties shall meet at least quarterly to review performance in relation to the indemnities (module 4) and agree any improvements required. Nothing in this clause shall limit any other right or remedy of the Customer under this Agreement or at law. Where the Supplier becomes aware of any matter which may affect the indemnities (module 4), it shall notify the Customer promptly and in any event within five Working Days.</w:t>
      </w:r>
    </w:p>
    <w:p>
      <w:r>
        <w:rPr>
          <w:b/>
        </w:rPr>
        <w:t xml:space="preserve">89.7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4) and agree any improvements required. Each party shall bear its own costs in connection with the matters described in this clause, save as otherwise expressly provided.</w:t>
      </w:r>
    </w:p>
    <w:p>
      <w:r>
        <w:rPr>
          <w:b/>
        </w:rPr>
        <w:t xml:space="preserve">89.8 </w:t>
      </w:r>
      <w:r>
        <w:rPr/>
        <w:t>Where the Supplier becomes aware of any matter which may affect the indemnities (module 4), it shall notify the Customer promptly and in any event within five Working Days. Any approval given by the Customer under this clause shall not relieve the Supplier of any of its obligations under this Agreement.</w:t>
      </w:r>
    </w:p>
    <w:p>
      <w:r>
        <w:rPr>
          <w:b/>
        </w:rPr>
        <w:t xml:space="preserve">89.9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89.10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89.11 </w:t>
      </w:r>
      <w:r>
        <w:rPr/>
        <w:t xml:space="preserve">Nothing in this clause shall limit any other right or remedy of the Customer under this Agreement or at law. The Supplier shall maintain complete and accurate records relating to the indemnities (module 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rPr/>
      </w:pPr>
      <w:r>
        <w:rPr/>
        <w:t xml:space="preserve">1025.A The Parties shall co-operate in good faith.</w:t>
      </w:r>
    </w:p>
    <w:p>
      <w:r>
        <w:rPr>
          <w:b/>
        </w:rPr>
        <w:t xml:space="preserve">89.12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89.13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90. Limitation of Liability (Module 4)</w:t>
      </w:r>
    </w:p>
    <w:p>
      <w:r>
        <w:rPr>
          <w:b/>
        </w:rPr>
        <w:t xml:space="preserve">90.1 </w:t>
      </w:r>
      <w:r>
        <w:rPr/>
        <w:t>Clause 29.1 applies to any dispute arising under this clause.</w:t>
      </w:r>
    </w:p>
    <w:p>
      <w:r>
        <w:rPr>
          <w:b/>
        </w:rPr>
        <w:t xml:space="preserve">90.2 </w:t>
      </w:r>
      <w:r>
        <w:rPr/>
        <w:t>Nothing in this clause shall limit any other right or remedy of the Customer under this Agreement or at law. Where the Supplier becomes aware of any matter which may affect the limitation of liability (module 4), it shall notify the Customer promptly and in any event within five Working Days. The Customer may, acting reasonably, request such information from the Supplier as it requires to verify compliance with this clause.</w:t>
      </w:r>
    </w:p>
    <w:p>
      <w:r>
        <w:rPr>
          <w:b/>
        </w:rPr>
        <w:t xml:space="preserve">90.3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90.4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limitation of liability (module 4) and shall make them available to the Customer on request.</w:t>
      </w:r>
    </w:p>
    <w:p>
      <w:r>
        <w:rPr>
          <w:b/>
        </w:rPr>
        <w:t xml:space="preserve">90.5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w:t>
      </w:r>
    </w:p>
    <w:p>
      <w:r>
        <w:rPr>
          <w:b/>
        </w:rPr>
        <w:t xml:space="preserve">90.6 </w:t>
      </w:r>
      <w:r>
        <w:rPr/>
        <w:t xml:space="preserve">The parties shall meet at least quarterly to review performance in relation to the limitation of liability (module 4) and agree any improvements required. Where the Supplier becomes aware of any matter which may affect the limitation of liability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90.7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parties shall meet at least quarterly to review performance in relation to the limitation of liability (module 4) and agree any improvements required.</w:t>
      </w:r>
    </w:p>
    <w:p>
      <w:r>
        <w:rPr>
          <w:b/>
        </w:rPr>
        <w:t xml:space="preserve">90.8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pPr>
        <w:pStyle w:val="Heading2"/>
      </w:pPr>
      <w:r>
        <w:rPr>
          <w:b/>
        </w:rPr>
        <w:t xml:space="preserve">90.9 </w:t>
      </w:r>
      <w:r>
        <w:rPr/>
        <w:t>Each party shall bear its own costs in connection with the matters described in this clause, save as otherwise expressly provided. The Supplier shall maintain complete and accurate records relating to the limitation of liability (module 4) and shall make them available to the Customer on request. Any approval given by the Customer under this clause shall not relieve the Supplier of any of its obligations under this Agreement.</w:t>
      </w:r>
    </w:p>
    <w:p>
      <w:r>
        <w:rPr>
          <w:b/>
        </w:rPr>
        <w:t xml:space="preserve">90.10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4)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90.11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90.12 </w:t>
      </w:r>
      <w:r>
        <w:rPr/>
        <w:t>The Supplier shall maintain complete and accurate records relating to the limitation of liability (module 4)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pPr>
        <w:pStyle w:val="Heading1"/>
      </w:pPr>
      <w:r>
        <w:rPr/>
        <w:t>91. Insurance (Module 4)</w:t>
      </w:r>
    </w:p>
    <w:p>
      <w:r>
        <w:rPr>
          <w:b/>
        </w:rPr>
        <w:t xml:space="preserve">91.1 </w:t>
      </w:r>
      <w:r>
        <w:rPr/>
        <w:t>The Supplier shall maintain complete and accurate records relating to the insurance (module 4)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91.2 </w:t>
      </w:r>
      <w:r>
        <w:rPr/>
        <w:t xml:space="preserve">Each party shall bear </w:t>
      </w:r>
      <w:del w:id="9056" w:author="Helena Voss" w:date="2026-09-28T08:30:09Z">
        <w:r>
          <w:rPr/>
          <w:delText xml:space="preserve">its</w:delText>
        </w:r>
      </w:del>
      <w:ins w:id="9057" w:author="Helena Voss" w:date="2026-09-28T08:30:09Z">
        <w:r>
          <w:rPr/>
          <w:t xml:space="preserve">reasonable</w:t>
        </w:r>
      </w:ins>
      <w:r>
        <w:rPr/>
        <w:t xml:space="preserve"> own costs in connection with the matters described in this clause, save as otherwise expressly provided. The parties shall meet at least quarterly to review performance in relation to the insurance (module 4) and agree any improvements required. Any approval given by the Customer </w:t>
      </w:r>
      <w:r>
        <w:rPr/>
        <w:t xml:space="preserve">reasonable</w:t>
      </w:r>
      <w:r>
        <w:rPr/>
        <w:t xml:space="preserve"> this clause shall not relieve the Supplier of any of its obligations under this Agreement.</w:t>
      </w:r>
    </w:p>
    <w:p>
      <w:r>
        <w:rPr>
          <w:b/>
        </w:rPr>
        <w:t xml:space="preserve">91.3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91.4 </w:t>
      </w:r>
      <w:r>
        <w:rPr/>
        <w:t>The parties shall meet at least quarterly to review performance in relation to the insurance (module 4) and agree any improvements required. Where the Supplier becomes aware of any matter which may affect the insurance (module 4), it shall notify the Customer promptly and in any event within five Working Days.</w:t>
      </w:r>
    </w:p>
    <w:p>
      <w:r>
        <w:rPr>
          <w:b/>
        </w:rPr>
        <w:t xml:space="preserve">91.5 </w:t>
      </w:r>
      <w:r>
        <w:rPr/>
        <w:t>The Supplier shall provide the exit plan within thirty (30) days of the Effective Date.</w:t>
      </w:r>
    </w:p>
    <w:p>
      <w:r>
        <w:rPr>
          <w:b/>
        </w:rPr>
        <w:t xml:space="preserve">91.6 </w:t>
      </w:r>
      <w:r>
        <w:rPr/>
        <w:t>The parties shall meet at least quarterly to review performance in relation to the insurance (module 4) and agree any improvements required. The Supplier shall maintain complete and accurate records relating to the insurance (module 4) and shall make them available to the Customer on request. The Supplier shall maintain complete and accurate records relating to the insurance (module 4) and shall make them available to the Customer on request.</w:t>
      </w:r>
    </w:p>
    <w:p>
      <w:r>
        <w:rPr>
          <w:b/>
        </w:rPr>
        <w:t xml:space="preserve">91.7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insurance (module 4) and agree any improvements required.</w:t>
      </w:r>
    </w:p>
    <w:p>
      <w:r>
        <w:rPr>
          <w:b/>
        </w:rPr>
        <w:t xml:space="preserve">91.8 </w:t>
      </w:r>
      <w:r>
        <w:rPr/>
        <w:t>Subject to Clause 9.4, the Supplier shall provide the deliverables described in this clause to the Customer.</w:t>
      </w:r>
    </w:p>
    <w:p>
      <w:pPr>
        <w:pStyle w:val="Heading1"/>
      </w:pPr>
      <w:r>
        <w:rPr/>
        <w:t>92. Force Majeure (Module 4)</w:t>
      </w:r>
    </w:p>
    <w:p>
      <w:r>
        <w:rPr>
          <w:b/>
        </w:rPr>
        <w:t xml:space="preserve">92.1 </w:t>
      </w:r>
      <w:r>
        <w:rPr/>
        <w:t>Clause 19 applies to any dispute arising under this clause.</w:t>
      </w:r>
    </w:p>
    <w:p>
      <w:r>
        <w:rPr>
          <w:b/>
        </w:rPr>
        <w:t xml:space="preserve">92.2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92.3 </w:t>
      </w:r>
      <w:r>
        <w:rPr/>
        <w:t>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w:r>
        <w:rPr>
          <w:b/>
        </w:rPr>
        <w:t xml:space="preserve">92.4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4) and agree any improvements required.</w:t>
      </w:r>
    </w:p>
    <w:p>
      <w:r>
        <w:rPr>
          <w:b/>
        </w:rPr>
        <w:t xml:space="preserve">92.5 </w:t>
      </w:r>
      <w:r>
        <w:rPr/>
        <w:t xml:space="preserve">Where the Supplier becomes aware of any matter which may affect the force majeure (module 4),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w:r>
        <w:rPr>
          <w:b/>
        </w:rPr>
        <w:t xml:space="preserve">92.7 </w:t>
      </w:r>
      <w:r>
        <w:rPr/>
        <w:t>Nothing in this clause shall limit any other right or remedy of the Customer under this Agreement or at law. The parties shall meet at least quarterly to review performance in relation to the force majeure (module 4) and agree any improvements required.</w:t>
      </w:r>
    </w:p>
    <w:p>
      <w:r>
        <w:rPr>
          <w:b/>
        </w:rPr>
        <w:t xml:space="preserve">92.8 </w:t>
      </w:r>
      <w:r>
        <w:rPr/>
        <w:t xml:space="preserve">The Supplier shall retain all Customer Data </w:t>
      </w:r>
      <w:r>
        <w:rPr/>
        <w:t xml:space="preserve">reasonable</w:t>
      </w:r>
      <w:r>
        <w:rPr/>
        <w:t xml:space="preserve"> 30 days after termination before secure deletion.</w:t>
      </w:r>
    </w:p>
    <w:p>
      <w:r>
        <w:rPr>
          <w:b/>
        </w:rPr>
        <w:t xml:space="preserve">92.9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force majeure (module 4) and agree any improvements required. Where the Supplier becomes aware of any matter which may affect the force majeure (module 4), it shall notify the Customer promptly and in any event within five Working Days.</w:t>
      </w:r>
    </w:p>
    <w:p>
      <w:r>
        <w:rPr>
          <w:b/>
        </w:rPr>
        <w:t xml:space="preserve">92.10 </w:t>
      </w:r>
      <w:r>
        <w:rPr/>
        <w:t xml:space="preserve">The Customer may, acting reasonably, request such information from the Supplier as it requires to verify compliance with this clause. The parties shall meet at least quarterly to review performance in relation to the force majeure (module 4) and agree any improvements required.</w:t>
      </w:r>
      <w:r>
        <w:rPr/>
        <w:t xml:space="preserve"> This obligation survives termination.</w:t>
      </w:r>
    </w:p>
    <w:p>
      <w:r>
        <w:rPr>
          <w:b/>
        </w:rPr>
        <w:t xml:space="preserve">92.11 </w:t>
      </w:r>
      <w:r>
        <w:rPr/>
        <w:t>Subject to Clause 9.4, the Supplier shall provide the deliverables described in this clause to the Customer.</w:t>
      </w:r>
    </w:p>
    <w:p>
      <w:r>
        <w:rPr>
          <w:b/>
        </w:rPr>
        <w:t xml:space="preserve">92.12 </w:t>
      </w:r>
      <w:r>
        <w:rPr/>
        <w:t>Each party shall bear its own costs in connection with the matters described in this clause, save as otherwise expressly provided. Where the Supplier becomes aware of any matter which may affect the force majeure (module 4),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92.13 </w:t>
      </w:r>
      <w:r>
        <w:rPr/>
        <w:t xml:space="preserve">Subject to Clause 9.2, </w:t>
      </w:r>
      <w:r>
        <w:rPr/>
        <w:t xml:space="preserve">reasonable</w:t>
      </w:r>
      <w:r>
        <w:rPr/>
        <w:t xml:space="preserve"> Supplier shall provide the deliverables described in this clause to the Customer.</w:t>
      </w:r>
    </w:p>
    <w:p>
      <w:pPr>
        <w:pStyle w:val="Heading1"/>
      </w:pPr>
      <w:r>
        <w:rPr/>
        <w:t>93. Subcontracting (Module 4)</w:t>
      </w:r>
    </w:p>
    <w:p>
      <w:r>
        <w:rPr>
          <w:b/>
        </w:rPr>
        <w:t xml:space="preserve">93.1 </w:t>
      </w:r>
      <w:r>
        <w:rPr/>
        <w:t>The Supplier shall provide the exit plan within thirty (30) days of the Effective Date.</w:t>
      </w:r>
    </w:p>
    <w:p>
      <w:r>
        <w:rPr>
          <w:b/>
        </w:rPr>
        <w:t xml:space="preserve">93.2 </w:t>
      </w:r>
      <w:r>
        <w:rPr/>
        <w:t xml:space="preserve">Any approval given by the Customer under this clause shall not relieve the Supplier of any of its obligations under this Agreement. The parties shall meet at least quarterly to review performance in relation to the subcontracting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93.3 </w:t>
      </w:r>
      <w:r>
        <w:rPr/>
        <w:t>Any approval given by the Customer under this clause shall not relieve the Supplier of any of its obligations under this Agreement. Where the Supplier becomes aware of any matter which may affect the subcontracting (module 4), it shall notify the Customer promptly and in any event within five Working Days.</w:t>
      </w:r>
    </w:p>
    <w:p>
      <w:r>
        <w:rPr>
          <w:b/>
        </w:rPr>
        <w:t xml:space="preserve">93.4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p>
    <w:p>
      <w:r>
        <w:rPr>
          <w:b/>
        </w:rPr>
        <w:t xml:space="preserve">93.5 </w:t>
      </w:r>
      <w:r>
        <w:rPr/>
        <w:t>Each party shall bear its own costs in connection with the matters described in this clause, save as otherwise expressly provided. 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w:r>
        <w:rPr>
          <w:b/>
        </w:rPr>
        <w:t xml:space="preserve">93.6 </w:t>
      </w:r>
      <w:r>
        <w:rPr/>
        <w:t>The Supplier shall maintain complete and accurate records relating to the subcontracting (module 4) and shall make them available to the Customer on request. Any approval given by the Customer under this clause shall not relieve the Supplier of any of its obligations under this Agreement.</w:t>
      </w:r>
    </w:p>
    <w:p>
      <w:r>
        <w:rPr>
          <w:b/>
        </w:rPr>
        <w:t xml:space="preserve">93.7 </w:t>
      </w:r>
      <w:r>
        <w:rPr/>
        <w:t>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w:r>
        <w:rPr>
          <w:b/>
        </w:rPr>
        <w:t xml:space="preserve">93.8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93.9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93.10 </w:t>
      </w:r>
      <w:r>
        <w:rPr/>
        <w:t>The Supplier shall remedy any material breach within 30 days of written notice requiring it to do so.</w:t>
      </w:r>
    </w:p>
    <w:p>
      <w:r>
        <w:rPr>
          <w:b/>
        </w:rPr>
        <w:t xml:space="preserve">93.11 </w:t>
      </w:r>
      <w:r>
        <w:rPr/>
        <w:t>Where the Supplier becomes aware of any matter which may affect the subcontracting (module 4), it shall notify the Customer promptly and in any event within five Working Days.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p>
    <w:p>
      <w:pPr>
        <w:pStyle w:val="Heading2"/>
      </w:pPr>
      <w:r>
        <w:rPr>
          <w:b/>
        </w:rPr>
        <w:t xml:space="preserve">93.12 </w:t>
      </w:r>
      <w:r>
        <w:rPr/>
        <w:t>The Supplier shall remedy any material breach within 30 days of written notice requiring it to do so.</w:t>
      </w:r>
    </w:p>
    <w:p>
      <w:r>
        <w:rPr>
          <w:b/>
        </w:rPr>
        <w:t xml:space="preserve">93.13 </w:t>
      </w:r>
      <w:r>
        <w:rPr/>
        <w:t>Where the Supplier becomes aware of any matter which may affect the subcontracting (module 4), it shall notify the Customer promptly and in any event within five Working Days. The parties shall meet at least quarterly to review performance in relation to the subcontracting (module 4) and agree any improvements required. The parties shall meet at least quarterly to review performance in relation to the subcontracting (module 4) and agree any improvements required.</w:t>
      </w:r>
    </w:p>
    <w:p>
      <w:pPr>
        <w:pStyle w:val="Heading1"/>
      </w:pPr>
      <w:r>
        <w:rPr/>
        <w:t>94. Assignment (Module 4)</w:t>
      </w:r>
    </w:p>
    <w:p>
      <w:r>
        <w:rPr>
          <w:b/>
        </w:rPr>
        <w:t xml:space="preserve">94.1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94.2 </w:t>
      </w:r>
      <w:r>
        <w:rPr/>
        <w:t>Where the Supplier becomes aware of any matter which may affect the assignment (module 4), it shall notify the Customer promptly and in any event within five Working Days. The Supplier shall maintain complete and accurate records relating to the assignment (module 4) and shall make them available to the Customer on request. The parties shall meet at least quarterly to review performance in relation to the assignment (module 4) and agree any improvements required. The Customer may, acting reasonably, request such information from the Supplier as it requires to verify compliance with this clause.</w:t>
      </w:r>
    </w:p>
    <w:p>
      <w:r>
        <w:rPr>
          <w:b/>
        </w:rPr>
        <w:t xml:space="preserve">94.3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assignment (module 4) and agree any improvements required.</w:t>
      </w:r>
    </w:p>
    <w:p>
      <w:r>
        <w:rPr>
          <w:b/>
        </w:rPr>
        <w:t xml:space="preserve">94.4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94.6 </w:t>
      </w:r>
      <w:r>
        <w:rPr/>
        <w:t>The parties shall meet at least quarterly to review performance in relation to the assignment (module 4) and agree any improvements required. Each party shall bear its own costs in connection with the matters described in this clause, save as otherwise expressly provided.</w:t>
      </w:r>
    </w:p>
    <w:p>
      <w:r>
        <w:rPr>
          <w:b/>
        </w:rPr>
        <w:t xml:space="preserve">94.7 </w:t>
      </w:r>
      <w:r>
        <w:rPr/>
        <w:t>The Customer may, acting reasonably, request such information from the Supplier as it requires to verify compliance with this clause. The parties shall meet at least quarterly to review performance in relation to the assignment (module 4) and agree any improvements required. Where the Supplier becomes aware of any matter which may affect the assignment (module 4), it shall notify the Customer promptly and in any event within five Working Days.</w:t>
      </w:r>
    </w:p>
    <w:p>
      <w:r>
        <w:rPr>
          <w:b/>
        </w:rPr>
        <w:t xml:space="preserve">94.8 </w:t>
      </w:r>
      <w:r>
        <w:rPr/>
        <w:t>Clause 29.1 applies to any dispute arising under this clause.</w:t>
      </w:r>
    </w:p>
    <w:p>
      <w:r>
        <w:rPr>
          <w:b/>
        </w:rPr>
        <w:t xml:space="preserve">94.9 </w:t>
      </w:r>
      <w:r>
        <w:rPr/>
        <w:t>Any approval given by the Customer under this clause shall not relieve the Supplier of any of its obligations under this Agreement. The parties shall meet at least quarterly to review performance in relation to the assignment (module 4) and agree any improvements required. The parties shall meet at least quarterly to review performance in relation to the assignment (module 4) and agree any improvements required.</w:t>
      </w:r>
    </w:p>
    <w:p>
      <w:r>
        <w:rPr>
          <w:b/>
        </w:rPr>
        <w:t xml:space="preserve">94.10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4) and shall make them available to the Customer on request. Nothing in this clause shall limit any other right or remedy of the Customer under this Agreement or at law.</w:t>
      </w:r>
    </w:p>
    <w:p>
      <w:r>
        <w:rPr>
          <w:b/>
        </w:rPr>
        <w:t xml:space="preserve">94.11 </w:t>
      </w:r>
      <w:r>
        <w:rPr/>
        <w:t xml:space="preserve">The Customer may, acting reasonably, request such </w:t>
      </w:r>
      <w:r>
        <w:rPr/>
        <w:t xml:space="preserve">reasonable</w:t>
      </w:r>
      <w:r>
        <w:rPr/>
        <w:t xml:space="preserve">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p>
    <w:p>
      <w:r>
        <w:rPr>
          <w:b/>
        </w:rPr>
        <w:t xml:space="preserve">94.12 </w:t>
      </w:r>
      <w:r>
        <w:rPr/>
        <w:t>The parties shall meet at least quarterly to review performance in relation to the assignment (module 4) and agree any improvements required. The Supplier shall maintain complete and accurate records relating to the assignment (module 4) and shall make them available to the Customer on request.</w:t>
      </w:r>
    </w:p>
    <w:p>
      <w:pPr>
        <w:pStyle w:val="Heading1"/>
      </w:pPr>
      <w:r>
        <w:rPr/>
        <w:t>95. Dispute Resolution (Module 4)</w:t>
      </w:r>
    </w:p>
    <w:p>
      <w:r>
        <w:rPr>
          <w:b/>
        </w:rPr>
        <w:t xml:space="preserve">95.1 </w:t>
      </w:r>
      <w:r>
        <w:rPr/>
        <w:t>Where the Supplier becomes aware of any matter which may affect the dispute resolution (module 4), it shall notify the Customer promptly and in any event within five Working Days. Any approval given by the Customer under this clause shall not relieve the Supplier of any of its obligations under this Agreement.</w:t>
      </w:r>
    </w:p>
    <w:p>
      <w:r>
        <w:rPr>
          <w:b/>
        </w:rPr>
        <w:t xml:space="preserve">95.2 </w:t>
      </w:r>
      <w:r>
        <w:rPr/>
        <w:t xml:space="preserve">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4) and agree any improvements required.</w:t>
      </w:r>
      <w:ins w:id="9078" w:author="Helena Voss" w:date="2026-09-28T08:30:09Z">
        <w:r>
          <w:rPr/>
          <w:t xml:space="preserve"> This obligation survives termination.</w:t>
        </w:r>
      </w:ins>
    </w:p>
    <w:p>
      <w:r>
        <w:rPr>
          <w:b/>
        </w:rPr>
        <w:t xml:space="preserve">95.3 </w:t>
      </w:r>
      <w:r>
        <w:rPr/>
        <w:t>Nothing in this clause shall limit any other right or remedy of the Customer under this Agreement or at law. Where the Supplier becomes aware of any matter which may affect the dispute resolution (module 4), it shall notify the Customer promptly and in any event within five Working Days. Nothing in this clause shall limit any other right or remedy of the Customer under this Agreement or at law. The parties shall meet at least quarterly to review performance in relation to the dispute resolution (module 4) and agree any improvements required.</w:t>
      </w:r>
    </w:p>
    <w:p>
      <w:r>
        <w:rPr>
          <w:b/>
        </w:rPr>
        <w:t xml:space="preserve">95.4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95.5 </w:t>
      </w:r>
      <w:r>
        <w:rPr/>
        <w:t>The Supplier shall maintain complete and accurate records relating to the dispute resolution (module 4) and shall make them available to the Customer on request. Where the Supplier becomes aware of any matter which may affect the dispute resolution (module 4), it shall notify the Customer promptly and in any event within five Working Days.</w:t>
      </w:r>
    </w:p>
    <w:p>
      <w:r>
        <w:rPr>
          <w:b/>
        </w:rPr>
        <w:t xml:space="preserve">95.6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95.7 </w:t>
      </w:r>
      <w:r>
        <w:rPr/>
        <w:t>Clause 19 applies to any dispute arising under this clause.</w:t>
      </w:r>
    </w:p>
    <w:p>
      <w:r>
        <w:rPr>
          <w:b/>
        </w:rPr>
        <w:t xml:space="preserve">95.8 </w:t>
      </w:r>
      <w:r>
        <w:rPr/>
        <w:t>Where the Supplier becomes aware of any matter which may affect the dispute resolution (module 4),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dispute resolution (module 4), it shall notify the Customer promptly and in any event within five Working Days.</w:t>
      </w:r>
    </w:p>
    <w:p>
      <w:r>
        <w:rPr>
          <w:b/>
        </w:rPr>
        <w:t xml:space="preserve">95.9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dispute resolution (module 4) and shall make them available to the Customer on request.</w:t>
      </w:r>
    </w:p>
    <w:p>
      <w:r>
        <w:rPr>
          <w:b/>
        </w:rPr>
        <w:t xml:space="preserve">95.10 </w:t>
      </w:r>
      <w:r>
        <w:rPr/>
        <w:t>The Supplier shall maintain complete and accurate records relating to the dispute resolution (module 4) and shall make them available to the Customer on request. The parties shall meet at least quarterly to review performance in relation to the dispute resolution (module 4) and agree any improvements required. Any approval given by the Customer under this clause shall not relieve the Supplier of any of its obligations under this Agreement.</w:t>
      </w:r>
    </w:p>
    <w:p>
      <w:r>
        <w:rPr>
          <w:b/>
        </w:rPr>
        <w:t xml:space="preserve">95.11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95.12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pPr>
        <w:pStyle w:val="Heading1"/>
      </w:pPr>
      <w:r>
        <w:rPr/>
        <w:t>96. Notices (Module 4)</w:t>
      </w:r>
    </w:p>
    <w:p>
      <w:r>
        <w:rPr>
          <w:b/>
        </w:rPr>
        <w:t xml:space="preserve">96.1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The parties shall meet at least quarterly to review performance in relation to the notices (module 4) and agree any improvements required. Each party shall bear its own costs in connection with the matters described in this clause, save as otherwise expressly provided.</w:t>
      </w:r>
    </w:p>
    <w:p>
      <w:r>
        <w:rPr>
          <w:b/>
        </w:rPr>
        <w:t xml:space="preserve">96.3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96.4 </w:t>
      </w:r>
      <w:r>
        <w:rPr/>
        <w:t>Any approval given by the Customer under this clause shall not relieve the Supplier of any of its obligations under this Agreement. Where the Supplier becomes aware of any matter which may affect the notices (module 4), it shall notify the Customer promptly and in any event within five Working Days.</w:t>
      </w:r>
    </w:p>
    <w:p>
      <w:r>
        <w:rPr>
          <w:b/>
        </w:rPr>
        <w:t xml:space="preserve">96.5 </w:t>
      </w:r>
      <w:r>
        <w:rPr/>
        <w:t>The Supplier shall retain all Customer Data for 30 days after termination before secure deletion.</w:t>
      </w:r>
    </w:p>
    <w:p>
      <w:r>
        <w:rPr>
          <w:b/>
        </w:rPr>
        <w:t xml:space="preserve">96.6 </w:t>
      </w:r>
      <w:r>
        <w:rPr/>
        <w:t xml:space="preserve">Each party shall bear its own costs in connection with the matters described in thi</w:t>
      </w:r>
      <w:r>
        <w:rPr>
          <w:b/>
          <w:rPrChange w:id="20035" w:author="Helena Voss" w:date="2026-09-28T08:30:09Z">
            <w:rPr/>
          </w:rPrChange>
        </w:rPr>
        <w:t xml:space="preserve">s clause, sa</w:t>
      </w:r>
      <w:r>
        <w:rPr/>
        <w:t xml:space="preserve">ve as otherwise expressly provided. Each party shall bear its own costs in connection with the matters described in this clause, save as otherwise expressly provided.</w:t>
      </w:r>
    </w:p>
    <w:p>
      <w:r>
        <w:rPr>
          <w:b/>
        </w:rPr>
        <w:t xml:space="preserve">96.7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96.8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97. Governing Law (Module 4)</w:t>
      </w:r>
    </w:p>
    <w:p>
      <w:r>
        <w:rPr>
          <w:b/>
        </w:rPr>
        <w:t xml:space="preserve">97.1 </w:t>
      </w:r>
      <w:r>
        <w:rPr/>
        <w:t xml:space="preserve">The parties shall meet at least quarterly to review performance in relation to the governing law (module 4) and agree any improvements required. The Supplier shall maintain complete and accurate records relating to the governing law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97.2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w:t>
      </w:r>
    </w:p>
    <w:p>
      <w:r>
        <w:rPr>
          <w:b/>
        </w:rPr>
        <w:t xml:space="preserve">97.3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governing law (module 4) and agree any improvements required.</w:t>
      </w:r>
    </w:p>
    <w:p>
      <w:r>
        <w:rPr>
          <w:b/>
        </w:rPr>
        <w:t xml:space="preserve">97.4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4) and shall make them available to the Customer on request.</w:t>
      </w:r>
    </w:p>
    <w:p>
      <w:r>
        <w:rPr>
          <w:b/>
        </w:rPr>
        <w:t xml:space="preserve">97.5 </w:t>
      </w:r>
      <w:r>
        <w:rPr/>
        <w:t>Where the Supplier becomes aware of any matter which may affect the governing law (module 4), it shall notify the Customer promptly and in any event within five Working Days. The Customer may, acting reasonably, request such information from the Supplier as it requires to verify compliance with this clause.</w:t>
      </w:r>
    </w:p>
    <w:p>
      <w:r>
        <w:rPr>
          <w:b/>
        </w:rPr>
        <w:t xml:space="preserve">97.6 </w:t>
      </w:r>
      <w:r>
        <w:rPr/>
        <w:t>The Supplier shall maintain complete and accurate records relating to the governing law (module 4) and shall make them available to the Customer on request. The Customer may, acting reasonably, request such information from the Supplier as it requires to verify compliance with this clause. The Supplier shall maintain complete and accurate records relating to the governing law (module 4) and shall make them available to the Customer on request.</w:t>
      </w:r>
    </w:p>
    <w:p>
      <w:r>
        <w:rPr>
          <w:b/>
        </w:rPr>
        <w:t xml:space="preserve">97.7 </w:t>
      </w:r>
      <w:r>
        <w:rPr/>
        <w:t xml:space="preserve">Each party shall bear its own costs in connection with the matters described in this clause, save as otherwise expressly provided. Where the Supplier becomes aware of any matter which may affect the governing law (module 4), it shall notify the Customer promptly and in </w:t>
      </w:r>
      <w:del w:id="9003" w:author="Helena Voss" w:date="2026-09-28T08:30:09Z">
        <w:r>
          <w:rPr/>
          <w:delText xml:space="preserve">any</w:delText>
        </w:r>
      </w:del>
      <w:ins w:id="9004" w:author="Helena Voss" w:date="2026-09-28T08:30:09Z">
        <w:r>
          <w:rPr/>
          <w:t xml:space="preserve">reasonable</w:t>
        </w:r>
      </w:ins>
      <w:r>
        <w:rPr/>
        <w:t xml:space="preserve"> event within five Working Days.</w:t>
      </w:r>
    </w:p>
    <w:p>
      <w:r>
        <w:rPr>
          <w:b/>
        </w:rPr>
        <w:t xml:space="preserve">97.8 </w:t>
      </w:r>
      <w:r>
        <w:rPr/>
        <w:t xml:space="preserve">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governing law (module 4) and agree any improvements required.</w:t>
      </w:r>
    </w:p>
    <w:p>
      <w:r>
        <w:rPr>
          <w:b/>
        </w:rPr>
        <w:t xml:space="preserve">97.9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 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Good Industry Practice.</w:t>
      </w:r>
    </w:p>
    <w:p>
      <w:r>
        <w:rPr>
          <w:b/>
        </w:rPr>
        <w:t xml:space="preserve">97.10 </w:t>
      </w:r>
      <w:r>
        <w:rPr/>
        <w:t xml:space="preserve">The Customer may, acting reasonably, request such information from </w:t>
      </w:r>
      <w:r>
        <w:rPr/>
        <w:t xml:space="preserve">reasonable</w:t>
      </w:r>
      <w:r>
        <w:rPr/>
        <w:t xml:space="preserv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97.11 </w:t>
      </w:r>
      <w:r>
        <w:rPr/>
        <w:t xml:space="preserve">The Customer may, acting reasonably, request such information from the Supplier as it requires to verify compliance with this clause. The parties shall meet at least quarterly to review performance in relation to the governing law (module 4) and agree any improvements required. The Customer may, acting reasonably, request such information from the Supplier as it requires to verify compliance with this clause. Where the Supplier becomes aware of any matter which may affect the governing law (module 4), it shall notify the Customer promptly and in any event within five Working Days.</w:t>
      </w:r>
      <w:ins w:id="9002" w:author="Helena Voss" w:date="2026-09-28T08:30:09Z">
        <w:r>
          <w:rPr/>
          <w:t xml:space="preserve"> This obligation survives termination.</w:t>
        </w:r>
      </w:ins>
    </w:p>
    <w:p>
      <w:r>
        <w:rPr>
          <w:b/>
        </w:rPr>
        <w:t xml:space="preserve">97.12 </w:t>
      </w:r>
      <w:r>
        <w:rPr/>
        <w:t>Where the Supplier becomes aware of any matter which may affect the governing law (module 4), it shall notify the Customer promptly and in any event within five Working Days. The parties shall meet at least quarterly to review performance in relation to the governing law (module 4) and agree any improvements required.</w:t>
      </w:r>
    </w:p>
    <w:p>
      <w:r>
        <w:rPr>
          <w:b/>
        </w:rPr>
        <w:t xml:space="preserve">97.13 </w:t>
      </w:r>
      <w:r>
        <w:rPr/>
        <w:t>The parties shall meet at least quarterly to review performance in relation to the governing law (module 4) and agree any improvements required. Nothing in this clause shall limit any other right or remedy of the Customer under this Agreement or at law. The Supplier shall maintain complete and accurate records relating to the governing law (module 4) and shall make them available to the Customer on request. Each party shall bear its own costs in connection with the matters described in this clause, save as otherwise expressly provided.</w:t>
      </w:r>
    </w:p>
    <w:p>
      <w:pPr>
        <w:pStyle w:val="Heading1"/>
      </w:pPr>
      <w:r>
        <w:rPr/>
        <w:t>98. Services (Module 5)</w:t>
      </w:r>
    </w:p>
    <w:p>
      <w:r>
        <w:rPr>
          <w:b/>
        </w:rPr>
        <w:t xml:space="preserve">98.1 </w:t>
      </w:r>
      <w:r>
        <w:rPr/>
        <w:t>The Supplier shall retain all Customer Data for 30 days after termination before secure deletion.</w:t>
      </w:r>
    </w:p>
    <w:p>
      <w:r>
        <w:rPr>
          <w:b/>
        </w:rPr>
        <w:t xml:space="preserve">98.2 </w:t>
      </w:r>
      <w:r>
        <w:rPr/>
        <w:t>Clause 29.1 applies to any dispute arising under this clause.</w:t>
      </w:r>
    </w:p>
    <w:p>
      <w:r>
        <w:rPr>
          <w:b/>
        </w:rPr>
        <w:t xml:space="preserve">98.3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98.4 </w:t>
      </w:r>
      <w:r>
        <w:rPr/>
        <w:t xml:space="preserve">Nothing in this clause shall limit any other right or remedy of the </w:t>
      </w:r>
      <w:del w:id="9067" w:author="Helena Voss" w:date="2026-09-28T08:30:09Z">
        <w:r>
          <w:rPr/>
          <w:delText xml:space="preserve">Customer</w:delText>
        </w:r>
      </w:del>
      <w:ins w:id="9068" w:author="Helena Voss" w:date="2026-09-28T08:30:09Z">
        <w:r>
          <w:rPr/>
          <w:t xml:space="preserve">reasonable</w:t>
        </w:r>
      </w:ins>
      <w:r>
        <w:rPr/>
        <w:t xml:space="preserve"> under this Agreement or at law. The parties shall meet at least quarterly to review performance in relation to the services (module 5) and agree any improvements required.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services (module 5) and agree any improvements required.</w:t>
      </w:r>
    </w:p>
    <w:p>
      <w:r>
        <w:rPr>
          <w:b/>
        </w:rPr>
        <w:t xml:space="preserve">98.5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98.6 </w:t>
      </w:r>
      <w:r>
        <w:rPr/>
        <w:t xml:space="preserve">Where the Supplier becomes aware of any matter which may affect the services (module 5),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services (module 5) and shall make them available to the Customer on request.</w:t>
      </w:r>
    </w:p>
    <w:p>
      <w:r>
        <w:rPr>
          <w:b/>
        </w:rPr>
        <w:t xml:space="preserve">98.7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98.8 </w:t>
      </w:r>
      <w:r>
        <w:rPr/>
        <w:t>The parties shall meet at least quarterly to review performance in relation to the services (module 5) and agree any improvements required. The Customer may, acting reasonably, request such information from the Supplier as it requires to verify compliance with this clause. The parties shall meet at least quarterly to review performance in relation to the services (module 5) and agree any improvements required.</w:t>
      </w:r>
    </w:p>
    <w:p>
      <w:r>
        <w:rPr>
          <w:b/>
        </w:rPr>
        <w:t xml:space="preserve">98.9 </w:t>
      </w:r>
      <w:r>
        <w:rPr/>
        <w:t>The Supplier shall maintain complete and accurate records relating to the services (module 5)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services (module 5) and shall make them available to the Customer on request.</w:t>
      </w:r>
    </w:p>
    <w:p>
      <w:r>
        <w:rPr>
          <w:b/>
        </w:rPr>
        <w:t xml:space="preserve">98.10 </w:t>
      </w:r>
      <w:r>
        <w:rPr/>
        <w:t>The Supplier shall provide the exit plan within thirty (30) days of the Effective Date.</w:t>
      </w:r>
    </w:p>
    <w:p>
      <w:r>
        <w:rPr>
          <w:b/>
        </w:rPr>
        <w:t xml:space="preserve">98.11 </w:t>
      </w:r>
      <w:r>
        <w:rPr/>
        <w:t>The Supplier shall maintain complete and accurate records relating to the services (module 5) and shall make them available to the Customer on request. The parties shall meet at least quarterly to review performance in relation to the services (module 5) and agree any improvements required. Nothing in this clause shall limit any other right or remedy of the Customer under this Agreement or at law.</w:t>
      </w:r>
    </w:p>
    <w:p>
      <w:pPr>
        <w:pStyle w:val="Heading1"/>
      </w:pPr>
      <w:r>
        <w:rPr/>
        <w:t>99. Service Levels (Module 5)</w:t>
      </w:r>
    </w:p>
    <w:p>
      <w:r>
        <w:rPr>
          <w:b/>
        </w:rPr>
        <w:t xml:space="preserve">99.1 </w:t>
      </w:r>
      <w:r>
        <w:rPr/>
        <w:t xml:space="preserve">Subject to Clause 9.2, the Supplier shall provide the deliverables described in this clause to the Customer.</w:t>
      </w:r>
      <w:r>
        <w:rPr/>
        <w:t xml:space="preserve"> This obligation survives termination.</w:t>
      </w:r>
    </w:p>
    <w:p>
      <w:r>
        <w:rPr>
          <w:b/>
        </w:rPr>
        <w:t xml:space="preserve">99.2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service levels (module 5), it shall notify the Customer promptly and in any event within five Working Days. Nothing in this clause shall limit any other right or remedy of the Customer under this Agreement or at law.</w:t>
      </w:r>
    </w:p>
    <w:p>
      <w:r>
        <w:rPr>
          <w:b/>
        </w:rPr>
        <w:t xml:space="preserve">99.3 </w:t>
      </w:r>
      <w:r>
        <w:rPr/>
        <w:t>Each party shall bear its own costs in connection with the matters described in this clause, save as otherwise expressly provided. The parties shall meet at least quarterly to review performance in relation to the service levels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rPr/>
      </w:pPr>
      <w:r>
        <w:rPr/>
        <w:t xml:space="preserve">1143.A The Parties shall co-operate in good faith.</w:t>
      </w:r>
    </w:p>
    <w:p>
      <w:r>
        <w:rPr>
          <w:b/>
        </w:rPr>
        <w:t xml:space="preserve">99.5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99.6 </w:t>
      </w:r>
      <w:r>
        <w:rPr/>
        <w:t>Either party may terminate this Agreement for convenience on not less than thirty (30) days' written notice.</w:t>
      </w:r>
    </w:p>
    <w:p>
      <w:r>
        <w:rPr>
          <w:b/>
        </w:rPr>
        <w:t xml:space="preserve">99.7 </w:t>
      </w:r>
      <w:r>
        <w:rPr/>
        <w:t>Subject to Clause 9.2, the Supplier shall provide the deliverables described in this clause to the Customer.</w:t>
      </w:r>
    </w:p>
    <w:p>
      <w:r>
        <w:rPr>
          <w:b/>
        </w:rPr>
        <w:t xml:space="preserve">99.8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99.9 </w:t>
      </w:r>
      <w:r>
        <w:rPr/>
        <w:t xml:space="preserve">Clause 19 applies to any dispute arising under </w:t>
      </w:r>
      <w:del w:id="9112" w:author="Helena Voss" w:date="2026-09-28T08:30:09Z">
        <w:r>
          <w:rPr/>
          <w:delText xml:space="preserve">this</w:delText>
        </w:r>
      </w:del>
      <w:ins w:id="9113" w:author="Helena Voss" w:date="2026-09-28T08:30:09Z">
        <w:r>
          <w:rPr/>
          <w:t xml:space="preserve">reasonable</w:t>
        </w:r>
      </w:ins>
      <w:r>
        <w:rPr/>
        <w:t xml:space="preserve"> clause.</w:t>
      </w:r>
    </w:p>
    <w:p>
      <w:r>
        <w:rPr>
          <w:b/>
        </w:rPr>
        <w:t xml:space="preserve">99.10 </w:t>
      </w:r>
      <w:r>
        <w:rPr/>
        <w:t>Subject to Clause 9.2, the Supplier shall provide the deliverables described in this clause to the Customer.</w:t>
      </w:r>
    </w:p>
    <w:p>
      <w:r>
        <w:rPr>
          <w:b/>
        </w:rPr>
        <w:t xml:space="preserve">99.11 </w:t>
      </w:r>
      <w:r>
        <w:rPr/>
        <w:t xml:space="preserve">The Supplier shall retain all Customer Data for 30 days after termination before secure deletion.</w:t>
      </w:r>
      <w:r>
        <w:rPr/>
        <w:t xml:space="preserve"> This obligation survives termination.</w:t>
      </w:r>
    </w:p>
    <w:p>
      <w:pPr>
        <w:pStyle w:val="Heading1"/>
      </w:pPr>
      <w:r>
        <w:rPr/>
        <w:t>100. Personnel (Module 5)</w:t>
      </w:r>
    </w:p>
    <w:p>
      <w:r>
        <w:rPr>
          <w:b/>
        </w:rPr>
        <w:t xml:space="preserve">100.1 </w:t>
      </w:r>
      <w:r>
        <w:rPr/>
        <w:t>Clause 19 applies to any dispute arising under this clause.</w:t>
      </w:r>
    </w:p>
    <w:p>
      <w:r>
        <w:rPr>
          <w:b/>
        </w:rPr>
        <w:t xml:space="preserve">100.2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Any approval given by the Customer under this clause shall not relieve the Supplier of any of its obligations under this Agreement.</w:t>
      </w:r>
    </w:p>
    <w:p>
      <w:r>
        <w:rPr>
          <w:b/>
        </w:rPr>
        <w:t xml:space="preserve">100.3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100.4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100.5 </w:t>
      </w:r>
      <w:r>
        <w:rPr/>
        <w:t>Clause 29.1 applies to any dispute arising under this clause.</w:t>
      </w:r>
    </w:p>
    <w:p>
      <w:r>
        <w:rPr>
          <w:b/>
        </w:rPr>
        <w:t xml:space="preserve">100.6 </w:t>
      </w:r>
      <w:r>
        <w:rPr/>
        <w:t>The Supplier shall maintain complete and accurate records relating to the personnel (module 5) and shall make them available to the Customer on request. Nothing in this clause shall limit any other right or remedy of the Customer under this Agreement or at law. The Supplier shall maintain complete and accurate records relating to the personnel (module 5) and shall make them available to the Customer on request. Any approval given by the Customer under this clause shall not relieve the Supplier of any of its obligations under this Agreement.</w:t>
      </w:r>
    </w:p>
    <w:p>
      <w:r>
        <w:rPr>
          <w:b/>
        </w:rPr>
        <w:t xml:space="preserve">100.7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100.8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100.9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The Supplier shall maintain complete and accurate records relating to the personnel (module 5) and shall make them available to the Customer on request.</w:t>
      </w:r>
    </w:p>
    <w:p>
      <w:r>
        <w:rPr>
          <w:b/>
        </w:rPr>
        <w:t xml:space="preserve">100.10 </w:t>
      </w:r>
      <w:r>
        <w:rPr/>
        <w:t>Nothing in this clause shall limit any other right or remedy of the Customer under this Agreement or at law. The Supplier shall maintain complete and accurate records relating to the personnel (module 5) and shall make them available to the Customer on request. Nothing in this clause shall limit any other right or remedy of the Customer under this Agreement or at law. The parties shall meet at least quarterly to review performance in relation to the personnel (module 5) and agree any improvements required.</w:t>
      </w:r>
    </w:p>
    <w:p>
      <w:r>
        <w:rPr>
          <w:b/>
        </w:rPr>
        <w:t xml:space="preserve">100.11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personnel (module 5), it shall notify the Customer promptly and in any event within five Working Days. Where the Supplier becomes aware of any matter which may affect the personnel (module 5), it shall notify the Customer promptly and in any event within five Working Days.</w:t>
      </w:r>
    </w:p>
    <w:p>
      <w:pPr>
        <w:pStyle w:val="Heading1"/>
      </w:pPr>
      <w:r>
        <w:rPr/>
        <w:t>101. Customer Obligations (Module 5)</w:t>
      </w:r>
    </w:p>
    <w:p>
      <w:r>
        <w:rPr>
          <w:b/>
        </w:rPr>
        <w:t xml:space="preserve">101.1 </w:t>
      </w:r>
      <w:r>
        <w:rPr/>
        <w:t xml:space="preserve">The Supplier shall maintain complete and accurate records relating to the customer obligations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101.2 </w:t>
      </w:r>
      <w:r>
        <w:rPr/>
        <w:t>The parties shall meet at least quarterly to review performance in relation to the customer obligations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101.3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5), it shall notify the Customer promptly and in any event within five Working Days.</w:t>
      </w:r>
    </w:p>
    <w:p>
      <w:r>
        <w:rPr>
          <w:b/>
        </w:rPr>
        <w:t xml:space="preserve">101.4 </w:t>
      </w:r>
      <w:r>
        <w:rPr/>
        <w:t xml:space="preserve">Clause 19.3 applies to any dispute arising under </w:t>
      </w:r>
      <w:r>
        <w:rPr/>
        <w:t xml:space="preserve">reasonable</w:t>
      </w:r>
      <w:r>
        <w:rPr/>
        <w:t xml:space="preserve"> clause.</w:t>
      </w:r>
    </w:p>
    <w:p>
      <w:r>
        <w:rPr>
          <w:b/>
        </w:rPr>
        <w:t xml:space="preserve">101.6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101.7 </w:t>
      </w:r>
      <w:r>
        <w:rPr/>
        <w:t xml:space="preserve">Where the Supplier becomes aware of any matter which may affect the customer obligations (module 5), it shall notify the Customer promptly and in any event within five Working Days. The parties shall meet at least </w:t>
      </w:r>
      <w:r>
        <w:rPr/>
        <w:t xml:space="preserve">reasonable</w:t>
      </w:r>
      <w:r>
        <w:rPr/>
        <w:t xml:space="preserve"> to review performance in relation to the customer obligations (module 5) and agree any improvements required. The parties shall meet at least quarterly to review performance in relation to the customer obligations (module 5) and agree any improvements required.</w:t>
      </w:r>
    </w:p>
    <w:p>
      <w:r>
        <w:rPr>
          <w:b/>
        </w:rPr>
        <w:t xml:space="preserve">101.8 </w:t>
      </w:r>
      <w:r>
        <w:rPr/>
        <w:t xml:space="preserve">The Customer may, acting reasonably, request such information from the Supplier as it requires to verify compliance with this clause. The Supplier shall maintain complete and accurate records relating to the customer obligations (module 5) and shall make them available to the Customer on request. Where the Supplier becomes aware of any matter which may affect the customer obligations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101.9 </w:t>
      </w:r>
      <w:r>
        <w:rPr/>
        <w:t>The Supplier shall retain all Customer Data for 30 days after termination before secure deletion.</w:t>
      </w:r>
    </w:p>
    <w:p>
      <w:r>
        <w:rPr>
          <w:b/>
        </w:rPr>
        <w:t xml:space="preserve">101.10 </w:t>
      </w:r>
      <w:r>
        <w:rPr/>
        <w:t>Subject to Clause 9, the Supplier shall provide the deliverables described in this clause to the Customer.</w:t>
      </w:r>
    </w:p>
    <w:p>
      <w:r>
        <w:rPr>
          <w:b/>
        </w:rPr>
        <w:t xml:space="preserve">101.11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102. Change Control (Module 5)</w:t>
      </w:r>
    </w:p>
    <w:p>
      <w:r>
        <w:rPr>
          <w:b/>
        </w:rPr>
        <w:t xml:space="preserve">102.1 </w:t>
      </w:r>
      <w:r>
        <w:rPr/>
        <w:t xml:space="preserve">The Customer may, acting reasonably, request such information from the Supplier as it requires to verify compliance with this clause.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102.2 </w:t>
      </w:r>
      <w:r>
        <w:rPr/>
        <w:t>Each party shall bear its own costs in connection with the matters described in this clause, save as otherwise expressly provided. The parties shall meet at least quarterly to review performance in relation to the change control (module 5) and agree any improvements required.</w:t>
      </w:r>
    </w:p>
    <w:p>
      <w:r>
        <w:rPr>
          <w:b/>
        </w:rPr>
        <w:t xml:space="preserve">102.3 </w:t>
      </w:r>
      <w:r>
        <w:rPr/>
        <w:t>The parties shall meet at least quarterly to review performance in relation to the change control (module 5) and agree any improvements required.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w:t>
      </w:r>
    </w:p>
    <w:p>
      <w:r>
        <w:rPr>
          <w:b/>
        </w:rPr>
        <w:t xml:space="preserve">102.4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rPr/>
      </w:pPr>
      <w:r>
        <w:rPr/>
        <w:t xml:space="preserve">1185.A The Parties shall co-operate in good faith.</w:t>
      </w:r>
    </w:p>
    <w:p>
      <w:r>
        <w:rPr>
          <w:b/>
        </w:rPr>
        <w:t xml:space="preserve">102.5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5) and shall make them available to the Customer on request.</w:t>
      </w:r>
    </w:p>
    <w:p>
      <w:r>
        <w:rPr>
          <w:b/>
        </w:rPr>
        <w:t xml:space="preserve">102.6 </w:t>
      </w:r>
      <w:r>
        <w:rPr/>
        <w:t>The Customer may, acting reasonably, request such information from the Supplier as it requires to verify compliance with this clause. The parties shall meet at least quarterly to review performance in relation to the change control (module 5) and agree any improvements required. Each party shall bear its own costs in connection with the matters described in this clause, save as otherwise expressly provided. Where the Supplier becomes aware of any matter which may affect the change control (module 5), it shall notify the Customer promptly and in any event within five Working Days.</w:t>
      </w:r>
    </w:p>
    <w:p>
      <w:r>
        <w:rPr>
          <w:b/>
        </w:rPr>
        <w:t xml:space="preserve">102.7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102.8 </w:t>
      </w:r>
      <w:r>
        <w:rPr/>
        <w:t>Subject to Clause 9.4, the Supplier shall provide the deliverables described in this clause to the Customer.</w:t>
      </w:r>
    </w:p>
    <w:p>
      <w:r>
        <w:rPr>
          <w:b/>
        </w:rPr>
        <w:t xml:space="preserve">102.9 </w:t>
      </w:r>
      <w:r>
        <w:rPr/>
        <w:t xml:space="preserve">Nothing in this clause shall limit any other right or remedy of the Customer under this Agreement or at law. Where the Supplier becomes aware of any matter which may affect the change control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102.10 </w:t>
      </w:r>
      <w:r>
        <w:rPr/>
        <w:t>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w:t>
      </w:r>
    </w:p>
    <w:p>
      <w:r>
        <w:rPr>
          <w:b/>
        </w:rPr>
        <w:t xml:space="preserve">102.11 </w:t>
      </w:r>
      <w:r>
        <w:rPr/>
        <w:t xml:space="preserve">The Supplier shall maintain complete and accurate records relating to the change control (module 5) and shall make them available to the Customer on request. The Customer may, acting reasonably, request such information from the Supplier as it requires to verify compliance with this clause.</w:t>
      </w:r>
      <w:ins w:id="9102" w:author="Helena Voss" w:date="2026-09-28T08:30:09Z">
        <w:r>
          <w:rPr/>
          <w:t xml:space="preserve"> This obligation survives termination.</w:t>
        </w:r>
      </w:ins>
    </w:p>
    <w:p>
      <w:r>
        <w:rPr>
          <w:b/>
        </w:rPr>
        <w:t xml:space="preserve">102.12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change control (module 5) and agree any improvements required. The Supplier shall maintain complete and accurate records relating to the change control (module 5) and shall make them available to the Customer on request.</w:t>
      </w:r>
    </w:p>
    <w:p>
      <w:pPr>
        <w:pStyle w:val="Heading1"/>
      </w:pPr>
      <w:r>
        <w:rPr/>
        <w:t>103. Fees and Payment (Module 5)</w:t>
      </w:r>
    </w:p>
    <w:p>
      <w:r>
        <w:rPr>
          <w:b/>
        </w:rPr>
        <w:t xml:space="preserve">103.1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103.3 </w:t>
      </w:r>
      <w:r>
        <w:rPr/>
        <w:t xml:space="preserve">The Customer may, acting reasonably, request such information from the Supplier as it requires to verify compliance with this clause. The parties shall meet at least quarterly to review performance in relation to the fees and payment (module 5)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w:t>
      </w:r>
    </w:p>
    <w:p>
      <w:r>
        <w:rPr>
          <w:b/>
        </w:rPr>
        <w:t xml:space="preserve">103.4 </w:t>
      </w:r>
      <w:r>
        <w:rPr/>
        <w:t>Where the Supplier becomes aware of any matter which may affect the fees and payment (module 5), it shall notify the Customer promptly and in any event within five Working Days. The parties shall meet at least quarterly to review performance in relation to the fees and payment (module 5) and agree any improvements required.</w:t>
      </w:r>
    </w:p>
    <w:p>
      <w:r>
        <w:rPr>
          <w:b/>
        </w:rPr>
        <w:t xml:space="preserve">103.5 </w:t>
      </w:r>
      <w:r>
        <w:rPr/>
        <w:t>Undisputed amounts shall be paid no later than 30 days after the date of the relevant invoice.</w:t>
      </w:r>
    </w:p>
    <w:p>
      <w:r>
        <w:rPr>
          <w:b/>
        </w:rPr>
        <w:t xml:space="preserve">103.6 </w:t>
      </w:r>
      <w:r>
        <w:rPr/>
        <w:t>Where the Supplier becomes aware of any matter which may affect the fees and payment (module 5),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103.7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103.8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 The Supplier shall perform its obligations under this clause with reasonable skill, care and diligence and in accordance with Good Industry Practice. Where the Supplier becomes aware of any matter which may affect the fees and payment (module 5), it shall notify the Customer promptly and in any event within five Working Days.</w:t>
      </w:r>
    </w:p>
    <w:p>
      <w:r>
        <w:rPr>
          <w:b/>
        </w:rPr>
        <w:t xml:space="preserve">103.9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103.10 </w:t>
      </w:r>
      <w:r>
        <w:rPr/>
        <w:t xml:space="preserve">Each party shall bear its own costs in connection with the matters described in this clause, save as otherwise expressly provided. The Supplier shall maintain complete and accurate records relating to the </w:t>
      </w:r>
      <w:del w:id="9045" w:author="Helena Voss" w:date="2026-09-28T08:30:09Z">
        <w:r>
          <w:rPr/>
          <w:delText xml:space="preserve">fees</w:delText>
        </w:r>
      </w:del>
      <w:ins w:id="9046" w:author="Helena Voss" w:date="2026-09-28T08:30:09Z">
        <w:r>
          <w:rPr/>
          <w:t xml:space="preserve">reasonable</w:t>
        </w:r>
      </w:ins>
      <w:r>
        <w:rPr/>
        <w:t xml:space="preserve"> and payment (module 5) and shall make them available to the Customer on request. The Supplier shall maintain complete and accurate records relating to the fees and payment (module 5) and shall make them available to the Customer on request.</w:t>
      </w:r>
    </w:p>
    <w:p>
      <w:r>
        <w:rPr>
          <w:b/>
        </w:rPr>
        <w:t xml:space="preserve">103.11 </w:t>
      </w:r>
      <w:r>
        <w:rPr/>
        <w:t>The Supplier shall maintain complete and accurate records relating to the fees and payment (module 5) and shall make them available to the Customer on request. The Supplier shall maintain complete and accurate records relating to the fees and payment (module 5) and shall make them available to the Customer on request.</w:t>
      </w:r>
    </w:p>
    <w:p>
      <w:r>
        <w:rPr>
          <w:b/>
        </w:rPr>
        <w:t xml:space="preserve">103.12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fees and payment (module 5) and agree any improvements required.</w:t>
      </w:r>
    </w:p>
    <w:p>
      <w:pPr>
        <w:pStyle w:val="Heading1"/>
      </w:pPr>
      <w:r>
        <w:rPr/>
        <w:t>104. Invoicing (Module 5)</w:t>
      </w:r>
    </w:p>
    <w:p>
      <w:r>
        <w:rPr>
          <w:b/>
        </w:rPr>
        <w:t xml:space="preserve">104.1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5) and agree any improvements required. Where the Supplier becomes aware of any matter which may affect the invoicing (module 5), it shall notify the Customer promptly and in any event within five Working Days. The parties shall meet at least quarterly to review performance in relation to the invoicing (module 5) and agree any improvements required.</w:t>
      </w:r>
    </w:p>
    <w:p>
      <w:r>
        <w:rPr>
          <w:b/>
        </w:rPr>
        <w:t xml:space="preserve">104.2 </w:t>
      </w:r>
      <w:r>
        <w:rPr/>
        <w:t xml:space="preserve">Any approval given by the Customer under this clause shall not relieve the Supplier of any of its obligations under this Agreement. The parties shall meet at least quarterly to review performance in relation to the invoicing (module 5)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invoicing (module 5) and agree any improvements required.</w:t>
      </w:r>
    </w:p>
    <w:p>
      <w:r>
        <w:rPr>
          <w:b/>
        </w:rPr>
        <w:t xml:space="preserve">104.4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104.5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5) and shall make them available to the Customer on request.</w:t>
      </w:r>
    </w:p>
    <w:p>
      <w:r>
        <w:rPr>
          <w:b/>
        </w:rPr>
        <w:t xml:space="preserve">104.6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104.7 </w:t>
      </w:r>
      <w:r>
        <w:rPr/>
        <w:t>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104.8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pPr>
        <w:pStyle w:val="Heading2"/>
      </w:pPr>
      <w:r>
        <w:rPr>
          <w:b/>
        </w:rPr>
        <w:t xml:space="preserve">104.9 </w:t>
      </w:r>
      <w:r>
        <w:rPr/>
        <w:t>Where the Supplier becomes aware of any matter which may affect the invoicing (module 5),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104.10 </w:t>
      </w:r>
      <w:r>
        <w:rPr/>
        <w:t xml:space="preserve">The parties shall meet at least quarterly to review performance in relation to the invoicing (module 5) and agree any improvements required. Any approval given by the Customer under </w:t>
      </w:r>
      <w:r>
        <w:rPr/>
        <w:t xml:space="preserve">reasonable</w:t>
      </w:r>
      <w:r>
        <w:rPr/>
        <w:t xml:space="preserve"> clause shall not relieve the Supplier of any of its obligations under this Agreement.</w:t>
      </w:r>
    </w:p>
    <w:p>
      <w:r>
        <w:rPr>
          <w:b/>
        </w:rPr>
        <w:t xml:space="preserve">104.11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5) and shall make them available to the Customer on request.</w:t>
      </w:r>
    </w:p>
    <w:p>
      <w:pPr>
        <w:pStyle w:val="Heading2"/>
        <w:pPrChange w:id="20028" w:author="Helena Voss" w:date="2026-09-28T08:30:09Z">
          <w:pPr/>
        </w:pPrChange>
      </w:pPr>
      <w:r>
        <w:rPr>
          <w:b/>
        </w:rPr>
        <w:t xml:space="preserve">104.12 </w:t>
      </w:r>
      <w:r>
        <w:rPr/>
        <w:t>The Customer may, acting reasonably, request such information from the Supplier as it requires to verify compliance with this clause. The Supplier shall maintain complete and accurate records relating to the invoicing (module 5) and shall make them available to the Customer on request.</w:t>
      </w:r>
    </w:p>
    <w:p>
      <w:pPr>
        <w:pStyle w:val="Heading1"/>
      </w:pPr>
      <w:r>
        <w:rPr/>
        <w:t>105. Term (Module 5)</w:t>
      </w:r>
    </w:p>
    <w:p>
      <w:r>
        <w:rPr>
          <w:b/>
        </w:rPr>
        <w:t xml:space="preserve">105.1 </w:t>
      </w:r>
      <w:r>
        <w:rPr/>
        <w:t>The Customer may, acting reasonably, request such information from the Supplier as it requires to verify compliance with this clause. The parties shall meet at least quarterly to review performance in relation to the term (module 5) and agree any improvements required.</w:t>
      </w:r>
    </w:p>
    <w:p>
      <w:pPr>
        <w:rPr/>
      </w:pPr>
      <w:r>
        <w:rPr/>
        <w:t xml:space="preserve">1221.A The Parties shall co-operate in good faith.</w:t>
      </w:r>
    </w:p>
    <w:p>
      <w:r>
        <w:rPr>
          <w:b/>
        </w:rPr>
        <w:t xml:space="preserve">105.2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r>
        <w:rPr/>
        <w:t xml:space="preserve"> This obligation survives termination.</w:t>
      </w:r>
    </w:p>
    <w:p>
      <w:r>
        <w:rPr>
          <w:b/>
        </w:rPr>
        <w:t xml:space="preserve">105.3 </w:t>
      </w:r>
      <w:r>
        <w:rPr/>
        <w:t>Each party shall bear its own costs in connection with the matters described in this clause, save as otherwise expressly provided. The Supplier shall maintain complete and accurate records relating to the term (module 5) and shall make them available to the Customer on request.</w:t>
      </w:r>
    </w:p>
    <w:p>
      <w:pPr>
        <w:pStyle w:val="Heading2"/>
      </w:pPr>
      <w:r>
        <w:rPr>
          <w:b/>
        </w:rPr>
        <w:t xml:space="preserve">105.4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105.5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105.6 </w:t>
      </w:r>
      <w:r>
        <w:rPr/>
        <w:t>Any approval given by the Customer under this clause shall not relieve the Supplier of any of its obligations under this Agreement. The parties shall meet at least quarterly to review performance in relation to the term (module 5) and agree any improvements required. Any approval given by the Customer under this clause shall not relieve the Supplier of any of its obligations under this Agreement.</w:t>
      </w:r>
    </w:p>
    <w:p>
      <w:r>
        <w:rPr>
          <w:b/>
        </w:rPr>
        <w:t xml:space="preserve">105.7 </w:t>
      </w:r>
      <w:r>
        <w:rPr/>
        <w:t>Nothing in this clause shall limit any other right or remedy of the Customer under this Agreement or at law. Where the Supplier becomes aware of any matter which may affect the term (module 5), it shall notify the Customer promptly and in any event within five Working Days.</w:t>
      </w:r>
    </w:p>
    <w:p>
      <w:r>
        <w:rPr>
          <w:b/>
        </w:rPr>
        <w:t xml:space="preserve">105.8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 (module 5) and shall make them available to the Customer on request. Any approval given by the Customer under this clause shall not relieve the Supplier of any of its obligations under this Agreement.</w:t>
      </w:r>
    </w:p>
    <w:p>
      <w:r>
        <w:rPr>
          <w:b/>
        </w:rPr>
        <w:t xml:space="preserve">105.10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105.11 </w:t>
      </w:r>
      <w:r>
        <w:rPr/>
        <w:t xml:space="preserve">Each party shall bear its own costs in connection with the matters described in this clause, save as otherwise expressly provided. The parties shall meet at least quarterly to review performance in relation </w:t>
      </w:r>
      <w:r>
        <w:rPr/>
        <w:t xml:space="preserve">reasonable</w:t>
      </w:r>
      <w:r>
        <w:rPr/>
        <w:t xml:space="preserve"> the term (module 5) and agree any improvements required.</w:t>
      </w:r>
      <w:ins w:id="9001" w:author="Helena Voss" w:date="2026-09-28T08:30:09Z">
        <w:r>
          <w:rPr/>
          <w:t xml:space="preserve"> This obligation survives termination.</w:t>
        </w:r>
      </w:ins>
    </w:p>
    <w:p>
      <w:pPr>
        <w:pStyle w:val="Heading1"/>
      </w:pPr>
      <w:r>
        <w:rPr/>
        <w:t>106. Termination (Module 5)</w:t>
      </w:r>
    </w:p>
    <w:p>
      <w:r>
        <w:rPr>
          <w:b/>
        </w:rPr>
        <w:t xml:space="preserve">106.1 </w:t>
      </w:r>
      <w:r>
        <w:rPr/>
        <w:t xml:space="preserve">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5) and agree any improvements required.</w:t>
      </w:r>
      <w:r>
        <w:rPr/>
        <w:t xml:space="preserve"> This obligation survives termination.</w:t>
      </w:r>
    </w:p>
    <w:p>
      <w:r>
        <w:rPr>
          <w:b/>
        </w:rPr>
        <w:t xml:space="preserve">106.2 </w:t>
      </w:r>
      <w:r>
        <w:rPr/>
        <w:t xml:space="preserve">The parties shall meet at least quarterly to review performance in relation to the termination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106.3 </w:t>
      </w:r>
      <w:r>
        <w:rPr/>
        <w:t>Subject to Clause 9, the Supplier shall provide the deliverables described in this clause to the Customer.</w:t>
      </w:r>
    </w:p>
    <w:p>
      <w:r>
        <w:rPr>
          <w:b/>
        </w:rPr>
        <w:t xml:space="preserve">106.4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w:r>
        <w:rPr>
          <w:b/>
        </w:rPr>
        <w:t xml:space="preserve">106.5 </w:t>
      </w:r>
      <w:r>
        <w:rPr/>
        <w:t>The Supplier shall maintain complete and accurate records relating to the termination (module 5) and shall make them available to the Customer on request. Each party shall bear its own costs in connection with the matters described in this clause, save as otherwise expressly provided. The parties shall meet at least quarterly to review performance in relation to the termination (module 5) and agree any improvements required.</w:t>
      </w:r>
    </w:p>
    <w:p>
      <w:r>
        <w:rPr>
          <w:b/>
        </w:rPr>
        <w:t xml:space="preserve">106.6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106.7 </w:t>
      </w:r>
      <w:r>
        <w:rPr/>
        <w:t>The Supplier shall maintain complete and accurate records relating to the termination (module 5) and shall make them available to the Customer on request. The Supplier shall maintain complete and accurate records relating to the termination (module 5) and shall make them available to the Customer on request.</w:t>
      </w:r>
    </w:p>
    <w:p>
      <w:r>
        <w:rPr>
          <w:b/>
        </w:rPr>
        <w:t xml:space="preserve">106.8 </w:t>
      </w:r>
      <w:r>
        <w:rPr/>
        <w:t>The parties shall meet at least quarterly to review performance in relation to the termination (module 5) and agree any improvements required. Nothing in this clause shall limit any other right or remedy of the Customer under this Agreement or at law.</w:t>
      </w:r>
    </w:p>
    <w:p>
      <w:r>
        <w:rPr>
          <w:b/>
        </w:rPr>
        <w:t xml:space="preserve">106.9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w:pPr>
        <w:pStyle w:val="Heading1"/>
      </w:pPr>
      <w:r>
        <w:rPr/>
        <w:t>107. Confidentiality (Module 5)</w:t>
      </w:r>
    </w:p>
    <w:p>
      <w:r>
        <w:rPr>
          <w:b/>
        </w:rPr>
        <w:t xml:space="preserve">107.1 </w:t>
      </w:r>
      <w:r>
        <w:rPr/>
        <w:t>Any approval given by the Customer under this clause shall not relieve the Supplier of any of its obligations under this Agreement. The Supplier shall maintain complete and accurate records relating to the confidentiality (module 5) and shall make them available to the Customer on request.</w:t>
      </w:r>
    </w:p>
    <w:p>
      <w:r>
        <w:rPr>
          <w:b/>
        </w:rPr>
        <w:t xml:space="preserve">107.2 </w:t>
      </w:r>
      <w:r>
        <w:rPr/>
        <w:t>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The Customer may, acting reasonably, request such information from the Supplier as it requires to verify compliance with this clause.</w:t>
      </w:r>
    </w:p>
    <w:p>
      <w:r>
        <w:rPr>
          <w:b/>
        </w:rPr>
        <w:t xml:space="preserve">107.3 </w:t>
      </w:r>
      <w:r>
        <w:rPr/>
        <w:t xml:space="preserve">Where the Supplier becomes aware of any matter which may affect the confidentiality (module 5), it shall notify the Customer </w:t>
      </w:r>
      <w:r>
        <w:rPr/>
        <w:t xml:space="preserve">reasonable</w:t>
      </w:r>
      <w:r>
        <w:rPr/>
        <w:t xml:space="preserve"> and in any event within five Working Days. Nothing in this clause shall limit any other right or remedy of the Customer under this Agreement or at law. The parties shall meet at least quarterly to review performance in relation to the confidentiality (module 5) and agree any improvements required.</w:t>
      </w:r>
    </w:p>
    <w:p>
      <w:r>
        <w:rPr>
          <w:b/>
        </w:rPr>
        <w:t xml:space="preserve">107.4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5), it shall notify the Customer promptly and in any event within five Working Days. The parties shall meet at least quarterly to review performance in relation to the confidentiality (module 5) and agree any improvements required.</w:t>
      </w:r>
    </w:p>
    <w:p>
      <w:r>
        <w:rPr>
          <w:b/>
        </w:rPr>
        <w:t xml:space="preserve">107.5 </w:t>
      </w:r>
      <w:r>
        <w:rPr/>
        <w:t>The Supplier shall maintain complete and accurate records relating to the confidentiality (module 5) and shall make them available to the Customer on request. 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Each party shall bear its own costs in connection with the matters described in this clause, save as otherwise expressly provided.</w:t>
      </w:r>
    </w:p>
    <w:p>
      <w:r>
        <w:rPr>
          <w:b/>
        </w:rPr>
        <w:t xml:space="preserve">107.6 </w:t>
      </w:r>
      <w:r>
        <w:rPr/>
        <w:t>The Customer may, acting reasonably, request such information from the Supplier as it requires to verify compliance with this clause. The Supplier shall maintain complete and accurate records relating to the confidentiality (module 5) and shall make them available to the Customer on request.</w:t>
      </w:r>
    </w:p>
    <w:p>
      <w:r>
        <w:rPr>
          <w:b/>
        </w:rPr>
        <w:t xml:space="preserve">107.7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107.8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108. Intellectual Property (Module 5)</w:t>
      </w:r>
    </w:p>
    <w:p>
      <w:r>
        <w:rPr>
          <w:b/>
        </w:rPr>
        <w:t xml:space="preserve">108.1 </w:t>
      </w:r>
      <w:r>
        <w:rPr/>
        <w:t>The parties shall meet at least quarterly to review performance in relation to the intellectual property (module 5) and agree any improvements required. Nothing in this clause shall limit any other right or remedy of the Customer under this Agreement or at law.</w:t>
      </w:r>
    </w:p>
    <w:p>
      <w:r>
        <w:rPr>
          <w:b/>
        </w:rPr>
        <w:t xml:space="preserve">108.2 </w:t>
      </w:r>
      <w:r>
        <w:rPr/>
        <w:t>The Supplier shall remedy any material breach within 30 days of written notice requiring it to do so.</w:t>
      </w:r>
    </w:p>
    <w:p>
      <w:r>
        <w:rPr>
          <w:b/>
        </w:rPr>
        <w:t xml:space="preserve">108.3 </w:t>
      </w:r>
      <w:r>
        <w:rPr/>
        <w:t>The Supplier shall maintain complete and accurate records relating to the intellectual property (module 5) and shall make them available to the Customer on request. Any approval given by the Customer under this clause shall not relieve the Supplier of any of its obligations under this Agreement.</w:t>
      </w:r>
    </w:p>
    <w:p>
      <w:r>
        <w:rPr>
          <w:b/>
        </w:rPr>
        <w:t xml:space="preserve">108.4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108.5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w:t>
      </w:r>
    </w:p>
    <w:p>
      <w:r>
        <w:rPr>
          <w:b/>
        </w:rPr>
        <w:t xml:space="preserve">108.6 </w:t>
      </w:r>
      <w:r>
        <w:rPr/>
        <w:t>The Supplier shall provide the exit plan within thirty (30) days of the Effective Date.</w:t>
      </w:r>
    </w:p>
    <w:p>
      <w:r>
        <w:rPr>
          <w:b/>
        </w:rPr>
        <w:t xml:space="preserve">108.7 </w:t>
      </w:r>
      <w:r>
        <w:rPr/>
        <w:t>The parties shall meet at least quarterly to review performance in relation to the intellectual property (module 5) and agree any improvements required. Each party shall bear its own costs in connection with the matters described in this clause, save as otherwise expressly provided. The Supplier shall maintain complete and accurate records relating to the intellectual property (module 5) and shall make them available to the Customer on request.</w:t>
      </w:r>
    </w:p>
    <w:p>
      <w:r>
        <w:rPr>
          <w:b/>
        </w:rPr>
        <w:t xml:space="preserve">108.8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108.9 </w:t>
      </w:r>
      <w:r>
        <w:rPr/>
        <w:t>The Customer may, acting reasonably, request such information from the Supplier as it requires to verify compliance with this clause. Where the Supplier becomes aware of any matter which may affect the intellectual property (module 5), it shall notify the Customer promptly and in any event within five Working Days. Each party shall bear its own costs in connection with the matters described in this clause, save as otherwise expressly provided.</w:t>
      </w:r>
    </w:p>
    <w:p>
      <w:r>
        <w:rPr>
          <w:b/>
        </w:rPr>
        <w:t xml:space="preserve">108.10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109. Data Protection (Module 5)</w:t>
      </w:r>
    </w:p>
    <w:p>
      <w:r>
        <w:rPr>
          <w:b/>
        </w:rPr>
        <w:t xml:space="preserve">109.1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Nothing in this clause shall limit any other right or remedy of the Customer under this Agreement or at law.</w:t>
      </w:r>
    </w:p>
    <w:p>
      <w:r>
        <w:rPr>
          <w:b/>
        </w:rPr>
        <w:t xml:space="preserve">109.2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5) and shall make them available to the Customer on request.</w:t>
      </w:r>
    </w:p>
    <w:p>
      <w:r>
        <w:rPr>
          <w:b/>
        </w:rPr>
        <w:t xml:space="preserve">109.3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109.4 </w:t>
      </w:r>
      <w:r>
        <w:rPr/>
        <w:t xml:space="preserve">The Supplier shall maintain complete and accurate records relating to the data protection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5) and shall make them available to the Customer on request. The parties shall meet at least quarterly to review performance in relation to the data protection (module 5) and agree any improvements required.</w:t>
      </w:r>
    </w:p>
    <w:p>
      <w:r>
        <w:rPr>
          <w:b/>
        </w:rPr>
        <w:t xml:space="preserve">109.6 </w:t>
      </w:r>
      <w:r>
        <w:rPr/>
        <w:t>Either party may terminate this Agreement for convenience on not less than thirty (30) days' written notice.</w:t>
      </w:r>
    </w:p>
    <w:p>
      <w:r>
        <w:rPr>
          <w:b/>
        </w:rPr>
        <w:t xml:space="preserve">109.7 </w:t>
      </w:r>
      <w:r>
        <w:rPr/>
        <w:t xml:space="preserve">Where the Supplier becomes aware of any matter which may affect the data protection (module 5), it shall notify the Customer promptly and in any event within five Working Days. The Supplier shall maintain complete and accurate records relating to the data protection (module 5)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109.8 </w:t>
      </w:r>
      <w:r>
        <w:rPr/>
        <w:t>The parties shall meet at least quarterly to review performance in relation to the data protection (module 5) and agree any improvements required.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w:t>
      </w:r>
    </w:p>
    <w:p>
      <w:r>
        <w:rPr>
          <w:b/>
        </w:rPr>
        <w:t xml:space="preserve">109.9 </w:t>
      </w:r>
      <w:r>
        <w:rPr/>
        <w:t xml:space="preserve">Nothing in this clause shall limit any other right or remedy of the Customer under this Agreement or at law. The Supplier shall perform its obligations under this clause</w:t>
      </w:r>
      <w:r>
        <w:rPr>
          <w:b/>
          <w:rPrChange w:id="20011" w:author="Helena Voss" w:date="2026-09-28T08:30:09Z">
            <w:rPr/>
          </w:rPrChange>
        </w:rPr>
        <w:t xml:space="preserve"> with reason</w:t>
      </w:r>
      <w:r>
        <w:rPr/>
        <w:t xml:space="preserve">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109.10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109.11 </w:t>
      </w:r>
      <w:r>
        <w:rPr/>
        <w:t>The Supplier shall retain all Customer Data for 30 days after termination before secure deletion.</w:t>
      </w:r>
    </w:p>
    <w:p>
      <w:r>
        <w:rPr>
          <w:b/>
        </w:rPr>
        <w:t xml:space="preserve">109.12 </w:t>
      </w:r>
      <w:r>
        <w:rPr/>
        <w:t>The Supplier shall maintain complete and accurate records relating to the data protection (module 5) and shall make them available to the Customer on request. Where the Supplier becomes aware of any matter which may affect the data protection (module 5), it shall notify the Customer promptly and in any event within five Working Days.</w:t>
      </w:r>
    </w:p>
    <w:p>
      <w:r>
        <w:rPr>
          <w:b/>
        </w:rPr>
        <w:t xml:space="preserve">109.13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110. Security (Module 5)</w:t>
      </w:r>
    </w:p>
    <w:p>
      <w:r>
        <w:rPr>
          <w:b/>
        </w:rPr>
        <w:t xml:space="preserve">110.1 </w:t>
      </w:r>
      <w:r>
        <w:rPr/>
        <w:t>Where the Supplier becomes aware of any matter which may affect the security (module 5), it shall notify the Customer promptly and in any event within five Working Days. Each party shall bear its own costs in connection with the matters described in this clause, save as otherwise expressly provided.</w:t>
      </w:r>
    </w:p>
    <w:p>
      <w:r>
        <w:rPr>
          <w:b/>
        </w:rPr>
        <w:t xml:space="preserve">110.2 </w:t>
      </w:r>
      <w:r>
        <w:rPr/>
        <w:t>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w:r>
        <w:rPr>
          <w:b/>
        </w:rPr>
        <w:t xml:space="preserve">110.3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110.4 </w:t>
      </w:r>
      <w:r>
        <w:rPr/>
        <w:t>The Customer may, acting reasonably, request such information from the Supplier as it requires to verify compliance with this clause. The parties shall meet at least quarterly to review performance in relation to the security (module 5) and agree any improvements required. Any approval given by the Customer under this clause shall not relieve the Supplier of any of its obligations under this Agreement.</w:t>
      </w:r>
    </w:p>
    <w:p>
      <w:r>
        <w:rPr>
          <w:b/>
        </w:rPr>
        <w:t xml:space="preserve">110.5 </w:t>
      </w:r>
      <w:r>
        <w:rPr/>
        <w:t>Clause 19 applies to any dispute arising under this clause.</w:t>
      </w:r>
    </w:p>
    <w:p>
      <w:r>
        <w:rPr>
          <w:b/>
        </w:rPr>
        <w:t xml:space="preserve">110.6 </w:t>
      </w:r>
      <w:r>
        <w:rPr/>
        <w:t>The Supplier shall provide the exit plan within thirty (30) days of the Effective Date.</w:t>
      </w:r>
    </w:p>
    <w:p>
      <w:r>
        <w:rPr>
          <w:b/>
        </w:rPr>
        <w:t xml:space="preserve">110.7 </w:t>
      </w:r>
      <w:r>
        <w:rPr/>
        <w:t>Nothing in this clause shall limit any other right or remedy of the Customer under this Agreement or at law. The Supplier shall maintain complete and accurate records relating to the security (module 5) and shall make them available to the Customer on request.</w:t>
      </w:r>
    </w:p>
    <w:p>
      <w:r>
        <w:rPr>
          <w:b/>
        </w:rPr>
        <w:t xml:space="preserve">110.8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security (module 5) and shall make them available to the Customer on request.</w:t>
      </w:r>
    </w:p>
    <w:p>
      <w:r>
        <w:rPr>
          <w:b/>
        </w:rPr>
        <w:t xml:space="preserve">110.9 </w:t>
      </w:r>
      <w:r>
        <w:rPr/>
        <w:t xml:space="preserve">Each party shall bear its own costs in connection with the matters described in this clause, save as otherwise expressly provided. The Supplier shall maintain complete and accurate records relating to th</w:t>
      </w:r>
      <w:r>
        <w:rPr>
          <w:b/>
          <w:rPrChange w:id="20001" w:author="Helena Voss" w:date="2026-09-28T08:30:09Z">
            <w:rPr/>
          </w:rPrChange>
        </w:rPr>
        <w:t xml:space="preserve">e security (</w:t>
      </w:r>
      <w:r>
        <w:rPr/>
        <w:t xml:space="preserve">module 5) and shall make them available to the Customer on request. Where the Supplier becomes aware of any matter which may affect the security (module 5), it shall notify the Customer promptly and in any event within five Working Days. Where the Supplier becomes aware of any matter which may affect the security (module 5), it shall notify the Customer promptly and in any event within five Working Days.</w:t>
      </w:r>
    </w:p>
    <w:p>
      <w:r>
        <w:rPr>
          <w:b/>
        </w:rPr>
        <w:t xml:space="preserve">110.10 </w:t>
      </w:r>
      <w:r>
        <w:rPr/>
        <w:t>Where the Supplier becomes aware of any matter which may affect the security (module 5),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security (module 5) and agree any improvements required.</w:t>
      </w:r>
    </w:p>
    <w:p>
      <w:r>
        <w:rPr>
          <w:b/>
        </w:rPr>
        <w:t xml:space="preserve">110.11 </w:t>
      </w:r>
      <w:r>
        <w:rPr/>
        <w:t>The Customer may, acting reasonably, request such information from the Supplier as it requires to verify compliance with this clause. 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w:r>
        <w:rPr>
          <w:b/>
        </w:rPr>
        <w:t xml:space="preserve">110.12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security (module 5) and agree any improvements required. Each party shall bear its own costs in connection with the matters described in this clause, save as otherwise expressly provided.</w:t>
      </w:r>
    </w:p>
    <w:p>
      <w:pPr>
        <w:pStyle w:val="Heading1"/>
      </w:pPr>
      <w:r>
        <w:rPr/>
        <w:t>111. Audit (Module 5)</w:t>
      </w:r>
    </w:p>
    <w:p>
      <w:r>
        <w:rPr>
          <w:b/>
        </w:rPr>
        <w:t xml:space="preserve">111.1 </w:t>
      </w:r>
      <w:r>
        <w:rPr/>
        <w:t xml:space="preserve">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w:t>
      </w:r>
    </w:p>
    <w:p>
      <w:r>
        <w:rPr>
          <w:b/>
        </w:rPr>
        <w:t xml:space="preserve">111.2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5) and agree any improvements required. Nothing in this clause shall limit any other right or remedy of the Customer under this Agreement or at law.</w:t>
      </w:r>
    </w:p>
    <w:p>
      <w:r>
        <w:rPr>
          <w:b/>
        </w:rPr>
        <w:t xml:space="preserve">111.3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5) and shall make them available to the Customer on request.</w:t>
      </w:r>
    </w:p>
    <w:p>
      <w:r>
        <w:rPr>
          <w:b/>
        </w:rPr>
        <w:t xml:space="preserve">111.4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111.5 </w:t>
      </w:r>
      <w:r>
        <w:rPr/>
        <w:t>Where the Supplier becomes aware of any matter which may affect the audit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pPr>
        <w:rPr>
          <w:ins w:id="9210" w:author="Helena Voss" w:date="2026-09-28T08:30:09Z"/>
        </w:rPr>
      </w:pPr>
      <w:ins w:id="9209" w:author="Helena Voss" w:date="2026-09-28T08:30:09Z">
        <w:r>
          <w:rPr/>
          <w:t xml:space="preserve">1294.A The Parties shall co-operate in good faith.</w:t>
        </w:r>
      </w:ins>
    </w:p>
    <w:p>
      <w:r>
        <w:rPr>
          <w:b/>
        </w:rPr>
        <w:t xml:space="preserve">111.6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 Nothing in this clause shall limit any other right or remedy of the Customer under this Agreement or at law. Where the Supplier becomes aware of any matter which may affect the audit (module 5), it shall notify the Customer promptly and in any event within five Working Days.</w:t>
      </w:r>
    </w:p>
    <w:p>
      <w:pPr>
        <w:pStyle w:val="Heading2"/>
      </w:pPr>
      <w:r>
        <w:rPr>
          <w:b/>
        </w:rPr>
        <w:t xml:space="preserve">111.7 </w:t>
      </w:r>
      <w:r>
        <w:rPr/>
        <w:t>Each party shall bear its own costs in connection with the matters described in this clause, save as otherwise expressly provided. The parties shall meet at least quarterly to review performance in relation to the audit (module 5) and agree any improvements required.</w:t>
      </w:r>
    </w:p>
    <w:p>
      <w:r>
        <w:rPr>
          <w:b/>
        </w:rPr>
        <w:t xml:space="preserve">111.8 </w:t>
      </w:r>
      <w:r>
        <w:rPr/>
        <w:t xml:space="preserve">Where the Supplier becomes aware of any matter which may affect the audit (module 5), it shall notify the Customer promptly and in any event within five Working Days. Nothing in this clause shall limit any other right or remedy of the Customer under this Agreement or at law. The parties shall meet at least quarterly to review performance in relation to the audit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111.9 </w:t>
      </w:r>
      <w:r>
        <w:rPr/>
        <w:t>Where the Supplier becomes aware of any matter which may affect the audit (module 5), it shall notify the Customer promptly and in any event within five Working Days. 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maintain complete and accurate records relating to the audit (module 5) and shall make them available to the Customer on request.</w:t>
      </w:r>
    </w:p>
    <w:p>
      <w:r>
        <w:rPr>
          <w:b/>
        </w:rPr>
        <w:t xml:space="preserve">111.10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111.11 </w:t>
      </w:r>
      <w:r>
        <w:rPr/>
        <w:t>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Customer may, acting reasonably, request such information from the Supplier as it requires to verify compliance with this clause.</w:t>
      </w:r>
    </w:p>
    <w:p>
      <w:r>
        <w:rPr>
          <w:b/>
        </w:rPr>
        <w:t xml:space="preserve">111.12 </w:t>
      </w:r>
      <w:r>
        <w:rPr/>
        <w:t>Any approval given by the Customer under this clause shall not relieve the Supplier of any of its obligations under this Agreement. The parties shall meet at least quarterly to review performance in relation to the audit (module 5) and agree any improvements required.</w:t>
      </w:r>
    </w:p>
    <w:p>
      <w:r>
        <w:rPr>
          <w:b/>
        </w:rPr>
        <w:t xml:space="preserve">111.13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112. Warranties (Module 5)</w:t>
      </w:r>
    </w:p>
    <w:p>
      <w:r>
        <w:rPr>
          <w:b/>
        </w:rPr>
        <w:t xml:space="preserve">112.1 </w:t>
      </w:r>
      <w:r>
        <w:rPr/>
        <w:t>The parties shall meet at least quarterly to review performance in relation to the warranties (module 5) and agree any improvements required. Each party shall bear its own costs in connection with the matters described in this clause, save as otherwise expressly provided.</w:t>
      </w:r>
    </w:p>
    <w:p>
      <w:r>
        <w:rPr>
          <w:b/>
        </w:rPr>
        <w:t xml:space="preserve">112.2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warranties (module 5), it shall notify the Customer promptly and in any event within five Working Days. Each party shall bear its own costs in connection with the matters described in this clause, save as otherwise expressly provided.</w:t>
      </w:r>
    </w:p>
    <w:p>
      <w:r>
        <w:rPr>
          <w:b/>
        </w:rPr>
        <w:t xml:space="preserve">112.3 </w:t>
      </w:r>
      <w:r>
        <w:rPr/>
        <w:t>The parties shall meet at least quarterly to review performance in relation to the warranties (module 5) and agree any improvements required. The Customer may, acting reasonably, request such information from the Supplier as it requires to verify compliance with this clause.</w:t>
      </w:r>
    </w:p>
    <w:p>
      <w:r>
        <w:rPr>
          <w:b/>
        </w:rPr>
        <w:t xml:space="preserve">112.4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112.5 </w:t>
      </w:r>
      <w:r>
        <w:rPr/>
        <w:t>Subject to Clause 9.4, the Supplier shall provide the deliverables described in this clause to the Customer.</w:t>
      </w:r>
    </w:p>
    <w:p>
      <w:r>
        <w:rPr>
          <w:b/>
        </w:rPr>
        <w:t xml:space="preserve">112.6 </w:t>
      </w:r>
      <w:r>
        <w:rPr/>
        <w:t>Where the Supplier becomes aware of any matter which may affect the warranties (module 5), it shall notify the Customer promptly and in any event within five Working Days. Where the Supplier becomes aware of any matter which may affect the warranties (module 5), it shall notify the Customer promptly and in any event within five Working Days.</w:t>
      </w:r>
    </w:p>
    <w:p>
      <w:r>
        <w:rPr>
          <w:b/>
        </w:rPr>
        <w:t xml:space="preserve">112.7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 Nothing in this clause shall limit any other right or remedy of the Customer under this Agreement or at law.</w:t>
      </w:r>
    </w:p>
    <w:p>
      <w:r>
        <w:rPr>
          <w:b/>
        </w:rPr>
        <w:t xml:space="preserve">112.8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w:t>
      </w:r>
    </w:p>
    <w:p>
      <w:r>
        <w:rPr>
          <w:b/>
        </w:rPr>
        <w:t xml:space="preserve">112.9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112.10 </w:t>
      </w:r>
      <w:r>
        <w:rPr/>
        <w:t>Either party may terminate this Agreement for convenience on not less than thirty (30) days' written notice.</w:t>
      </w:r>
    </w:p>
    <w:p>
      <w:r>
        <w:rPr>
          <w:b/>
        </w:rPr>
        <w:t xml:space="preserve">112.11 </w:t>
      </w:r>
      <w:r>
        <w:rPr/>
        <w:t>Clause 19.3 applies to any dispute arising under this clause.</w:t>
      </w:r>
    </w:p>
    <w:p>
      <w:pPr>
        <w:pStyle w:val="Heading1"/>
      </w:pPr>
      <w:r>
        <w:rPr/>
        <w:t>113. Indemnities (Module 5)</w:t>
      </w:r>
    </w:p>
    <w:p>
      <w:r>
        <w:rPr>
          <w:b/>
        </w:rPr>
        <w:t xml:space="preserve">113.1 </w:t>
      </w:r>
      <w:r>
        <w:rPr/>
        <w:t>Nothing in this clause shall limit any other right or remedy of the Customer under this Agreement or at law. Where the Supplier becomes aware of any matter which may affect the indemnities (module 5), it shall notify the Customer promptly and in any event within five Working Days.</w:t>
      </w:r>
    </w:p>
    <w:p>
      <w:r>
        <w:rPr>
          <w:b/>
        </w:rPr>
        <w:t xml:space="preserve">113.2 </w:t>
      </w:r>
      <w:r>
        <w:rPr/>
        <w:t>The Supplier shall maintain complete and accurate records relating to the indemnities (module 5) and shall make them available to the Customer on request. The Supplier shall maintain complete and accurate records relating to the indemnities (module 5) and shall make them available to the Customer on request. Where the Supplier becomes aware of any matter which may affect the indemnities (module 5), it shall notify the Customer promptly and in any event within five Working Days.</w:t>
      </w:r>
    </w:p>
    <w:p>
      <w:r>
        <w:rPr>
          <w:b/>
        </w:rPr>
        <w:t xml:space="preserve">113.3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113.4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113.5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w:t>
      </w:r>
    </w:p>
    <w:p>
      <w:r>
        <w:rPr>
          <w:b/>
        </w:rPr>
        <w:t xml:space="preserve">113.6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113.7 </w:t>
      </w:r>
      <w:r>
        <w:rPr/>
        <w:t xml:space="preserve">Where the Supplier becomes aware of any matter which may affect the indemnities (module 5), it shall notify the Customer promptly and in any event within five Working Days. The Supplier shall maintain complete and accurate records relating to the indemnities </w:t>
      </w:r>
      <w:r>
        <w:rPr/>
        <w:t xml:space="preserve">reasonable</w:t>
      </w:r>
      <w:r>
        <w:rPr/>
        <w:t xml:space="preserve"> 5) and shall make them available to the Customer on request.</w:t>
      </w:r>
    </w:p>
    <w:p>
      <w:r>
        <w:rPr>
          <w:b/>
        </w:rPr>
        <w:t xml:space="preserve">113.8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indemnities (module 5), it shall notify the Customer promptly and in any event within five Working Days.</w:t>
      </w:r>
    </w:p>
    <w:p>
      <w:r>
        <w:rPr>
          <w:b/>
        </w:rPr>
        <w:t xml:space="preserve">113.9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113.10 </w:t>
      </w:r>
      <w:r>
        <w:rPr/>
        <w:t xml:space="preserve">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114. Limitation of Liability (Module 5)</w:t>
      </w:r>
    </w:p>
    <w:p>
      <w:r>
        <w:rPr>
          <w:b/>
        </w:rPr>
        <w:t xml:space="preserve">114.1 </w:t>
      </w:r>
      <w:r>
        <w:rPr/>
        <w:t xml:space="preserve">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114.2 </w:t>
      </w:r>
      <w:r>
        <w:rPr/>
        <w:t>The parties shall meet at least quarterly to review performance in relation to the limitation of liability (module 5) and agree any improvements required. Where the Supplier becomes aware of any matter which may affect the limitation of liability (module 5), it shall notify the Customer promptly and in any event within five Working Days. Where the Supplier becomes aware of any matter which may affect the limitation of liability (module 5), it shall notify the Customer promptly and in any event within five Working Days. The Customer may, acting reasonably, request such information from the Supplier as it requires to verify compliance with this clause.</w:t>
      </w:r>
    </w:p>
    <w:p>
      <w:r>
        <w:rPr>
          <w:b/>
        </w:rPr>
        <w:t xml:space="preserve">114.3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114.4 </w:t>
      </w:r>
      <w:r>
        <w:rPr/>
        <w:t>The Supplier shall maintain complete and accurate records relating to the limitation of liability (module 5) and shall make them available to the Customer on request. Any approval given by the Customer under this clause shall not relieve the Supplier of any of its obligations under this Agreement.</w:t>
      </w:r>
    </w:p>
    <w:p>
      <w:r>
        <w:rPr>
          <w:b/>
        </w:rPr>
        <w:t xml:space="preserve">114.5 </w:t>
      </w:r>
      <w:r>
        <w:rPr/>
        <w:t>Subject to Clause 9, the Supplier shall provide the deliverables described in this clause to the Customer.</w:t>
      </w:r>
    </w:p>
    <w:p>
      <w:r>
        <w:rPr>
          <w:b/>
        </w:rPr>
        <w:t xml:space="preserve">114.6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114.7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114.8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114.9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The Supplier shall perform its obligations under this clause with </w:t>
      </w:r>
      <w:r>
        <w:rPr/>
        <w:t xml:space="preserve">prompt</w:t>
      </w:r>
      <w:r>
        <w:rPr/>
        <w:t xml:space="preserve"> skill, care and diligence and in accordance with Good Industry Practice.</w:t>
      </w:r>
    </w:p>
    <w:p>
      <w:pPr>
        <w:pStyle w:val="Heading1"/>
      </w:pPr>
      <w:r>
        <w:rPr/>
        <w:t>115. Insurance (Module 5)</w:t>
      </w:r>
    </w:p>
    <w:p>
      <w:r>
        <w:rPr>
          <w:b/>
        </w:rPr>
        <w:t xml:space="preserve">115.1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insurance (module 5), it shall notify the Customer promptly and in any event within five Working Days. The Supplier shall maintain complete and accurate records relating to the insurance (module 5) and shall make them available to the Customer on request. The parties shall meet at least quarterly to review performance in relation to the insurance (module 5) and agree any improvements required.</w:t>
      </w:r>
    </w:p>
    <w:p>
      <w:r>
        <w:rPr>
          <w:b/>
        </w:rPr>
        <w:t xml:space="preserve">115.2 </w:t>
      </w:r>
      <w:r>
        <w:rPr/>
        <w:t>Where the Supplier becomes aware of any matter which may affect the insurance (module 5), it shall notify the Customer promptly and in any event within five Working Days. Each party shall bear its own costs in connection with the matters described in this clause, save as otherwise expressly provided.</w:t>
      </w:r>
    </w:p>
    <w:p>
      <w:r>
        <w:rPr>
          <w:b/>
        </w:rPr>
        <w:t xml:space="preserve">115.3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115.4 </w:t>
      </w:r>
      <w:r>
        <w:rPr/>
        <w:t xml:space="preserve">The Supplier shall maintain complete and accurate records relating to the insurance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115.5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115.6 </w:t>
      </w:r>
      <w:r>
        <w:rPr/>
        <w:t>Where the Supplier becomes aware of any matter which may affect the insurance (module 5), it shall notify the Customer promptly and in any event within five Working Days. The parties shall meet at least quarterly to review performance in relation to the insurance (module 5) and agree any improvements required.</w:t>
      </w:r>
    </w:p>
    <w:p>
      <w:r>
        <w:rPr>
          <w:b/>
        </w:rPr>
        <w:t xml:space="preserve">115.7 </w:t>
      </w:r>
      <w:r>
        <w:rPr/>
        <w:t xml:space="preserve">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115.8 </w:t>
      </w:r>
      <w:r>
        <w:rPr/>
        <w:t>The Supplier shall maintain complete and accurate records relating to the insurance (module 5) and shall make them available to the Customer on request. 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w:t>
      </w:r>
    </w:p>
    <w:p>
      <w:r>
        <w:rPr>
          <w:b/>
        </w:rPr>
        <w:t xml:space="preserve">115.9 </w:t>
      </w:r>
      <w:r>
        <w:rPr/>
        <w:t>The Customer may, acting reasonably, request such information from the Supplier as it requires to verify compliance with this clause. The Supplier shall maintain complete and accurate records relating to the insurance (module 5) and shall make them available to the Customer on request.</w:t>
      </w:r>
    </w:p>
    <w:p>
      <w:pPr>
        <w:pStyle w:val="Heading1"/>
      </w:pPr>
      <w:r>
        <w:rPr/>
        <w:t>116. Force Majeure (Module 5)</w:t>
      </w:r>
    </w:p>
    <w:p>
      <w:r>
        <w:rPr>
          <w:b/>
        </w:rPr>
        <w:t xml:space="preserve">116.1 </w:t>
      </w:r>
      <w:r>
        <w:rPr/>
        <w:t>Each party shall bear its own costs in connection with the matters described in this clause, save as otherwise expressly provided. The parties shall meet at least quarterly to review performance in relation to the force majeure (module 5) and agree any improvements required. Where the Supplier becomes aware of any matter which may affect the force majeure (module 5), it shall notify the Customer promptly and in any event within five Working Days.</w:t>
      </w:r>
    </w:p>
    <w:p>
      <w:r>
        <w:rPr>
          <w:b/>
        </w:rPr>
        <w:t xml:space="preserve">116.2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w:pPr>
        <w:pStyle w:val="Heading2"/>
      </w:pPr>
      <w:r>
        <w:rPr>
          <w:b/>
        </w:rPr>
        <w:t xml:space="preserve">116.3 </w:t>
      </w:r>
      <w:r>
        <w:rPr/>
        <w:t>Subject to Clause 9, the Supplier shall provide the deliverables described in this clause to the Customer.</w:t>
      </w:r>
    </w:p>
    <w:p>
      <w:r>
        <w:rPr>
          <w:b/>
        </w:rPr>
        <w:t xml:space="preserve">116.4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w:r>
        <w:rPr>
          <w:b/>
        </w:rPr>
        <w:t xml:space="preserve">116.5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116.7 </w:t>
      </w:r>
      <w:r>
        <w:rPr/>
        <w:t>The parties shall meet at least quarterly to review performance in relation to the force majeure (module 5)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116.8 </w:t>
      </w:r>
      <w:r>
        <w:rPr/>
        <w:t>The parties shall meet at least quarterly to review performance in relation to the force majeure (module 5)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116.9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5) and agree any improvements required. The Supplier shall maintain complete and accurate records relating to the force majeure (module 5) and shall make them available to the Customer on request. The Supplier shall perform its obligations under this clause with reasonable skill, care and diligence and in accordance with Good Industry Practice.</w:t>
      </w:r>
    </w:p>
    <w:p>
      <w:r>
        <w:rPr>
          <w:b/>
        </w:rPr>
        <w:t xml:space="preserve">116.10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force majeure (module 5), it shall notify the Customer promptly and in any event within five Working Days.</w:t>
      </w:r>
      <w:ins w:id="9136" w:author="Helena Voss" w:date="2026-09-28T08:30:09Z">
        <w:r>
          <w:rPr/>
          <w:t xml:space="preserve"> This obligation survives termination.</w:t>
        </w:r>
      </w:ins>
    </w:p>
    <w:p>
      <w:r>
        <w:rPr>
          <w:b/>
        </w:rPr>
        <w:t xml:space="preserve">116.11 </w:t>
      </w:r>
      <w:r>
        <w:rPr/>
        <w:t xml:space="preserve">Where the Supplier becomes aware of any matter which may affect the force majeure (module 5), it shall notify the Customer promptly and in any event within five Working Days. The parties shall meet at least quarterly to review performance in relation to the force majeure (module 5)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5) and shall make them available to the Customer on request.</w:t>
      </w:r>
    </w:p>
    <w:p>
      <w:r>
        <w:rPr>
          <w:b/>
        </w:rPr>
        <w:t xml:space="preserve">116.13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117. Subcontracting (Module 5)</w:t>
      </w:r>
    </w:p>
    <w:p>
      <w:r>
        <w:rPr>
          <w:b/>
        </w:rPr>
        <w:t xml:space="preserve">117.1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117.2 </w:t>
      </w:r>
      <w:r>
        <w:rPr/>
        <w:t>Nothing in this clause shall limit any other right or remedy of the Customer under this Agreement or at law. Where the Supplier becomes aware of any matter which may affect the subcontracting (module 5), it shall notify the Customer promptly and in any event within five Working Days. Each party shall bear its own costs in connection with the matters described in this clause, save as otherwise expressly provided.</w:t>
      </w:r>
    </w:p>
    <w:p>
      <w:r>
        <w:rPr>
          <w:b/>
        </w:rPr>
        <w:t xml:space="preserve">117.3 </w:t>
      </w:r>
      <w:r>
        <w:rPr/>
        <w:t>Where the Supplier becomes aware of any matter which may affect the subcontracting (module 5), it shall notify the Customer promptly and in any event within five Working Days. Where the Supplier becomes aware of any matter which may affect the subcontracting (module 5), it shall notify the Customer promptly and in any event within five Working Days. Nothing in this clause shall limit any other right or remedy of the Customer under this Agreement or at law.</w:t>
      </w:r>
    </w:p>
    <w:p>
      <w:r>
        <w:rPr>
          <w:b/>
        </w:rPr>
        <w:t xml:space="preserve">117.4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117.5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117.6 </w:t>
      </w:r>
      <w:r>
        <w:rPr/>
        <w:t xml:space="preserve">Nothing in this clause shall limit any other right or remedy of the Customer under this Agreement or at law. The Supplier shall maintain complete and accurate records relating to the subcontracting (module 5) and shall make them available to the Customer on request. The parties shall meet at least quarterly to review performance in relation to the subcontracting (module 5) and agree any improvements required.</w:t>
      </w:r>
      <w:ins w:id="9083" w:author="Helena Voss" w:date="2026-09-28T08:30:09Z">
        <w:r>
          <w:rPr/>
          <w:t xml:space="preserve"> This obligation survives termination.</w:t>
        </w:r>
      </w:ins>
    </w:p>
    <w:p>
      <w:r>
        <w:rPr>
          <w:b/>
        </w:rPr>
        <w:t xml:space="preserve">117.7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subcontracting (module 5) and shall make them available to the Customer on request.</w:t>
      </w:r>
    </w:p>
    <w:p>
      <w:r>
        <w:rPr>
          <w:b/>
        </w:rPr>
        <w:t xml:space="preserve">117.8 </w:t>
      </w:r>
      <w:r>
        <w:rPr/>
        <w:t>Each party shall bear its own costs in connection with the matters described in this clause, save as otherwise expressly provided. The Supplier shall maintain complete and accurate records relating to the subcontracting (module 5) and shall make them available to the Customer on request. Where the Supplier becomes aware of any matter which may affect the subcontracting (module 5), it shall notify the Customer promptly and in any event within five Working Days. The Supplier shall maintain complete and accurate records relating to the subcontracting (module 5) and shall make them available to the Customer on request.</w:t>
      </w:r>
    </w:p>
    <w:p>
      <w:pPr>
        <w:pStyle w:val="Heading1"/>
      </w:pPr>
      <w:r>
        <w:rPr/>
        <w:t>118. Assignment (Module 5)</w:t>
      </w:r>
    </w:p>
    <w:p>
      <w:r>
        <w:rPr>
          <w:b/>
        </w:rPr>
        <w:t xml:space="preserve">118.1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Any approval given by the Customer under this clause shall not relieve the Supplier of any of its obligations under this Agreement.</w:t>
      </w:r>
    </w:p>
    <w:p>
      <w:r>
        <w:rPr>
          <w:b/>
        </w:rPr>
        <w:t xml:space="preserve">118.2 </w:t>
      </w:r>
      <w:r>
        <w:rPr/>
        <w:t xml:space="preserve">The Customer may, acting reasonably, request such information from the Supplier as it requires to verify compliance with this clause. The parties shall meet at least quarterly to review performance in relation to the assignment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118.3 </w:t>
      </w:r>
      <w:r>
        <w:rPr/>
        <w:t xml:space="preserve">Either party may terminate this </w:t>
      </w:r>
      <w:r>
        <w:rPr>
          <w:b/>
          <w:rPrChange w:id="20009" w:author="Helena Voss" w:date="2026-09-28T08:30:09Z">
            <w:rPr/>
          </w:rPrChange>
        </w:rPr>
        <w:t xml:space="preserve">Agreement fo</w:t>
      </w:r>
      <w:r>
        <w:rPr/>
        <w:t xml:space="preserve">r convenience on not less than thirty (30) days' written notice.</w:t>
      </w:r>
    </w:p>
    <w:p>
      <w:r>
        <w:rPr>
          <w:b/>
        </w:rPr>
        <w:t xml:space="preserve">118.4 </w:t>
      </w:r>
      <w:r>
        <w:rPr/>
        <w:t xml:space="preserve">The parties shall meet at least quarterly to review performance in relation to the assignment (module 5) and agree any improvements required. Nothing in this clause shall limit any other right or remedy of the Customer under this Agreement or at law. The Supplier shall maintain complete and accurate records relating to the assignment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118.5 </w:t>
      </w:r>
      <w:r>
        <w:rPr/>
        <w:t>The Customer may, acting reasonably, request such information from the Supplier as it requires to verify compliance with this clause. The Supplier shall maintain complete and accurate records relating to the assignment (module 5) and shall make them available to the Customer on request. Nothing in this clause shall limit any other right or remedy of the Customer under this Agreement or at law. The Supplier shall maintain complete and accurate records relating to the assignment (module 5) and shall make them available to the Customer on request.</w:t>
      </w:r>
    </w:p>
    <w:p>
      <w:r>
        <w:rPr>
          <w:b/>
        </w:rPr>
        <w:t xml:space="preserve">118.6 </w:t>
      </w:r>
      <w:r>
        <w:rPr/>
        <w:t>Where the Supplier becomes aware of any matter which may affect the assignment (module 5), it shall notify the Customer promptly and in any event within five Working Days. Nothing in this clause shall limit any other right or remedy of the Customer under this Agreement or at law. The Supplier shall maintain complete and accurate records relating to the assignment (module 5) and shall make them available to the Customer on request. The Supplier shall maintain complete and accurate records relating to the assignment (module 5) and shall make them available to the Customer on request.</w:t>
      </w:r>
    </w:p>
    <w:p>
      <w:r>
        <w:rPr>
          <w:b/>
        </w:rPr>
        <w:t xml:space="preserve">118.7 </w:t>
      </w:r>
      <w:r>
        <w:rPr/>
        <w:t>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Nothing in this clause shall limit any other right or remedy of the Customer under this Agreement or at law.</w:t>
      </w:r>
    </w:p>
    <w:p>
      <w:r>
        <w:rPr>
          <w:b/>
        </w:rPr>
        <w:t xml:space="preserve">118.8 </w:t>
      </w:r>
      <w:r>
        <w:rPr/>
        <w:t xml:space="preserve">Subject to Clause 9, the Supplier shall provide the deliverables described in this clause to the Customer.</w:t>
      </w:r>
      <w:r>
        <w:rPr/>
        <w:t xml:space="preserve"> This obligation survives termination.</w:t>
      </w:r>
    </w:p>
    <w:p>
      <w:pPr>
        <w:pStyle w:val="Heading1"/>
      </w:pPr>
      <w:r>
        <w:rPr/>
        <w:t>119. Dispute Resolution (Module 5)</w:t>
      </w:r>
    </w:p>
    <w:p>
      <w:r>
        <w:rPr>
          <w:b/>
        </w:rPr>
        <w:t xml:space="preserve">119.1 </w:t>
      </w:r>
      <w:r>
        <w:rPr/>
        <w:t>The Supplier shall remedy any material breach within 30 days of written notice requiring it to do so.</w:t>
      </w:r>
    </w:p>
    <w:p>
      <w:r>
        <w:rPr>
          <w:b/>
        </w:rPr>
        <w:t xml:space="preserve">119.2 </w:t>
      </w:r>
      <w:r>
        <w:rPr/>
        <w:t>Any approval given by the Customer under this clause shall not relieve the Supplier of any of its obligations under this Agreement. Where the Supplier becomes aware of any matter which may affect the dispute resolution (module 5), it shall notify the Customer promptly and in any event within five Working Days. Nothing in this clause shall limit any other right or remedy of the Customer under this Agreement or at law.</w:t>
      </w:r>
    </w:p>
    <w:p>
      <w:r>
        <w:rPr>
          <w:b/>
        </w:rPr>
        <w:t xml:space="preserve">119.3 </w:t>
      </w:r>
      <w:r>
        <w:rPr/>
        <w:t>The parties shall meet at least quarterly to review performance in relation to the dispute resolution (module 5) and agree any improvements required.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119.4 </w:t>
      </w:r>
      <w:r>
        <w:rPr/>
        <w:t>Either party may terminate this Agreement for convenience on not less than thirty (30) days' written notice.</w:t>
      </w:r>
    </w:p>
    <w:p>
      <w:r>
        <w:rPr>
          <w:b/>
        </w:rPr>
        <w:t xml:space="preserve">119.5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119.6 </w:t>
      </w:r>
      <w:r>
        <w:rPr/>
        <w:t>Subject to Clause 9, the Supplier shall provide the deliverables described in this clause to the Customer.</w:t>
      </w:r>
    </w:p>
    <w:p>
      <w:r>
        <w:rPr>
          <w:b/>
        </w:rPr>
        <w:t xml:space="preserve">119.7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119.8 </w:t>
      </w:r>
      <w:r>
        <w:rPr/>
        <w:t>Each party shall bear its own costs in connection with the matters described in this clause, save as otherwise expressly provided. The Supplier shall maintain complete and accurate records relating to the dispute resolution (module 5) and shall make them available to the Customer on request. The parties shall meet at least quarterly to review performance in relation to the dispute resolution (module 5) and agree any improvements required. Nothing in this clause shall limit any other right or remedy of the Customer under this Agreement or at law.</w:t>
      </w:r>
    </w:p>
    <w:p>
      <w:pPr>
        <w:pStyle w:val="Heading1"/>
      </w:pPr>
      <w:r>
        <w:rPr/>
        <w:t>120. Notices (Module 5)</w:t>
      </w:r>
    </w:p>
    <w:p>
      <w:r>
        <w:rPr>
          <w:b/>
        </w:rPr>
        <w:t xml:space="preserve">120.1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120.2 </w:t>
      </w:r>
      <w:r>
        <w:rPr/>
        <w:t>The parties shall meet at least quarterly to review performance in relation to the notices (module 5) and agree any improvements required. Nothing in this clause shall limit any other right or remedy of the Customer under this Agreement or at law.</w:t>
      </w:r>
    </w:p>
    <w:p>
      <w:r>
        <w:rPr>
          <w:b/>
        </w:rPr>
        <w:t xml:space="preserve">120.3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w:t>
      </w:r>
    </w:p>
    <w:p>
      <w:r>
        <w:rPr>
          <w:b/>
        </w:rPr>
        <w:t xml:space="preserve">120.5 </w:t>
      </w:r>
      <w:r>
        <w:rPr/>
        <w:t xml:space="preserve">Each party shall bear its own costs in connection with the matters described in this clause, save as otherwise expressly provided. The parties shall meet at least quarterly to review performance in relation to the notices (module 5) and agree any improvements required. The Customer may, acting reasonably, request such information from the Supplier as it requires to verify compliance with this clause.</w:t>
      </w:r>
      <w:r>
        <w:rPr/>
        <w:t xml:space="preserve"> This obligation survives termination.</w:t>
      </w:r>
    </w:p>
    <w:p>
      <w:r>
        <w:rPr>
          <w:b/>
        </w:rPr>
        <w:t xml:space="preserve">120.6 </w:t>
      </w:r>
      <w:r>
        <w:rPr/>
        <w:t>Where the Supplier becomes aware of any matter which may affect the notices (module 5), it shall notify the Customer promptly and in any event within five Working Days. Where the Supplier becomes aware of any matter which may affect the notices (module 5), it shall notify the Customer promptly and in any event within five Working Days. The parties shall meet at least quarterly to review performance in relation to the notices (module 5) and agree any improvements required. The Customer may, acting reasonably, request such information from the Supplier as it requires to verify compliance with this clause.</w:t>
      </w:r>
    </w:p>
    <w:p>
      <w:r>
        <w:rPr>
          <w:b/>
        </w:rPr>
        <w:t xml:space="preserve">120.7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5), it shall notify the Customer promptly and in any event within five Working Days. Any approval given by the Customer under this clause shall not relieve the Supplier of any of its obligations under this Agreement.</w:t>
      </w:r>
    </w:p>
    <w:p>
      <w:r>
        <w:rPr>
          <w:b/>
        </w:rPr>
        <w:t xml:space="preserve">120.8 </w:t>
      </w:r>
      <w:r>
        <w:rPr/>
        <w:t>The Supplier shall retain all Customer Data for 30 days after termination before secure deletion.</w:t>
      </w:r>
    </w:p>
    <w:p>
      <w:r>
        <w:rPr>
          <w:b/>
        </w:rPr>
        <w:t xml:space="preserve">120.9 </w:t>
      </w:r>
      <w:r>
        <w:rPr/>
        <w:t>The Supplier shall retain all Customer Data for 30 days after termination before secure deletion.</w:t>
      </w:r>
    </w:p>
    <w:p>
      <w:r>
        <w:rPr>
          <w:b/>
        </w:rPr>
        <w:t xml:space="preserve">120.10 </w:t>
      </w:r>
      <w:r>
        <w:rPr/>
        <w:t>The parties shall meet at least quarterly to review performance in relation to the notices (module 5) and agree any improvements required. Any approval given by the Customer under this clause shall not relieve the Supplier of any of its obligations under this Agreement.</w:t>
      </w:r>
    </w:p>
    <w:p>
      <w:pPr>
        <w:pStyle w:val="Heading1"/>
      </w:pPr>
      <w:r>
        <w:rPr/>
        <w:t>121. Governing Law (Module 5)</w:t>
      </w:r>
    </w:p>
    <w:p>
      <w:r>
        <w:rPr>
          <w:b/>
        </w:rPr>
        <w:t xml:space="preserve">121.1 </w:t>
      </w:r>
      <w:r>
        <w:rPr/>
        <w:t>Nothing in this clause shall limit any other right or remedy of the Customer under this Agreement or at law. Where the Supplier becomes aware of any matter which may affect the governing law (module 5), it shall notify the Customer promptly and in any event within five Working Days.</w:t>
      </w:r>
    </w:p>
    <w:p>
      <w:r>
        <w:rPr>
          <w:b/>
        </w:rPr>
        <w:t xml:space="preserve">121.2 </w:t>
      </w:r>
      <w:r>
        <w:rPr/>
        <w:t xml:space="preserve">Any approval given by the Customer under this clause shall not relieve the Supplier of any of its obligations under this Agreement. Where the Supplier becomes aware of any matter which may affect the governing law (module 5),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governing law (module 5), it shall notify the Customer promptly and in any event within five Working Days.</w:t>
      </w:r>
    </w:p>
    <w:p>
      <w:r>
        <w:rPr>
          <w:b/>
        </w:rPr>
        <w:t xml:space="preserve">121.3 </w:t>
      </w:r>
      <w:r>
        <w:rPr/>
        <w:t>The Customer may, acting reasonably, request such information from the Supplier as it requires to verify compliance with this clause. The Supplier shall maintain complete and accurate records relating to the governing law (module 5) and shall make them available to the Customer on request.</w:t>
      </w:r>
    </w:p>
    <w:p>
      <w:r>
        <w:rPr>
          <w:b/>
        </w:rPr>
        <w:t xml:space="preserve">121.4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121.5 </w:t>
      </w:r>
      <w:r>
        <w:rPr/>
        <w:t xml:space="preserve">The Supplier shall maintain complete and accurate records relating to the governing law (module 5)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121.6 </w:t>
      </w:r>
      <w:r>
        <w:rPr/>
        <w:t xml:space="preserve">The parties shall meet at least quarterly to review performance in relation to the governing law (module 5)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5) and agree any improvements required.</w:t>
      </w:r>
    </w:p>
    <w:p>
      <w:r>
        <w:rPr>
          <w:b/>
        </w:rPr>
        <w:t xml:space="preserve">121.7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121.8 </w:t>
      </w:r>
      <w:r>
        <w:rPr/>
        <w:t>The Customer may, acting reasonably, request such information from the Supplier as it requires to verify compliance with this clause. The parties shall meet at least quarterly to review performance in relation to the governing law (module 5) and agree any improvements required. Each party shall bear its own costs in connection with the matters described in this clause, save as otherwise expressly provided.</w:t>
      </w:r>
    </w:p>
    <w:p>
      <w:r>
        <w:rPr>
          <w:b/>
        </w:rPr>
        <w:t xml:space="preserve">121.9 </w:t>
      </w:r>
      <w:r>
        <w:rPr/>
        <w:t>Subject to Clause 9.4, the Supplier shall provide the deliverables described in this clause to the Customer.</w:t>
      </w:r>
    </w:p>
    <w:p>
      <w:r>
        <w:rPr>
          <w:b/>
        </w:rPr>
        <w:t xml:space="preserve">121.10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121.11 </w:t>
      </w:r>
      <w:r>
        <w:rPr/>
        <w:t>Where the Supplier becomes aware of any matter which may affect the governing law (module 5), it shall notify the Customer promptly and in any event within five Working Days. The parties shall meet at least quarterly to review performance in relation to the governing law (module 5) and agree any improvements required.</w:t>
      </w:r>
    </w:p>
    <w:p>
      <w:pPr>
        <w:pStyle w:val="Heading1"/>
      </w:pPr>
      <w:r>
        <w:rPr/>
        <w:t>122. Services (Module 6)</w:t>
      </w:r>
    </w:p>
    <w:p>
      <w:r>
        <w:rPr>
          <w:b/>
        </w:rPr>
        <w:t xml:space="preserve">122.1 </w:t>
      </w:r>
      <w:r>
        <w:rPr/>
        <w:t>Where the Supplier becomes aware of any matter which may affect the services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122.2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122.3 </w:t>
      </w:r>
      <w:r>
        <w:rPr/>
        <w:t>The parties shall meet at least quarterly to review performance in relation to the services (module 6) and agree any improvements required. Each party shall bear its own costs in connection with the matters described in this clause, save as otherwise expressly provided.</w:t>
      </w:r>
    </w:p>
    <w:p>
      <w:pPr>
        <w:rPr/>
      </w:pPr>
      <w:r>
        <w:rPr/>
        <w:t xml:space="preserve">1411.A The Parties shall co-operate in good faith.</w:t>
      </w:r>
    </w:p>
    <w:p>
      <w:r>
        <w:rPr>
          <w:b/>
        </w:rPr>
        <w:t xml:space="preserve">122.4 </w:t>
      </w:r>
      <w:r>
        <w:rPr/>
        <w:t xml:space="preserve">Where the Supplier becomes aware of any matter which may affect the services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122.5 </w:t>
      </w:r>
      <w:r>
        <w:rPr/>
        <w:t>The Customer may, acting reasonably, request such information from the Supplier as it requires to verify compliance with this clause. The parties shall meet at least quarterly to review performance in relation to the services (module 6) and agree any improvements required. The Supplier shall maintain complete and accurate records relating to the services (module 6) and shall make them available to the Customer on request.</w:t>
      </w:r>
    </w:p>
    <w:p>
      <w:r>
        <w:rPr>
          <w:b/>
        </w:rPr>
        <w:t xml:space="preserve">122.6 </w:t>
      </w:r>
      <w:r>
        <w:rPr/>
        <w:t>The parties shall meet at least quarterly to review performance in relation to the services (module 6) and agree any improvements required. Nothing in this clause shall limit any other right or remedy of the Customer under this Agreement or at law.</w:t>
      </w:r>
    </w:p>
    <w:p>
      <w:r>
        <w:rPr>
          <w:b/>
        </w:rPr>
        <w:t xml:space="preserve">122.7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services (module 6) and agree any improvements required.</w:t>
      </w:r>
    </w:p>
    <w:p>
      <w:r>
        <w:rPr>
          <w:b/>
        </w:rPr>
        <w:t xml:space="preserve">122.8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122.9 </w:t>
      </w:r>
      <w:r>
        <w:rPr/>
        <w:t>Where the Supplier becomes aware of any matter which may affect the services (module 6),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122.10 </w:t>
      </w:r>
      <w:r>
        <w:rPr/>
        <w:t>The parties shall meet at least quarterly to review performance in relation to the services (module 6) and agree any improvements required. Nothing in this clause shall limit any other right or remedy of the Customer under this Agreement or at law. The parties shall meet at least quarterly to review performance in relation to the services (module 6) and agree any improvements required.</w:t>
      </w:r>
    </w:p>
    <w:p>
      <w:r>
        <w:rPr>
          <w:b/>
        </w:rPr>
        <w:t xml:space="preserve">122.11 </w:t>
      </w:r>
      <w:r>
        <w:rPr/>
        <w:t>The Supplier shall maintain complete and accurate records relating to the services (module 6) and shall make them available to the Customer on request. The Customer may, acting reasonably, request such information from the Supplier as it requires to verify compliance with this clause. Where the Supplier becomes aware of any matter which may affect the services (module 6), it shall notify the Customer promptly and in any event within five Working Days. The Supplier shall maintain complete and accurate records relating to the services (module 6) and shall make them available to the Customer on request.</w:t>
      </w:r>
    </w:p>
    <w:p>
      <w:pPr>
        <w:pStyle w:val="Heading1"/>
      </w:pPr>
      <w:r>
        <w:rPr/>
        <w:t>123. Service Levels (Module 6)</w:t>
      </w:r>
    </w:p>
    <w:p>
      <w:r>
        <w:rPr>
          <w:b/>
        </w:rPr>
        <w:t xml:space="preserve">123.1 </w:t>
      </w:r>
      <w:r>
        <w:rPr/>
        <w:t xml:space="preserve">Where the Supplier becomes aware of any matter which may affect the service levels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123.2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123.3 </w:t>
      </w:r>
      <w:r>
        <w:rPr/>
        <w:t>Either party may terminate this Agreement for convenience on not less than thirty (30) days' written notice.</w:t>
      </w:r>
    </w:p>
    <w:p>
      <w:r>
        <w:rPr>
          <w:b/>
        </w:rPr>
        <w:t xml:space="preserve">123.4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123.5 </w:t>
      </w:r>
      <w:r>
        <w:rPr/>
        <w:t>The parties shall meet at least quarterly to review performance in relation to the service levels (module 6) and agree any improvements required. The Supplier shall maintain complete and accurate records relating to the service levels (module 6) and shall make them available to the Customer on request.</w:t>
      </w:r>
    </w:p>
    <w:p>
      <w:r>
        <w:rPr>
          <w:b/>
        </w:rPr>
        <w:t xml:space="preserve">123.6 </w:t>
      </w:r>
      <w:r>
        <w:rPr/>
        <w:t xml:space="preserve">The Supplier shall maintain complete and accurate records relating to the service levels (module 6)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r>
        <w:rPr/>
        <w:t xml:space="preserve"> This obligation survives termination.</w:t>
      </w:r>
    </w:p>
    <w:p>
      <w:r>
        <w:rPr>
          <w:b/>
        </w:rPr>
        <w:t xml:space="preserve">123.7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123.8 </w:t>
      </w:r>
      <w:r>
        <w:rPr/>
        <w:t>The Supplier shall retain all Customer Data for 30 days after termination before secure deletion.</w:t>
      </w:r>
    </w:p>
    <w:p>
      <w:pPr>
        <w:rPr>
          <w:del w:id="9180" w:author="Helena Voss" w:date="2026-09-28T08:30:09Z"/>
        </w:rPr>
      </w:pPr>
      <w:del w:id="9179" w:author="Helena Voss" w:date="2026-09-28T08:30:09Z">
        <w:r>
          <w:rPr>
            <w:b/>
          </w:rPr>
          <w:delText xml:space="preserve">123.9 </w:delText>
        </w:r>
        <w:r>
          <w:rPr/>
          <w:delTex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delText>
        </w:r>
        <w:r>
          <w:rPr>
            <w:i/>
          </w:rPr>
          <w:delText>Good Industry Practice</w:delText>
        </w:r>
        <w:r>
          <w:rPr/>
          <w:delText>.</w:delText>
        </w:r>
      </w:del>
    </w:p>
    <w:p>
      <w:pPr>
        <w:pStyle w:val="Heading1"/>
      </w:pPr>
      <w:r>
        <w:rPr/>
        <w:t>124. Personnel (Module 6)</w:t>
      </w:r>
    </w:p>
    <w:p>
      <w:r>
        <w:rPr>
          <w:b/>
        </w:rPr>
        <w:t xml:space="preserve">124.1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w:r>
        <w:rPr>
          <w:b/>
        </w:rPr>
        <w:t xml:space="preserve">124.2 </w:t>
      </w:r>
      <w:r>
        <w:rPr/>
        <w:t>Subject to Clause 9.2, the Supplier shall provide the deliverables described in this clause to the Customer.</w:t>
      </w:r>
    </w:p>
    <w:p>
      <w:r>
        <w:rPr>
          <w:b/>
        </w:rPr>
        <w:t xml:space="preserve">124.3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124.4 </w:t>
      </w:r>
      <w:r>
        <w:rPr/>
        <w:t>Where the Supplier becomes aware of any matter which may affect the personnel (module 6), it shall notify the Customer promptly and in any event within five Working Days. The Supplier shall maintain complete and accurate records relating to the personnel (module 6) and shall make them available to the Customer on request. The Supplier shall maintain complete and accurate records relating to the personnel (module 6) and shall make them available to the Customer on request.</w:t>
      </w:r>
    </w:p>
    <w:p>
      <w:r>
        <w:rPr>
          <w:b/>
        </w:rPr>
        <w:t xml:space="preserve">124.5 </w:t>
      </w:r>
      <w:r>
        <w:rPr/>
        <w:t xml:space="preserve">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r>
        <w:rPr/>
        <w:t xml:space="preserve"> This obligation survives termination.</w:t>
      </w:r>
    </w:p>
    <w:p>
      <w:r>
        <w:rPr>
          <w:b/>
        </w:rPr>
        <w:t xml:space="preserve">124.6 </w:t>
      </w:r>
      <w:r>
        <w:rPr/>
        <w:t>The Customer may, acting reasonably, request such information from the Supplier as it requires to verify compliance with this clause. 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w:t>
      </w:r>
    </w:p>
    <w:p>
      <w:r>
        <w:rPr>
          <w:b/>
        </w:rPr>
        <w:t xml:space="preserve">124.7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w:r>
        <w:rPr>
          <w:b/>
        </w:rPr>
        <w:t xml:space="preserve">124.8 </w:t>
      </w:r>
      <w:r>
        <w:rPr/>
        <w:t>Any approval given by the Customer under this clause shall not relieve the Supplier of any of its obligations under this Agreement.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w:r>
        <w:rPr>
          <w:b/>
        </w:rPr>
        <w:t xml:space="preserve">124.9 </w:t>
      </w:r>
      <w:r>
        <w:rPr/>
        <w:t>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w:pPr>
        <w:pStyle w:val="Heading1"/>
      </w:pPr>
      <w:r>
        <w:rPr/>
        <w:t>125. Customer Obligations (Module 6)</w:t>
      </w:r>
    </w:p>
    <w:p>
      <w:r>
        <w:rPr>
          <w:b/>
        </w:rPr>
        <w:t xml:space="preserve">125.1 </w:t>
      </w:r>
      <w:r>
        <w:rPr/>
        <w:t xml:space="preserve">The parties shall meet at least quarterly to review performance in relation to the customer obligations (module 6)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125.2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w:r>
        <w:rPr>
          <w:b/>
        </w:rPr>
        <w:t xml:space="preserve">125.3 </w:t>
      </w:r>
      <w:r>
        <w:rPr/>
        <w:t xml:space="preserve">The Supplier shall maintain complete and accurate records relating to the customer obligations (module 6)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125.4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125.5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125.6 </w:t>
      </w:r>
      <w:r>
        <w:rPr/>
        <w:t xml:space="preserve">Where the Supplier becomes aware of any matter which may affect the customer obligations (module 6), it shall notify the Customer promptly and in any event within five Working Days. Where the Supplier becomes aware of any matter which may affect the customer obligations (module </w:t>
      </w:r>
      <w:del w:id="9132" w:author="Helena Voss" w:date="2026-09-28T08:30:09Z">
        <w:r>
          <w:rPr/>
          <w:delText xml:space="preserve">6),</w:delText>
        </w:r>
      </w:del>
      <w:ins w:id="9133" w:author="Helena Voss" w:date="2026-09-28T08:30:09Z">
        <w:r>
          <w:rPr/>
          <w:t xml:space="preserve">reasonable</w:t>
        </w:r>
      </w:ins>
      <w:r>
        <w:rPr/>
        <w:t xml:space="preserve"> it shall notify the Customer promptly and in any event within five Working Days.</w:t>
      </w:r>
    </w:p>
    <w:p>
      <w:r>
        <w:rPr>
          <w:b/>
        </w:rPr>
        <w:t xml:space="preserve">125.7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125.8 </w:t>
      </w:r>
      <w:r>
        <w:rPr/>
        <w:t xml:space="preserve">Any approval given by the Customer under this clause shall not relieve the Supplier of any of its obligations under this Agreement. The parties shall meet at least quarterly to review performance in relation to the customer obligations (module 6) and agree any improvements required. The Supplier shall perform its obligations under this clause with reasonable skill, care and diligence and in accordance with </w:t>
      </w:r>
      <w:r>
        <w:rPr>
          <w:i/>
        </w:rPr>
        <w:t>Good Industry Practice</w:t>
      </w:r>
      <w:r>
        <w:rPr/>
        <w:t>.</w:t>
      </w:r>
    </w:p>
    <w:p>
      <w:pPr>
        <w:pStyle w:val="Heading1"/>
      </w:pPr>
      <w:r>
        <w:rPr/>
        <w:t>126. Change Control (Module 6)</w:t>
      </w:r>
    </w:p>
    <w:p>
      <w:r>
        <w:rPr>
          <w:b/>
        </w:rPr>
        <w:t xml:space="preserve">126.1 </w:t>
      </w:r>
      <w:r>
        <w:rPr/>
        <w:t>Subject to Clause 9.4, the Supplier shall provide the deliverables described in this clause to the Customer.</w:t>
      </w:r>
    </w:p>
    <w:p>
      <w:r>
        <w:rPr>
          <w:b/>
        </w:rPr>
        <w:t xml:space="preserve">126.2 </w:t>
      </w:r>
      <w:r>
        <w:rPr/>
        <w:t xml:space="preserve">Any approval given by the Customer under this clause shall not relieve the Supplier of any of its obligations under this Agreement. Nothing in this clause shall limit any other right or remedy of the Customer under this </w:t>
      </w:r>
      <w:r>
        <w:rPr/>
        <w:t xml:space="preserve">reasonable</w:t>
      </w:r>
      <w:r>
        <w:rPr/>
        <w:t xml:space="preserve"> or at law. The parties shall meet at least quarterly to review performance in relation to the change control (module 6) and agree any improvements required. Where the Supplier becomes aware of any matter which may affect the change control (module 6), it shall notify the Customer promptly and in any event within five Working Days.</w:t>
      </w:r>
    </w:p>
    <w:p>
      <w:r>
        <w:rPr>
          <w:b/>
        </w:rPr>
        <w:t xml:space="preserve">126.3 </w:t>
      </w:r>
      <w:r>
        <w:rPr/>
        <w:t>The parties shall meet at least quarterly to review performance in relation to the change control (module 6)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126.4 </w:t>
      </w:r>
      <w:r>
        <w:rPr/>
        <w:t xml:space="preserve">The Supplier shall provide the exit plan within thirty (30) days of the </w:t>
      </w:r>
      <w:del w:id="9128" w:author="Helena Voss" w:date="2026-09-28T08:30:09Z">
        <w:r>
          <w:rPr/>
          <w:delText xml:space="preserve">Effective</w:delText>
        </w:r>
      </w:del>
      <w:ins w:id="9129" w:author="Helena Voss" w:date="2026-09-28T08:30:09Z">
        <w:r>
          <w:rPr/>
          <w:t xml:space="preserve">reasonable</w:t>
        </w:r>
      </w:ins>
      <w:r>
        <w:rPr/>
        <w:t xml:space="preserve"> Date.</w:t>
      </w:r>
    </w:p>
    <w:p>
      <w:r>
        <w:rPr>
          <w:b/>
        </w:rPr>
        <w:t xml:space="preserve">126.5 </w:t>
      </w:r>
      <w:r>
        <w:rPr/>
        <w:t>The Supplier shall remedy any material breach within 30 days of written notice requiring it to do so.</w:t>
      </w:r>
    </w:p>
    <w:p>
      <w:r>
        <w:rPr>
          <w:b/>
        </w:rPr>
        <w:t xml:space="preserve">126.6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126.7 </w:t>
      </w:r>
      <w:r>
        <w:rPr/>
        <w:t>Subject to Clause 9, the Supplier shall provide the deliverables described in this clause to the Customer.</w:t>
      </w:r>
    </w:p>
    <w:p>
      <w:r>
        <w:rPr>
          <w:b/>
        </w:rPr>
        <w:t xml:space="preserve">126.8 </w:t>
      </w:r>
      <w:r>
        <w:rPr/>
        <w:t xml:space="preserve">Where the Supplier becomes aware of any matter which may affect the change control (module 6), it shall notify the Customer promptly and in any event within five Working Days. The parties shall meet at least quarterly to review performance in relation to the change control (module 6) and agree any improvements required. The Supplier shall maintain complete and accurate records relating to the change control (module 6) and shall make them available to the Customer on request.</w:t>
      </w:r>
      <w:r>
        <w:rPr/>
        <w:t xml:space="preserve"> This obligation survives termination.</w:t>
      </w:r>
    </w:p>
    <w:p>
      <w:r>
        <w:rPr>
          <w:b/>
        </w:rPr>
        <w:t xml:space="preserve">126.9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126.10 </w:t>
      </w:r>
      <w:r>
        <w:rPr/>
        <w:t>The Supplier shall remedy any material breach within 30 days of written notice requiring it to do so.</w:t>
      </w:r>
    </w:p>
    <w:p>
      <w:r>
        <w:rPr>
          <w:b/>
        </w:rPr>
        <w:t xml:space="preserve">126.11 </w:t>
      </w:r>
      <w:r>
        <w:rPr/>
        <w:t xml:space="preserve">The Supplier shall maintain complete and accurate records relating to the change control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127. Fees and Payment (Module 6)</w:t>
      </w:r>
    </w:p>
    <w:p>
      <w:r>
        <w:rPr>
          <w:b/>
        </w:rPr>
        <w:t xml:space="preserve">127.1 </w:t>
      </w:r>
      <w:r>
        <w:rPr/>
        <w:t xml:space="preserve">Where the Supplier becomes aware of any matter which may affect the fees and payment (module 6),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w:t>
      </w:r>
      <w:r>
        <w:rPr/>
        <w:t xml:space="preserve">reasonable</w:t>
      </w:r>
      <w:r>
        <w:rPr/>
        <w:t xml:space="preserve"> approval given by the Customer under this clause shall not relieve the Supplier of any of its obligations under this Agreement.</w:t>
      </w:r>
    </w:p>
    <w:p>
      <w:r>
        <w:rPr>
          <w:b/>
        </w:rPr>
        <w:t xml:space="preserve">127.2 </w:t>
      </w:r>
      <w:r>
        <w:rPr/>
        <w:t>The Customer shall settle the Milestone Payment within 30 days of the Acceptance Certificate.</w:t>
      </w:r>
    </w:p>
    <w:p>
      <w:r>
        <w:rPr>
          <w:b/>
        </w:rPr>
        <w:t xml:space="preserve">127.3 </w:t>
      </w:r>
      <w:r>
        <w:rPr/>
        <w:t xml:space="preserve">Where the Supplier becomes aware of any matter which may affect the fees and payment (module 6), it shall notify the Customer promptly and in any event within five Working Days. The parties shall meet at least quarterly to review performance in relation to the fees and payment (module </w:t>
      </w:r>
      <w:r>
        <w:rPr/>
        <w:t xml:space="preserve">reasonable</w:t>
      </w:r>
      <w:r>
        <w:rPr/>
        <w:t xml:space="preserve"> and agree any improvements required. The Customer may, acting reasonably, request such information from the Supplier as it requires to verify compliance with this clause. Where the Supplier becomes aware of any matter which may affect the fees and payment (module 6), it shall notify the Customer promptly and in any event within five Working Days.</w:t>
      </w:r>
    </w:p>
    <w:p>
      <w:r>
        <w:rPr>
          <w:b/>
        </w:rPr>
        <w:t xml:space="preserve">127.4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127.5 </w:t>
      </w:r>
      <w:r>
        <w:rPr/>
        <w:t>The Customer shall pay each valid invoice within thirty (30) days of receipt.</w:t>
      </w:r>
    </w:p>
    <w:p>
      <w:r>
        <w:rPr>
          <w:b/>
        </w:rPr>
        <w:t xml:space="preserve">127.6 </w:t>
      </w:r>
      <w:r>
        <w:rPr/>
        <w:t>Nothing in this clause shall limit any other right or remedy of the Customer under this Agreement or at law. Where the Supplier becomes aware of any matter which may affect the fees and payment (module 6), it shall notify the Customer promptly and in any event within five Working Days. Each party shall bear its own costs in connection with the matters described in this clause, save as otherwise expressly provided. Where the Supplier becomes aware of any matter which may affect the fees and payment (module 6), it shall notify the Customer promptly and in any event within five Working Days.</w:t>
      </w:r>
    </w:p>
    <w:p>
      <w:r>
        <w:rPr>
          <w:b/>
        </w:rPr>
        <w:t xml:space="preserve">127.7 </w:t>
      </w:r>
      <w:r>
        <w:rPr/>
        <w:t>Clause 19.3 applies to any dispute arising under this clause.</w:t>
      </w:r>
    </w:p>
    <w:p>
      <w:r>
        <w:rPr>
          <w:b/>
        </w:rPr>
        <w:t xml:space="preserve">127.8 </w:t>
      </w:r>
      <w:r>
        <w:rPr/>
        <w:t>The parties shall meet at least quarterly to review performance in relation to the fees and payment (module 6) and agree any improvements required. The Supplier shall maintain complete and accurate records relating to the fees and payment (module 6) and shall make them available to the Customer on request. Each party shall bear its own costs in connection with the matters described in this clause, save as otherwise expressly provided.</w:t>
      </w:r>
    </w:p>
    <w:p>
      <w:r>
        <w:rPr>
          <w:b/>
        </w:rPr>
        <w:t xml:space="preserve">127.9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127.10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127.11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fees and payment (module 6) and agree any improvements required. Nothing in this clause shall limit any other right or remedy of the Customer under this Agreement or at law.</w:t>
      </w:r>
    </w:p>
    <w:p>
      <w:pPr>
        <w:pStyle w:val="Heading1"/>
      </w:pPr>
      <w:r>
        <w:rPr/>
        <w:t>128. Invoicing (Module 6)</w:t>
      </w:r>
    </w:p>
    <w:p>
      <w:r>
        <w:rPr>
          <w:b/>
        </w:rPr>
        <w:t xml:space="preserve">128.1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128.2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invoicing (module 6) and shall make them available to the Customer on request.</w:t>
      </w:r>
    </w:p>
    <w:p>
      <w:r>
        <w:rPr>
          <w:b/>
        </w:rPr>
        <w:t xml:space="preserve">128.3 </w:t>
      </w:r>
      <w:r>
        <w:rPr/>
        <w:t xml:space="preserve">The Supplier shall provide the exit plan within thirty (30) days of the Effective Date.</w:t>
      </w:r>
      <w:r>
        <w:rPr/>
        <w:t xml:space="preserve"> This obligation survives termination.</w:t>
      </w:r>
    </w:p>
    <w:p>
      <w:r>
        <w:rPr>
          <w:b/>
        </w:rPr>
        <w:t xml:space="preserve">128.4 </w:t>
      </w:r>
      <w:r>
        <w:rPr/>
        <w:t>The Supplier shall maintain complete and accurate records relating to the invoicing (module 6) and shall make them available to the Customer on request. Where the Supplier becomes aware of any matter which may affect the invoicing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128.5 </w:t>
      </w:r>
      <w:r>
        <w:rPr/>
        <w:t>The parties shall meet at least quarterly to review performance in relation to the invoicing (module 6) and agree any improvements required.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pPr>
        <w:rPr/>
      </w:pPr>
      <w:r>
        <w:rPr/>
        <w:t xml:space="preserve">1478.A The Parties shall co-operate in good faith.</w:t>
      </w:r>
    </w:p>
    <w:p>
      <w:r>
        <w:rPr>
          <w:b/>
        </w:rPr>
        <w:t xml:space="preserve">128.6 </w:t>
      </w:r>
      <w:r>
        <w:rPr/>
        <w:t>The parties shall meet at least quarterly to review performance in relation to the invoicing (module 6) and agree any improvements required. The parties shall meet at least quarterly to review performance in relation to the invoicing (module 6) and agree any improvements required.</w:t>
      </w:r>
    </w:p>
    <w:p>
      <w:r>
        <w:rPr>
          <w:b/>
        </w:rPr>
        <w:t xml:space="preserve">128.7 </w:t>
      </w:r>
      <w:r>
        <w:rPr/>
        <w:t>The Supplier shall retain all Customer Data for 30 days after termination before secure deletion.</w:t>
      </w:r>
    </w:p>
    <w:p>
      <w:r>
        <w:rPr>
          <w:b/>
        </w:rPr>
        <w:t xml:space="preserve">128.8 </w:t>
      </w:r>
      <w:r>
        <w:rPr/>
        <w:t>Subject to Clause 9.2, the Supplier shall provide the deliverables described in this clause to the Customer.</w:t>
      </w:r>
    </w:p>
    <w:p>
      <w:r>
        <w:rPr>
          <w:b/>
        </w:rPr>
        <w:t xml:space="preserve">128.9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128.10 </w:t>
      </w:r>
      <w:r>
        <w:rPr/>
        <w:t>Either party may terminate this Agreement for convenience on not less than thirty (30) days' written notice.</w:t>
      </w:r>
    </w:p>
    <w:p>
      <w:pPr>
        <w:pStyle w:val="Heading1"/>
      </w:pPr>
      <w:r>
        <w:rPr/>
        <w:t>129. Term (Module 6)</w:t>
      </w:r>
    </w:p>
    <w:p>
      <w:r>
        <w:rPr>
          <w:b/>
        </w:rPr>
        <w:t xml:space="preserve">129.1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term (module 6) and shall make them available to the Customer on request.</w:t>
      </w:r>
    </w:p>
    <w:p>
      <w:r>
        <w:rPr>
          <w:b/>
        </w:rPr>
        <w:t xml:space="preserve">129.2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term (module 6) and agree any improvements required.</w:t>
      </w:r>
      <w:ins w:id="9043" w:author="Helena Voss" w:date="2026-09-28T08:30:09Z">
        <w:r>
          <w:rPr/>
          <w:t xml:space="preserve"> This obligation survives termination.</w:t>
        </w:r>
      </w:ins>
    </w:p>
    <w:p>
      <w:r>
        <w:rPr>
          <w:b/>
        </w:rPr>
        <w:t xml:space="preserve">129.3 </w:t>
      </w:r>
      <w:r>
        <w:rPr/>
        <w:t>Where the Supplier becomes aware of any matter which may affect the term (module 6),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term (module 6) and agree any improvements required.</w:t>
      </w:r>
    </w:p>
    <w:p>
      <w:r>
        <w:rPr>
          <w:b/>
        </w:rPr>
        <w:t xml:space="preserve">129.4 </w:t>
      </w:r>
      <w:r>
        <w:rPr/>
        <w:t xml:space="preserve">Each party shall bear its own costs in connection with the matters described in this clause, save as otherwise expressly provided. The Supplier shall maintain complete and accurate records relating to the term (module 6) and shall make them available to the Customer on request.</w:t>
      </w:r>
      <w:r>
        <w:rPr/>
        <w:t xml:space="preserve"> This obligation survives termination.</w:t>
      </w:r>
    </w:p>
    <w:p>
      <w:r>
        <w:rPr>
          <w:b/>
        </w:rPr>
        <w:t xml:space="preserve">129.5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129.6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129.7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129.8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129.9 </w:t>
      </w:r>
      <w:r>
        <w:rPr/>
        <w:t>The Supplier shall maintain complete and accurate records relating to the term (module 6) and shall make them available to the Customer on request. The parties shall meet at least quarterly to review performance in relation to the term (module 6) and agree any improvements required. Any approval given by the Customer under this clause shall not relieve the Supplier of any of its obligations under this Agreement.</w:t>
      </w:r>
    </w:p>
    <w:p>
      <w:r>
        <w:rPr>
          <w:b/>
        </w:rPr>
        <w:t xml:space="preserve">129.10 </w:t>
      </w:r>
      <w:r>
        <w:rPr/>
        <w:t>Nothing in this clause shall limit any other right or remedy of the Customer under this Agreement or at law. The parties shall meet at least quarterly to review performance in relation to the term (module 6) and agree any improvements required.</w:t>
      </w:r>
    </w:p>
    <w:p>
      <w:r>
        <w:rPr>
          <w:b/>
        </w:rPr>
        <w:t xml:space="preserve">129.11 </w:t>
      </w:r>
      <w:r>
        <w:rPr/>
        <w:t>The Supplier shall maintain complete and accurate records relating to the term (module 6)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129.12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term (module 6), it shall notify the Customer promptly and in any event within five Working Days. The Supplier shall perform its obligations under this clause with reasonable skill, care and diligence and in accordance with Good Industry Practice.</w:t>
      </w:r>
    </w:p>
    <w:p>
      <w:r>
        <w:rPr>
          <w:b/>
        </w:rPr>
        <w:t xml:space="preserve">129.13 </w:t>
      </w:r>
      <w:r>
        <w:rPr/>
        <w:t>The Supplier shall maintain complete and accurate records relating to the term (module 6) and shall make them available to the Customer on request. Nothing in this clause shall limit any other right or remedy of the Customer under this Agreement or at law. The Supplier shall maintain complete and accurate records relating to the term (module 6) and shall make them available to the Customer on request. Any approval given by the Customer under this clause shall not relieve the Supplier of any of its obligations under this Agreement.</w:t>
      </w:r>
    </w:p>
    <w:p>
      <w:pPr>
        <w:pStyle w:val="Heading1"/>
      </w:pPr>
      <w:r>
        <w:rPr/>
        <w:t>130. Termination (Module 6)</w:t>
      </w:r>
    </w:p>
    <w:p>
      <w:r>
        <w:rPr>
          <w:b/>
        </w:rPr>
        <w:t xml:space="preserve">130.1 </w:t>
      </w:r>
      <w:r>
        <w:rPr/>
        <w:t xml:space="preserve">The Supplier shall remedy any material breach within 30 days of written notice </w:t>
      </w:r>
      <w:del w:id="9106" w:author="Helena Voss" w:date="2026-09-28T08:30:09Z">
        <w:r>
          <w:rPr/>
          <w:delText xml:space="preserve">requiring</w:delText>
        </w:r>
      </w:del>
      <w:ins w:id="9107" w:author="Helena Voss" w:date="2026-09-28T08:30:09Z">
        <w:r>
          <w:rPr/>
          <w:t xml:space="preserve">reasonable</w:t>
        </w:r>
      </w:ins>
      <w:r>
        <w:rPr/>
        <w:t xml:space="preserve"> it to do so.</w:t>
      </w:r>
    </w:p>
    <w:p>
      <w:r>
        <w:rPr>
          <w:b/>
        </w:rPr>
        <w:t xml:space="preserve">130.2 </w:t>
      </w:r>
      <w:r>
        <w:rPr/>
        <w:t>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w:t>
      </w:r>
    </w:p>
    <w:p>
      <w:pPr>
        <w:rPr/>
      </w:pPr>
      <w:r>
        <w:rPr/>
        <w:t xml:space="preserve">1500.A The Parties shall co-operate in good faith.</w:t>
      </w:r>
    </w:p>
    <w:p>
      <w:r>
        <w:rPr>
          <w:b/>
        </w:rPr>
        <w:t xml:space="preserve">130.3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w:t>
      </w:r>
    </w:p>
    <w:p>
      <w:r>
        <w:rPr>
          <w:b/>
        </w:rPr>
        <w:t xml:space="preserve">130.4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6) and shall make them available to the Customer on request. Nothing in this clause shall limit any other right or remedy of the Customer under this Agreement or at law. The parties shall meet at least quarterly to review performance in relation to the termination (module 6) and agree any improvements required.</w:t>
      </w:r>
    </w:p>
    <w:p>
      <w:r>
        <w:rPr>
          <w:b/>
        </w:rPr>
        <w:t xml:space="preserve">130.5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termination (module 6) and shall make them available to the Customer on request.</w:t>
      </w:r>
    </w:p>
    <w:p>
      <w:r>
        <w:rPr>
          <w:b/>
        </w:rPr>
        <w:t xml:space="preserve">130.7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6), it shall notify the Customer promptly and in any event within five Working Days.</w:t>
      </w:r>
    </w:p>
    <w:p>
      <w:r>
        <w:rPr>
          <w:b/>
        </w:rPr>
        <w:t xml:space="preserve">130.8 </w:t>
      </w:r>
      <w:r>
        <w:rPr/>
        <w:t>Nothing in this clause shall limit any other right or remedy of the Customer under this Agreement or at law. 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w:t>
      </w:r>
    </w:p>
    <w:p>
      <w:r>
        <w:rPr>
          <w:b/>
        </w:rPr>
        <w:t xml:space="preserve">130.9 </w:t>
      </w:r>
      <w:r>
        <w:rPr/>
        <w:t>The Supplier shall maintain complete and accurate records relating to the termination (module 6) and shall make them available to the Customer on request. Each party shall bear its own costs in connection with the matters described in this clause, save as otherwise expressly provided.</w:t>
      </w:r>
    </w:p>
    <w:p>
      <w:r>
        <w:rPr>
          <w:b/>
        </w:rPr>
        <w:t xml:space="preserve">130.10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termination (module 6) and agree any improvements required.</w:t>
      </w:r>
    </w:p>
    <w:p>
      <w:r>
        <w:rPr>
          <w:b/>
        </w:rPr>
        <w:t xml:space="preserve">130.11 </w:t>
      </w:r>
      <w:r>
        <w:rPr/>
        <w:t>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w:t>
      </w:r>
    </w:p>
    <w:p>
      <w:pPr>
        <w:pStyle w:val="Heading1"/>
      </w:pPr>
      <w:r>
        <w:rPr/>
        <w:t>131. Confidentiality (Module 6)</w:t>
      </w:r>
    </w:p>
    <w:p>
      <w:r>
        <w:rPr>
          <w:b/>
        </w:rPr>
        <w:t xml:space="preserve">131.1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confidentiality (module 6), it shall notify the Customer promptly and in any event within five Working Days. Where the Supplier becomes aware of any matter which may affect the confidentiality (module 6), it shall notify the Customer promptly and in any event within five Working Days.</w:t>
      </w:r>
    </w:p>
    <w:p>
      <w:r>
        <w:rPr>
          <w:b/>
        </w:rPr>
        <w:t xml:space="preserve">131.2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confidentiality (module 6) and shall make them available to the Customer on request. The Supplier shall maintain complete and accurate records relating to the confidentiality (module 6) and shall make them available to the Customer on request.</w:t>
      </w:r>
    </w:p>
    <w:p>
      <w:r>
        <w:rPr>
          <w:b/>
        </w:rPr>
        <w:t xml:space="preserve">131.3 </w:t>
      </w:r>
      <w:r>
        <w:rPr/>
        <w:t>The parties shall meet at least quarterly to review performance in relation to the confidentiality (module 6) and agree any improvements required. Nothing in this clause shall limit any other right or remedy of the Customer under this Agreement or at law.</w:t>
      </w:r>
    </w:p>
    <w:p>
      <w:r>
        <w:rPr>
          <w:b/>
        </w:rPr>
        <w:t xml:space="preserve">131.4 </w:t>
      </w:r>
      <w:r>
        <w:rPr/>
        <w:t xml:space="preserve">Any approval given by the Customer under this clause shall not relieve the Supplier of any of its obligations under this Agreement. The parties shall meet at least quarterly to review performance in relation to the confidentiality (module 6)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131.5 </w:t>
      </w:r>
      <w:r>
        <w:rPr/>
        <w:t>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confidentiality (module 6), it shall notify the Customer promptly and in any event within five Working Days.</w:t>
      </w:r>
    </w:p>
    <w:p>
      <w:r>
        <w:rPr>
          <w:b/>
        </w:rPr>
        <w:t xml:space="preserve">131.6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w:t>
      </w:r>
    </w:p>
    <w:p>
      <w:r>
        <w:rPr>
          <w:b/>
        </w:rPr>
        <w:t xml:space="preserve">131.7 </w:t>
      </w:r>
      <w:r>
        <w:rPr/>
        <w:t xml:space="preserve">Where the Supplier becomes aware of any matter which may affect the confidentiality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6), it shall notify the Customer promptly and in any event within five Working Days.</w:t>
      </w:r>
    </w:p>
    <w:p>
      <w:r>
        <w:rPr>
          <w:b/>
        </w:rPr>
        <w:t xml:space="preserve">131.8 </w:t>
      </w:r>
      <w:r>
        <w:rPr/>
        <w:t>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pPr>
        <w:pStyle w:val="Heading1"/>
      </w:pPr>
      <w:r>
        <w:rPr/>
        <w:t>132. Intellectual Property (Module 6)</w:t>
      </w:r>
    </w:p>
    <w:p>
      <w:r>
        <w:rPr>
          <w:b/>
        </w:rPr>
        <w:t xml:space="preserve">132.2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Supplier shall maintain complete and accurate records relating to the intellectual property (module 6) and shall make them available to the Customer on request.</w:t>
      </w:r>
    </w:p>
    <w:p>
      <w:r>
        <w:rPr>
          <w:b/>
        </w:rPr>
        <w:t xml:space="preserve">132.3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132.4 </w:t>
      </w:r>
      <w:r>
        <w:rPr/>
        <w:t>Where the Supplier becomes aware of any matter which may affect the intellectual property (module 6), it shall notify the Customer promptly and in any event within five Working Days. Any approval given by the Customer under this clause shall not relieve the Supplier of any of its obligations under this Agreement.</w:t>
      </w:r>
    </w:p>
    <w:p>
      <w:r>
        <w:rPr>
          <w:b/>
        </w:rPr>
        <w:t xml:space="preserve">132.5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132.6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w:t>
      </w:r>
    </w:p>
    <w:p>
      <w:r>
        <w:rPr>
          <w:b/>
        </w:rPr>
        <w:t xml:space="preserve">132.7 </w:t>
      </w:r>
      <w:r>
        <w:rPr/>
        <w:t>The parties shall meet at least quarterly to review performance in relation to the intellectual property (module 6) and agree any improvements required.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 Each party shall bear its own costs in connection with the matters described in this clause, save as otherwise expressly provided.</w:t>
      </w:r>
    </w:p>
    <w:p>
      <w:r>
        <w:rPr>
          <w:b/>
        </w:rPr>
        <w:t xml:space="preserve">132.8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The Supplier shall maintain complete and accurate records relating to the intellectual property (module 6) and shall make them available to the Customer on request. Nothing in this clause shall limit any other right or remedy of the Customer under this Agreement or at law.</w:t>
      </w:r>
    </w:p>
    <w:p>
      <w:pPr>
        <w:pStyle w:val="Heading1"/>
      </w:pPr>
      <w:r>
        <w:rPr/>
        <w:t>133. Data Protection (Module 6)</w:t>
      </w:r>
    </w:p>
    <w:p>
      <w:r>
        <w:rPr>
          <w:b/>
        </w:rPr>
        <w:t xml:space="preserve">133.1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133.2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data protection (module 6) and shall make them available to the Customer on request.</w:t>
      </w:r>
    </w:p>
    <w:p>
      <w:r>
        <w:rPr>
          <w:b/>
        </w:rPr>
        <w:t xml:space="preserve">133.3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133.4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133.5 </w:t>
      </w:r>
      <w:r>
        <w:rPr/>
        <w:t>The parties shall meet at least quarterly to review performance in relation to the data protection (module 6) and agree any improvements required. Any approval given by the Customer under this clause shall not relieve the Supplier of any of its obligations under this Agreement. Where the Supplier becomes aware of any matter which may affect the data protection (module 6), it shall notify the Customer promptly and in any event within five Working Days.</w:t>
      </w:r>
    </w:p>
    <w:p>
      <w:r>
        <w:rPr>
          <w:b/>
        </w:rPr>
        <w:t xml:space="preserve">133.6 </w:t>
      </w:r>
      <w:r>
        <w:rPr/>
        <w:t>Clause 29.1 applies to any dispute arising under this clause.</w:t>
      </w:r>
    </w:p>
    <w:p>
      <w:r>
        <w:rPr>
          <w:b/>
        </w:rPr>
        <w:t xml:space="preserve">133.7 </w:t>
      </w:r>
      <w:r>
        <w:rPr/>
        <w:t>The Supplier shall maintain complete and accurate records relating to the data protection (module 6) and shall make them available to the Customer on request. The parties shall meet at least quarterly to review performance in relation to the data protection (module 6) and agree any improvements required.</w:t>
      </w:r>
    </w:p>
    <w:p>
      <w:r>
        <w:rPr>
          <w:b/>
        </w:rPr>
        <w:t xml:space="preserve">133.8 </w:t>
      </w:r>
      <w:r>
        <w:rPr/>
        <w:t xml:space="preserve">The Supplier shall maintain complete and accurate records relating to the data protection (module 6)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133.9 </w:t>
      </w:r>
      <w:r>
        <w:rPr/>
        <w:t xml:space="preserve">Nothing in this clause shall limit any other right or remedy of the Customer under this Agreement or at law. The parties shall meet at </w:t>
      </w:r>
      <w:del w:id="9141" w:author="Helena Voss" w:date="2026-09-28T08:30:09Z">
        <w:r>
          <w:rPr/>
          <w:delText xml:space="preserve">least</w:delText>
        </w:r>
      </w:del>
      <w:ins w:id="9142" w:author="Helena Voss" w:date="2026-09-28T08:30:09Z">
        <w:r>
          <w:rPr/>
          <w:t xml:space="preserve">reasonable</w:t>
        </w:r>
      </w:ins>
      <w:r>
        <w:rPr/>
        <w:t xml:space="preserve"> quarterly to review performance in relation to the data protection (module 6) and agree any improvements required.</w:t>
      </w:r>
    </w:p>
    <w:p>
      <w:r>
        <w:rPr>
          <w:b/>
        </w:rPr>
        <w:t xml:space="preserve">133.10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w:t>
      </w:r>
    </w:p>
    <w:p>
      <w:r>
        <w:rPr>
          <w:b/>
        </w:rPr>
        <w:t xml:space="preserve">133.11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133.12 </w:t>
      </w:r>
      <w:r>
        <w:rPr/>
        <w:t xml:space="preserve">The parties shall meet at least quarterly to review performance in relation to the data protection (module 6) and agree any improvements required. Any approval given by the Customer under this clause shall not relieve the Supplier of any of its obligations under this Agreement. The Supplier shall maintain complete and accurate records relating to the data protection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133.13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 The Supplier shall maintain complete and accurate records relating to the data protection (module 6) and shall make them available to the Customer on request. The Customer may, acting reasonably, request such information from the Supplier as it requires to verify compliance with this clause.</w:t>
      </w:r>
    </w:p>
    <w:p>
      <w:pPr>
        <w:pStyle w:val="Heading1"/>
      </w:pPr>
      <w:r>
        <w:rPr/>
        <w:t>134. Security (Module 6)</w:t>
      </w:r>
    </w:p>
    <w:p>
      <w:r>
        <w:rPr>
          <w:b/>
        </w:rPr>
        <w:t xml:space="preserve">134.1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134.2 </w:t>
      </w:r>
      <w:r>
        <w:rPr/>
        <w:t>Where the Supplier becomes aware of any matter which may affect the security (module 6), it shall notify the Customer promptly and in any event within five Working Days. Nothing in this clause shall limit any other right or remedy of the Customer under this Agreement or at law. The Supplier shall maintain complete and accurate records relating to the security (module 6) and shall make them available to the Customer on request. Any approval given by the Customer under this clause shall not relieve the Supplier of any of its obligations under this Agreement.</w:t>
      </w:r>
    </w:p>
    <w:p>
      <w:r>
        <w:rPr>
          <w:b/>
        </w:rPr>
        <w:t xml:space="preserve">134.3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6) and agree any improvements required.</w:t>
      </w:r>
    </w:p>
    <w:p>
      <w:r>
        <w:rPr>
          <w:b/>
        </w:rPr>
        <w:t xml:space="preserve">134.4 </w:t>
      </w:r>
      <w:r>
        <w:rPr/>
        <w:t xml:space="preserve">The Supplier shall maintain complete and accurate records relating to the security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134.5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w:t>
      </w:r>
    </w:p>
    <w:p>
      <w:r>
        <w:rPr>
          <w:b/>
        </w:rPr>
        <w:t xml:space="preserve">134.6 </w:t>
      </w:r>
      <w:r>
        <w:rPr/>
        <w:t>The Customer may, acting reasonably, request such information from the Supplier as it requires to verify compliance with this clause. The parties shall meet at least quarterly to review performance in relation to the security (module 6) and agree any improvements required.</w:t>
      </w:r>
    </w:p>
    <w:p>
      <w:r>
        <w:rPr>
          <w:b/>
        </w:rPr>
        <w:t xml:space="preserve">134.7 </w:t>
      </w:r>
      <w:r>
        <w:rPr/>
        <w:t>Subject to Clause 9, the Supplier shall provide the deliverables described in this clause to the Customer.</w:t>
      </w:r>
    </w:p>
    <w:p>
      <w:r>
        <w:rPr>
          <w:b/>
        </w:rPr>
        <w:t xml:space="preserve">134.8 </w:t>
      </w:r>
      <w:r>
        <w:rPr/>
        <w:t xml:space="preserve">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(module 6), it shall notify the Customer promptly and in any event within five Working Days.</w:t>
      </w:r>
      <w:r>
        <w:rPr/>
        <w:t xml:space="preserve"> This obligation survives termination.</w:t>
      </w:r>
    </w:p>
    <w:p>
      <w:r>
        <w:rPr>
          <w:b/>
        </w:rPr>
        <w:t xml:space="preserve">134.9 </w:t>
      </w:r>
      <w:r>
        <w:rPr/>
        <w:t>The Customer may, acting reasonably, request such information from the Supplier as it requires to verify compliance with this clause.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6) and agree any improvements required.</w:t>
      </w:r>
    </w:p>
    <w:p>
      <w:r>
        <w:rPr>
          <w:b/>
        </w:rPr>
        <w:t xml:space="preserve">134.10 </w:t>
      </w:r>
      <w:r>
        <w:rPr/>
        <w:t>Where the Supplier becomes aware of any matter which may affect the security (module 6),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134.11 </w:t>
      </w:r>
      <w:r>
        <w:rPr/>
        <w:t>The Supplier shall maintain complete and accurate records relating to the security (module 6)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135. Audit (Module 6)</w:t>
      </w:r>
    </w:p>
    <w:p>
      <w:r>
        <w:rPr>
          <w:b/>
        </w:rPr>
        <w:t xml:space="preserve">135.1 </w:t>
      </w:r>
      <w:r>
        <w:rPr/>
        <w:t xml:space="preserve">Where the Supplier becomes aware of any matter which may affect the audit (module 6),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6) and shall make them available to the Customer on request. The Supplier shall perform its obligations under this clause with reasonable skill, care and diligence and in accordance with </w:t>
      </w:r>
      <w:r>
        <w:rPr>
          <w:i/>
        </w:rPr>
        <w:t>Good Industry Practice</w:t>
      </w:r>
      <w:r>
        <w:rPr/>
        <w:t>.</w:t>
      </w:r>
    </w:p>
    <w:p>
      <w:pPr>
        <w:rPr>
          <w:ins w:id="9206" w:author="Helena Voss" w:date="2026-09-28T08:30:09Z"/>
        </w:rPr>
      </w:pPr>
      <w:ins w:id="9205" w:author="Helena Voss" w:date="2026-09-28T08:30:09Z">
        <w:r>
          <w:rPr/>
          <w:t xml:space="preserve">1557.A The Parties shall co-operate in good faith.</w:t>
        </w:r>
      </w:ins>
    </w:p>
    <w:p>
      <w:r>
        <w:rPr>
          <w:b/>
        </w:rPr>
        <w:t xml:space="preserve">135.2 </w:t>
      </w:r>
      <w:r>
        <w:rPr/>
        <w:t>The parties shall meet at least quarterly to review performance in relation to the audit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135.3 </w:t>
      </w:r>
      <w:r>
        <w:rPr/>
        <w:t>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Where the Supplier becomes aware of any matter which may affect the audit (module 6), it shall notify the Customer promptly and in any event within five Working Days.</w:t>
      </w:r>
    </w:p>
    <w:p>
      <w:r>
        <w:rPr>
          <w:b/>
        </w:rPr>
        <w:t xml:space="preserve">135.4 </w:t>
      </w:r>
      <w:r>
        <w:rPr/>
        <w:t>Where the Supplier becomes aware of any matter which may affect the audit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135.5 </w:t>
      </w:r>
      <w:r>
        <w:rPr/>
        <w:t>Clause 19.3 applies to any dispute arising under this clause.</w:t>
      </w:r>
    </w:p>
    <w:p>
      <w:r>
        <w:rPr>
          <w:b/>
        </w:rPr>
        <w:t xml:space="preserve">135.6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135.7 </w:t>
      </w:r>
      <w:r>
        <w:rPr/>
        <w:t>The parties shall meet at least quarterly to review performance in relation to the audit (module 6) and agree any improvements required. 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The Supplier shall maintain complete and accurate records relating to the audit (module 6) and shall make them available to the Customer on request.</w:t>
      </w:r>
    </w:p>
    <w:p>
      <w:r>
        <w:rPr>
          <w:b/>
        </w:rPr>
        <w:t xml:space="preserve">135.8 </w:t>
      </w:r>
      <w:r>
        <w:rPr/>
        <w:t xml:space="preserve">Each party shall bear its own costs in connection with the matters described in this clause, save as otherwise expressly provided. The parties shall meet at least quarterly to review performance in relation to the audit (module 6)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audit (module 6), it shall notify the Customer promptly and in any event within five Working Days.</w:t>
      </w:r>
    </w:p>
    <w:p>
      <w:r>
        <w:rPr>
          <w:b/>
        </w:rPr>
        <w:t xml:space="preserve">135.9 </w:t>
      </w:r>
      <w:r>
        <w:rPr/>
        <w:t>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136. Warranties (Module 6)</w:t>
      </w:r>
    </w:p>
    <w:p>
      <w:r>
        <w:rPr>
          <w:b/>
        </w:rPr>
        <w:t xml:space="preserve">136.1 </w:t>
      </w:r>
      <w:r>
        <w:rPr/>
        <w:t>The Customer may, acting reasonably, request such information from the Supplier as it requires to verify compliance with this clause. The Supplier shall maintain complete and accurate records relating to the warranties (module 6) and shall make them available to the Customer on request. The parties shall meet at least quarterly to review performance in relation to the warranties (module 6) and agree any improvements required.</w:t>
      </w:r>
    </w:p>
    <w:p>
      <w:r>
        <w:rPr>
          <w:b/>
        </w:rPr>
        <w:t xml:space="preserve">136.2 </w:t>
      </w:r>
      <w:r>
        <w:rPr/>
        <w:t>The Supplier shall provide the exit plan within thirty (30) days of the Effective Date.</w:t>
      </w:r>
    </w:p>
    <w:p>
      <w:r>
        <w:rPr>
          <w:b/>
        </w:rPr>
        <w:t xml:space="preserve">136.3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6) and shall make them available to the Customer on request.</w:t>
      </w:r>
    </w:p>
    <w:p>
      <w:r>
        <w:rPr>
          <w:b/>
        </w:rPr>
        <w:t xml:space="preserve">136.4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136.5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warranties (module 6) and shall make them available to the Customer on request.</w:t>
      </w:r>
    </w:p>
    <w:p>
      <w:r>
        <w:rPr>
          <w:b/>
        </w:rPr>
        <w:t xml:space="preserve">136.6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136.7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w:t>
      </w:r>
      <w:r>
        <w:rPr/>
        <w:t xml:space="preserve"> This obligation survives termination.</w:t>
      </w:r>
    </w:p>
    <w:p>
      <w:r>
        <w:rPr>
          <w:b/>
        </w:rPr>
        <w:t xml:space="preserve">136.8 </w:t>
      </w:r>
      <w:r>
        <w:rPr/>
        <w:t>The parties shall meet at least quarterly to review performance in relation to the warranties (module 6)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136.9 </w:t>
      </w:r>
      <w:r>
        <w:rPr/>
        <w:t>Nothing in this clause shall limit any other right or remedy of the Customer under this Agreement or at law. The Supplier shall maintain complete and accurate records relating to the warranties (module 6) and shall make them available to the Customer on request.</w:t>
      </w:r>
    </w:p>
    <w:p>
      <w:pPr>
        <w:pStyle w:val="Heading1"/>
      </w:pPr>
      <w:r>
        <w:rPr/>
        <w:t>137. Indemnities (Module 6)</w:t>
      </w:r>
    </w:p>
    <w:p>
      <w:r>
        <w:rPr>
          <w:b/>
        </w:rPr>
        <w:t xml:space="preserve">137.1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137.2 </w:t>
      </w:r>
      <w:r>
        <w:rPr/>
        <w:t>Each party shall bear its own costs in connection with the matters described in this clause, save as otherwise expressly provided. Where the Supplier becomes aware of any matter which may affect the indemnities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indemnities (module 6) and shall make them available to the Customer on request.</w:t>
      </w:r>
    </w:p>
    <w:p>
      <w:r>
        <w:rPr>
          <w:b/>
        </w:rPr>
        <w:t xml:space="preserve">137.3 </w:t>
      </w:r>
      <w:r>
        <w:rPr/>
        <w:t>The parties shall meet at least quarterly to review performance in relation to the indemnities (module 6) and agree any improvements required. The parties shall meet at least quarterly to review performance in relation to the indemnities (module 6)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137.4 </w:t>
      </w:r>
      <w:r>
        <w:rPr/>
        <w:t>Where the Supplier becomes aware of any matter which may affect the indemnities (module 6), it shall notify the Customer promptly and in any event within five Working Days. Any approval given by the Customer under this clause shall not relieve the Supplier of any of its obligations under this Agreement.</w:t>
      </w:r>
    </w:p>
    <w:p>
      <w:r>
        <w:rPr>
          <w:b/>
        </w:rPr>
        <w:t xml:space="preserve">137.5 </w:t>
      </w:r>
      <w:r>
        <w:rPr/>
        <w:t xml:space="preserve">The parties shall meet at least quarterly to review performance in relation to the indemnities (module 6) and agree any improvements required. Each party shall bear its own costs in connection with the matters described in this clause, save as otherwise expressly provided. The Supplier shall maintain complete and accurate records relating to the indemnities (module 6) and shall make them available to the Customer on request. The parties shall meet at least quarterly to review performance in relation to the indemnities (module 6) and agree any improvements required.</w:t>
      </w:r>
      <w:r>
        <w:rPr/>
        <w:t xml:space="preserve"> This obligation survives termination.</w:t>
      </w:r>
    </w:p>
    <w:p>
      <w:r>
        <w:rPr>
          <w:b/>
        </w:rPr>
        <w:t xml:space="preserve">137.6 </w:t>
      </w:r>
      <w:r>
        <w:rPr/>
        <w:t>Clause 29.1 applies to any dispute arising under this clause.</w:t>
      </w:r>
    </w:p>
    <w:p>
      <w:r>
        <w:rPr>
          <w:b/>
        </w:rPr>
        <w:t xml:space="preserve">137.7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137.8 </w:t>
      </w:r>
      <w:r>
        <w:rPr/>
        <w:t>Subject to Clause 9.4, the Supplier shall provide the deliverables described in this clause to the Customer.</w:t>
      </w:r>
    </w:p>
    <w:p>
      <w:r>
        <w:rPr>
          <w:b/>
        </w:rPr>
        <w:t xml:space="preserve">137.9 </w:t>
      </w:r>
      <w:r>
        <w:rPr/>
        <w:t xml:space="preserve">The Supplier shall maintain complete and accurate records relating to the indemnities (module 6) and shall make them available to the Customer on request. Where the Supplier becomes aware of any matter which may affect the indemnities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indemnities (module 6), it shall notify the Customer promptly and in any event within five Working Days.</w:t>
      </w:r>
    </w:p>
    <w:p>
      <w:r>
        <w:rPr>
          <w:b/>
        </w:rPr>
        <w:t xml:space="preserve">137.10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w:t>
      </w:r>
      <w:r>
        <w:rPr/>
        <w:t xml:space="preserve"> This obligation survives termination.</w:t>
      </w:r>
    </w:p>
    <w:p>
      <w:r>
        <w:rPr>
          <w:b/>
        </w:rPr>
        <w:t xml:space="preserve">137.11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indemnities (module 6), it shall notify the Customer promptly and in any event within five Working Days. The Supplier shall maintain complete and accurate records relating to the indemnities (module 6) and shall make them available to the Customer on request.</w:t>
      </w:r>
    </w:p>
    <w:p>
      <w:r>
        <w:rPr>
          <w:b/>
        </w:rPr>
        <w:t xml:space="preserve">137.12 </w:t>
      </w:r>
      <w:r>
        <w:rPr/>
        <w:t xml:space="preserve">The Supplier shall maintain complete and accurate records relating to the indemnities (module 6)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138. Limitation of Liability (Module 6)</w:t>
      </w:r>
    </w:p>
    <w:p>
      <w:r>
        <w:rPr>
          <w:b/>
        </w:rPr>
        <w:t xml:space="preserve">138.1 </w:t>
      </w:r>
      <w:r>
        <w:rPr/>
        <w:t>The parties shall meet at least quarterly to review performance in relation to the limitation of liability (module 6) and agree any improvements required.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w:t>
      </w:r>
    </w:p>
    <w:p>
      <w:r>
        <w:rPr>
          <w:b/>
        </w:rPr>
        <w:t xml:space="preserve">138.2 </w:t>
      </w:r>
      <w:r>
        <w:rPr/>
        <w:t>The parties shall meet at least quarterly to review performance in relation to the limitation of liability (module 6) and agree any improvements required. The Customer may, acting reasonably, request such information from the Supplier as it requires to verify compliance with this clause.</w:t>
      </w:r>
    </w:p>
    <w:p>
      <w:r>
        <w:rPr>
          <w:b/>
        </w:rPr>
        <w:t xml:space="preserve">138.3 </w:t>
      </w:r>
      <w:r>
        <w:rPr/>
        <w:t>Clause 19.3 applies to any dispute arising under this clause.</w:t>
      </w:r>
    </w:p>
    <w:p>
      <w:r>
        <w:rPr>
          <w:b/>
        </w:rPr>
        <w:t xml:space="preserve">138.4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The parties shall meet at least quarterly to review performance in relation to the limitation of liability (module 6) and agree any improvements required. Nothing in this clause shall limit any other right or remedy of the Customer under this Agreement or at law.</w:t>
      </w:r>
    </w:p>
    <w:p>
      <w:r>
        <w:rPr>
          <w:b/>
        </w:rPr>
        <w:t xml:space="preserve">138.5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138.6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limitation of liability (module 6) and shall make them available to the Customer on request.</w:t>
      </w:r>
    </w:p>
    <w:p>
      <w:r>
        <w:rPr>
          <w:b/>
        </w:rPr>
        <w:t xml:space="preserve">138.7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pPr>
        <w:rPr/>
      </w:pPr>
      <w:r>
        <w:rPr/>
        <w:t xml:space="preserve">1591.A The Parties shall co-operate in good faith.</w:t>
      </w:r>
    </w:p>
    <w:p>
      <w:r>
        <w:rPr>
          <w:b/>
        </w:rPr>
        <w:t xml:space="preserve">138.8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6) and agree any improvements required.</w:t>
      </w:r>
    </w:p>
    <w:p>
      <w:r>
        <w:rPr>
          <w:b/>
        </w:rPr>
        <w:t xml:space="preserve">138.9 </w:t>
      </w:r>
      <w:r>
        <w:rPr/>
        <w:t>Any approval given by the Customer under this clause shall not relieve the Supplier of any of its obligations under this Agreement. Where the Supplier becomes aware of any matter which may affect the limitation of liability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w:pPr>
        <w:pStyle w:val="Heading2"/>
        <w:pPrChange w:id="20036" w:author="Helena Voss" w:date="2026-09-28T08:30:09Z">
          <w:pPr/>
        </w:pPrChange>
      </w:pPr>
      <w:r>
        <w:rPr>
          <w:b/>
        </w:rPr>
        <w:t xml:space="preserve">138.10 </w:t>
      </w:r>
      <w:r>
        <w:rPr/>
        <w:t>Where the Supplier becomes aware of any matter which may affect the limitation of liability (module 6), it shall notify the Customer promptly and in any event within five Working Days.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w:pPr>
        <w:pStyle w:val="Heading1"/>
      </w:pPr>
      <w:r>
        <w:rPr/>
        <w:t>139. Insurance (Module 6)</w:t>
      </w:r>
    </w:p>
    <w:p>
      <w:r>
        <w:rPr>
          <w:b/>
        </w:rPr>
        <w:t xml:space="preserve">139.1 </w:t>
      </w:r>
      <w:r>
        <w:rPr/>
        <w:t>The parties shall meet at least quarterly to review performance in relation to the insurance (module 6) and agree any improvements required. The parties shall meet at least quarterly to review performance in relation to the insurance (module 6) and agree any improvements required.</w:t>
      </w:r>
    </w:p>
    <w:p>
      <w:r>
        <w:rPr>
          <w:b/>
        </w:rPr>
        <w:t xml:space="preserve">139.2 </w:t>
      </w:r>
      <w:r>
        <w:rPr/>
        <w:t xml:space="preserve">The Supplier shall maintain complete and accurate records relating to the insurance (module 6)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insurance (module 6), it shall notify the Customer promptly and in any event within five Working Days. The Supplier shall perform its obligations under this clause with reasonable skill, care and diligence and in accordance with Good Industry Practice.</w:t>
      </w:r>
    </w:p>
    <w:p>
      <w:r>
        <w:rPr>
          <w:b/>
        </w:rPr>
        <w:t xml:space="preserve">139.3 </w:t>
      </w:r>
      <w:r>
        <w:rPr/>
        <w:t>Where the Supplier becomes aware of any matter which may affect the insurance (module 6),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139.4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139.5 </w:t>
      </w:r>
      <w:r>
        <w:rPr/>
        <w:t>Where the Supplier becomes aware of any matter which may affect the insurance (module 6), it shall notify the Customer promptly and in any event within five Working Days. Where the Supplier becomes aware of any matter which may affect the insurance (module 6), it shall notify the Customer promptly and in any event within five Working Days. The parties shall meet at least quarterly to review performance in relation to the insurance (module 6) and agree any improvements required. Nothing in this clause shall limit any other right or remedy of the Customer under this Agreement or at law.</w:t>
      </w:r>
    </w:p>
    <w:p>
      <w:r>
        <w:rPr>
          <w:b/>
        </w:rPr>
        <w:t xml:space="preserve">139.6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insurance (module 6) and agree any improvements required.</w:t>
      </w:r>
    </w:p>
    <w:p>
      <w:r>
        <w:rPr>
          <w:b/>
        </w:rPr>
        <w:t xml:space="preserve">139.7 </w:t>
      </w:r>
      <w:r>
        <w:rPr/>
        <w:t>Where the Supplier becomes aware of any matter which may affect the insurance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139.8 </w:t>
      </w:r>
      <w:r>
        <w:rPr/>
        <w:t>Any approval given by the Customer under this clause shall not relieve the Supplier of any of its obligations under this Agreement. Where the Supplier becomes aware of any matter which may affect the insurance (module 6), it shall notify the Customer promptly and in any event within five Working Days.</w:t>
      </w:r>
    </w:p>
    <w:p>
      <w:r>
        <w:rPr>
          <w:b/>
        </w:rPr>
        <w:t xml:space="preserve">139.9 </w:t>
      </w:r>
      <w:r>
        <w:rPr/>
        <w:t>The Customer may, acting reasonably, request such information from the Supplier as it requires to verify compliance with this clause. The Supplier shall maintain complete and accurate records relating to the insurance (module 6) and shall make them available to the Customer on request.</w:t>
      </w:r>
    </w:p>
    <w:p>
      <w:pPr>
        <w:pStyle w:val="Heading1"/>
      </w:pPr>
      <w:r>
        <w:rPr/>
        <w:t>140. Force Majeure (Module 6)</w:t>
      </w:r>
    </w:p>
    <w:p>
      <w:r>
        <w:rPr>
          <w:b/>
        </w:rPr>
        <w:t xml:space="preserve">140.1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140.2 </w:t>
      </w:r>
      <w:r>
        <w:rPr/>
        <w:t>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w:t>
      </w:r>
    </w:p>
    <w:p>
      <w:r>
        <w:rPr>
          <w:b/>
        </w:rPr>
        <w:t xml:space="preserve">140.3 </w:t>
      </w:r>
      <w:r>
        <w:rPr/>
        <w:t>Where the Supplier becomes aware of any matter which may affect the force majeure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6) and agree any improvements required.</w:t>
      </w:r>
    </w:p>
    <w:p>
      <w:r>
        <w:rPr>
          <w:b/>
        </w:rPr>
        <w:t xml:space="preserve">140.4 </w:t>
      </w:r>
      <w:r>
        <w:rPr/>
        <w:t>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force majeure (module 6) and shall make them available to the Customer on request. Nothing in this clause shall limit any other right or remedy of the Customer under this Agreement or at law.</w:t>
      </w:r>
    </w:p>
    <w:p>
      <w:r>
        <w:rPr>
          <w:b/>
        </w:rPr>
        <w:t xml:space="preserve">140.5 </w:t>
      </w:r>
      <w:r>
        <w:rPr/>
        <w:t>Nothing in this clause shall limit any other right or remedy of the Customer under this Agreement or at law. Where the Supplier becomes aware of any matter which may affect the force majeure (module 6), it shall notify the Customer promptly and in any event within five Working Days.</w:t>
      </w:r>
    </w:p>
    <w:p>
      <w:r>
        <w:rPr>
          <w:b/>
        </w:rPr>
        <w:t xml:space="preserve">140.6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140.7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140.8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6), it shall notify the Customer promptly and in any event within five Working Days. Nothing in this clause shall limit any other right or remedy of the Customer under this Agreement or at law.</w:t>
      </w:r>
    </w:p>
    <w:p>
      <w:r>
        <w:rPr>
          <w:b/>
        </w:rPr>
        <w:t xml:space="preserve">140.9 </w:t>
      </w:r>
      <w:r>
        <w:rPr/>
        <w:t xml:space="preserve">The Customer may, acting reasonably, request such information from the Supplier as it requires to verify compliance with this clause. Where the Supplier becomes aware of any matter which may affect the force majeure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140.10 </w:t>
      </w:r>
      <w:r>
        <w:rPr/>
        <w:t>The Customer may, acting reasonably, request such information from the Supplier as it requires to verify compliance with this clause. The parties shall meet at least quarterly to review performance in relation to the force majeure (module 6) and agree any improvements required. The parties shall meet at least quarterly to review performance in relation to the force majeure (module 6) and agree any improvements required.</w:t>
      </w:r>
    </w:p>
    <w:p>
      <w:r>
        <w:rPr>
          <w:b/>
        </w:rPr>
        <w:t xml:space="preserve">140.11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140.12 </w:t>
      </w:r>
      <w:r>
        <w:rPr/>
        <w:t>The Supplier shall retain all Customer Data for 30 days after termination before secure deletion.</w:t>
      </w:r>
    </w:p>
    <w:p>
      <w:pPr>
        <w:rPr>
          <w:ins w:id="9188" w:author="Helena Voss" w:date="2026-09-28T08:30:09Z"/>
        </w:rPr>
      </w:pPr>
      <w:ins w:id="9187" w:author="Helena Voss" w:date="2026-09-28T08:30:09Z">
        <w:r>
          <w:rPr/>
          <w:t xml:space="preserve">1623.A The Parties shall co-operate in good faith.</w:t>
        </w:r>
      </w:ins>
    </w:p>
    <w:p>
      <w:r>
        <w:rPr>
          <w:b/>
        </w:rPr>
        <w:t xml:space="preserve">140.13 </w:t>
      </w:r>
      <w:r>
        <w:rPr/>
        <w:t xml:space="preserve">Any approval given by the Customer under this clause shall not relieve the Supplier of any of its obligations under this Agreement. The parties shall meet at least quarterly to review performance in relation to the force majeure (module 6)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r>
        <w:rPr/>
        <w:t xml:space="preserve"> This obligation survives termination.</w:t>
      </w:r>
    </w:p>
    <w:p>
      <w:pPr>
        <w:pStyle w:val="Heading1"/>
      </w:pPr>
      <w:r>
        <w:rPr/>
        <w:t>141. Subcontracting (Module 6)</w:t>
      </w:r>
    </w:p>
    <w:p>
      <w:r>
        <w:rPr>
          <w:b/>
        </w:rPr>
        <w:t xml:space="preserve">141.1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subcontracting (module 6), it shall notify the Customer promptly and in any event within five Working Days.</w:t>
      </w:r>
    </w:p>
    <w:p>
      <w:r>
        <w:rPr>
          <w:b/>
        </w:rPr>
        <w:t xml:space="preserve">141.4 </w:t>
      </w:r>
      <w:r>
        <w:rPr/>
        <w:t>Nothing in this clause shall limit any other right or remedy of the Customer under this Agreement or at law. The Supplier shall maintain complete and accurate records relating to the subcontracting (module 6) and shall make them available to the Customer on request. Each party shall bear its own costs in connection with the matters described in this clause, save as otherwise expressly provided.</w:t>
      </w:r>
    </w:p>
    <w:p>
      <w:r>
        <w:rPr>
          <w:b/>
        </w:rPr>
        <w:t xml:space="preserve">141.5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6) and shall make them available to the Customer on request.</w:t>
      </w:r>
    </w:p>
    <w:p>
      <w:r>
        <w:rPr>
          <w:b/>
        </w:rPr>
        <w:t xml:space="preserve">141.6 </w:t>
      </w:r>
      <w:r>
        <w:rPr/>
        <w:t>The parties shall meet at least quarterly to review performance in relation to the subcontracting (module 6) and agree any improvements required. The parties shall meet at least quarterly to review performance in relation to the subcontracting (module 6) and agree any improvements required.</w:t>
      </w:r>
    </w:p>
    <w:p>
      <w:r>
        <w:rPr>
          <w:b/>
        </w:rPr>
        <w:t xml:space="preserve">141.7 </w:t>
      </w:r>
      <w:r>
        <w:rPr/>
        <w:t>Where the Supplier becomes aware of any matter which may affect the subcontracting (module 6), it shall notify the Customer promptly and in any event within five Working Days. The Supplier shall maintain complete and accurate records relating to the subcontracting (module 6) and shall make them available to the Customer on request. The Supplier shall maintain complete and accurate records relating to the subcontracting (module 6) and shall make them available to the Customer on request.</w:t>
      </w:r>
    </w:p>
    <w:p>
      <w:r>
        <w:rPr>
          <w:b/>
        </w:rPr>
        <w:t xml:space="preserve">141.8 </w:t>
      </w:r>
      <w:r>
        <w:rPr/>
        <w:t>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w:t>
      </w:r>
    </w:p>
    <w:p>
      <w:pPr>
        <w:pStyle w:val="Heading1"/>
      </w:pPr>
      <w:r>
        <w:rPr/>
        <w:t>142. Assignment (Module 6)</w:t>
      </w:r>
    </w:p>
    <w:p>
      <w:r>
        <w:rPr>
          <w:b/>
        </w:rPr>
        <w:t xml:space="preserve">142.1 </w:t>
      </w:r>
      <w:r>
        <w:rPr/>
        <w:t>Nothing in this clause shall limit any other right or remedy of the Customer under this Agreement or at law. The parties shall meet at least quarterly to review performance in relation to the assignment (module 6) and agree any improvements required.</w:t>
      </w:r>
    </w:p>
    <w:p>
      <w:r>
        <w:rPr>
          <w:b/>
        </w:rPr>
        <w:t xml:space="preserve">142.2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6) and agree any improvements required.</w:t>
      </w:r>
    </w:p>
    <w:p>
      <w:r>
        <w:rPr>
          <w:b/>
        </w:rPr>
        <w:t xml:space="preserve">142.3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assignment (module 6) and agree any improvements required.</w:t>
      </w:r>
    </w:p>
    <w:p>
      <w:r>
        <w:rPr>
          <w:b/>
        </w:rPr>
        <w:t xml:space="preserve">142.4 </w:t>
      </w:r>
      <w:r>
        <w:rPr/>
        <w:t xml:space="preserve">The parties shall meet at least quarterly to review performance in relation to the assignment (module 6) and agree any improvements required. The parties shall meet at least quarterly to review performance in relation to the assignment (module 6) and agree any improvements required. Where the Supplier becomes aware of any matter which may affect the assignment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142.5 </w:t>
      </w:r>
      <w:r>
        <w:rPr/>
        <w:t xml:space="preserve">Where the Supplier becomes aware of any matter which may affect the assignment (module 6), it shall notify the Customer promptly and in any event within five Working Days. Where the Supplier becomes aware of any matter which may affect the assignment (module 6),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142.6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r>
        <w:rPr/>
        <w:t xml:space="preserve"> This obligation survives termination.</w:t>
      </w:r>
    </w:p>
    <w:p>
      <w:r>
        <w:rPr>
          <w:b/>
        </w:rPr>
        <w:t xml:space="preserve">142.7 </w:t>
      </w:r>
      <w:r>
        <w:rPr/>
        <w:t>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Nothing in this clause shall limit any other right or remedy of the Customer under this Agreement or at law.</w:t>
      </w:r>
    </w:p>
    <w:p>
      <w:r>
        <w:rPr>
          <w:b/>
        </w:rPr>
        <w:t xml:space="preserve">142.8 </w:t>
      </w:r>
      <w:r>
        <w:rPr/>
        <w:t>Any approval given by the Customer under this clause shall not relieve the Supplier of any of its obligations under this Agreement. Where the Supplier becomes aware of any matter which may affect the assignment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assignment (module 6) and agree any improvements required.</w:t>
      </w:r>
    </w:p>
    <w:p>
      <w:r>
        <w:rPr>
          <w:b/>
        </w:rPr>
        <w:t xml:space="preserve">142.9 </w:t>
      </w:r>
      <w:r>
        <w:rPr/>
        <w:t>The parties shall meet at least quarterly to review performance in relation to the assignment (module 6)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142.10 </w:t>
      </w:r>
      <w:r>
        <w:rPr/>
        <w:t>The parties shall meet at least quarterly to review performance in relation to the assignment (module 6)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142.11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143. Dispute Resolution (Module 6)</w:t>
      </w:r>
    </w:p>
    <w:p>
      <w:r>
        <w:rPr>
          <w:b/>
        </w:rPr>
        <w:t xml:space="preserve">143.1 </w:t>
      </w:r>
      <w:r>
        <w:rPr/>
        <w:t xml:space="preserve">The parties shall meet at least quarterly to review performance in relation to the dispute resolution (module 6) and agree any improvements required. Where the Supplier becomes aware of any matter which may affect the dispute resolution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6), it shall notify the Customer promptly and in any event within five Working Days.</w:t>
      </w:r>
    </w:p>
    <w:p>
      <w:r>
        <w:rPr>
          <w:b/>
        </w:rPr>
        <w:t xml:space="preserve">143.2 </w:t>
      </w:r>
      <w:r>
        <w:rPr/>
        <w:t>The parties shall meet at least quarterly to review performance in relation to the dispute resolution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143.3 </w:t>
      </w:r>
      <w:r>
        <w:rPr/>
        <w:t xml:space="preserve">The parties shall meet at least quarterly to review performance in relation to the dispute resolution (module 6) and agree any improvements required. The Supplier shall maintain complete and accurate records relating to the dispute resolution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143.4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6) and agree any improvements required.</w:t>
      </w:r>
    </w:p>
    <w:p>
      <w:r>
        <w:rPr>
          <w:b/>
        </w:rPr>
        <w:t xml:space="preserve">143.5 </w:t>
      </w:r>
      <w:r>
        <w:rPr/>
        <w:t>Nothing in this clause shall limit any other right or remedy of the Customer under this Agreement or at law. Where the Supplier becomes aware of any matter which may affect the dispute resolution (module 6), it shall notify the Customer promptly and in any event within five Working Days. The Customer may, acting reasonably, request such information from the Supplier as it requires to verify compliance with this clause.</w:t>
      </w:r>
    </w:p>
    <w:p>
      <w:r>
        <w:rPr>
          <w:b/>
        </w:rPr>
        <w:t xml:space="preserve">143.6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dispute resolution (module 6) and shall make them available to the Customer on request.</w:t>
      </w:r>
    </w:p>
    <w:p>
      <w:r>
        <w:rPr>
          <w:b/>
        </w:rPr>
        <w:t xml:space="preserve">143.7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143.8 </w:t>
      </w:r>
      <w:r>
        <w:rPr/>
        <w:t>The Supplier shall retain all Customer Data for 30 days after termination before secure deletion.</w:t>
      </w:r>
    </w:p>
    <w:p>
      <w:pPr>
        <w:pStyle w:val="Heading1"/>
      </w:pPr>
      <w:r>
        <w:rPr/>
        <w:t>144. Notices (Module 6)</w:t>
      </w:r>
    </w:p>
    <w:p>
      <w:r>
        <w:rPr>
          <w:b/>
        </w:rPr>
        <w:t xml:space="preserve">144.1 </w:t>
      </w:r>
      <w:r>
        <w:rPr/>
        <w:t xml:space="preserve">The Supplier shall maintain complete and accurate records relating to the notices (module 6)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144.2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144.3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144.5 </w:t>
      </w:r>
      <w:r>
        <w:rPr/>
        <w:t>The Customer may, acting reasonably, request such information from the Supplier as it requires to verify compliance with this clause. Where the Supplier becomes aware of any matter which may affect the notices (module 6), it shall notify the Customer promptly and in any event within five Working Days. Each party shall bear its own costs in connection with the matters described in this clause, save as otherwise expressly provided.</w:t>
      </w:r>
    </w:p>
    <w:p>
      <w:r>
        <w:rPr>
          <w:b/>
        </w:rPr>
        <w:t xml:space="preserve">144.6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144.7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6) and agree any improvements required.</w:t>
      </w:r>
    </w:p>
    <w:p>
      <w:r>
        <w:rPr>
          <w:b/>
        </w:rPr>
        <w:t xml:space="preserve">144.8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notices (module 6) and agree any improvements required.</w:t>
      </w:r>
    </w:p>
    <w:p>
      <w:r>
        <w:rPr>
          <w:b/>
        </w:rPr>
        <w:t xml:space="preserve">144.9 </w:t>
      </w:r>
      <w:r>
        <w:rPr/>
        <w:t>Where the Supplier becomes aware of any matter which may affect the notices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notices (module 6) and shall make them available to the Customer on request. Nothing in this clause shall limit any other right or remedy of the Customer under this Agreement or at law.</w:t>
      </w:r>
    </w:p>
    <w:p>
      <w:r>
        <w:rPr>
          <w:b/>
        </w:rPr>
        <w:t xml:space="preserve">144.10 </w:t>
      </w:r>
      <w:r>
        <w:rPr/>
        <w:t>The parties shall meet at least quarterly to review performance in relation to the notices (module 6) and agree any improvements required. The parties shall meet at least quarterly to review performance in relation to the notices (module 6) and agree any improvements required. Where the Supplier becomes aware of any matter which may affect the notices (module 6), it shall notify the Customer promptly and in any event within five Working Days. Nothing in this clause shall limit any other right or remedy of the Customer under this Agreement or at law.</w:t>
      </w:r>
    </w:p>
    <w:p>
      <w:r>
        <w:rPr>
          <w:b/>
        </w:rPr>
        <w:t xml:space="preserve">144.11 </w:t>
      </w:r>
      <w:r>
        <w:rPr/>
        <w:t>The Supplier shall maintain complete and accurate records relating to the notices (module 6) and shall make them available to the Customer on request. The parties shall meet at least quarterly to review performance in relation to the notices (module 6) and agree any improvements required.</w:t>
      </w:r>
    </w:p>
    <w:p>
      <w:r>
        <w:rPr>
          <w:b/>
        </w:rPr>
        <w:t xml:space="preserve">144.12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notices (module 6) and shall make them available to the Customer on request. Each party shall bear its own costs in connection with the matters described in this clause, save as otherwise expressly provided.</w:t>
      </w:r>
    </w:p>
    <w:p>
      <w:pPr>
        <w:pStyle w:val="Heading1"/>
      </w:pPr>
      <w:r>
        <w:rPr/>
        <w:t>145. Governing Law (Module 6)</w:t>
      </w:r>
    </w:p>
    <w:p>
      <w:r>
        <w:rPr>
          <w:b/>
        </w:rPr>
        <w:t xml:space="preserve">145.1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governing law (module 6) and agree any improvements required.</w:t>
      </w:r>
    </w:p>
    <w:p>
      <w:r>
        <w:rPr>
          <w:b/>
        </w:rPr>
        <w:t xml:space="preserve">145.2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145.3 </w:t>
      </w:r>
      <w:r>
        <w:rPr/>
        <w:t>The Supplier shall retain all Customer Data for 30 days after termination before secure deletion.</w:t>
      </w:r>
    </w:p>
    <w:p>
      <w:r>
        <w:rPr>
          <w:b/>
        </w:rPr>
        <w:t xml:space="preserve">145.4 </w:t>
      </w:r>
      <w:r>
        <w:rPr/>
        <w:t>The Supplier shall retain all Customer Data for 30 days after termination before secure deletion.</w:t>
      </w:r>
    </w:p>
    <w:p>
      <w:r>
        <w:rPr>
          <w:b/>
        </w:rPr>
        <w:t xml:space="preserve">145.5 </w:t>
      </w:r>
      <w:r>
        <w:rPr/>
        <w:t xml:space="preserve">The Supplier shall maintain complete and accurate records relating to the governing law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145.6 </w:t>
      </w:r>
      <w:r>
        <w:rPr/>
        <w:t>The Supplier shall remedy any material breach within 30 days of written notice requiring it to do so.</w:t>
      </w:r>
    </w:p>
    <w:p>
      <w:r>
        <w:rPr>
          <w:b/>
        </w:rPr>
        <w:t xml:space="preserve">145.7 </w:t>
      </w:r>
      <w:r>
        <w:rPr/>
        <w:t>The Supplier shall maintain complete and accurate records relating to the governing law (module 6) and shall make them available to the Customer on request. Any approval given by the Customer under this clause shall not relieve the Supplier of any of its obligations under this Agreement.</w:t>
      </w:r>
    </w:p>
    <w:p>
      <w:r>
        <w:rPr>
          <w:b/>
        </w:rPr>
        <w:t xml:space="preserve">145.8 </w:t>
      </w:r>
      <w:r>
        <w:rPr/>
        <w:t>Clause 19.3 applies to any dispute arising under this clause.</w:t>
      </w:r>
    </w:p>
    <w:p>
      <w:pPr>
        <w:pStyle w:val="Heading1"/>
      </w:pPr>
      <w:r>
        <w:rPr/>
        <w:t>146. Services (Module 7)</w:t>
      </w:r>
    </w:p>
    <w:p>
      <w:r>
        <w:rPr>
          <w:b/>
        </w:rPr>
        <w:t xml:space="preserve">146.1 </w:t>
      </w:r>
      <w:r>
        <w:rPr/>
        <w:t xml:space="preserve">Any approval given by the Customer under this clause shall not relieve the Supplier of any of its obligations under this Agreement. The Supplier shall maintain complete and accurate records relating to the services (module 7) and shall make them available to the Customer on request. The parties shall meet at least quarterly to review performance in relation to the services (module 7) and agree any improvements required. The Supplier shall maintain complete and accurate records relating to the services (module 7) and shall make them available to the Customer on request.</w:t>
      </w:r>
      <w:r>
        <w:rPr/>
        <w:t xml:space="preserve"> This obligation survives termination.</w:t>
      </w:r>
    </w:p>
    <w:p>
      <w:r>
        <w:rPr>
          <w:b/>
        </w:rPr>
        <w:t xml:space="preserve">146.2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7) and agree any improvements required. The Supplier shall perform its obligations under this clause with reasonable skill, care and diligence and in accordance with </w:t>
      </w:r>
      <w:r>
        <w:rPr>
          <w:i/>
        </w:rPr>
        <w:t>Good Industry Practice</w:t>
      </w:r>
      <w:r>
        <w:rPr/>
        <w:t>.</w:t>
      </w:r>
    </w:p>
    <w:p>
      <w:pPr>
        <w:rPr>
          <w:ins w:id="9186" w:author="Helena Voss" w:date="2026-09-28T08:30:09Z"/>
        </w:rPr>
      </w:pPr>
      <w:ins w:id="9185" w:author="Helena Voss" w:date="2026-09-28T08:30:09Z">
        <w:r>
          <w:rPr/>
          <w:t xml:space="preserve">1677.A The Parties shall co-operate in good faith.</w:t>
        </w:r>
      </w:ins>
    </w:p>
    <w:p>
      <w:r>
        <w:rPr>
          <w:b/>
        </w:rPr>
        <w:t xml:space="preserve">146.3 </w:t>
      </w:r>
      <w:r>
        <w:rPr/>
        <w:t xml:space="preserve">The parties shall meet at least quarterly to review performance in relation </w:t>
      </w:r>
      <w:r>
        <w:rPr/>
        <w:t xml:space="preserve">reasonable</w:t>
      </w:r>
      <w:r>
        <w:rPr/>
        <w:t xml:space="preserve"> the services (module 7) and agree any improvements required. The parties shall meet at least quarterly to review performance in relation to the services (module 7) and agree any improvements required.</w:t>
      </w:r>
    </w:p>
    <w:p>
      <w:r>
        <w:rPr>
          <w:b/>
        </w:rPr>
        <w:t xml:space="preserve">146.4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services (module 7) and shall make them available to the Customer on request. The Supplier shall maintain complete and accurate records relating to the services (module 7) and shall make them available to the Customer on request.</w:t>
      </w:r>
    </w:p>
    <w:p>
      <w:r>
        <w:rPr>
          <w:b/>
        </w:rPr>
        <w:t xml:space="preserve">146.5 </w:t>
      </w:r>
      <w:r>
        <w:rPr/>
        <w:t xml:space="preserve">Where the Supplier becomes aware of any matter which may affect the services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146.6 </w:t>
      </w:r>
      <w:r>
        <w:rPr/>
        <w:t>The Customer may, acting reasonably, request such information from the Supplier as it requires to verify compliance with this clause. The parties shall meet at least quarterly to review performance in relation to the services (module 7) and agree any improvements required. The parties shall meet at least quarterly to review performance in relation to the services (module 7) and agree any improvements required. The parties shall meet at least quarterly to review performance in relation to the services (module 7) and agree any improvements required.</w:t>
      </w:r>
    </w:p>
    <w:p>
      <w:r>
        <w:rPr>
          <w:b/>
        </w:rPr>
        <w:t xml:space="preserve">146.7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services (module 7) and agree any improvements required.</w:t>
      </w:r>
    </w:p>
    <w:p>
      <w:r>
        <w:rPr>
          <w:b/>
        </w:rPr>
        <w:t xml:space="preserve">146.8 </w:t>
      </w:r>
      <w:r>
        <w:rPr/>
        <w:t>Each party shall bear its own costs in connection with the matters described in this clause, save as otherwise expressly provided. Where the Supplier becomes aware of any matter which may affect the services (module 7), it shall notify the Customer promptly and in any event within five Working Days. Where the Supplier becomes aware of any matter which may affect the services (module 7), it shall notify the Customer promptly and in any event within five Working Days. The parties shall meet at least quarterly to review performance in relation to the services (module 7) and agree any improvements required.</w:t>
      </w:r>
    </w:p>
    <w:p>
      <w:r>
        <w:rPr>
          <w:b/>
        </w:rPr>
        <w:t xml:space="preserve">146.9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147. Service Levels (Module 7)</w:t>
      </w:r>
    </w:p>
    <w:p>
      <w:r>
        <w:rPr>
          <w:b/>
        </w:rPr>
        <w:t xml:space="preserve">147.1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service levels (module 7) and agree any improvements required.</w:t>
      </w:r>
    </w:p>
    <w:p>
      <w:r>
        <w:rPr>
          <w:b/>
        </w:rPr>
        <w:t xml:space="preserve">147.2 </w:t>
      </w:r>
      <w:r>
        <w:rPr/>
        <w:t>The Supplier shall remedy any material breach within 30 days of written notice requiring it to do so.</w:t>
      </w:r>
    </w:p>
    <w:p>
      <w:r>
        <w:rPr>
          <w:b/>
        </w:rPr>
        <w:t xml:space="preserve">147.3 </w:t>
      </w:r>
      <w:r>
        <w:rPr/>
        <w:t>Either party may terminate this Agreement for convenience on not less than thirty (30) days' written notice.</w:t>
      </w:r>
    </w:p>
    <w:p>
      <w:r>
        <w:rPr>
          <w:b/>
        </w:rPr>
        <w:t xml:space="preserve">147.4 </w:t>
      </w:r>
      <w:r>
        <w:rPr/>
        <w:t>Each party shall bear its own costs in connection with the matters described in this clause, save as otherwise expressly provided. The Supplier shall maintain complete and accurate records relating to the service levels (module 7) and shall make them available to the Customer on request.</w:t>
      </w:r>
    </w:p>
    <w:p>
      <w:r>
        <w:rPr>
          <w:b/>
        </w:rPr>
        <w:t xml:space="preserve">147.5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7) and agree any improvements required. The Supplier shall perform its obligations under this clause with reasonable skill, care and diligence and in accordance with Good Industry Practice.</w:t>
      </w:r>
    </w:p>
    <w:p>
      <w:r>
        <w:rPr>
          <w:b/>
        </w:rPr>
        <w:t xml:space="preserve">147.6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147.7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147.8 </w:t>
      </w:r>
      <w:r>
        <w:rPr/>
        <w:t>The Supplier shall provide the exit plan within thirty (30) days of the Effective Date.</w:t>
      </w:r>
    </w:p>
    <w:p>
      <w:pPr>
        <w:pStyle w:val="Heading1"/>
      </w:pPr>
      <w:r>
        <w:rPr/>
        <w:t>148. Personnel (Module 7)</w:t>
      </w:r>
    </w:p>
    <w:p>
      <w:r>
        <w:rPr>
          <w:b/>
        </w:rPr>
        <w:t xml:space="preserve">148.1 </w:t>
      </w:r>
      <w:r>
        <w:rPr/>
        <w:t xml:space="preserve">Nothing in this </w:t>
      </w:r>
      <w:del w:id="9122" w:author="Helena Voss" w:date="2026-09-28T08:30:09Z">
        <w:r>
          <w:rPr/>
          <w:delText xml:space="preserve">clause</w:delText>
        </w:r>
      </w:del>
      <w:ins w:id="9123" w:author="Helena Voss" w:date="2026-09-28T08:30:09Z">
        <w:r>
          <w:rPr/>
          <w:t xml:space="preserve">reasonable</w:t>
        </w:r>
      </w:ins>
      <w:r>
        <w:rPr/>
        <w:t xml:space="preserve"> shall limit any other right or remedy of the Customer under this Agreement or at law. The Supplier shall maintain complete and accurate records relating to the personnel (module 7) and shall make them available to the Customer on request.</w:t>
      </w:r>
    </w:p>
    <w:p>
      <w:r>
        <w:rPr>
          <w:b/>
        </w:rPr>
        <w:t xml:space="preserve">148.2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7) and agree any improvements required.</w:t>
      </w:r>
    </w:p>
    <w:p>
      <w:r>
        <w:rPr>
          <w:b/>
        </w:rPr>
        <w:t xml:space="preserve">148.3 </w:t>
      </w:r>
      <w:r>
        <w:rPr/>
        <w:t xml:space="preserve">The parties shall meet at least quarterly to review performance in relation to the personnel (module 7)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148.4 </w:t>
      </w:r>
      <w:r>
        <w:rPr/>
        <w:t>Clause 19 applies to any dispute arising under this clause.</w:t>
      </w:r>
    </w:p>
    <w:p>
      <w:r>
        <w:rPr>
          <w:b/>
        </w:rPr>
        <w:t xml:space="preserve">148.5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148.6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148.7 </w:t>
      </w:r>
      <w:r>
        <w:rPr/>
        <w:t>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w:t>
      </w:r>
    </w:p>
    <w:p>
      <w:r>
        <w:rPr>
          <w:b/>
        </w:rPr>
        <w:t xml:space="preserve">148.8 </w:t>
      </w:r>
      <w:r>
        <w:rPr/>
        <w:t xml:space="preserve">Any approval given by the Customer </w:t>
      </w:r>
      <w:del w:id="9028" w:author="Helena Voss" w:date="2026-09-28T08:30:09Z">
        <w:r>
          <w:rPr/>
          <w:delText xml:space="preserve">under</w:delText>
        </w:r>
      </w:del>
      <w:ins w:id="9029" w:author="Helena Voss" w:date="2026-09-28T08:30:09Z">
        <w:r>
          <w:rPr/>
          <w:t xml:space="preserve">reasonable</w:t>
        </w:r>
      </w:ins>
      <w:r>
        <w:rPr/>
        <w:t xml:space="preserve">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148.9 </w:t>
      </w:r>
      <w:r>
        <w:rPr/>
        <w:t>Either party may terminate this Agreement for convenience on not less than thirty (30) days' written notice.</w:t>
      </w:r>
    </w:p>
    <w:p>
      <w:r>
        <w:rPr>
          <w:b/>
        </w:rPr>
        <w:t xml:space="preserve">148.10 </w:t>
      </w:r>
      <w:r>
        <w:rPr/>
        <w:t>The Supplier shall maintain complete and accurate records relating to the personnel (module 7)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personnel (module 7) and shall make them available to the Customer on request.</w:t>
      </w:r>
    </w:p>
    <w:p>
      <w:r>
        <w:rPr>
          <w:b/>
        </w:rPr>
        <w:t xml:space="preserve">148.11 </w:t>
      </w:r>
      <w:r>
        <w:rPr/>
        <w:t>The Supplier shall maintain complete and accurate records relating to the personnel (module 7) and shall make them available to the Customer on request. 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 The Customer may, acting reasonably, request such information from the Supplier as it requires to verify compliance with this clause.</w:t>
      </w:r>
    </w:p>
    <w:p>
      <w:r>
        <w:rPr>
          <w:b/>
        </w:rPr>
        <w:t xml:space="preserve">148.12 </w:t>
      </w:r>
      <w:r>
        <w:rPr/>
        <w:t>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w:t>
      </w:r>
    </w:p>
    <w:p>
      <w:pPr>
        <w:pStyle w:val="Heading1"/>
      </w:pPr>
      <w:r>
        <w:rPr/>
        <w:t>149. Customer Obligations (Module 7)</w:t>
      </w:r>
    </w:p>
    <w:p>
      <w:r>
        <w:rPr>
          <w:b/>
        </w:rPr>
        <w:t xml:space="preserve">149.1 </w:t>
      </w:r>
      <w:r>
        <w:rPr/>
        <w:t>Clause 29.1 applies to any dispute arising under this clause.</w:t>
      </w:r>
    </w:p>
    <w:p>
      <w:r>
        <w:rPr>
          <w:b/>
        </w:rPr>
        <w:t xml:space="preserve">149.2 </w:t>
      </w:r>
      <w:r>
        <w:rPr/>
        <w:t>The Customer may, acting reasonably, request such information from the Supplier as it requires to verify compliance with this clause. Where the Supplier becomes aware of any matter which may affect the customer obligations (module 7),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149.3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7) and shall make them available to the Customer on request.</w:t>
      </w:r>
    </w:p>
    <w:p>
      <w:r>
        <w:rPr>
          <w:b/>
        </w:rPr>
        <w:t xml:space="preserve">149.4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149.5 </w:t>
      </w:r>
      <w:r>
        <w:rPr/>
        <w:t>The Customer may, acting reasonably, request such information from the Supplier as it requires to verify compliance with this clause. The Supplier shall maintain complete and accurate records relating to the customer obligations (module 7) and shall make them available to the Customer on request.</w:t>
      </w:r>
    </w:p>
    <w:p>
      <w:r>
        <w:rPr>
          <w:b/>
        </w:rPr>
        <w:t xml:space="preserve">149.6 </w:t>
      </w:r>
      <w:r>
        <w:rPr/>
        <w:t>Subject to Clause 9.2, the Supplier shall provide the deliverables described in this clause to the Customer.</w:t>
      </w:r>
    </w:p>
    <w:p>
      <w:r>
        <w:rPr>
          <w:b/>
        </w:rPr>
        <w:t xml:space="preserve">149.7 </w:t>
      </w:r>
      <w:r>
        <w:rPr/>
        <w:t>Either party may terminate this Agreement for convenience on not less than thirty (30) days' written notice.</w:t>
      </w:r>
    </w:p>
    <w:p>
      <w:r>
        <w:rPr>
          <w:b/>
        </w:rPr>
        <w:t xml:space="preserve">149.8 </w:t>
      </w:r>
      <w:r>
        <w:rPr/>
        <w:t>Any approval given by the Customer under this clause shall not relieve the Supplier of any of its obligations under this Agreement. The parties shall meet at least quarterly to review performance in relation to the customer obligations (module 7)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149.9 </w:t>
      </w:r>
      <w:r>
        <w:rPr/>
        <w:t>The Supplier shall maintain complete and accurate records relating to the customer obligations (module 7) and shall make them available to the Customer on request. The parties shall meet at least quarterly to review performance in relation to the customer obligations (module 7) and agree any improvements required. The Supplier shall maintain complete and accurate records relating to the customer obligations (module 7) and shall make them available to the Customer on request.</w:t>
      </w:r>
    </w:p>
    <w:p>
      <w:r>
        <w:rPr>
          <w:b/>
        </w:rPr>
        <w:t xml:space="preserve">149.10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150. Change Control (Module 7)</w:t>
      </w:r>
    </w:p>
    <w:p>
      <w:r>
        <w:rPr>
          <w:b/>
        </w:rPr>
        <w:t xml:space="preserve">150.1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pPr>
        <w:rPr>
          <w:ins w:id="9208" w:author="Helena Voss" w:date="2026-09-28T08:30:09Z"/>
        </w:rPr>
      </w:pPr>
      <w:ins w:id="9207" w:author="Helena Voss" w:date="2026-09-28T08:30:09Z">
        <w:r>
          <w:rPr/>
          <w:t xml:space="preserve">1719.A The Parties shall co-operate in good faith.</w:t>
        </w:r>
      </w:ins>
    </w:p>
    <w:p>
      <w:r>
        <w:rPr>
          <w:b/>
        </w:rPr>
        <w:t xml:space="preserve">150.2 </w:t>
      </w:r>
      <w:r>
        <w:rPr/>
        <w:t>Subject to Clause 9, the Supplier shall provide the deliverables described in this clause to the Customer.</w:t>
      </w:r>
    </w:p>
    <w:p>
      <w:r>
        <w:rPr>
          <w:b/>
        </w:rPr>
        <w:t xml:space="preserve">150.3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7) and agree any improvements required. Each party shall bear its own costs in connection with the matters described in this clause, save as otherwise expressly provided.</w:t>
      </w:r>
    </w:p>
    <w:p>
      <w:r>
        <w:rPr>
          <w:b/>
        </w:rPr>
        <w:t xml:space="preserve">150.4 </w:t>
      </w:r>
      <w:r>
        <w:rPr/>
        <w:t>Subject to Clause 9.4, the Supplier shall provide the deliverables described in this clause to the Customer.</w:t>
      </w:r>
    </w:p>
    <w:p>
      <w:r>
        <w:rPr>
          <w:b/>
        </w:rPr>
        <w:t xml:space="preserve">150.5 </w:t>
      </w:r>
      <w:r>
        <w:rPr/>
        <w:t xml:space="preserve">Where the Supplier becomes aware of any matter which may affect the change control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 Any approval given by the Customer under this clause shall not relieve the Supplier of any of its obligations under this Agreement.</w:t>
      </w:r>
    </w:p>
    <w:p>
      <w:r>
        <w:rPr>
          <w:b/>
        </w:rPr>
        <w:t xml:space="preserve">150.6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150.7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w:t>
      </w:r>
    </w:p>
    <w:p>
      <w:r>
        <w:rPr>
          <w:b/>
        </w:rPr>
        <w:t xml:space="preserve">150.8 </w:t>
      </w:r>
      <w:r>
        <w:rPr/>
        <w:t xml:space="preserve">Where the Supplier becomes aware of any matter which may affect the change control (module 7), it shall notify the Customer promptly and in any event within five Working Days. The parties shall meet at least quarterly to review performance in relation to the change control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150.9 </w:t>
      </w:r>
      <w:r>
        <w:rPr/>
        <w:t>The Supplier shall maintain complete and accurate records relating to the change control (module 7) and shall make them available to the Customer on request. The Customer may, acting reasonably, request such information from the Supplier as it requires to verify compliance with this clause.</w:t>
      </w:r>
    </w:p>
    <w:p>
      <w:r>
        <w:rPr>
          <w:b/>
        </w:rPr>
        <w:t xml:space="preserve">150.10 </w:t>
      </w:r>
      <w:r>
        <w:rPr/>
        <w:t>The Supplier shall retain all Customer Data for 30 days after termination before secure deletion.</w:t>
      </w:r>
    </w:p>
    <w:p>
      <w:r>
        <w:rPr>
          <w:b/>
        </w:rPr>
        <w:t xml:space="preserve">150.11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150.12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150.13 </w:t>
      </w:r>
      <w:r>
        <w:rPr/>
        <w:t xml:space="preserve">Any approval given by the Customer under this clause shall not relieve the Supplier of any of its obligations under this Agreement. The Supplier shall maintain complete and accurate records relating to the change control (module 7)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151. Fees and Payment (Module 7)</w:t>
      </w:r>
    </w:p>
    <w:p>
      <w:r>
        <w:rPr>
          <w:b/>
        </w:rPr>
        <w:t xml:space="preserve">151.1 </w:t>
      </w:r>
      <w:r>
        <w:rPr/>
        <w:t>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fees and payment (module 7) and shall make them available to the Customer on request.</w:t>
      </w:r>
    </w:p>
    <w:p>
      <w:r>
        <w:rPr>
          <w:b/>
        </w:rPr>
        <w:t xml:space="preserve">151.2 </w:t>
      </w:r>
      <w:r>
        <w:rPr/>
        <w:t>Payment of the Service Credits reconciliation shall be made within thirty (30) days following the end of each Contract Year.</w:t>
      </w:r>
    </w:p>
    <w:p>
      <w:r>
        <w:rPr>
          <w:b/>
        </w:rPr>
        <w:t xml:space="preserve">151.3 </w:t>
      </w:r>
      <w:r>
        <w:rPr/>
        <w:t xml:space="preserve">Either party may terminate this Agreement for convenience on not less than thirty </w:t>
      </w:r>
      <w:r>
        <w:rPr/>
        <w:t xml:space="preserve">reasonable</w:t>
      </w:r>
      <w:r>
        <w:rPr/>
        <w:t xml:space="preserve"> days' written notice.</w:t>
      </w:r>
    </w:p>
    <w:p>
      <w:r>
        <w:rPr>
          <w:b/>
        </w:rPr>
        <w:t xml:space="preserve">151.4 </w:t>
      </w:r>
      <w:r>
        <w:rPr/>
        <w:t xml:space="preserve">Nothing in this clause shall limit any other right or remedy of the Customer under this Agreement or at law. The Supplier shall maintain complete and accurate records</w:t>
      </w:r>
      <w:r>
        <w:rPr>
          <w:b/>
          <w:rPrChange w:id="20019" w:author="Helena Voss" w:date="2026-09-28T08:30:09Z">
            <w:rPr/>
          </w:rPrChange>
        </w:rPr>
        <w:t xml:space="preserve"> relating to</w:t>
      </w:r>
      <w:r>
        <w:rPr/>
        <w:t xml:space="preserve"> the fees and payment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151.5 </w:t>
      </w:r>
      <w:r>
        <w:rPr/>
        <w:t>The Customer shall settle the Milestone Payment within 30 days of the Acceptance Certificate.</w:t>
      </w:r>
    </w:p>
    <w:p>
      <w:r>
        <w:rPr>
          <w:b/>
        </w:rPr>
        <w:t xml:space="preserve">151.6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151.7 </w:t>
      </w:r>
      <w:r>
        <w:rPr/>
        <w:t xml:space="preserve">The parties shall meet at least quarterly to review performance in relation to the fees and payment (module 7) and agree any improvements required. 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151.8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7) and agree any improvements required.</w:t>
      </w:r>
    </w:p>
    <w:p>
      <w:r>
        <w:rPr>
          <w:b/>
        </w:rPr>
        <w:t xml:space="preserve">151.9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fees and payment (module 7) and shall make them available to the Customer on request. The parties shall meet at least quarterly to review performance in relation to the fees and payment (module 7) and agree any improvements required.</w:t>
      </w:r>
    </w:p>
    <w:p>
      <w:r>
        <w:rPr>
          <w:b/>
        </w:rPr>
        <w:t xml:space="preserve">151.10 </w:t>
      </w:r>
      <w:r>
        <w:rPr/>
        <w:t>The Supplier shall retain all Customer Data for 30 days after termination before secure deletion.</w:t>
      </w:r>
    </w:p>
    <w:p>
      <w:pPr>
        <w:pStyle w:val="Heading1"/>
      </w:pPr>
      <w:r>
        <w:rPr/>
        <w:t>152. Invoicing (Module 7)</w:t>
      </w:r>
    </w:p>
    <w:p>
      <w:r>
        <w:rPr>
          <w:b/>
        </w:rPr>
        <w:t xml:space="preserve">152.1 </w:t>
      </w:r>
      <w:r>
        <w:rPr/>
        <w:t xml:space="preserve">Where the Supplier becomes aware of any matter which may affect the invoicing (module 7),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152.2 </w:t>
      </w:r>
      <w:r>
        <w:rPr/>
        <w:t>The Supplier shall provide the exit plan within thirty (30) days of the Effective Date.</w:t>
      </w:r>
    </w:p>
    <w:p>
      <w:r>
        <w:rPr>
          <w:b/>
        </w:rPr>
        <w:t xml:space="preserve">152.3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2"/>
      </w:pPr>
      <w:r>
        <w:rPr>
          <w:b/>
        </w:rPr>
        <w:t xml:space="preserve">152.4 </w:t>
      </w:r>
      <w:r>
        <w:rPr/>
        <w:t xml:space="preserve">The parties shall meet at least quarterly to review performance in relation to the invoicing (module 7)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152.5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invoicing (module 7), it shall notify the Customer promptly and in any event within five Working Days.</w:t>
      </w:r>
    </w:p>
    <w:p>
      <w:r>
        <w:rPr>
          <w:b/>
        </w:rPr>
        <w:t xml:space="preserve">152.6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152.7 </w:t>
      </w:r>
      <w:r>
        <w:rPr/>
        <w:t>The parties shall meet at least quarterly to review performance in relation to the invoicing (module 7) and agree any improvements required. Where the Supplier becomes aware of any matter which may affect the invoicing (module 7), it shall notify the Customer promptly and in any event within five Working Days. Each party shall bear its own costs in connection with the matters described in this clause, save as otherwise expressly provided.</w:t>
      </w:r>
    </w:p>
    <w:p>
      <w:pPr>
        <w:rPr/>
      </w:pPr>
      <w:r>
        <w:rPr/>
        <w:t xml:space="preserve">1749.A The Parties shall co-operate in good faith.</w:t>
      </w:r>
    </w:p>
    <w:p>
      <w:r>
        <w:rPr>
          <w:b/>
        </w:rPr>
        <w:t xml:space="preserve">152.8 </w:t>
      </w:r>
      <w:r>
        <w:rPr/>
        <w:t>The Supplier shall maintain complete and accurate records relating to the invoicing (module 7) and shall make them available to the Customer on request. Any approval given by the Customer under this clause shall not relieve the Supplier of any of its obligations under this Agreement.</w:t>
      </w:r>
    </w:p>
    <w:p>
      <w:r>
        <w:rPr>
          <w:b/>
        </w:rPr>
        <w:t xml:space="preserve">152.9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7) and shall make them available to the Customer on request.</w:t>
      </w:r>
    </w:p>
    <w:p>
      <w:pPr>
        <w:pStyle w:val="Heading1"/>
      </w:pPr>
      <w:r>
        <w:rPr/>
        <w:t>153. Term (Module 7)</w:t>
      </w:r>
    </w:p>
    <w:p>
      <w:r>
        <w:rPr>
          <w:b/>
        </w:rPr>
        <w:t xml:space="preserve">153.1 </w:t>
      </w:r>
      <w:r>
        <w:rPr/>
        <w:t>Clause 19 applies to any dispute arising under this clause.</w:t>
      </w:r>
    </w:p>
    <w:p>
      <w:r>
        <w:rPr>
          <w:b/>
        </w:rPr>
        <w:t xml:space="preserve">153.2 </w:t>
      </w:r>
      <w:r>
        <w:rPr/>
        <w:t>The parties shall meet at least quarterly to review performance in relation to the term (module 7) and agree any improvements required. Each party shall bear its own costs in connection with the matters described in this clause, save as otherwise expressly provided. The Supplier shall maintain complete and accurate records relating to the term (module 7) and shall make them available to the Customer on request.</w:t>
      </w:r>
    </w:p>
    <w:p>
      <w:r>
        <w:rPr>
          <w:b/>
        </w:rPr>
        <w:t xml:space="preserve">153.3 </w:t>
      </w:r>
      <w:r>
        <w:rPr/>
        <w:t>Subject to Clause 9.4, the Supplier shall provide the deliverables described in this clause to the Customer.</w:t>
      </w:r>
    </w:p>
    <w:p>
      <w:r>
        <w:rPr>
          <w:b/>
        </w:rPr>
        <w:t xml:space="preserve">153.4 </w:t>
      </w:r>
      <w:r>
        <w:rPr/>
        <w:t>Any approval given by the Customer under this clause shall not relieve the Supplier of any of its obligations under this Agreement. The Supplier shall maintain complete and accurate records relating to the term (module 7) and shall make them available to the Customer on request.</w:t>
      </w:r>
    </w:p>
    <w:p>
      <w:r>
        <w:rPr>
          <w:b/>
        </w:rPr>
        <w:t xml:space="preserve">153.5 </w:t>
      </w:r>
      <w:r>
        <w:rPr/>
        <w:t xml:space="preserve">The Customer may, acting reasonably, request such information from the Supplier as it requires to verify compliance with this clause. The parties shall meet at least quarterly to review performance in relation to the term (module 7) and agree any improvements required.</w:t>
      </w:r>
      <w:r>
        <w:rPr/>
        <w:t xml:space="preserve"> This obligation survives termination.</w:t>
      </w:r>
    </w:p>
    <w:p>
      <w:r>
        <w:rPr>
          <w:b/>
        </w:rPr>
        <w:t xml:space="preserve">153.6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7), it shall notify the Customer promptly and in any event within five Working Days.</w:t>
      </w:r>
    </w:p>
    <w:p>
      <w:r>
        <w:rPr>
          <w:b/>
        </w:rPr>
        <w:t xml:space="preserve">153.7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Any approval given by the Customer under this clause shall not relieve the Supplier of any of its obligations under this Agreement.</w:t>
      </w:r>
      <w:r>
        <w:rPr/>
        <w:t xml:space="preserve"> This obligation survives termination.</w:t>
      </w:r>
    </w:p>
    <w:p>
      <w:r>
        <w:rPr>
          <w:b/>
        </w:rPr>
        <w:t xml:space="preserve">153.8 </w:t>
      </w:r>
      <w:r>
        <w:rPr/>
        <w:t>Each party shall bear its own costs in connection with the matters described in this clause, save as otherwise expressly provided. The Supplier shall maintain complete and accurate records relating to the term (module 7) and shall make them available to the Customer on request. The parties shall meet at least quarterly to review performance in relation to the term (module 7) and agree any improvements required. Each party shall bear its own costs in connection with the matters described in this clause, save as otherwise expressly provided.</w:t>
      </w:r>
    </w:p>
    <w:p>
      <w:pPr>
        <w:rPr/>
      </w:pPr>
      <w:r>
        <w:rPr/>
        <w:t xml:space="preserve">1757.A The Parties shall co-operate in good faith.</w:t>
      </w:r>
    </w:p>
    <w:p>
      <w:r>
        <w:rPr>
          <w:b/>
        </w:rPr>
        <w:t xml:space="preserve">153.9 </w:t>
      </w:r>
      <w:r>
        <w:rPr/>
        <w:t xml:space="preserve">Each party shall bear its own costs in connection with the matters described in this clause, save as otherwise expressly provided. Nothing in this clause shall limit any other right or remedy of the Customer under this Agreement or at law.</w:t>
      </w:r>
      <w:r>
        <w:rPr/>
        <w:t xml:space="preserve"> This obligation survives termination.</w:t>
      </w:r>
    </w:p>
    <w:p>
      <w:pPr>
        <w:pStyle w:val="Heading1"/>
      </w:pPr>
      <w:r>
        <w:rPr/>
        <w:t>154. Termination (Module 7)</w:t>
      </w:r>
    </w:p>
    <w:p>
      <w:r>
        <w:rPr>
          <w:b/>
        </w:rPr>
        <w:t xml:space="preserve">154.1 </w:t>
      </w:r>
      <w:r>
        <w:rPr/>
        <w:t>Where the Supplier becomes aware of any matter which may affect the termination (module 7), it shall notify the Customer promptly and in any event within five Working Days. The Supplier shall maintain complete and accurate records relating to the termination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154.2 </w:t>
      </w:r>
      <w:r>
        <w:rPr/>
        <w:t xml:space="preserve">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154.3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termination (module 7), it shall notify the Customer promptly and in any event within five Working Days. Nothing in this clause shall limit any other right or remedy of the Customer under this Agreement or at law.</w:t>
      </w:r>
    </w:p>
    <w:p>
      <w:r>
        <w:rPr>
          <w:b/>
        </w:rPr>
        <w:t xml:space="preserve">154.4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7) and agree any improvements required.</w:t>
      </w:r>
    </w:p>
    <w:p>
      <w:r>
        <w:rPr>
          <w:b/>
        </w:rPr>
        <w:t xml:space="preserve">154.5 </w:t>
      </w:r>
      <w:r>
        <w:rPr/>
        <w:t xml:space="preserve">Where the Supplier becomes aware of any matter which may affect the termination (module 7), it shall notify the Customer promptly and in any event within five Working Days. 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154.6 </w:t>
      </w:r>
      <w:r>
        <w:rPr/>
        <w:t xml:space="preserve">The Supplier shall provide the exit plan within thirty (30) days of </w:t>
      </w:r>
      <w:r>
        <w:rPr/>
        <w:t xml:space="preserve">reasonable</w:t>
      </w:r>
      <w:r>
        <w:rPr/>
        <w:t xml:space="preserve"> Effective Date.</w:t>
      </w:r>
    </w:p>
    <w:p>
      <w:r>
        <w:rPr>
          <w:b/>
        </w:rPr>
        <w:t xml:space="preserve">154.7 </w:t>
      </w:r>
      <w:r>
        <w:rPr/>
        <w:t>Subject to Clause 9.4, the Supplier shall provide the deliverables described in this clause to the Customer.</w:t>
      </w:r>
    </w:p>
    <w:p>
      <w:r>
        <w:rPr>
          <w:b/>
        </w:rPr>
        <w:t xml:space="preserve">154.8 </w:t>
      </w:r>
      <w:r>
        <w:rPr/>
        <w:t xml:space="preserve">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w:t>
      </w:r>
    </w:p>
    <w:p>
      <w:pPr>
        <w:pStyle w:val="Heading1"/>
      </w:pPr>
      <w:r>
        <w:rPr/>
        <w:t>155. Confidentiality (Module 7)</w:t>
      </w:r>
    </w:p>
    <w:p>
      <w:r>
        <w:rPr>
          <w:b/>
        </w:rPr>
        <w:t xml:space="preserve">155.1 </w:t>
      </w:r>
      <w:r>
        <w:rPr/>
        <w:t>Where the Supplier becomes aware of any matter which may affect the confidentiality (module 7), it shall notify the Customer promptly and in any event within five Working Days. Where the Supplier becomes aware of any matter which may affect the confidentiality (module 7), it shall notify the Customer promptly and in any event within five Working Days. The Supplier shall maintain complete and accurate records relating to the confidentiality (module 7) and shall make them available to the Customer on request.</w:t>
      </w:r>
    </w:p>
    <w:p>
      <w:r>
        <w:rPr>
          <w:b/>
        </w:rPr>
        <w:t xml:space="preserve">155.2 </w:t>
      </w:r>
      <w:r>
        <w:rPr/>
        <w:t xml:space="preserve">Nothing in this clause shall limit any other right or remedy of the Customer under this Agreement or at law. The Customer may, </w:t>
      </w:r>
      <w:r>
        <w:rPr/>
        <w:t xml:space="preserve">reasonable</w:t>
      </w:r>
      <w:r>
        <w:rPr/>
        <w:t xml:space="preserve">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155.3 </w:t>
      </w:r>
      <w:r>
        <w:rPr/>
        <w:t>The Supplier shall remedy any material breach within 30 days of written notice requiring it to do so.</w:t>
      </w:r>
    </w:p>
    <w:p>
      <w:r>
        <w:rPr>
          <w:b/>
        </w:rPr>
        <w:t xml:space="preserve">155.4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155.5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155.6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 Where the Supplier becomes aware of any matter which may affect the confidentiality (module 7), it shall notify the Customer promptly and in any event within five Working Days. Any approval given by the Customer under this clause shall not relieve the Supplier of any of its obligations under this Agreement.</w:t>
      </w:r>
    </w:p>
    <w:p>
      <w:r>
        <w:rPr>
          <w:b/>
        </w:rPr>
        <w:t xml:space="preserve">155.7 </w:t>
      </w:r>
      <w:r>
        <w:rPr/>
        <w:t>The Customer may, acting reasonably, request such information from the Supplier as it requires to verify compliance with this clause. The parties shall meet at least quarterly to review performance in relation to the confidentiality (module 7) and agree any improvements required. The Supplier shall maintain complete and accurate records relating to the confidentiality (module 7) and shall make them available to the Customer on request.</w:t>
      </w:r>
    </w:p>
    <w:p>
      <w:r>
        <w:rPr>
          <w:b/>
        </w:rPr>
        <w:t xml:space="preserve">155.8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155.9 </w:t>
      </w:r>
      <w:r>
        <w:rPr/>
        <w:t>Nothing in this clause shall limit any other right or remedy of the Customer under this Agreement or at law. The Supplier shall maintain complete and accurate records relating to the confidentiality (module 7) and shall make them available to the Customer on request. Where the Supplier becomes aware of any matter which may affect the confidentiality (module 7), it shall notify the Customer promptly and in any event within five Working Days. The Customer may, acting reasonably, request such information from the Supplier as it requires to verify compliance with this clause.</w:t>
      </w:r>
    </w:p>
    <w:p>
      <w:r>
        <w:rPr>
          <w:b/>
        </w:rPr>
        <w:t xml:space="preserve">155.10 </w:t>
      </w:r>
      <w:r>
        <w:rPr/>
        <w:t>The Supplier shall retain all Customer Data for 30 days after termination before secure deletion.</w:t>
      </w:r>
    </w:p>
    <w:p>
      <w:r>
        <w:rPr>
          <w:b/>
        </w:rPr>
        <w:t xml:space="preserve">155.11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confidentiality (module 7) and agree any improvements required. The Supplier shall perform its obligations under this clause with reasonable skill, care and diligence </w:t>
      </w:r>
      <w:del w:id="9049" w:author="Helena Voss" w:date="2026-09-28T08:30:09Z">
        <w:r>
          <w:rPr/>
          <w:delText xml:space="preserve">and</w:delText>
        </w:r>
      </w:del>
      <w:ins w:id="9050" w:author="Helena Voss" w:date="2026-09-28T08:30:09Z">
        <w:r>
          <w:rPr/>
          <w:t xml:space="preserve">reasonable</w:t>
        </w:r>
      </w:ins>
      <w:r>
        <w:rPr/>
        <w:t xml:space="preserve"> in accordance with Good Industry Practice.</w:t>
      </w:r>
    </w:p>
    <w:p>
      <w:r>
        <w:rPr>
          <w:b/>
        </w:rPr>
        <w:t xml:space="preserve">155.12 </w:t>
      </w:r>
      <w:r>
        <w:rPr/>
        <w:t>Subject to Clause 9, the Supplier shall provide the deliverables described in this clause to the Customer.</w:t>
      </w:r>
    </w:p>
    <w:p>
      <w:r>
        <w:rPr>
          <w:b/>
        </w:rPr>
        <w:t xml:space="preserve">155.13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w:t>
      </w:r>
    </w:p>
    <w:p>
      <w:pPr>
        <w:pStyle w:val="Heading1"/>
      </w:pPr>
      <w:r>
        <w:rPr/>
        <w:t>156. Intellectual Property (Module 7)</w:t>
      </w:r>
    </w:p>
    <w:p>
      <w:r>
        <w:rPr>
          <w:b/>
        </w:rPr>
        <w:t xml:space="preserve">156.1 </w:t>
      </w:r>
      <w:r>
        <w:rPr/>
        <w:t xml:space="preserve">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156.2 </w:t>
      </w:r>
      <w:r>
        <w:rPr/>
        <w:t>Clause 19 applies to any dispute arising under this clause.</w:t>
      </w:r>
    </w:p>
    <w:p>
      <w:r>
        <w:rPr>
          <w:b/>
        </w:rPr>
        <w:t xml:space="preserve">156.3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156.4 </w:t>
      </w:r>
      <w:r>
        <w:rPr/>
        <w:t>Any approval given by the Customer under this clause shall not relieve the Supplier of any of its obligations under this Agreement. The Supplier shall maintain complete and accurate records relating to the intellectual property (module 7) and shall make them available to the Customer on request.</w:t>
      </w:r>
    </w:p>
    <w:p>
      <w:r>
        <w:rPr>
          <w:b/>
        </w:rPr>
        <w:t xml:space="preserve">156.5 </w:t>
      </w:r>
      <w:r>
        <w:rPr/>
        <w:t>The parties shall meet at least quarterly to review performance in relation to the intellectual property (module 7) and agree any improvements required. Where the Supplier becomes aware of any matter which may affect the intellectual property (module 7), it shall notify the Customer promptly and in any event within five Working Days. The Supplier shall maintain complete and accurate records relating to the intellectual property (module 7) and shall make them available to the Customer on request.</w:t>
      </w:r>
    </w:p>
    <w:p>
      <w:r>
        <w:rPr>
          <w:b/>
        </w:rPr>
        <w:t xml:space="preserve">156.6 </w:t>
      </w:r>
      <w:r>
        <w:rPr/>
        <w:t>The Supplier shall maintain complete and accurate records relating to the intellectual property (module 7) and shall make them available to the Customer on request. The parties shall meet at least quarterly to review performance in relation to the intellectual property (module 7) and agree any improvements required.</w:t>
      </w:r>
    </w:p>
    <w:p>
      <w:r>
        <w:rPr>
          <w:b/>
        </w:rPr>
        <w:t xml:space="preserve">156.7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156.8 </w:t>
      </w:r>
      <w:r>
        <w:rPr/>
        <w:t>Where the Supplier becomes aware of any matter which may affect the intellectual property (module 7), it shall notify the Customer promptly and in any event within five Working Days. The parties shall meet at least quarterly to review performance in relation to the intellectual property (module 7) and agree any improvements required. Each party shall bear its own costs in connection with the matters described in this clause, save as otherwise expressly provided.</w:t>
      </w:r>
    </w:p>
    <w:p>
      <w:r>
        <w:rPr>
          <w:b/>
        </w:rPr>
        <w:t xml:space="preserve">156.9 </w:t>
      </w:r>
      <w:r>
        <w:rPr/>
        <w:t>Where the Supplier becomes aware of any matter which may affect the intellectual property (module 7),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156.10 </w:t>
      </w:r>
      <w:r>
        <w:rPr/>
        <w:t>Any approval given by the Customer under this clause shall not relieve the Supplier of any of its obligations under this Agreement. Where the Supplier becomes aware of any matter which may affect the intellectual property (module 7), it shall notify the Customer promptly and in any event within five Working Days.</w:t>
      </w:r>
    </w:p>
    <w:p>
      <w:pPr>
        <w:pStyle w:val="Heading1"/>
      </w:pPr>
      <w:r>
        <w:rPr/>
        <w:t>157. Data Protection (Module 7)</w:t>
      </w:r>
    </w:p>
    <w:p>
      <w:r>
        <w:rPr>
          <w:b/>
        </w:rPr>
        <w:t xml:space="preserve">157.1 </w:t>
      </w:r>
      <w:r>
        <w:rPr/>
        <w:t>Each party shall bear its own costs in connection with the matters described in this clause, save as otherwise expressly provided. The Supplier shall maintain complete and accurate records relating to the data protection (module 7) and shall make them available to the Customer on request. Any approval given by the Customer under this clause shall not relieve the Supplier of any of its obligations under this Agreement. Where the Supplier becomes aware of any matter which may affect the data protection (module 7), it shall notify the Customer promptly and in any event within five Working Days.</w:t>
      </w:r>
    </w:p>
    <w:p>
      <w:r>
        <w:rPr>
          <w:b/>
        </w:rPr>
        <w:t xml:space="preserve">157.2 </w:t>
      </w:r>
      <w:r>
        <w:rPr/>
        <w:t>Nothing in this clause shall limit any other right or remedy of the Customer under this Agreement or at law. The parties shall meet at least quarterly to review performance in relation to the data protection (module 7) and agree any improvements required. The Supplier shall maintain complete and accurate records relating to the data protection (module 7) and shall make them available to the Customer on request.</w:t>
      </w:r>
    </w:p>
    <w:p>
      <w:r>
        <w:rPr>
          <w:b/>
        </w:rPr>
        <w:t xml:space="preserve">157.3 </w:t>
      </w:r>
      <w:r>
        <w:rPr/>
        <w:t xml:space="preserve">Any approval given by the Customer under this clause shall not relieve the Supplier of any of its obligations under this Agreement. 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7) and shall make them available to the Customer on request.</w:t>
      </w:r>
    </w:p>
    <w:p>
      <w:r>
        <w:rPr>
          <w:b/>
        </w:rPr>
        <w:t xml:space="preserve">157.4 </w:t>
      </w:r>
      <w:r>
        <w:rPr/>
        <w:t>Each party shall bear its own costs in connection with the matters described in this clause, save as otherwise expressly provided. Where the Supplier becomes aware of any matter which may affect the data protection (module 7), it shall notify the Customer promptly and in any event within five Working Days. The Supplier shall maintain complete and accurate records relating to the data protection (module 7) and shall make them available to the Customer on request.</w:t>
      </w:r>
    </w:p>
    <w:p>
      <w:r>
        <w:rPr>
          <w:b/>
        </w:rPr>
        <w:t xml:space="preserve">157.5 </w:t>
      </w:r>
      <w:r>
        <w:rPr/>
        <w:t>Either party may terminate this Agreement for convenience on not less than thirty (30) days' written notice.</w:t>
      </w:r>
    </w:p>
    <w:p>
      <w:r>
        <w:rPr>
          <w:b/>
        </w:rPr>
        <w:t xml:space="preserve">157.6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157.7 </w:t>
      </w:r>
      <w:r>
        <w:rPr/>
        <w:t xml:space="preserve">The Customer may, acting reasonably, request such </w:t>
      </w:r>
      <w:del w:id="9086" w:author="Helena Voss" w:date="2026-09-28T08:30:09Z">
        <w:r>
          <w:rPr/>
          <w:delText xml:space="preserve">information</w:delText>
        </w:r>
      </w:del>
      <w:ins w:id="9087" w:author="Helena Voss" w:date="2026-09-28T08:30:09Z">
        <w:r>
          <w:rPr/>
          <w:t xml:space="preserve">reasonable</w:t>
        </w:r>
      </w:ins>
      <w:r>
        <w:rPr/>
        <w:t xml:space="preserve"> from the Supplier as it requires to v</w:t>
      </w:r>
      <w:r>
        <w:rPr>
          <w:b/>
        </w:rPr>
        <w:t xml:space="preserve">erify compli</w:t>
      </w:r>
      <w:r>
        <w:rPr/>
        <w:t xml:space="preserve">ance with this clause. Where the Supplier becomes aware of any matter which may affect the data protection (module 7), it shall notify the Customer promptly and in any event within five Working Days.</w:t>
      </w:r>
    </w:p>
    <w:p>
      <w:r>
        <w:rPr>
          <w:b/>
        </w:rPr>
        <w:t xml:space="preserve">157.8 </w:t>
      </w:r>
      <w:r>
        <w:rPr/>
        <w:t xml:space="preserve">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w:t>
      </w:r>
    </w:p>
    <w:p>
      <w:pPr>
        <w:pStyle w:val="Heading1"/>
      </w:pPr>
      <w:r>
        <w:rPr/>
        <w:t>158. Security (Module 7)</w:t>
      </w:r>
    </w:p>
    <w:p>
      <w:r>
        <w:rPr>
          <w:b/>
        </w:rPr>
        <w:t xml:space="preserve">158.1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158.2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158.3 </w:t>
      </w:r>
      <w:r>
        <w:rPr/>
        <w:t>The Supplier shall maintain complete and accurate records relating to the security (module 7) and shall make them available to the Customer on request. The Supplier shall maintain complete and accurate records relating to the security (module 7) and shall make them available to the Customer on request.</w:t>
      </w:r>
    </w:p>
    <w:p>
      <w:r>
        <w:rPr>
          <w:b/>
        </w:rPr>
        <w:t xml:space="preserve">158.4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158.5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158.6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158.7 </w:t>
      </w:r>
      <w:r>
        <w:rPr/>
        <w:t>The parties shall meet at least quarterly to review performance in relation to the security (module 7) and agree any improvements required. Any approval given by the Customer under this clause shall not relieve the Supplier of any of its obligations under this Agreement.</w:t>
      </w:r>
    </w:p>
    <w:p>
      <w:r>
        <w:rPr>
          <w:b/>
        </w:rPr>
        <w:t xml:space="preserve">158.8 </w:t>
      </w:r>
      <w:r>
        <w:rPr/>
        <w:t>The Supplier shall remedy any material breach within 30 days of written notice requiring it to do so.</w:t>
      </w:r>
    </w:p>
    <w:p>
      <w:r>
        <w:rPr>
          <w:b/>
        </w:rPr>
        <w:t xml:space="preserve">158.9 </w:t>
      </w:r>
      <w:r>
        <w:rPr/>
        <w:t>Clause 29.1 applies to any dispute arising under this clause.</w:t>
      </w:r>
    </w:p>
    <w:p>
      <w:pPr>
        <w:pStyle w:val="Heading1"/>
      </w:pPr>
      <w:r>
        <w:rPr/>
        <w:t>159. Audit (Module 7)</w:t>
      </w:r>
    </w:p>
    <w:p>
      <w:r>
        <w:rPr>
          <w:b/>
        </w:rPr>
        <w:t xml:space="preserve">159.1 </w:t>
      </w:r>
      <w:r>
        <w:rPr/>
        <w:t>Either party may terminate this Agreement for convenience on not less than thirty (30) days' written notice.</w:t>
      </w:r>
    </w:p>
    <w:p>
      <w:r>
        <w:rPr>
          <w:b/>
        </w:rPr>
        <w:t xml:space="preserve">159.2 </w:t>
      </w:r>
      <w:r>
        <w:rPr/>
        <w:t>The Supplier shall maintain complete and accurate records relating to the audit (module 7) and shall make them available to the Customer on request. The parties shall meet at least quarterly to review performance in relation to the audit (module 7) and agree any improvements required.</w:t>
      </w:r>
    </w:p>
    <w:p>
      <w:r>
        <w:rPr>
          <w:b/>
        </w:rPr>
        <w:t xml:space="preserve">159.3 </w:t>
      </w:r>
      <w:r>
        <w:rPr/>
        <w:t xml:space="preserve">Any approval given by the Customer under this clause shall not relieve </w:t>
      </w:r>
      <w:r>
        <w:rPr/>
        <w:t xml:space="preserve">reasonable</w:t>
      </w:r>
      <w:r>
        <w:rPr/>
        <w:t xml:space="preserve"> Supplier of any of its obligations under this Agreement. The parties shall meet at least quarterly to review performance in relation to the audit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159.4 </w:t>
      </w:r>
      <w:r>
        <w:rPr/>
        <w:t>The Supplier shall remedy any material breach within 30 days of written notice requiring it to do so.</w:t>
      </w:r>
    </w:p>
    <w:p>
      <w:r>
        <w:rPr>
          <w:b/>
        </w:rPr>
        <w:t xml:space="preserve">159.5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7) and shall make them available to the Customer on request.</w:t>
      </w:r>
    </w:p>
    <w:p>
      <w:r>
        <w:rPr>
          <w:b/>
        </w:rPr>
        <w:t xml:space="preserve">159.6 </w:t>
      </w:r>
      <w:r>
        <w:rPr/>
        <w:t>The parties shall meet at least quarterly to review performance in relation to the audit (module 7) and agree any improvements required. Any approval given by the Customer under this clause shall not relieve the Supplier of any of its obligations under this Agreement.</w:t>
      </w:r>
    </w:p>
    <w:p>
      <w:r>
        <w:rPr>
          <w:b/>
        </w:rPr>
        <w:t xml:space="preserve">159.7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pPr>
        <w:pStyle w:val="Heading2"/>
        <w:pPrChange w:id="20006" w:author="Helena Voss" w:date="2026-09-28T08:30:09Z">
          <w:pPr/>
        </w:pPrChange>
      </w:pPr>
      <w:r>
        <w:rPr>
          <w:b/>
        </w:rPr>
        <w:t xml:space="preserve">159.8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159.9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159.10 </w:t>
      </w:r>
      <w:r>
        <w:rPr/>
        <w:t>Nothing in this clause shall limit any other right or remedy of the Customer under this Agreement or at law. Where the Supplier becomes aware of any matter which may affect the audit (module 7), it shall notify the Customer promptly and in any event within five Working Days. Nothing in this clause shall limit any other right or remedy of the Customer under this Agreement or at law.</w:t>
      </w:r>
    </w:p>
    <w:p>
      <w:pPr>
        <w:rPr/>
      </w:pPr>
      <w:r>
        <w:rPr/>
        <w:t xml:space="preserve">1822.A The Parties shall co-operate in good faith.</w:t>
      </w:r>
    </w:p>
    <w:p>
      <w:r>
        <w:rPr>
          <w:b/>
        </w:rPr>
        <w:t xml:space="preserve">159.11 </w:t>
      </w:r>
      <w:r>
        <w:rPr/>
        <w:t>Where the Supplier becomes aware of any matter which may affect the audit (module 7), it shall notify the Customer promptly and in any event within five Working Days. Where the Supplier becomes aware of any matter which may affect the audit (module 7), it shall notify the Customer promptly and in any event within five Working Days.</w:t>
      </w:r>
    </w:p>
    <w:p>
      <w:r>
        <w:rPr>
          <w:b/>
        </w:rPr>
        <w:t xml:space="preserve">159.12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160. Warranties (Module 7)</w:t>
      </w:r>
    </w:p>
    <w:p>
      <w:r>
        <w:rPr>
          <w:b/>
        </w:rPr>
        <w:t xml:space="preserve">160.1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warranties (module 7) and agree any improvements required.</w:t>
      </w:r>
    </w:p>
    <w:p>
      <w:r>
        <w:rPr>
          <w:b/>
        </w:rPr>
        <w:t xml:space="preserve">160.2 </w:t>
      </w:r>
      <w:r>
        <w:rPr/>
        <w:t>Clause 19 applies to any dispute arising under this clause.</w:t>
      </w:r>
    </w:p>
    <w:p>
      <w:r>
        <w:rPr>
          <w:b/>
        </w:rPr>
        <w:t xml:space="preserve">160.3 </w:t>
      </w:r>
      <w:r>
        <w:rPr/>
        <w:t>Any approval given by the Customer under this clause shall not relieve the Supplier of any of its obligations under this Agreement. Where the Supplier becomes aware of any matter which may affect the warranties (module 7), it shall notify the Customer promptly and in any event within five Working Days. Any approval given by the Customer under this clause shall not relieve the Supplier of any of its obligations under this Agreement.</w:t>
      </w:r>
    </w:p>
    <w:p>
      <w:r>
        <w:rPr>
          <w:b/>
        </w:rPr>
        <w:t xml:space="preserve">160.4 </w:t>
      </w:r>
      <w:r>
        <w:rPr/>
        <w:t>Any approval given by the Customer under this clause shall not relieve the Supplier of any of its obligations under this Agreement. The Supplier shall maintain complete and accurate records relating to the warranties (module 7) and shall make them available to the Customer on request.</w:t>
      </w:r>
    </w:p>
    <w:p>
      <w:r>
        <w:rPr>
          <w:b/>
        </w:rPr>
        <w:t xml:space="preserve">160.5 </w:t>
      </w:r>
      <w:r>
        <w:rPr/>
        <w:t>The Supplier shall maintain complete and accurate records relating to the warranties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warranties (module 7), it shall notify the Customer promptly and in any event within five Working Days.</w:t>
      </w:r>
    </w:p>
    <w:p>
      <w:r>
        <w:rPr>
          <w:b/>
        </w:rPr>
        <w:t xml:space="preserve">160.6 </w:t>
      </w:r>
      <w:r>
        <w:rPr/>
        <w:t>The parties shall meet at least quarterly to review performance in relation to the warranties (module 7) and agree any improvements required. The Customer may, acting reasonably, request such information from the Supplier as it requires to verify compliance with this clause.</w:t>
      </w:r>
    </w:p>
    <w:p>
      <w:r>
        <w:rPr>
          <w:b/>
        </w:rPr>
        <w:t xml:space="preserve">160.7 </w:t>
      </w:r>
      <w:r>
        <w:rPr/>
        <w:t>The parties shall meet at least quarterly to review performance in relation to the warranties (module 7) and agree any improvements required. Any approval given by the Customer under this clause shall not relieve the Supplier of any of its obligations under this Agreement.</w:t>
      </w:r>
    </w:p>
    <w:p>
      <w:r>
        <w:rPr>
          <w:b/>
        </w:rPr>
        <w:t xml:space="preserve">160.8 </w:t>
      </w:r>
      <w:r>
        <w:rPr/>
        <w:t>Where the Supplier becomes aware of any matter which may affect the warranties (module 7), it shall notify the Customer promptly and in any event within five Working Days. Each party shall bear its own costs in connection with the matters described in this clause, save as otherwise expressly provided.</w:t>
      </w:r>
    </w:p>
    <w:p>
      <w:r>
        <w:rPr>
          <w:b/>
        </w:rPr>
        <w:t xml:space="preserve">160.9 </w:t>
      </w:r>
      <w:r>
        <w:rPr/>
        <w:t>The Customer may, acting reasonably, request such information from the Supplier as it requires to verify compliance with this clause. The Supplier shall maintain complete and accurate records relating to the warranties (module 7) and shall make them available to the Customer on request.</w:t>
      </w:r>
    </w:p>
    <w:p>
      <w:r>
        <w:rPr>
          <w:b/>
        </w:rPr>
        <w:t xml:space="preserve">160.10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warranties (module 7) and agree any improvements required. The Supplier shall perform its obligations under this clause with reasonable skill, care and diligence and in accordance with </w:t>
      </w:r>
      <w:r>
        <w:rPr>
          <w:i/>
        </w:rPr>
        <w:t>Good Industry Practice</w:t>
      </w:r>
      <w:r>
        <w:rPr/>
        <w:t>.</w:t>
      </w:r>
    </w:p>
    <w:p>
      <w:pPr>
        <w:pStyle w:val="Heading1"/>
      </w:pPr>
      <w:r>
        <w:rPr/>
        <w:t>161. Indemnities (Module 7)</w:t>
      </w:r>
    </w:p>
    <w:p>
      <w:r>
        <w:rPr>
          <w:b/>
        </w:rPr>
        <w:t xml:space="preserve">161.1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7) and agree any improvements required. The Supplier shall perform its obligations under this clause with reasonable skill, care and diligence and in accordance with Good Industry Practice. Where the Supplier becomes aware of any matter which may affect the indemnities (module 7), it shall notify the Customer promptly and in any event within five Working Days.</w:t>
      </w:r>
    </w:p>
    <w:p>
      <w:r>
        <w:rPr>
          <w:b/>
        </w:rPr>
        <w:t xml:space="preserve">161.2 </w:t>
      </w:r>
      <w:r>
        <w:rPr/>
        <w:t xml:space="preserve">The Supplier shall retain all Customer Data for 30 days after termination before secure deletion.</w:t>
      </w:r>
      <w:ins w:id="9044" w:author="Helena Voss" w:date="2026-09-28T08:30:09Z">
        <w:r>
          <w:rPr/>
          <w:t xml:space="preserve"> This obligation survives termination.</w:t>
        </w:r>
      </w:ins>
    </w:p>
    <w:p>
      <w:r>
        <w:rPr>
          <w:b/>
        </w:rPr>
        <w:t xml:space="preserve">161.3 </w:t>
      </w:r>
      <w:r>
        <w:rPr/>
        <w:t>Each party shall bear its own costs in connection with the matters described in this clause, save as otherwise expressly provided. Where the Supplier becomes aware of any matter which may affect the indemnities (module 7), it shall notify the Customer promptly and in any event within five Working Days. Each party shall bear its own costs in connection with the matters described in this clause, save as otherwise expressly provided.</w:t>
      </w:r>
    </w:p>
    <w:p>
      <w:r>
        <w:rPr>
          <w:b/>
        </w:rPr>
        <w:t xml:space="preserve">161.4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161.5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161.6 </w:t>
      </w:r>
      <w:r>
        <w:rPr/>
        <w:t>Subject to Clause 9, the Supplier shall provide the deliverables described in this clause to the Customer.</w:t>
      </w:r>
    </w:p>
    <w:p>
      <w:r>
        <w:rPr>
          <w:b/>
        </w:rPr>
        <w:t xml:space="preserve">161.7 </w:t>
      </w:r>
      <w:r>
        <w:rPr/>
        <w:t>The Customer may, acting reasonably, request such information from the Supplier as it requires to verify compliance with this clause. Where the Supplier becomes aware of any matter which may affect the indemnities (module 7), it shall notify the Customer promptly and in any event within five Working Days.</w:t>
      </w:r>
    </w:p>
    <w:p>
      <w:r>
        <w:rPr>
          <w:b/>
        </w:rPr>
        <w:t xml:space="preserve">161.8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161.9 </w:t>
      </w:r>
      <w:r>
        <w:rPr/>
        <w:t xml:space="preserve">Subject to Clause 9.4, the Supplier shall provide the deliverables described </w:t>
      </w:r>
      <w:r>
        <w:rPr/>
        <w:t xml:space="preserve">reasonable</w:t>
      </w:r>
      <w:r>
        <w:rPr/>
        <w:t xml:space="preserve"> this clause to the Customer.</w:t>
      </w:r>
    </w:p>
    <w:p>
      <w:r>
        <w:rPr>
          <w:b/>
        </w:rPr>
        <w:t xml:space="preserve">161.10 </w:t>
      </w:r>
      <w:r>
        <w:rPr/>
        <w:t>Each party shall bear its own costs in connection with the matters described in this clause, save as otherwise expressly provided. The parties shall meet at least quarterly to review performance in relation to the indemnities (module 7) and agree any improvements required.</w:t>
      </w:r>
    </w:p>
    <w:p>
      <w:r>
        <w:rPr>
          <w:b/>
        </w:rPr>
        <w:t xml:space="preserve">161.11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161.12 </w:t>
      </w:r>
      <w:r>
        <w:rPr/>
        <w:t>The parties shall meet at least quarterly to review performance in relation to the indemnities (module 7) and agree any improvements required. Any approval given by the Customer under this clause shall not relieve the Supplier of any of its obligations under this Agreement. The parties shall meet at least quarterly to review performance in relation to the indemnities (module 7) and agree any improvements required.</w:t>
      </w:r>
    </w:p>
    <w:p>
      <w:pPr>
        <w:pStyle w:val="Heading1"/>
      </w:pPr>
      <w:r>
        <w:rPr/>
        <w:t>162. Limitation of Liability (Module 7)</w:t>
      </w:r>
    </w:p>
    <w:p>
      <w:r>
        <w:rPr>
          <w:b/>
        </w:rPr>
        <w:t xml:space="preserve">162.1 </w:t>
      </w:r>
      <w:r>
        <w:rPr/>
        <w:t>The parties shall meet at least quarterly to review performance in relation to the limitation of liability (module 7) and agree any improvements required. Nothing in this clause shall limit any other right or remedy of the Customer under this Agreement or at law.</w:t>
      </w:r>
    </w:p>
    <w:p>
      <w:r>
        <w:rPr>
          <w:b/>
        </w:rPr>
        <w:t xml:space="preserve">162.2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162.3 </w:t>
      </w:r>
      <w:r>
        <w:rPr/>
        <w:t>Any approval given by the Customer under this clause shall not relieve the Supplier of any of its obligations under this Agreement.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w:r>
        <w:rPr>
          <w:b/>
        </w:rPr>
        <w:t xml:space="preserve">162.4 </w:t>
      </w:r>
      <w:r>
        <w:rPr/>
        <w:t>Clause 29.1 applies to any dispute arising under this clause.</w:t>
      </w:r>
    </w:p>
    <w:p>
      <w:r>
        <w:rPr>
          <w:b/>
        </w:rPr>
        <w:t xml:space="preserve">162.5 </w:t>
      </w:r>
      <w:r>
        <w:rPr/>
        <w:t>Where the Supplier becomes aware of any matter which may affect the limitation of liability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162.6 </w:t>
      </w:r>
      <w:r>
        <w:rPr/>
        <w:t xml:space="preserve">Where the Supplier becomes aware of any matter which may affect the limitation of liability (module 7), it shall notify the Customer promptly and in any event within five Working Days. Nothing in t</w:t>
      </w:r>
      <w:r>
        <w:rPr>
          <w:b/>
        </w:rPr>
        <w:t xml:space="preserve">his clause s</w:t>
      </w:r>
      <w:r>
        <w:rPr/>
        <w:t xml:space="preserve">hall limit any other right or remedy of the Customer under this Agreement or at law. The parties shall meet at least quarterly to review performance in relation to the limitation of liability (module 7) and agree any improvements required. The parties shall meet at least quarterly to review performance in relation to the limitation of liability (module 7) and agree any improvements required.</w:t>
      </w:r>
    </w:p>
    <w:p>
      <w:r>
        <w:rPr>
          <w:b/>
        </w:rPr>
        <w:t xml:space="preserve">162.7 </w:t>
      </w:r>
      <w:r>
        <w:rPr/>
        <w:t>The parties shall meet at least quarterly to review performance in relation to the limitation of liability (module 7) and agree any improvements required. Where the Supplier becomes aware of any matter which may affect the limitation of liability (module 7), it shall notify the Customer promptly and in any event within five Working Days. Where the Supplier becomes aware of any matter which may affect the limitation of liability (module 7), it shall notify the Customer promptly and in any event within five Working Days.</w:t>
      </w:r>
    </w:p>
    <w:p>
      <w:r>
        <w:rPr>
          <w:b/>
        </w:rPr>
        <w:t xml:space="preserve">162.8 </w:t>
      </w:r>
      <w:r>
        <w:rPr/>
        <w:t xml:space="preserve">Nothing in this clause shall limit any other right or remedy of the Customer under this Agreement or at law. Each party shall bear its own costs in connection with the matters described in this clause, save </w:t>
      </w:r>
      <w:r>
        <w:rPr/>
        <w:t xml:space="preserve">reasonable</w:t>
      </w:r>
      <w:r>
        <w:rPr/>
        <w:t xml:space="preserve"> otherwise expressly provided. Where the Supplier becomes aware of any matter which may affect the limitation of liability (module 7), it shall notify the Customer promptly and in any event within five Working Days.</w:t>
      </w:r>
    </w:p>
    <w:p>
      <w:r>
        <w:rPr>
          <w:b/>
        </w:rPr>
        <w:t xml:space="preserve">162.9 </w:t>
      </w:r>
      <w:r>
        <w:rPr/>
        <w:t>The Supplier shall provide the exit plan within thirty (30) days of the Effective Date.</w:t>
      </w:r>
    </w:p>
    <w:p>
      <w:r>
        <w:rPr>
          <w:b/>
        </w:rPr>
        <w:t xml:space="preserve">162.10 </w:t>
      </w:r>
      <w:r>
        <w:rPr/>
        <w:t>Nothing in this clause shall limit any other right or remedy of the Customer under this Agreement or at law.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w:r>
        <w:rPr>
          <w:b/>
        </w:rPr>
        <w:t xml:space="preserve">162.11 </w:t>
      </w:r>
      <w:r>
        <w:rPr/>
        <w:t>The Supplier shall retain all Customer Data for 30 days after termination before secure deletion.</w:t>
      </w:r>
    </w:p>
    <w:p>
      <w:r>
        <w:rPr>
          <w:b/>
        </w:rPr>
        <w:t xml:space="preserve">162.12 </w:t>
      </w:r>
      <w:r>
        <w:rPr/>
        <w:t>Each party shall bear its own costs in connection with the matters described in this clause, save as otherwise expressly provided. The parties shall meet at least quarterly to review performance in relation to the limitation of liability (module 7) and agree any improvements required.</w:t>
      </w:r>
    </w:p>
    <w:p>
      <w:r>
        <w:rPr>
          <w:b/>
        </w:rPr>
        <w:t xml:space="preserve">162.13 </w:t>
      </w:r>
      <w:r>
        <w:rPr/>
        <w:t>Subject to Clause 9.2, the Supplier shall provide the deliverables described in this clause to the Customer.</w:t>
      </w:r>
    </w:p>
    <w:p>
      <w:pPr>
        <w:pStyle w:val="Heading1"/>
      </w:pPr>
      <w:r>
        <w:rPr/>
        <w:t>163. Insurance (Module 7)</w:t>
      </w:r>
    </w:p>
    <w:p>
      <w:r>
        <w:rPr>
          <w:b/>
        </w:rPr>
        <w:t xml:space="preserve">163.1 </w:t>
      </w:r>
      <w:r>
        <w:rPr/>
        <w:t>Clause 19.3 applies to any dispute arising under this clause.</w:t>
      </w:r>
    </w:p>
    <w:p>
      <w:r>
        <w:rPr>
          <w:b/>
        </w:rPr>
        <w:t xml:space="preserve">163.2 </w:t>
      </w:r>
      <w:r>
        <w:rPr/>
        <w:t>Each party shall bear its own costs in connection with the matters described in this clause, save as otherwise expressly provided. 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insurance (module 7) and shall make them available to the Customer on request.</w:t>
      </w:r>
    </w:p>
    <w:p>
      <w:r>
        <w:rPr>
          <w:b/>
        </w:rPr>
        <w:t xml:space="preserve">163.3 </w:t>
      </w:r>
      <w:r>
        <w:rPr/>
        <w:t xml:space="preserve">Where the Supplier becomes aware of any matter which may affect the insurance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7) and shall make them available to the Customer on request. The Supplier shall maintain complete and accurate records relating to the insurance (module 7) and shall make them available to the Customer on request.</w:t>
      </w:r>
    </w:p>
    <w:p>
      <w:r>
        <w:rPr>
          <w:b/>
        </w:rPr>
        <w:t xml:space="preserve">163.5 </w:t>
      </w:r>
      <w:r>
        <w:rPr/>
        <w:t>The parties shall meet at least quarterly to review performance in relation to the insurance (module 7) and agree any improvements required. The Customer may, acting reasonably, request such information from the Supplier as it requires to verify compliance with this clause. Where the Supplier becomes aware of any matter which may affect the insurance (module 7), it shall notify the Customer promptly and in any event within five Working Days. Nothing in this clause shall limit any other right or remedy of the Customer under this Agreement or at law.</w:t>
      </w:r>
    </w:p>
    <w:p>
      <w:r>
        <w:rPr>
          <w:b/>
        </w:rPr>
        <w:t xml:space="preserve">163.6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163.7 </w:t>
      </w:r>
      <w:r>
        <w:rPr/>
        <w:t xml:space="preserve">The parties shall meet at least quarterly to review performance in relation to the insurance (module 7)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insurance (module 7) and shall make them available to the Customer on request.</w:t>
      </w:r>
    </w:p>
    <w:p>
      <w:r>
        <w:rPr>
          <w:b/>
        </w:rPr>
        <w:t xml:space="preserve">163.8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insurance (module 7) and agree any improvements required.</w:t>
      </w:r>
    </w:p>
    <w:p>
      <w:r>
        <w:rPr>
          <w:b/>
        </w:rPr>
        <w:t xml:space="preserve">163.9 </w:t>
      </w:r>
      <w:r>
        <w:rPr/>
        <w:t>Clause 29.1 applies to any dispute arising under this clause.</w:t>
      </w:r>
    </w:p>
    <w:p>
      <w:r>
        <w:rPr>
          <w:b/>
        </w:rPr>
        <w:t xml:space="preserve">163.10 </w:t>
      </w:r>
      <w:r>
        <w:rPr/>
        <w:t>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insurance (module 7) and agree any improvements required.</w:t>
      </w:r>
    </w:p>
    <w:p>
      <w:r>
        <w:rPr>
          <w:b/>
        </w:rPr>
        <w:t xml:space="preserve">163.11 </w:t>
      </w:r>
      <w:r>
        <w:rPr/>
        <w:t>The parties shall meet at least quarterly to review performance in relation to the insurance (module 7) and agree any improvements required. Where the Supplier becomes aware of any matter which may affect the insurance (module 7), it shall notify the Customer promptly and in any event within five Working Days. The parties shall meet at least quarterly to review performance in relation to the insurance (module 7) and agree any improvements required.</w:t>
      </w:r>
    </w:p>
    <w:p>
      <w:r>
        <w:rPr>
          <w:b/>
        </w:rPr>
        <w:t xml:space="preserve">163.12 </w:t>
      </w:r>
      <w:r>
        <w:rPr/>
        <w:t>Each party shall bear its own costs in connection with the matters described in this clause, save as otherwise expressly provided. The Supplier shall maintain complete and accurate records relating to the insurance (module 7) and shall make them available to the Customer on request.</w:t>
      </w:r>
    </w:p>
    <w:p>
      <w:r>
        <w:rPr>
          <w:b/>
        </w:rPr>
        <w:t xml:space="preserve">163.13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insurance (module 7) and agree any improvements required. The Customer may, acting reasonably, request such information from the Supplier as it requires to verify compliance with this clause.</w:t>
      </w:r>
    </w:p>
    <w:p>
      <w:pPr>
        <w:rPr>
          <w:ins w:id="9216" w:author="Helena Voss" w:date="2026-09-28T08:30:09Z"/>
        </w:rPr>
      </w:pPr>
      <w:ins w:id="9215" w:author="Helena Voss" w:date="2026-09-28T08:30:09Z">
        <w:r>
          <w:rPr/>
          <w:t xml:space="preserve">1883.A The Parties shall co-operate in good faith.</w:t>
        </w:r>
      </w:ins>
    </w:p>
    <w:p>
      <w:pPr>
        <w:pStyle w:val="Heading1"/>
      </w:pPr>
      <w:r>
        <w:rPr/>
        <w:t>164. Force Majeure (Module 7)</w:t>
      </w:r>
    </w:p>
    <w:p>
      <w:r>
        <w:rPr>
          <w:b/>
        </w:rPr>
        <w:t xml:space="preserve">164.1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164.2 </w:t>
      </w:r>
      <w:r>
        <w:rPr/>
        <w:t xml:space="preserve">The parties shall meet at least quarterly to review performance in relation to the force majeure (module 7) and agree any improvements required. The parties shall meet at least quarterly to review performance in relation to the force majeure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164.3 </w:t>
      </w:r>
      <w:r>
        <w:rPr/>
        <w:t xml:space="preserve">The Supplier shall maintain complete and accurate records relating to the force majeure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164.4 </w:t>
      </w:r>
      <w:r>
        <w:rPr/>
        <w:t>Each party shall bear its own costs in connection with the matters described in this clause, save as otherwise expressly provided. The Supplier shall maintain complete and accurate records relating to the force majeure (module 7) and shall make them available to the Customer on request. Where the Supplier becomes aware of any matter which may affect the force majeure (module 7), it shall notify the Customer promptly and in any event within five Working Days.</w:t>
      </w:r>
    </w:p>
    <w:p>
      <w:r>
        <w:rPr>
          <w:b/>
        </w:rPr>
        <w:t xml:space="preserve">164.5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force majeure (module 7), it shall notify the Customer promptly and in any event within five Working Days.</w:t>
      </w:r>
    </w:p>
    <w:p>
      <w:r>
        <w:rPr>
          <w:b/>
        </w:rPr>
        <w:t xml:space="preserve">164.6 </w:t>
      </w:r>
      <w:r>
        <w:rPr/>
        <w:t>Any approval given by the Customer under this clause shall not relieve the Supplier of any of its obligations under this Agreement. 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164.7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164.8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164.9 </w:t>
      </w:r>
      <w:r>
        <w:rPr/>
        <w:t>Any approval given by the Customer under this clause shall not relieve the Supplier of any of its obligations under this Agreement. The parties shall meet at least quarterly to review performance in relation to the force majeure (module 7) and agree any improvements required.</w:t>
      </w:r>
    </w:p>
    <w:p>
      <w:r>
        <w:rPr>
          <w:b/>
        </w:rPr>
        <w:t xml:space="preserve">164.10 </w:t>
      </w:r>
      <w:r>
        <w:rPr/>
        <w:t>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force majeure (module 7) and agree any improvements required. Where the Supplier becomes aware of any matter which may affect the force majeure (module 7), it shall notify the Customer promptly and in any event within five Working Days.</w:t>
      </w:r>
    </w:p>
    <w:p>
      <w:r>
        <w:rPr>
          <w:b/>
        </w:rPr>
        <w:t xml:space="preserve">164.11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165. Subcontracting (Module 7)</w:t>
      </w:r>
    </w:p>
    <w:p>
      <w:r>
        <w:rPr>
          <w:b/>
        </w:rPr>
        <w:t xml:space="preserve">165.1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7) and agree any improvements required. Where the Supplier becomes aware of any matter which may affect the subcontracting (module 7), it shall notify the Customer promptly and in any event within five Working Days. Any approval given by the Customer under this clause shall not relieve the Supplier of any of its obligations under this Agreement.</w:t>
      </w:r>
    </w:p>
    <w:p>
      <w:r>
        <w:rPr>
          <w:b/>
        </w:rPr>
        <w:t xml:space="preserve">165.2 </w:t>
      </w:r>
      <w:r>
        <w:rPr/>
        <w:t xml:space="preserve">The Supplier shall maintain complete and accurate records relating to the subcontracting (module 7) and shall make them available to the Customer on request. The parties shall meet at least quarterly to review performance in relation to the subcontracting (module 7) and agree any improvements required. The Supplier shall perform its obligations under this clause with reasonable skill, care and diligence and in accordance with </w:t>
      </w:r>
      <w:r>
        <w:rPr>
          <w:i/>
        </w:rPr>
        <w:t>Good Industry Practice</w:t>
      </w:r>
      <w:r>
        <w:rPr/>
        <w:t>.</w:t>
      </w:r>
    </w:p>
    <w:p>
      <w:r>
        <w:rPr>
          <w:b/>
        </w:rPr>
        <w:t xml:space="preserve">165.3 </w:t>
      </w:r>
      <w:r>
        <w:rPr/>
        <w:t>The Supplier shall provide the exit plan within thirty (30) days of the Effective Date.</w:t>
      </w:r>
    </w:p>
    <w:p>
      <w:r>
        <w:rPr>
          <w:b/>
        </w:rPr>
        <w:t xml:space="preserve">165.4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165.5 </w:t>
      </w:r>
      <w:r>
        <w:rPr/>
        <w:t>Where the Supplier becomes aware of any matter which may affect the subcontracting (module 7), it shall notify the Customer promptly and in any event within five Working Days. 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165.6 </w:t>
      </w:r>
      <w:r>
        <w:rPr/>
        <w:t>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w:t>
      </w:r>
    </w:p>
    <w:p>
      <w:r>
        <w:rPr>
          <w:b/>
        </w:rPr>
        <w:t xml:space="preserve">165.7 </w:t>
      </w:r>
      <w:r>
        <w:rPr/>
        <w:t>Clause 19 applies to any dispute arising under this clause.</w:t>
      </w:r>
    </w:p>
    <w:p>
      <w:r>
        <w:rPr>
          <w:b/>
        </w:rPr>
        <w:t xml:space="preserve">165.8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subcontracting (module 7) and agree any improvements required.</w:t>
      </w:r>
    </w:p>
    <w:p>
      <w:r>
        <w:rPr>
          <w:b/>
        </w:rPr>
        <w:t xml:space="preserve">165.9 </w:t>
      </w:r>
      <w:r>
        <w:rPr/>
        <w:t>Each party shall bear its own costs in connection with the matters described in this clause, save as otherwise expressly provided. Where the Supplier becomes aware of any matter which may affect the subcontracting (module 7),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165.10 </w:t>
      </w:r>
      <w:r>
        <w:rPr/>
        <w:t>Where the Supplier becomes aware of any matter which may affect the subcontracting (module 7), it shall notify the Customer promptly and in any event within five Working Days. Where the Supplier becomes aware of any matter which may affect the subcontracting (module 7),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166. Assignment (Module 7)</w:t>
      </w:r>
    </w:p>
    <w:p>
      <w:r>
        <w:rPr>
          <w:b/>
        </w:rPr>
        <w:t xml:space="preserve">166.1 </w:t>
      </w:r>
      <w:r>
        <w:rPr/>
        <w:t xml:space="preserve">Nothing in this clause shall limit any other right or remedy of the Customer under this Agreement or at law. Where the Supplier becomes aware of any matter which may affect the assignment (module 7), it shall notify the Customer promptly and in any event within five Working Days. The Customer may, acting reasonably, request such information from </w:t>
      </w:r>
      <w:r>
        <w:rPr/>
        <w:t xml:space="preserve">reasonable</w:t>
      </w:r>
      <w:r>
        <w:rPr/>
        <w:t xml:space="preserv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p>
    <w:p>
      <w:r>
        <w:rPr>
          <w:b/>
        </w:rPr>
        <w:t xml:space="preserve">166.2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assignment (module 7) and shall make them available to the Customer on request.</w:t>
      </w:r>
    </w:p>
    <w:p>
      <w:r>
        <w:rPr>
          <w:b/>
        </w:rPr>
        <w:t xml:space="preserve">166.3 </w:t>
      </w:r>
      <w:r>
        <w:rPr/>
        <w:t>The Supplier shall remedy any material breach within 30 days of written notice requiring it to do so.</w:t>
      </w:r>
    </w:p>
    <w:p>
      <w:r>
        <w:rPr>
          <w:b/>
        </w:rPr>
        <w:t xml:space="preserve">166.4 </w:t>
      </w:r>
      <w:r>
        <w:rPr/>
        <w:t xml:space="preserve">The parties shall meet at least quarterly to review performance in relation to the assignment (module 7)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166.5 </w:t>
      </w:r>
      <w:r>
        <w:rPr/>
        <w:t>Clause 29.1 applies to any dispute arising under this clause.</w:t>
      </w:r>
    </w:p>
    <w:p>
      <w:r>
        <w:rPr>
          <w:b/>
        </w:rPr>
        <w:t xml:space="preserve">166.6 </w:t>
      </w:r>
      <w:r>
        <w:rPr/>
        <w:t xml:space="preserve">The parties shall meet at least quarterly to review performance in relation to the assignment (module 7)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r>
        <w:rPr/>
        <w:t xml:space="preserve"> This obligation survives termination.</w:t>
      </w:r>
    </w:p>
    <w:p>
      <w:r>
        <w:rPr>
          <w:b/>
        </w:rPr>
        <w:t xml:space="preserve">166.7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7) and shall make them available to the Customer on request.</w:t>
      </w:r>
    </w:p>
    <w:p>
      <w:r>
        <w:rPr>
          <w:b/>
        </w:rPr>
        <w:t xml:space="preserve">166.8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166.9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167. Dispute Resolution (Module 7)</w:t>
      </w:r>
    </w:p>
    <w:p>
      <w:r>
        <w:rPr>
          <w:b/>
        </w:rPr>
        <w:t xml:space="preserve">167.1 </w:t>
      </w:r>
      <w:r>
        <w:rPr/>
        <w:t>The parties shall meet at least quarterly to review performance in relation to the dispute resolution (module 7) and agree any improvements required. The parties shall meet at least quarterly to review performance in relation to the dispute resolution (module 7) and agree any improvements required. The Customer may, acting reasonably, request such information from the Supplier as it requires to verify compliance with this clause.</w:t>
      </w:r>
    </w:p>
    <w:p>
      <w:r>
        <w:rPr>
          <w:b/>
        </w:rPr>
        <w:t xml:space="preserve">167.2 </w:t>
      </w:r>
      <w:r>
        <w:rPr/>
        <w:t xml:space="preserve">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7) and shall make them available to the Customer on request.</w:t>
      </w:r>
    </w:p>
    <w:p>
      <w:r>
        <w:rPr>
          <w:b/>
        </w:rPr>
        <w:t xml:space="preserve">167.3 </w:t>
      </w:r>
      <w:r>
        <w:rPr/>
        <w:t>The parties shall meet at least quarterly to review performance in relation to the dispute resolution (module 7) and agree any improvements required.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 The Customer may, acting reasonably, request such information from the Supplier as it requires to verify compliance with this clause.</w:t>
      </w:r>
    </w:p>
    <w:p>
      <w:r>
        <w:rPr>
          <w:b/>
        </w:rPr>
        <w:t xml:space="preserve">167.4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w:t>
      </w:r>
    </w:p>
    <w:p>
      <w:r>
        <w:rPr>
          <w:b/>
        </w:rPr>
        <w:t xml:space="preserve">167.5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w:t>
      </w:r>
    </w:p>
    <w:p>
      <w:r>
        <w:rPr>
          <w:b/>
        </w:rPr>
        <w:t xml:space="preserve">167.6 </w:t>
      </w:r>
      <w:r>
        <w:rPr/>
        <w:t>Nothing in this clause shall limit any other right or remedy of the Customer under this Agreement or at law. The Supplier shall maintain complete and accurate records relating to the dispute resolution (module 7) and shall make them available to the Customer on request.</w:t>
      </w:r>
    </w:p>
    <w:p>
      <w:r>
        <w:rPr>
          <w:b/>
        </w:rPr>
        <w:t xml:space="preserve">167.7 </w:t>
      </w:r>
      <w:r>
        <w:rPr/>
        <w:t xml:space="preserve">Where the Supplier becomes aware of any matter which may affect the dispute resolution (module 7), it shall notify the Customer promptly and in any event within five Working Days. </w:t>
      </w:r>
      <w:r>
        <w:rPr>
          <w:b/>
        </w:rPr>
        <w:t xml:space="preserve">Any approval</w:t>
      </w:r>
      <w:r>
        <w:rPr/>
        <w:t xml:space="preserve">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167.8 </w:t>
      </w:r>
      <w:r>
        <w:rPr/>
        <w:t>The Supplier shall maintain complete and accurate records relating to the dispute resolution (module 7) and shall make them available to the Customer on request. Nothing in this clause shall limit any other right or remedy of the Customer under this Agreement or at law.</w:t>
      </w:r>
    </w:p>
    <w:p>
      <w:r>
        <w:rPr>
          <w:b/>
        </w:rPr>
        <w:t xml:space="preserve">167.9 </w:t>
      </w:r>
      <w:r>
        <w:rPr/>
        <w:t>Nothing in this clause shall limit any other right or remedy of the Customer under this Agreement or at law. The parties shall meet at least quarterly to review performance in relation to the dispute resolution (module 7) and agree any improvements required.</w:t>
      </w:r>
    </w:p>
    <w:p>
      <w:r>
        <w:rPr>
          <w:b/>
        </w:rPr>
        <w:t xml:space="preserve">167.10 </w:t>
      </w:r>
      <w:r>
        <w:rPr/>
        <w:t>The Supplier shall provide the exit plan within thirty (30) days of the Effective Date.</w:t>
      </w:r>
    </w:p>
    <w:p>
      <w:r>
        <w:rPr>
          <w:b/>
        </w:rPr>
        <w:t xml:space="preserve">167.11 </w:t>
      </w:r>
      <w:r>
        <w:rPr/>
        <w:t xml:space="preserve">Any approval given by the Customer under this clause shall not relieve the Supplier of any of its obligations under this Agreement.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dispute resolution (module 7) and agree any improvements required.</w:t>
      </w:r>
      <w:r>
        <w:rPr/>
        <w:t xml:space="preserve"> This obligation survives termination.</w:t>
      </w:r>
    </w:p>
    <w:p>
      <w:pPr>
        <w:pStyle w:val="Heading1"/>
      </w:pPr>
      <w:r>
        <w:rPr/>
        <w:t>168. Notices (Module 7)</w:t>
      </w:r>
    </w:p>
    <w:p>
      <w:r>
        <w:rPr>
          <w:b/>
        </w:rPr>
        <w:t xml:space="preserve">168.1 </w:t>
      </w:r>
      <w:r>
        <w:rPr/>
        <w:t>The Customer may, acting reasonably, request such information from the Supplier as it requires to verify compliance with this clause. The Supplier shall maintain complete and accurate records relating to the notices (module 7) and shall make them available to the Customer on request. The parties shall meet at least quarterly to review performance in relation to the notices (module 7) and agree any improvements required.</w:t>
      </w:r>
    </w:p>
    <w:p>
      <w:r>
        <w:rPr>
          <w:b/>
        </w:rPr>
        <w:t xml:space="preserve">168.2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168.3 </w:t>
      </w:r>
      <w:r>
        <w:rPr/>
        <w:t xml:space="preserve">Subject to Clause 9.2, the Supplier shall provide the deliverables described in this clause to the Customer.</w:t>
      </w:r>
      <w:r>
        <w:rPr/>
        <w:t xml:space="preserve"> This obligation survives termination.</w:t>
      </w:r>
    </w:p>
    <w:p>
      <w:r>
        <w:rPr>
          <w:b/>
        </w:rPr>
        <w:t xml:space="preserve">168.5 </w:t>
      </w:r>
      <w:r>
        <w:rPr/>
        <w:t>The parties shall meet at least quarterly to review performance in relation to the notices (module 7) and agree any improvements required. Nothing in this clause shall limit any other right or remedy of the Customer under this Agreement or at law.</w:t>
      </w:r>
    </w:p>
    <w:p>
      <w:r>
        <w:rPr>
          <w:b/>
        </w:rPr>
        <w:t xml:space="preserve">168.6 </w:t>
      </w:r>
      <w:r>
        <w:rPr/>
        <w:t xml:space="preserve">The Supplier shall perform its obligations under this clause with reasonable skill, care and diligence and in accordance with </w:t>
      </w:r>
      <w:r>
        <w:rPr>
          <w:i/>
        </w:rPr>
        <w:t xml:space="preserve">Good Industry Practice</w:t>
      </w:r>
      <w:r>
        <w:rPr/>
        <w:t xml:space="preserve">. The parties shall </w:t>
      </w:r>
      <w:del w:id="9124" w:author="Helena Voss" w:date="2026-09-28T08:30:09Z">
        <w:r>
          <w:rPr/>
          <w:delText xml:space="preserve">meet</w:delText>
        </w:r>
      </w:del>
      <w:ins w:id="9125" w:author="Helena Voss" w:date="2026-09-28T08:30:09Z">
        <w:r>
          <w:rPr/>
          <w:t xml:space="preserve">reasonable</w:t>
        </w:r>
      </w:ins>
      <w:r>
        <w:rPr/>
        <w:t xml:space="preserve">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w:r>
        <w:rPr>
          <w:b/>
        </w:rPr>
        <w:t xml:space="preserve">168.7 </w:t>
      </w:r>
      <w:r>
        <w:rPr/>
        <w:t>Where the Supplier becomes aware of any matter which may affect the notices (module 7), it shall notify the Customer promptly and in any event within five Working Days. The parties shall meet at least quarterly to review performance in relation to the notices (module 7) and agree any improvements required.</w:t>
      </w:r>
    </w:p>
    <w:p>
      <w:r>
        <w:rPr>
          <w:b/>
        </w:rPr>
        <w:t xml:space="preserve">168.8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168.9 </w:t>
      </w:r>
      <w:r>
        <w:rPr/>
        <w:t>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w:r>
        <w:rPr>
          <w:b/>
        </w:rPr>
        <w:t xml:space="preserve">168.10 </w:t>
      </w:r>
      <w:r>
        <w:rPr/>
        <w:t>The Customer may, acting reasonably, request such information from the Supplier as it requires to verify compliance with this clause. The parties shall meet at least quarterly to review performance in relation to the notices (module 7) and agree any improvements required.</w:t>
      </w:r>
    </w:p>
    <w:p>
      <w:r>
        <w:rPr>
          <w:b/>
        </w:rPr>
        <w:t xml:space="preserve">168.11 </w:t>
      </w:r>
      <w:r>
        <w:rPr/>
        <w:t>The Supplier shall retain all Customer Data for 30 days after termination before secure deletion.</w:t>
      </w:r>
    </w:p>
    <w:p>
      <w:r>
        <w:rPr>
          <w:b/>
        </w:rPr>
        <w:t xml:space="preserve">168.12 </w:t>
      </w:r>
      <w:r>
        <w:rPr/>
        <w:t xml:space="preserve">The parties shall meet at least quarterly to review performance in relation to the notices (module 7)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168.13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notices (module 7) and shall make them available to the Customer on request.</w:t>
      </w:r>
    </w:p>
    <w:p>
      <w:pPr>
        <w:pStyle w:val="Heading1"/>
      </w:pPr>
      <w:r>
        <w:rPr/>
        <w:t>169. Governing Law (Module 7)</w:t>
      </w:r>
    </w:p>
    <w:p>
      <w:r>
        <w:rPr>
          <w:b/>
        </w:rPr>
        <w:t xml:space="preserve">169.1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governing law (module 7) and agree any improvements required. Each party shall bear its own costs in connection with the matters described in this clause, save as otherwise expressly provided.</w:t>
      </w:r>
    </w:p>
    <w:p>
      <w:r>
        <w:rPr>
          <w:b/>
        </w:rPr>
        <w:t xml:space="preserve">169.2 </w:t>
      </w:r>
      <w:r>
        <w:rPr/>
        <w:t xml:space="preserve">The Supplier shall maintain complete and accurate records relating to the governing law (module 7) and shall make them available to the Customer on request. The Supplier shall maintain complete and accurate records relating to the governing law (module 7)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169.3 </w:t>
      </w:r>
      <w:r>
        <w:rPr/>
        <w:t>The Customer may, acting reasonably, request such information from the Supplier as it requires to verify compliance with this clause. The parties shall meet at least quarterly to review performance in relation to the governing law (module 7) and agree any improvements required.</w:t>
      </w:r>
    </w:p>
    <w:p>
      <w:r>
        <w:rPr>
          <w:b/>
        </w:rPr>
        <w:t xml:space="preserve">169.4 </w:t>
      </w:r>
      <w:r>
        <w:rPr/>
        <w:t>Either party may terminate this Agreement for convenience on not less than thirty (30) days' written notice.</w:t>
      </w:r>
    </w:p>
    <w:p>
      <w:r>
        <w:rPr>
          <w:b/>
        </w:rPr>
        <w:t xml:space="preserve">169.5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The Customer may, acting reasonably, request such information from the Supplier as it requires to verify compliance with this clause.</w:t>
      </w:r>
      <w:r>
        <w:rPr/>
        <w:t xml:space="preserve"> This obligation survives termination.</w:t>
      </w:r>
    </w:p>
    <w:p>
      <w:r>
        <w:rPr>
          <w:b/>
        </w:rPr>
        <w:t xml:space="preserve">169.6 </w:t>
      </w:r>
      <w:r>
        <w:rPr/>
        <w:t xml:space="preserve">Any approval given by the Customer under this clause shall not relieve the Supplier of any of its obligations under this Agreement. The Supplier </w:t>
      </w:r>
      <w:r>
        <w:rPr/>
        <w:t xml:space="preserve">reasonable</w:t>
      </w:r>
      <w:r>
        <w:rPr/>
        <w:t xml:space="preserve"> perform its obligations under this clause with reasonable skill, care and diligence and in accordance with </w:t>
      </w:r>
      <w:r>
        <w:rPr>
          <w:i/>
        </w:rPr>
        <w:t xml:space="preserve">Good Industry Practice</w:t>
      </w:r>
      <w:r>
        <w:rPr/>
        <w:t xml:space="preserve">.</w:t>
      </w:r>
    </w:p>
    <w:p>
      <w:r>
        <w:rPr>
          <w:b/>
        </w:rPr>
        <w:t xml:space="preserve">169.7 </w:t>
      </w:r>
      <w:r>
        <w:rPr/>
        <w:t>Subject to Clause 9.4, the Supplier shall provide the deliverables described in this clause to the Customer.</w:t>
      </w:r>
    </w:p>
    <w:p>
      <w:r>
        <w:rPr>
          <w:b/>
        </w:rPr>
        <w:t xml:space="preserve">169.8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169.9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169.10 </w:t>
      </w:r>
      <w:r>
        <w:rPr/>
        <w:t>Subject to Clause 9.2, the Supplier shall provide the deliverables described in this clause to the Customer.</w:t>
      </w:r>
    </w:p>
    <w:p>
      <w:r>
        <w:rPr>
          <w:b/>
        </w:rPr>
        <w:t xml:space="preserve">169.11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169.12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170. Services (Module 8)</w:t>
      </w:r>
    </w:p>
    <w:p>
      <w:r>
        <w:rPr>
          <w:b/>
        </w:rPr>
        <w:t xml:space="preserve">170.1 </w:t>
      </w:r>
      <w:r>
        <w:rPr/>
        <w:t>The Supplier shall maintain complete and accurate records relating to the services (module 8)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170.2 </w:t>
      </w:r>
      <w:r>
        <w:rPr/>
        <w:t xml:space="preserve">Where the Supplier becomes aware of any matter which may affect the services (module 8),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services (module 8), it shall notify the Customer promptly and in any event within five Working Days.</w:t>
      </w:r>
    </w:p>
    <w:p>
      <w:r>
        <w:rPr>
          <w:b/>
        </w:rPr>
        <w:t xml:space="preserve">170.3 </w:t>
      </w:r>
      <w:r>
        <w:rPr/>
        <w:t xml:space="preserve">The parties shall meet at least quarterly to review performance in relation to the services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170.4 </w:t>
      </w:r>
      <w:r>
        <w:rPr/>
        <w:t>The Supplier shall maintain complete and accurate records relating to the services (module 8) and shall make them available to the Customer on request. Each party shall bear its own costs in connection with the matters described in this clause, save as otherwise expressly provided.</w:t>
      </w:r>
    </w:p>
    <w:p>
      <w:r>
        <w:rPr>
          <w:b/>
        </w:rPr>
        <w:t xml:space="preserve">170.5 </w:t>
      </w:r>
      <w:r>
        <w:rPr/>
        <w:t>The parties shall meet at least quarterly to review performance in relation to the services (module 8) and agree any improvements required. The Customer may, acting reasonably, request such information from the Supplier as it requires to verify compliance with this clause.</w:t>
      </w:r>
    </w:p>
    <w:p>
      <w:r>
        <w:rPr>
          <w:b/>
        </w:rPr>
        <w:t xml:space="preserve">170.6 </w:t>
      </w:r>
      <w:r>
        <w:rPr/>
        <w:t>The Supplier shall remedy any material breach within 30 days of written notice requiring it to do so.</w:t>
      </w:r>
    </w:p>
    <w:p>
      <w:r>
        <w:rPr>
          <w:b/>
        </w:rPr>
        <w:t xml:space="preserve">170.7 </w:t>
      </w:r>
      <w:r>
        <w:rPr/>
        <w:t>Each party shall bear its own costs in connection with the matters described in this clause, save as otherwise expressly provided. The Supplier shall maintain complete and accurate records relating to the services (module 8) and shall make them available to the Customer on request. Nothing in this clause shall limit any other right or remedy of the Customer under this Agreement or at law. The parties shall meet at least quarterly to review performance in relation to the services (module 8) and agree any improvements required.</w:t>
      </w:r>
    </w:p>
    <w:p>
      <w:r>
        <w:rPr>
          <w:b/>
        </w:rPr>
        <w:t xml:space="preserve">170.8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171. Service Levels (Module 8)</w:t>
      </w:r>
    </w:p>
    <w:p>
      <w:r>
        <w:rPr>
          <w:b/>
        </w:rPr>
        <w:t xml:space="preserve">171.1 </w:t>
      </w:r>
      <w:r>
        <w:rPr/>
        <w:t xml:space="preserve">Each party shall bear its own costs in connection with the matters </w:t>
      </w:r>
      <w:r>
        <w:rPr/>
        <w:t xml:space="preserve">reasonable</w:t>
      </w:r>
      <w:r>
        <w:rPr/>
        <w:t xml:space="preserve">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w:t>
      </w:r>
    </w:p>
    <w:p>
      <w:r>
        <w:rPr>
          <w:b/>
        </w:rPr>
        <w:t xml:space="preserve">171.2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171.3 </w:t>
      </w:r>
      <w:r>
        <w:rPr/>
        <w:t>Either party may terminate this Agreement for convenience on not less than thirty (30) days' written notice.</w:t>
      </w:r>
    </w:p>
    <w:p>
      <w:pPr>
        <w:pStyle w:val="Heading2"/>
      </w:pPr>
      <w:r>
        <w:rPr>
          <w:b/>
        </w:rPr>
        <w:t xml:space="preserve">171.4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pPr>
        <w:rPr>
          <w:del w:id="9168" w:author="Helena Voss" w:date="2026-09-28T08:30:09Z"/>
        </w:rPr>
      </w:pPr>
      <w:del w:id="9167" w:author="Helena Voss" w:date="2026-09-28T08:30:09Z">
        <w:r>
          <w:rPr>
            <w:b/>
          </w:rPr>
          <w:delText xml:space="preserve">171.5 </w:delText>
        </w:r>
        <w:r>
          <w:rPr/>
          <w:delText>Any approval given by the Customer under this clause shall not relieve the Supplier of any of its obligations under this Agreement. Where the Supplier becomes aware of any matter which may affect the service levels (module 8), it shall notify the Customer promptly and in any event within five Working Days.</w:delText>
        </w:r>
      </w:del>
    </w:p>
    <w:p>
      <w:r>
        <w:rPr>
          <w:b/>
        </w:rPr>
        <w:t xml:space="preserve">171.6 </w:t>
      </w:r>
      <w:r>
        <w:rPr/>
        <w:t>The parties shall meet at least quarterly to review performance in relation to the service levels (module 8) and agree any improvements required. Nothing in this clause shall limit any other right or remedy of the Customer under this Agreement or at law.</w:t>
      </w:r>
    </w:p>
    <w:p>
      <w:pPr>
        <w:pStyle w:val="Heading2"/>
      </w:pPr>
      <w:r>
        <w:rPr>
          <w:b/>
        </w:rPr>
        <w:t xml:space="preserve">171.7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171.8 </w:t>
      </w:r>
      <w:r>
        <w:rPr/>
        <w:t xml:space="preserve">The Supplier shall remedy any</w:t>
      </w:r>
      <w:r>
        <w:rPr>
          <w:b/>
        </w:rPr>
        <w:t xml:space="preserve"> material br</w:t>
      </w:r>
      <w:r>
        <w:rPr/>
        <w:t xml:space="preserve">each within 30 days of written notice requiring it to do so.</w:t>
      </w:r>
    </w:p>
    <w:p>
      <w:pPr>
        <w:pStyle w:val="Heading1"/>
      </w:pPr>
      <w:r>
        <w:rPr/>
        <w:t>172. Personnel (Module 8)</w:t>
      </w:r>
    </w:p>
    <w:p>
      <w:pPr>
        <w:pStyle w:val="Heading2"/>
        <w:pPrChange w:id="20002" w:author="Helena Voss" w:date="2026-09-28T08:30:09Z">
          <w:pPr/>
        </w:pPrChange>
      </w:pPr>
      <w:r>
        <w:rPr>
          <w:b/>
        </w:rPr>
        <w:t xml:space="preserve">172.1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8) and agree any improvements required.</w:t>
      </w:r>
    </w:p>
    <w:p>
      <w:r>
        <w:rPr>
          <w:b/>
        </w:rPr>
        <w:t xml:space="preserve">172.2 </w:t>
      </w:r>
      <w:r>
        <w:rPr/>
        <w:t>The Supplier shall remedy any material breach within 30 days of written notice requiring it to do so.</w:t>
      </w:r>
    </w:p>
    <w:p>
      <w:r>
        <w:rPr>
          <w:b/>
        </w:rPr>
        <w:t xml:space="preserve">172.3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172.5 </w:t>
      </w:r>
      <w:r>
        <w:rPr/>
        <w:t>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172.6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172.7 </w:t>
      </w:r>
      <w:r>
        <w:rPr/>
        <w:t>The Supplier shall maintain complete and accurate records relating to the personnel (module 8) and shall make them available to the Customer on request. Each party shall bear its own costs in connection with the matters described in this clause, save as otherwise expressly provided. The parties shall meet at least quarterly to review performance in relation to the personnel (module 8) and agree any improvements required. Each party shall bear its own costs in connection with the matters described in this clause, save as otherwise expressly provided.</w:t>
      </w:r>
    </w:p>
    <w:p>
      <w:r>
        <w:rPr>
          <w:b/>
        </w:rPr>
        <w:t xml:space="preserve">172.8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rPr/>
      </w:pPr>
      <w:r>
        <w:rPr/>
        <w:t xml:space="preserve">1975.A The Parties shall co-operate in good faith.</w:t>
      </w:r>
    </w:p>
    <w:p>
      <w:r>
        <w:rPr>
          <w:b/>
        </w:rPr>
        <w:t xml:space="preserve">172.9 </w:t>
      </w:r>
      <w:r>
        <w:rPr/>
        <w:t xml:space="preserve">The Supplier shall maintain complete and accurate records relating to the personnel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172.10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personnel (module 8) and agree any improvements required. The Supplier shall perform its obligations under this clause with reasonable skill, care and diligence and in accordance with </w:t>
      </w:r>
      <w:r>
        <w:rPr>
          <w:i/>
        </w:rPr>
        <w:t>Good Industry Practice</w:t>
      </w:r>
      <w:r>
        <w:rPr/>
        <w:t>.</w:t>
      </w:r>
    </w:p>
    <w:p>
      <w:pPr>
        <w:pStyle w:val="Heading1"/>
      </w:pPr>
      <w:r>
        <w:rPr/>
        <w:t>173. Customer Obligations (Module 8)</w:t>
      </w:r>
    </w:p>
    <w:p>
      <w:r>
        <w:rPr>
          <w:b/>
        </w:rPr>
        <w:t xml:space="preserve">173.1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173.3 </w:t>
      </w:r>
      <w:r>
        <w:rPr/>
        <w:t>Any approval given by the Customer under this clause shall not relieve the Supplier of any of its obligations under this Agreement. The Supplier shall maintain complete and accurate records relating to the customer obligations (module 8) and shall make them available to the Customer on request. Any approval given by the Customer under this clause shall not relieve the Supplier of any of its obligations under this Agreement.</w:t>
      </w:r>
    </w:p>
    <w:p>
      <w:r>
        <w:rPr>
          <w:b/>
        </w:rPr>
        <w:t xml:space="preserve">173.4 </w:t>
      </w:r>
      <w:r>
        <w:rPr/>
        <w:t>Subject to Clause 9, the Supplier shall provide the deliverables described in this clause to the Customer.</w:t>
      </w:r>
    </w:p>
    <w:p>
      <w:pPr>
        <w:pStyle w:val="Heading2"/>
        <w:pPrChange w:id="20008" w:author="Helena Voss" w:date="2026-09-28T08:30:09Z">
          <w:pPr/>
        </w:pPrChange>
      </w:pPr>
      <w:r>
        <w:rPr>
          <w:b/>
        </w:rPr>
        <w:t xml:space="preserve">173.5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8) and agree any improvements required. The parties shall meet at least quarterly to review performance in relation to the customer obligations (module 8) and agree any improvements required.</w:t>
      </w:r>
    </w:p>
    <w:p>
      <w:r>
        <w:rPr>
          <w:b/>
        </w:rPr>
        <w:t xml:space="preserve">173.6 </w:t>
      </w:r>
      <w:r>
        <w:rPr/>
        <w:t>Nothing in this clause shall limit any other right or remedy of the Customer under this Agreement or at law. The Supplier shall maintain complete and accurate records relating to the customer obligations (module 8) and shall make them available to the Customer on request. Where the Supplier becomes aware of any matter which may affect the customer obligations (module 8), it shall notify the Customer promptly and in any event within five Working Days.</w:t>
      </w:r>
    </w:p>
    <w:p>
      <w:r>
        <w:rPr>
          <w:b/>
        </w:rPr>
        <w:t xml:space="preserve">173.7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173.8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173.9 </w:t>
      </w:r>
      <w:r>
        <w:rPr/>
        <w:t>Any approval given by the Customer under this clause shall not relieve the Supplier of any of its obligations under this Agreement. Where the Supplier becomes aware of any matter which may affect the customer obligations (module 8),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174. Change Control (Module 8)</w:t>
      </w:r>
    </w:p>
    <w:p>
      <w:r>
        <w:rPr>
          <w:b/>
        </w:rPr>
        <w:t xml:space="preserve">174.1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174.2 </w:t>
      </w:r>
      <w:r>
        <w:rPr/>
        <w:t>The parties shall meet at least quarterly to review performance in relation to the change control (module 8) and agree any improvements required.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w:t>
      </w:r>
    </w:p>
    <w:p>
      <w:r>
        <w:rPr>
          <w:b/>
        </w:rPr>
        <w:t xml:space="preserve">174.3 </w:t>
      </w:r>
      <w:r>
        <w:rPr/>
        <w:t>Clause 19 applies to any dispute arising under this clause.</w:t>
      </w:r>
    </w:p>
    <w:p>
      <w:r>
        <w:rPr>
          <w:b/>
        </w:rPr>
        <w:t xml:space="preserve">174.4 </w:t>
      </w:r>
      <w:r>
        <w:rPr/>
        <w:t xml:space="preserve">The Customer may, acting reasonably, request such information from the Supplier as it requires to verify compliance with this clause. Where the Supplier becomes aware of any matter which may affect the change control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174.5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 Any approval given by the Customer under this clause shall not relieve the Supplier of any of its obligations under this Agreement.</w:t>
      </w:r>
    </w:p>
    <w:p>
      <w:r>
        <w:rPr>
          <w:b/>
        </w:rPr>
        <w:t xml:space="preserve">174.6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174.7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174.8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8) and agree any improvements required.</w:t>
      </w:r>
    </w:p>
    <w:p>
      <w:r>
        <w:rPr>
          <w:b/>
        </w:rPr>
        <w:t xml:space="preserve">174.9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174.10 </w:t>
      </w:r>
      <w:r>
        <w:rPr/>
        <w:t>Where the Supplier becomes aware of any matter which may affect the change control (module 8), it shall notify the Customer promptly and in any event within five Working Days. The Customer may, acting reasonably, request such information from the Supplier as it requires to verify compliance with this clause.</w:t>
      </w:r>
    </w:p>
    <w:p>
      <w:r>
        <w:rPr>
          <w:b/>
        </w:rPr>
        <w:t xml:space="preserve">174.11 </w:t>
      </w:r>
      <w:r>
        <w:rPr/>
        <w:t>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Any approval given by the Customer under this clause shall not relieve the Supplier of any of its obligations under this Agreement.</w:t>
      </w:r>
    </w:p>
    <w:p>
      <w:pPr>
        <w:pStyle w:val="Heading1"/>
      </w:pPr>
      <w:r>
        <w:rPr/>
        <w:t>175. Fees and Payment (Module 8)</w:t>
      </w:r>
    </w:p>
    <w:p>
      <w:r>
        <w:rPr>
          <w:b/>
        </w:rPr>
        <w:t xml:space="preserve">175.1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fees and payment (module 8),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fees and payment (module 8) and agree any improvements required.</w:t>
      </w:r>
    </w:p>
    <w:p>
      <w:r>
        <w:rPr>
          <w:b/>
        </w:rPr>
        <w:t xml:space="preserve">175.2 </w:t>
      </w:r>
      <w:r>
        <w:rPr/>
        <w:t>The Customer shall pay each valid invoice within thirty (30) days of receipt.</w:t>
      </w:r>
    </w:p>
    <w:p>
      <w:r>
        <w:rPr>
          <w:b/>
        </w:rPr>
        <w:t xml:space="preserve">175.3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175.4 </w:t>
      </w:r>
      <w:r>
        <w:rPr/>
        <w:t>The Supplier shall maintain complete and accurate records relating to the fees and payment (module 8)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pPr>
        <w:rPr>
          <w:ins w:id="9200" w:author="Helena Voss" w:date="2026-09-28T08:30:09Z"/>
        </w:rPr>
      </w:pPr>
      <w:ins w:id="9199" w:author="Helena Voss" w:date="2026-09-28T08:30:09Z">
        <w:r>
          <w:rPr/>
          <w:t xml:space="preserve">2009.A The Parties shall co-operate in good faith.</w:t>
        </w:r>
      </w:ins>
    </w:p>
    <w:p>
      <w:r>
        <w:rPr>
          <w:b/>
        </w:rPr>
        <w:t xml:space="preserve">175.5 </w:t>
      </w:r>
      <w:r>
        <w:rPr/>
        <w:t xml:space="preserve">Undisputed amounts shall be</w:t>
      </w:r>
      <w:r>
        <w:rPr>
          <w:b/>
        </w:rPr>
        <w:t xml:space="preserve"> paid no lat</w:t>
      </w:r>
      <w:r>
        <w:rPr/>
        <w:t xml:space="preserve">er than 30 days after the date of the relevant invoice.</w:t>
      </w:r>
    </w:p>
    <w:p>
      <w:r>
        <w:rPr>
          <w:b/>
        </w:rPr>
        <w:t xml:space="preserve">175.6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fees and payment (module 8) and shall make them available to the Customer on request.</w:t>
      </w:r>
    </w:p>
    <w:p>
      <w:r>
        <w:rPr>
          <w:b/>
        </w:rPr>
        <w:t xml:space="preserve">175.7 </w:t>
      </w:r>
      <w:r>
        <w:rPr/>
        <w:t xml:space="preserve">The Supplier shall maintain complete and accurate records relating to the fees and payment (module 8) and shall make them available </w:t>
      </w:r>
      <w:r>
        <w:rPr/>
        <w:t xml:space="preserve">reasonable</w:t>
      </w:r>
      <w:r>
        <w:rPr/>
        <w:t xml:space="preserve"> the Customer on request.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175.8 </w:t>
      </w:r>
      <w:r>
        <w:rPr/>
        <w:t>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176. Invoicing (Module 8)</w:t>
      </w:r>
    </w:p>
    <w:p>
      <w:r>
        <w:rPr>
          <w:b/>
        </w:rPr>
        <w:t xml:space="preserve">176.1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176.2 </w:t>
      </w:r>
      <w:r>
        <w:rPr/>
        <w:t xml:space="preserve">Where the Supplier becomes aware of any matter which may affect the invoicing (module 8), it shall notify the Customer promptly and in any event within five Working Days. Where the Supplier becomes aware of any matter which may affect the invoicing (module 8),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176.3 </w:t>
      </w:r>
      <w:r>
        <w:rPr/>
        <w:t>Each party shall bear its own costs in connection with the matters described in this clause, save as otherwise expressly provided. The Supplier shall maintain complete and accurate records relating to the invoicing (module 8) and shall make them available to the Customer on request. Each party shall bear its own costs in connection with the matters described in this clause, save as otherwise expressly provided.</w:t>
      </w:r>
    </w:p>
    <w:p>
      <w:pPr>
        <w:rPr>
          <w:del w:id="9176" w:author="Helena Voss" w:date="2026-09-28T08:30:09Z"/>
        </w:rPr>
      </w:pPr>
      <w:del w:id="9175" w:author="Helena Voss" w:date="2026-09-28T08:30:09Z">
        <w:r>
          <w:rPr>
            <w:b/>
          </w:rPr>
          <w:delText xml:space="preserve">176.4 </w:delText>
        </w:r>
        <w:r>
          <w:rPr/>
          <w:delText xml:space="preserve">Nothing in this clause shall limit any other right or remedy of the Customer under this Agreement or at law. The Supplier shall perform its obligations under this clause with reasonable skill, care and diligence and in accordance with </w:delText>
        </w:r>
        <w:r>
          <w:rPr>
            <w:i/>
          </w:rPr>
          <w:delText>Good Industry Practice</w:delText>
        </w:r>
        <w:r>
          <w:rPr/>
          <w:delText>. Each party shall bear its own costs in connection with the matters described in this clause, save as otherwise expressly provided. The Supplier shall maintain complete and accurate records relating to the invoicing (module 8) and shall make them available to the Customer on request.</w:delText>
        </w:r>
      </w:del>
    </w:p>
    <w:p>
      <w:r>
        <w:rPr>
          <w:b/>
        </w:rPr>
        <w:t xml:space="preserve">176.5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invoicing (module 8), it shall notify the Customer promptly and in any event within five Working Days.</w:t>
      </w:r>
    </w:p>
    <w:p>
      <w:r>
        <w:rPr>
          <w:b/>
        </w:rPr>
        <w:t xml:space="preserve">176.6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176.7 </w:t>
      </w:r>
      <w:r>
        <w:rPr/>
        <w:t>Subject to Clause 9.2, the Supplier shall provide the deliverables described in this clause to the Customer.</w:t>
      </w:r>
    </w:p>
    <w:p>
      <w:r>
        <w:rPr>
          <w:b/>
        </w:rPr>
        <w:t xml:space="preserve">176.8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176.9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176.10 </w:t>
      </w:r>
      <w:r>
        <w:rPr/>
        <w:t>Nothing in this clause shall limit any other right or remedy of the Customer under this Agreement or at law. 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w:t>
      </w:r>
    </w:p>
    <w:p>
      <w:pPr>
        <w:pStyle w:val="Heading2"/>
      </w:pPr>
      <w:r>
        <w:rPr>
          <w:b/>
        </w:rPr>
        <w:t xml:space="preserve">176.11 </w:t>
      </w:r>
      <w:r>
        <w:rPr/>
        <w:t>The Supplier shall provide the exit plan within thirty (30) days of the Effective Date.</w:t>
      </w:r>
    </w:p>
    <w:p>
      <w:r>
        <w:rPr>
          <w:b/>
        </w:rPr>
        <w:t xml:space="preserve">176.12 </w:t>
      </w:r>
      <w:r>
        <w:rPr/>
        <w:t>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 Where the Supplier becomes aware of any matter which may affect the invoicing (module 8), it shall notify the Customer promptly and in any event within five Working Days. Each party shall bear its own costs in connection with the matters described in this clause, save as otherwise expressly provided.</w:t>
      </w:r>
    </w:p>
    <w:p>
      <w:r>
        <w:rPr>
          <w:b/>
        </w:rPr>
        <w:t xml:space="preserve">176.13 </w:t>
      </w:r>
      <w:r>
        <w:rPr/>
        <w:t xml:space="preserve">The Supplier shall retain all Customer Data for 30 days after termination before secure deletion.</w:t>
      </w:r>
      <w:ins w:id="9027" w:author="Helena Voss" w:date="2026-09-28T08:30:09Z">
        <w:r>
          <w:rPr/>
          <w:t xml:space="preserve"> This obligation survives termination.</w:t>
        </w:r>
      </w:ins>
    </w:p>
    <w:p>
      <w:pPr>
        <w:pStyle w:val="Heading1"/>
      </w:pPr>
      <w:r>
        <w:rPr/>
        <w:t>177. Term (Module 8)</w:t>
      </w:r>
    </w:p>
    <w:p>
      <w:r>
        <w:rPr>
          <w:b/>
        </w:rPr>
        <w:t xml:space="preserve">177.1 </w:t>
      </w:r>
      <w:r>
        <w:rPr/>
        <w:t>Either party may terminate this Agreement for convenience on not less than thirty (30) days' written notice.</w:t>
      </w:r>
    </w:p>
    <w:p>
      <w:r>
        <w:rPr>
          <w:b/>
        </w:rPr>
        <w:t xml:space="preserve">177.2 </w:t>
      </w:r>
      <w:r>
        <w:rPr/>
        <w:t>Each party shall bear its own costs in connection with the matters described in this clause, save as otherwise expressly provided. The Supplier shall maintain complete and accurate records relating to the term (module 8) and shall make them available to the Customer on request. Any approval given by the Customer under this clause shall not relieve the Supplier of any of its obligations under this Agreement.</w:t>
      </w:r>
    </w:p>
    <w:p>
      <w:r>
        <w:rPr>
          <w:b/>
        </w:rPr>
        <w:t xml:space="preserve">177.3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177.4 </w:t>
      </w:r>
      <w:r>
        <w:rPr/>
        <w:t>The Customer may, acting reasonably, request such information from the Supplier as it requires to verify compliance with this clause. Where the Supplier becomes aware of any matter which may affect the term (module 8), it shall notify the Customer promptly and in any event within five Working Days. Nothing in this clause shall limit any other right or remedy of the Customer under this Agreement or at law.</w:t>
      </w:r>
    </w:p>
    <w:p>
      <w:r>
        <w:rPr>
          <w:b/>
        </w:rPr>
        <w:t xml:space="preserve">177.5 </w:t>
      </w:r>
      <w:r>
        <w:rPr/>
        <w:t xml:space="preserve">The parties shall meet at least quarterly to review performance in relation to the term (module 8)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term (module 8) and shall make them available to the Customer on request.</w:t>
      </w:r>
      <w:r>
        <w:rPr/>
        <w:t xml:space="preserve"> This obligation survives termination.</w:t>
      </w:r>
    </w:p>
    <w:p>
      <w:r>
        <w:rPr>
          <w:b/>
        </w:rPr>
        <w:t xml:space="preserve">177.6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term (module 8) and shall make them available to the Customer on request.</w:t>
      </w:r>
    </w:p>
    <w:p>
      <w:r>
        <w:rPr>
          <w:b/>
        </w:rPr>
        <w:t xml:space="preserve">177.7 </w:t>
      </w:r>
      <w:r>
        <w:rPr/>
        <w:t>The parties shall meet at least quarterly to review performance in relation to the term (module 8) and agree any improvements required. The Supplier shall maintain complete and accurate records relating to the term (module 8) and shall make them available to the Customer on request. Any approval given by the Customer under this clause shall not relieve the Supplier of any of its obligations under this Agreement.</w:t>
      </w:r>
    </w:p>
    <w:p>
      <w:r>
        <w:rPr>
          <w:b/>
        </w:rPr>
        <w:t xml:space="preserve">177.8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177.9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pPr>
        <w:pStyle w:val="Heading1"/>
      </w:pPr>
      <w:r>
        <w:rPr/>
        <w:t>178. Termination (Module 8)</w:t>
      </w:r>
    </w:p>
    <w:p>
      <w:r>
        <w:rPr>
          <w:b/>
        </w:rPr>
        <w:t xml:space="preserve">178.1 </w:t>
      </w:r>
      <w:r>
        <w:rPr/>
        <w:t>Subject to Clause 9.2, the Supplier shall provide the deliverables described in this clause to the Customer.</w:t>
      </w:r>
    </w:p>
    <w:p>
      <w:r>
        <w:rPr>
          <w:b/>
        </w:rPr>
        <w:t xml:space="preserve">178.3 </w:t>
      </w:r>
      <w:r>
        <w:rPr/>
        <w:t>Nothing in this clause shall limit any other right or remedy of the Customer under this Agreement or at law. The parties shall meet at least quarterly to review performance in relation to the termination (module 8) and agree any improvements required.</w:t>
      </w:r>
    </w:p>
    <w:p>
      <w:r>
        <w:rPr>
          <w:b/>
        </w:rPr>
        <w:t xml:space="preserve">178.4 </w:t>
      </w:r>
      <w:r>
        <w:rPr/>
        <w:t>Nothing in this clause shall limit any other right or remedy of the Customer under this Agreement or at law. The Supplier shall maintain complete and accurate records relating to the termination (module 8) and shall make them available to the Customer on request.</w:t>
      </w:r>
    </w:p>
    <w:p>
      <w:r>
        <w:rPr>
          <w:b/>
        </w:rPr>
        <w:t xml:space="preserve">178.5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178.6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178.7 </w:t>
      </w:r>
      <w:r>
        <w:rPr/>
        <w:t>The Supplier shall maintain complete and accurate records relating to the termination (module 8) and shall make them available to the Customer on request. The parties shall meet at least quarterly to review performance in relation to the termination (module 8) and agree any improvements required. The Customer may, acting reasonably, request such information from the Supplier as it requires to verify compliance with this clause. Where the Supplier becomes aware of any matter which may affect the termination (module 8), it shall notify the Customer promptly and in any event within five Working Days.</w:t>
      </w:r>
    </w:p>
    <w:p>
      <w:r>
        <w:rPr>
          <w:b/>
        </w:rPr>
        <w:t xml:space="preserve">178.8 </w:t>
      </w:r>
      <w:r>
        <w:rPr/>
        <w:t>Each party shall bear its own costs in connection with the matters described in this clause, save as otherwise expressly provided. Where the Supplier becomes aware of any matter which may affect the termination (module 8), it shall notify the Customer promptly and in any event within five Working Days.</w:t>
      </w:r>
    </w:p>
    <w:p>
      <w:r>
        <w:rPr>
          <w:b/>
        </w:rPr>
        <w:t xml:space="preserve">178.9 </w:t>
      </w:r>
      <w:r>
        <w:rPr/>
        <w:t>Where the Supplier becomes aware of any matter which may affect the termination (module 8),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178.10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178.11 </w:t>
      </w:r>
      <w:r>
        <w:rPr/>
        <w:t>The parties shall meet at least quarterly to review performance in relation to the termination (module 8) and agree any improvements required. The Supplier shall maintain complete and accurate records relating to the termination (module 8) and shall make them available to the Customer on request. Where the Supplier becomes aware of any matter which may affect the termination (module 8), it shall notify the Customer promptly and in any event within five Working Days. Where the Supplier becomes aware of any matter which may affect the termination (module 8), it shall notify the Customer promptly and in any event within five Working Days.</w:t>
      </w:r>
    </w:p>
    <w:p>
      <w:r>
        <w:rPr>
          <w:b/>
        </w:rPr>
        <w:t xml:space="preserve">178.12 </w:t>
      </w:r>
      <w:r>
        <w:rPr/>
        <w:t>The Supplier shall provide the exit plan within thirty (30) days of the Effective Date.</w:t>
      </w:r>
    </w:p>
    <w:p>
      <w:pPr>
        <w:pStyle w:val="Heading1"/>
      </w:pPr>
      <w:r>
        <w:rPr/>
        <w:t>179. Confidentiality (Module 8)</w:t>
      </w:r>
    </w:p>
    <w:p>
      <w:r>
        <w:rPr>
          <w:b/>
        </w:rPr>
        <w:t xml:space="preserve">179.1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Where the Supplier becomes aware of any matter which may affect the confidentiality (module 8), it shall notify the Customer promptly and in any event within five Working Days. The parties shall meet at least quarterly to review performance in relation to the confidentiality (module 8) and agree any improvements required.</w:t>
      </w:r>
    </w:p>
    <w:p>
      <w:r>
        <w:rPr>
          <w:b/>
        </w:rPr>
        <w:t xml:space="preserve">179.2 </w:t>
      </w:r>
      <w:r>
        <w:rPr/>
        <w:t>The parties shall meet at least quarterly to review performance in relation to the confidentiality (module 8) and agree any improvements required. The Customer may, acting reasonably, request such information from the Supplier as it requires to verify compliance with this clause. The Supplier shall maintain complete and accurate records relating to the confidentiality (module 8) and shall make them available to the Customer on request. Each party shall bear its own costs in connection with the matters described in this clause, save as otherwise expressly provided.</w:t>
      </w:r>
    </w:p>
    <w:p>
      <w:r>
        <w:rPr>
          <w:b/>
        </w:rPr>
        <w:t xml:space="preserve">179.3 </w:t>
      </w:r>
      <w:r>
        <w:rPr/>
        <w:t>Nothing in this clause shall limit any other right or remedy of the Customer under this Agreement or at law. The Supplier shall maintain complete and accurate records relating to the confidentiality (module 8) and shall make them available to the Customer on request. The Customer may, acting reasonably, request such information from the Supplier as it requires to verify compliance with this clause. Where the Supplier becomes aware of any matter which may affect the confidentiality (module 8), it shall notify the Customer promptly and in any event within five Working Days.</w:t>
      </w:r>
    </w:p>
    <w:p>
      <w:r>
        <w:rPr>
          <w:b/>
        </w:rPr>
        <w:t xml:space="preserve">179.4 </w:t>
      </w:r>
      <w:r>
        <w:rPr/>
        <w:t>The parties shall meet at least quarterly to review performance in relation to the confidentiality (module 8) and agree any improvements required. The parties shall meet at least quarterly to review performance in relation to the confidentiality (module 8) and agree any improvements required.</w:t>
      </w:r>
    </w:p>
    <w:p>
      <w:r>
        <w:rPr>
          <w:b/>
        </w:rPr>
        <w:t xml:space="preserve">179.5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 The Supplier shall maintain complete and accurate records relating to the confidentiality (module 8) and shall make them available to the Customer on request.</w:t>
      </w:r>
    </w:p>
    <w:p>
      <w:r>
        <w:rPr>
          <w:b/>
        </w:rPr>
        <w:t xml:space="preserve">179.6 </w:t>
      </w:r>
      <w:r>
        <w:rPr/>
        <w:t xml:space="preserve">Where the Supplier becomes aware of any matter which may affect the confidentiality (module </w:t>
      </w:r>
      <w:del w:id="9091" w:author="Helena Voss" w:date="2026-09-28T08:30:09Z">
        <w:r>
          <w:rPr/>
          <w:delText xml:space="preserve">8),</w:delText>
        </w:r>
      </w:del>
      <w:ins w:id="9092" w:author="Helena Voss" w:date="2026-09-28T08:30:09Z">
        <w:r>
          <w:rPr/>
          <w:t xml:space="preserve">reasonable</w:t>
        </w:r>
      </w:ins>
      <w:r>
        <w:rPr/>
        <w:t xml:space="preserve"> it shall notify the Customer promptly and in any event within five Working Days. Each party shall bear its own costs in connection with the matters described in this clause, save as otherwise expressly provided.</w:t>
      </w:r>
    </w:p>
    <w:p>
      <w:r>
        <w:rPr>
          <w:b/>
        </w:rPr>
        <w:t xml:space="preserve">179.7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8) and agree any improvements required.</w:t>
      </w:r>
    </w:p>
    <w:p>
      <w:r>
        <w:rPr>
          <w:b/>
        </w:rPr>
        <w:t xml:space="preserve">179.8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confidentiality (module 8), it shall notify the Customer promptly and in any event within five Working Days. Any approval given by the Customer under this clause shall not relieve the Supplier of any of its obligations under this Agreement.</w:t>
      </w:r>
    </w:p>
    <w:p>
      <w:r>
        <w:rPr>
          <w:b/>
        </w:rPr>
        <w:t xml:space="preserve">179.9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The parties shall meet at least quarterly to review performance in relation to the confidentiality (module 8) and agree any improvements required. The Supplier shall maintain complete and accurate records relating to the confidentiality (module 8) and shall make them available to the Customer on request.</w:t>
      </w:r>
    </w:p>
    <w:p>
      <w:r>
        <w:rPr>
          <w:b/>
        </w:rPr>
        <w:t xml:space="preserve">179.10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8) and agree any improvements required.</w:t>
      </w:r>
    </w:p>
    <w:p>
      <w:r>
        <w:rPr>
          <w:b/>
        </w:rPr>
        <w:t xml:space="preserve">179.11 </w:t>
      </w:r>
      <w:r>
        <w:rPr/>
        <w:t>The parties shall meet at least quarterly to review performance in relation to the confidentiality (module 8) and agree any improvements required. Nothing in this clause shall limit any other right or remedy of the Customer under this Agreement or at law. Where the Supplier becomes aware of any matter which may affect the confidentiality (module 8), it shall notify the Customer promptly and in any event within five Working Days.</w:t>
      </w:r>
    </w:p>
    <w:p>
      <w:r>
        <w:rPr>
          <w:b/>
        </w:rPr>
        <w:t xml:space="preserve">179.12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w:t>
      </w:r>
      <w:r>
        <w:rPr/>
        <w:t xml:space="preserve">reasonable</w:t>
      </w:r>
      <w:r>
        <w:rPr/>
        <w:t xml:space="preserve">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w:t>
      </w:r>
    </w:p>
    <w:p>
      <w:r>
        <w:rPr>
          <w:b/>
        </w:rPr>
        <w:t xml:space="preserve">179.13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w:t>
      </w:r>
    </w:p>
    <w:p>
      <w:pPr>
        <w:rPr>
          <w:ins w:id="9218" w:author="Helena Voss" w:date="2026-09-28T08:30:09Z"/>
        </w:rPr>
      </w:pPr>
      <w:ins w:id="9217" w:author="Helena Voss" w:date="2026-09-28T08:30:09Z">
        <w:r>
          <w:rPr/>
          <w:t xml:space="preserve">2063.A The Parties shall co-operate in good faith.</w:t>
        </w:r>
      </w:ins>
    </w:p>
    <w:p>
      <w:pPr>
        <w:pStyle w:val="Heading1"/>
      </w:pPr>
      <w:r>
        <w:rPr/>
        <w:t>180. Intellectual Property (Module 8)</w:t>
      </w:r>
    </w:p>
    <w:p>
      <w:r>
        <w:rPr>
          <w:b/>
        </w:rPr>
        <w:t xml:space="preserve">180.1 </w:t>
      </w:r>
      <w:r>
        <w:rPr/>
        <w:t>Subject to Clause 9, the Supplier shall provide the deliverables described in this clause to the Customer.</w:t>
      </w:r>
    </w:p>
    <w:p>
      <w:r>
        <w:rPr>
          <w:b/>
        </w:rPr>
        <w:t xml:space="preserve">180.2 </w:t>
      </w:r>
      <w:r>
        <w:rPr/>
        <w:t xml:space="preserve">Each party shall bear its own costs in connection with the matters described in this clause, save as otherwise expressly provided. The parties shall meet at least quarterly to review performance in relation to the intellectual property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180.3 </w:t>
      </w:r>
      <w:r>
        <w:rPr/>
        <w:t>Subject to Clause 9.2, the Supplier shall provide the deliverables described in this clause to the Customer.</w:t>
      </w:r>
    </w:p>
    <w:p>
      <w:r>
        <w:rPr>
          <w:b/>
        </w:rPr>
        <w:t xml:space="preserve">180.4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180.5 </w:t>
      </w:r>
      <w:r>
        <w:rPr/>
        <w:t>The Supplier shall maintain complete and accurate records relating to the intellectual property (module 8)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180.6 </w:t>
      </w:r>
      <w:r>
        <w:rPr/>
        <w:t xml:space="preserve">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180.7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intellectual property (module 8) and shall make them available to the Customer on request.</w:t>
      </w:r>
    </w:p>
    <w:p>
      <w:r>
        <w:rPr>
          <w:b/>
        </w:rPr>
        <w:t xml:space="preserve">180.8 </w:t>
      </w:r>
      <w:r>
        <w:rPr/>
        <w:t xml:space="preserve">The Customer may, acting reasonably, request such information from the Supplier as it requires to verify compliance with this clause. 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180.9 </w:t>
      </w:r>
      <w:r>
        <w:rPr/>
        <w:t>The parties shall meet at least quarterly to review performance in relation to the intellectual property (module 8) and agree any improvements required. Each party shall bear its own costs in connection with the matters described in this clause, save as otherwise expressly provided.</w:t>
      </w:r>
    </w:p>
    <w:p>
      <w:r>
        <w:rPr>
          <w:b/>
        </w:rPr>
        <w:t xml:space="preserve">180.10 </w:t>
      </w:r>
      <w:r>
        <w:rPr/>
        <w:t xml:space="preserve">The Supplier shall retain all Customer Data for 30 </w:t>
      </w:r>
      <w:del w:id="9138" w:author="Helena Voss" w:date="2026-09-28T08:30:09Z">
        <w:r>
          <w:rPr/>
          <w:delText xml:space="preserve">days</w:delText>
        </w:r>
      </w:del>
      <w:ins w:id="9139" w:author="Helena Voss" w:date="2026-09-28T08:30:09Z">
        <w:r>
          <w:rPr/>
          <w:t xml:space="preserve">reasonable</w:t>
        </w:r>
      </w:ins>
      <w:r>
        <w:rPr/>
        <w:t xml:space="preserve"> after termination before secure deletion.</w:t>
      </w:r>
    </w:p>
    <w:p>
      <w:r>
        <w:rPr>
          <w:b/>
        </w:rPr>
        <w:t xml:space="preserve">180.11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180.12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intellectual property (module 8), it shall notify the Customer promptly and in any event within five Working Days.</w:t>
      </w:r>
    </w:p>
    <w:p>
      <w:pPr>
        <w:pStyle w:val="Heading1"/>
      </w:pPr>
      <w:r>
        <w:rPr/>
        <w:t>181. Data Protection (Module 8)</w:t>
      </w:r>
    </w:p>
    <w:p>
      <w:r>
        <w:rPr>
          <w:b/>
        </w:rPr>
        <w:t xml:space="preserve">181.1 </w:t>
      </w:r>
      <w:r>
        <w:rPr/>
        <w:t>Any approval given by the Customer under this clause shall not relieve the Supplier of any of its obligations under this Agreement. The parties shall meet at least quarterly to review performance in relation to the data protection (module 8)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181.3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8) and agree any improvements required.</w:t>
      </w:r>
    </w:p>
    <w:p>
      <w:r>
        <w:rPr>
          <w:b/>
        </w:rPr>
        <w:t xml:space="preserve">181.4 </w:t>
      </w:r>
      <w:r>
        <w:rPr/>
        <w:t>The parties shall meet at least quarterly to review performance in relation to the data protection (module 8) and agree any improvements required.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8) and shall make them available to the Customer on request.</w:t>
      </w:r>
    </w:p>
    <w:p>
      <w:r>
        <w:rPr>
          <w:b/>
        </w:rPr>
        <w:t xml:space="preserve">181.5 </w:t>
      </w:r>
      <w:r>
        <w:rPr/>
        <w:t>Nothing in this clause shall limit any other right or remedy of the Customer under this Agreement or at law. The Supplier shall maintain complete and accurate records relating to the data protection (module 8) and shall make them available to the Customer on request. The parties shall meet at least quarterly to review performance in relation to the data protection (module 8) and agree any improvements required. The parties shall meet at least quarterly to review performance in relation to the data protection (module 8) and agree any improvements required.</w:t>
      </w:r>
    </w:p>
    <w:p>
      <w:r>
        <w:rPr>
          <w:b/>
        </w:rPr>
        <w:t xml:space="preserve">181.7 </w:t>
      </w:r>
      <w:r>
        <w:rPr/>
        <w:t>Where the Supplier becomes aware of any matter which may affect the data protection (module 8),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pPr>
        <w:rPr/>
      </w:pPr>
      <w:r>
        <w:rPr/>
        <w:t xml:space="preserve">2084.A The Parties shall co-operate in good faith.</w:t>
      </w:r>
    </w:p>
    <w:p>
      <w:r>
        <w:rPr>
          <w:b/>
        </w:rPr>
        <w:t xml:space="preserve">181.8 </w:t>
      </w:r>
      <w:r>
        <w:rPr/>
        <w:t>The parties shall meet at least quarterly to review performance in relation to the data protection (module 8)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182. Security (Module 8)</w:t>
      </w:r>
    </w:p>
    <w:p>
      <w:r>
        <w:rPr>
          <w:b/>
        </w:rPr>
        <w:t xml:space="preserve">182.1 </w:t>
      </w:r>
      <w:r>
        <w:rPr/>
        <w:t>The Supplier shall remedy any material breach within 30 days of written notice requiring it to do so.</w:t>
      </w:r>
    </w:p>
    <w:p>
      <w:r>
        <w:rPr>
          <w:b/>
        </w:rPr>
        <w:t xml:space="preserve">182.2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182.3 </w:t>
      </w:r>
      <w:r>
        <w:rPr/>
        <w:t>The Customer may, acting reasonably, request such information from the Supplier as it requires to verify compliance with this clause. Where the Supplier becomes aware of any matter which may affect the security (module 8), it shall notify the Customer promptly and in any event within five Working Days.</w:t>
      </w:r>
    </w:p>
    <w:p>
      <w:r>
        <w:rPr>
          <w:b/>
        </w:rPr>
        <w:t xml:space="preserve">182.4 </w:t>
      </w:r>
      <w:r>
        <w:rPr/>
        <w:t>The Supplier shall maintain complete and accurate records relating to the security (module 8) and shall make them available to the Customer on request. Where the Supplier becomes aware of any matter which may affect the security (module 8), it shall notify the Customer promptly and in any event within five Working Days. The parties shall meet at least quarterly to review performance in relation to the security (module 8) and agree any improvements required.</w:t>
      </w:r>
    </w:p>
    <w:p>
      <w:r>
        <w:rPr>
          <w:b/>
        </w:rPr>
        <w:t xml:space="preserve">182.5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182.6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182.7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183. Audit (Module 8)</w:t>
      </w:r>
    </w:p>
    <w:p>
      <w:r>
        <w:rPr>
          <w:b/>
        </w:rPr>
        <w:t xml:space="preserve">183.1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183.2 </w:t>
      </w:r>
      <w:r>
        <w:rPr/>
        <w:t>The Customer may, acting reasonably, request such information from the Supplier as it requires to verify compliance with this clause. The Supplier shall maintain complete and accurate records relating to the audit (module 8) and shall make them available to the Customer on request. The Customer may, acting reasonably, request such information from the Supplier as it requires to verify compliance with this clause.</w:t>
      </w:r>
    </w:p>
    <w:p>
      <w:r>
        <w:rPr>
          <w:b/>
        </w:rPr>
        <w:t xml:space="preserve">183.3 </w:t>
      </w:r>
      <w:r>
        <w:rPr/>
        <w:t>The Customer may, acting reasonably, request such information from the Supplier as it requires to verify compliance with this clause. Where the Supplier becomes aware of any matter which may affect the audit (module 8), it shall notify the Customer promptly and in any event within five Working Days.</w:t>
      </w:r>
    </w:p>
    <w:p>
      <w:r>
        <w:rPr>
          <w:b/>
        </w:rPr>
        <w:t xml:space="preserve">183.4 </w:t>
      </w:r>
      <w:r>
        <w:rPr/>
        <w:t xml:space="preserve">The parties shall meet at least quarterly to review performance in relation to the audit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183.5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183.6 </w:t>
      </w:r>
      <w:r>
        <w:rPr/>
        <w:t>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Any approval given by the Customer under this clause shall not relieve the Supplier of any of its obligations under this Agreement.</w:t>
      </w:r>
    </w:p>
    <w:p>
      <w:r>
        <w:rPr>
          <w:b/>
        </w:rPr>
        <w:t xml:space="preserve">183.7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183.8 </w:t>
      </w:r>
      <w:r>
        <w:rPr/>
        <w:t>The Supplier shall maintain complete and accurate records relating to the audit (module 8) and shall make them available to the Customer on request. 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Nothing in this clause shall limit any other right or remedy of the Customer under this Agreement or at law.</w:t>
      </w:r>
    </w:p>
    <w:p>
      <w:pPr>
        <w:pStyle w:val="Heading1"/>
      </w:pPr>
      <w:r>
        <w:rPr/>
        <w:t>184. Warranties (Module 8)</w:t>
      </w:r>
    </w:p>
    <w:p>
      <w:r>
        <w:rPr>
          <w:b/>
        </w:rPr>
        <w:t xml:space="preserve">184.1 </w:t>
      </w:r>
      <w:r>
        <w:rPr/>
        <w:t>The parties shall meet at least quarterly to review performance in relation to the warranties (module 8) and agree any improvements required. The parties shall meet at least quarterly to review performance in relation to the warranties (module 8) and agree any improvements required. Where the Supplier becomes aware of any matter which may affect the warranties (module 8), it shall notify the Customer promptly and in any event within five Working Days. The Supplier shall maintain complete and accurate records relating to the warranties (module 8) and shall make them available to the Customer on request.</w:t>
      </w:r>
    </w:p>
    <w:p>
      <w:r>
        <w:rPr>
          <w:b/>
        </w:rPr>
        <w:t xml:space="preserve">184.2 </w:t>
      </w:r>
      <w:r>
        <w:rPr/>
        <w:t>Any approval given by the Customer under this clause shall not relieve the Supplier of any of its obligations under this Agreement. The parties shall meet at least quarterly to review performance in relation to the warranties (module 8) and agree any improvements required.</w:t>
      </w:r>
    </w:p>
    <w:p>
      <w:r>
        <w:rPr>
          <w:b/>
        </w:rPr>
        <w:t xml:space="preserve">184.3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184.4 </w:t>
      </w:r>
      <w:r>
        <w:rPr/>
        <w:t xml:space="preserve">Where the Supplier becomes aware of any matter which may affect the warranties (module 8),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184.6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8) and shall make them available to the Customer on request.</w:t>
      </w:r>
    </w:p>
    <w:p>
      <w:r>
        <w:rPr>
          <w:b/>
        </w:rPr>
        <w:t xml:space="preserve">184.7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warranties (module 8) and shall make them available to the Customer on request.</w:t>
      </w:r>
    </w:p>
    <w:p>
      <w:r>
        <w:rPr>
          <w:b/>
        </w:rPr>
        <w:t xml:space="preserve">184.8 </w:t>
      </w:r>
      <w:r>
        <w:rPr/>
        <w:t>Nothing in this clause shall limit any other right or remedy of the Customer under this Agreement or at law. The Supplier shall maintain complete and accurate records relating to the warranties (module 8) and shall make them available to the Customer on request. The parties shall meet at least quarterly to review performance in relation to the warranties (module 8) and agree any improvements required. The Supplier shall maintain complete and accurate records relating to the warranties (module 8) and shall make them available to the Customer on request.</w:t>
      </w:r>
    </w:p>
    <w:p>
      <w:r>
        <w:rPr>
          <w:b/>
        </w:rPr>
        <w:t xml:space="preserve">184.9 </w:t>
      </w:r>
      <w:r>
        <w:rPr/>
        <w:t>Subject to Clause 9.4, the Supplier shall provide the deliverables described in this clause to the Customer.</w:t>
      </w:r>
    </w:p>
    <w:p>
      <w:r>
        <w:rPr>
          <w:b/>
        </w:rPr>
        <w:t xml:space="preserve">184.10 </w:t>
      </w:r>
      <w:r>
        <w:rPr/>
        <w:t xml:space="preserve">The Supplier shall maintain complete and accurate records relating to the warranties (module 8)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185. Indemnities (Module 8)</w:t>
      </w:r>
    </w:p>
    <w:p>
      <w:r>
        <w:rPr>
          <w:b/>
        </w:rPr>
        <w:t xml:space="preserve">185.1 </w:t>
      </w:r>
      <w:r>
        <w:rPr/>
        <w:t>The Supplier shall maintain complete and accurate records relating to the indemnities (module 8)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185.2 </w:t>
      </w:r>
      <w:r>
        <w:rPr/>
        <w:t xml:space="preserve">The Supplier shall maintain complete and accurate records relating to the indemnities (module 8)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185.3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indemnities (module 8) and agree any improvements required. The parties shall meet at least quarterly to review performance in relation to the indemnities (module 8) and agree any improvements required.</w:t>
      </w:r>
    </w:p>
    <w:p>
      <w:r>
        <w:rPr>
          <w:b/>
        </w:rPr>
        <w:t xml:space="preserve">185.4 </w:t>
      </w:r>
      <w:r>
        <w:rPr/>
        <w:t>Clause 19 applies to any dispute arising under this clause.</w:t>
      </w:r>
    </w:p>
    <w:p>
      <w:pPr>
        <w:rPr>
          <w:del w:id="9158" w:author="Helena Voss" w:date="2026-09-28T08:30:09Z"/>
        </w:rPr>
      </w:pPr>
      <w:del w:id="9157" w:author="Helena Voss" w:date="2026-09-28T08:30:09Z">
        <w:r>
          <w:rPr>
            <w:b/>
          </w:rPr>
          <w:delText xml:space="preserve">185.5 </w:delText>
        </w:r>
        <w:r>
          <w:rPr/>
          <w:delText>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Where the Supplier becomes aware of any matter which may affect the indemnities (module 8), it shall notify the Customer promptly and in any event within five Working Days.</w:delText>
        </w:r>
      </w:del>
    </w:p>
    <w:p>
      <w:r>
        <w:rPr>
          <w:b/>
        </w:rPr>
        <w:t xml:space="preserve">185.6 </w:t>
      </w:r>
      <w:r>
        <w:rPr/>
        <w:t xml:space="preserve">Any approval given by the Customer under this clause shall not relieve the Supplier of any of its obligations under this Agreement. The parties shall meet at least quarterly to review performance in relation </w:t>
      </w:r>
      <w:r>
        <w:rPr/>
        <w:t xml:space="preserve">reasonable</w:t>
      </w:r>
      <w:r>
        <w:rPr/>
        <w:t xml:space="preserve"> the indemnities (module 8) and agree any improvements required.</w:t>
      </w:r>
    </w:p>
    <w:p>
      <w:r>
        <w:rPr>
          <w:b/>
        </w:rPr>
        <w:t xml:space="preserve">185.7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8) and shall make them available to the Customer on request.</w:t>
      </w:r>
    </w:p>
    <w:p>
      <w:r>
        <w:rPr>
          <w:b/>
        </w:rPr>
        <w:t xml:space="preserve">185.8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185.9 </w:t>
      </w:r>
      <w:r>
        <w:rPr/>
        <w:t>Where the Supplier becomes aware of any matter which may affect the indemnities (module 8), it shall notify the Customer promptly and in any event within five Working Days. Where the Supplier becomes aware of any matter which may affect the indemnities (module 8), it shall notify the Customer promptly and in any event within five Working Days. The parties shall meet at least quarterly to review performance in relation to the indemnities (module 8) and agree any improvements required. The Customer may, acting reasonably, request such information from the Supplier as it requires to verify compliance with this clause.</w:t>
      </w:r>
    </w:p>
    <w:p>
      <w:r>
        <w:rPr>
          <w:b/>
        </w:rPr>
        <w:t xml:space="preserve">185.10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185.11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186. Limitation of Liability (Module 8)</w:t>
      </w:r>
    </w:p>
    <w:p>
      <w:r>
        <w:rPr>
          <w:b/>
        </w:rPr>
        <w:t xml:space="preserve">186.1 </w:t>
      </w:r>
      <w:r>
        <w:rPr/>
        <w:t>Nothing in this clause shall limit any other right or remedy of the Customer under this Agreement or at law. The parties shall meet at least quarterly to review performance in relation to the limitation of liability (module 8)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186.2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186.3 </w:t>
      </w:r>
      <w:r>
        <w:rPr/>
        <w:t xml:space="preserve">The Supplier shall maintain complete and accurate records relating to the limitation of liability (module 8) and shall make them available to the Customer on request. The Supplier shall maintain complete and accurate records relating to the limitation of liability (module 8)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186.4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186.5 </w:t>
      </w:r>
      <w:r>
        <w:rPr/>
        <w:t>Either party may terminate this Agreement for convenience on not less than thirty (30) days' written notice.</w:t>
      </w:r>
    </w:p>
    <w:p>
      <w:r>
        <w:rPr>
          <w:b/>
        </w:rPr>
        <w:t xml:space="preserve">186.6 </w:t>
      </w:r>
      <w:r>
        <w:rPr/>
        <w:t>Each party shall bear its own costs in connection with the matters described in this clause, save as otherwise expressly provided. The parties shall meet at least quarterly to review performance in relation to the limitation of liability (module 8) and agree any improvements required.</w:t>
      </w:r>
    </w:p>
    <w:p>
      <w:r>
        <w:rPr>
          <w:b/>
        </w:rPr>
        <w:t xml:space="preserve">186.7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186.8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8), it shall notify the Customer promptly and in any event within five Working Days. The Supplier shall maintain complete and accurate records relating to the limitation of liability (module 8) and shall make them available to the Customer on request.</w:t>
      </w:r>
    </w:p>
    <w:p>
      <w:r>
        <w:rPr>
          <w:b/>
        </w:rPr>
        <w:t xml:space="preserve">186.9 </w:t>
      </w:r>
      <w:r>
        <w:rPr/>
        <w:t>Nothing in this clause shall limit any other right or remedy of the Customer under this Agreement or at law. The Supplier shall maintain complete and accurate records relating to the limitation of liability (module 8) and shall make them available to the Customer on request.</w:t>
      </w:r>
    </w:p>
    <w:p>
      <w:r>
        <w:rPr>
          <w:b/>
        </w:rPr>
        <w:t xml:space="preserve">186.10 </w:t>
      </w:r>
      <w:r>
        <w:rPr/>
        <w:t>Where the Supplier becomes aware of any matter which may affect the limitation of liability (module 8),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8), it shall notify the Customer promptly and in any event within five Working Days.</w:t>
      </w:r>
    </w:p>
    <w:p>
      <w:r>
        <w:rPr>
          <w:b/>
        </w:rPr>
        <w:t xml:space="preserve">186.11 </w:t>
      </w:r>
      <w:r>
        <w:rPr/>
        <w:t>Subject to Clause 9.4, the Supplier shall provide the deliverables described in this clause to the Customer.</w:t>
      </w:r>
    </w:p>
    <w:p>
      <w:pPr>
        <w:pStyle w:val="Heading1"/>
      </w:pPr>
      <w:r>
        <w:rPr/>
        <w:t>187. Insurance (Module 8)</w:t>
      </w:r>
    </w:p>
    <w:p>
      <w:r>
        <w:rPr>
          <w:b/>
        </w:rPr>
        <w:t xml:space="preserve">187.1 </w:t>
      </w:r>
      <w:r>
        <w:rPr/>
        <w:t>Subject to Clause 9.4, the Supplier shall provide the deliverables described in this clause to the Customer.</w:t>
      </w:r>
    </w:p>
    <w:p>
      <w:r>
        <w:rPr>
          <w:b/>
        </w:rPr>
        <w:t xml:space="preserve">187.2 </w:t>
      </w:r>
      <w:r>
        <w:rPr/>
        <w:t>Clause 29.1 applies to any dispute arising under this clause.</w:t>
      </w:r>
    </w:p>
    <w:p>
      <w:r>
        <w:rPr>
          <w:b/>
        </w:rPr>
        <w:t xml:space="preserve">187.3 </w:t>
      </w:r>
      <w:r>
        <w:rPr/>
        <w:t>The parties shall meet at least quarterly to review performance in relation to the insurance (module 8) and agree any improvements required. The Supplier shall maintain complete and accurate records relating to the insurance (module 8) and shall make them available to the Customer on request. Each party shall bear its own costs in connection with the matters described in this clause, save as otherwise expressly provided.</w:t>
      </w:r>
    </w:p>
    <w:p>
      <w:r>
        <w:rPr>
          <w:b/>
        </w:rPr>
        <w:t xml:space="preserve">187.4 </w:t>
      </w:r>
      <w:r>
        <w:rPr/>
        <w:t>Nothing in this clause shall limit any other right or remedy of the Customer under this Agreement or at law. The Supplier shall maintain complete and accurate records relating to the insurance (module 8) and shall make them available to the Customer on request.</w:t>
      </w:r>
    </w:p>
    <w:p>
      <w:r>
        <w:rPr>
          <w:b/>
        </w:rPr>
        <w:t xml:space="preserve">187.5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187.6 </w:t>
      </w:r>
      <w:r>
        <w:rPr/>
        <w:t>Nothing in this clause shall limit any other right or remedy of the Customer under this Agreement or at law. The Supplier shall maintain complete and accurate records relating to the insurance (module 8) and shall make them available to the Customer on request. Nothing in this clause shall limit any other right or remedy of the Customer under this Agreement or at law.</w:t>
      </w:r>
    </w:p>
    <w:p>
      <w:r>
        <w:rPr>
          <w:b/>
        </w:rPr>
        <w:t xml:space="preserve">187.7 </w:t>
      </w:r>
      <w:r>
        <w:rPr/>
        <w:t>The parties shall meet at least quarterly to review performance in relation to the insurance (module 8)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187.8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8) and shall make them available to the Customer on request.</w:t>
      </w:r>
    </w:p>
    <w:p>
      <w:r>
        <w:rPr>
          <w:b/>
        </w:rPr>
        <w:t xml:space="preserve">187.9 </w:t>
      </w:r>
      <w:r>
        <w:rPr/>
        <w:t>Where the Supplier becomes aware of any matter which may affect the insurance (module 8), it shall notify the Customer promptly and in any event within five Working Days. Nothing in this clause shall limit any other right or remedy of the Customer under this Agreement or at law.</w:t>
      </w:r>
    </w:p>
    <w:p>
      <w:r>
        <w:rPr>
          <w:b/>
        </w:rPr>
        <w:t xml:space="preserve">187.10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187.11 </w:t>
      </w:r>
      <w:r>
        <w:rPr/>
        <w:t>The Supplier shall maintain complete and accurate records relating to the insurance (module 8) and shall make them available to the Customer on request. Any approval given by the Customer under this clause shall not relieve the Supplier of any of its obligations under this Agreement. The Supplier shall maintain complete and accurate records relating to the insurance (module 8) and shall make them available to the Customer on request.</w:t>
      </w:r>
    </w:p>
    <w:p>
      <w:pPr>
        <w:pStyle w:val="Heading1"/>
      </w:pPr>
      <w:r>
        <w:rPr/>
        <w:t>188. Force Majeure (Module 8)</w:t>
      </w:r>
    </w:p>
    <w:p>
      <w:r>
        <w:rPr>
          <w:b/>
        </w:rPr>
        <w:t xml:space="preserve">188.1 </w:t>
      </w:r>
      <w:r>
        <w:rPr/>
        <w:t xml:space="preserve">Where the Supplier becomes aware of any matter which may affect the force majeure (module 8), it shall notify the Customer promptly and in any event within five Working Days. Where the Supplier becomes aware of any matter which may affect the force majeure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8) and shall make them available to the Customer on request.</w:t>
      </w:r>
    </w:p>
    <w:p>
      <w:r>
        <w:rPr>
          <w:b/>
        </w:rPr>
        <w:t xml:space="preserve">188.2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188.3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w:t>
      </w:r>
    </w:p>
    <w:p>
      <w:r>
        <w:rPr>
          <w:b/>
        </w:rPr>
        <w:t xml:space="preserve">188.4 </w:t>
      </w:r>
      <w:r>
        <w:rPr/>
        <w:t>Nothing in this clause shall limit any other right or remedy of the Customer under this Agreement or at law. The Supplier shall maintain complete and accurate records relating to the force majeure (module 8) and shall make them available to the Customer on request.</w:t>
      </w:r>
    </w:p>
    <w:p>
      <w:r>
        <w:rPr>
          <w:b/>
        </w:rPr>
        <w:t xml:space="preserve">188.5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188.6 </w:t>
      </w:r>
      <w:r>
        <w:rPr/>
        <w:t>Nothing in this clause shall limit any other right or remedy of the Customer under this Agreement or at law. The parties shall meet at least quarterly to review performance in relation to the force majeure (module 8) and agree any improvements required. Where the Supplier becomes aware of any matter which may affect the force majeure (module 8), it shall notify the Customer promptly and in any event within five Working Days. Each party shall bear its own costs in connection with the matters described in this clause, save as otherwise expressly provided.</w:t>
      </w:r>
    </w:p>
    <w:p>
      <w:r>
        <w:rPr>
          <w:b/>
        </w:rPr>
        <w:t xml:space="preserve">188.7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188.8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force majeure (module 8) and agree any improvements required. Nothing in this clause shall limit any other right or remedy of the Customer under this Agreement or at law.</w:t>
      </w:r>
    </w:p>
    <w:p>
      <w:r>
        <w:rPr>
          <w:b/>
        </w:rPr>
        <w:t xml:space="preserve">188.9 </w:t>
      </w:r>
      <w:r>
        <w:rPr/>
        <w:t>The parties shall meet at least quarterly to review performance in relation to the force majeure (module 8)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force majeure (module 8) and shall make them available to the Customer on request.</w:t>
      </w:r>
    </w:p>
    <w:p>
      <w:r>
        <w:rPr>
          <w:b/>
        </w:rPr>
        <w:t xml:space="preserve">188.10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 Nothing in this clause shall limit any other right or remedy of the Customer under this Agreement or at law. The Supplier shall maintain complete and accurate records relating to the force majeure (module 8) and shall make them available to the Customer on request.</w:t>
      </w:r>
    </w:p>
    <w:p>
      <w:r>
        <w:rPr>
          <w:b/>
        </w:rPr>
        <w:t xml:space="preserve">188.11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189. Subcontracting (Module 8)</w:t>
      </w:r>
    </w:p>
    <w:p>
      <w:r>
        <w:rPr>
          <w:b/>
        </w:rPr>
        <w:t xml:space="preserve">189.1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189.2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8) and shall make them available to the Customer on request.</w:t>
      </w:r>
    </w:p>
    <w:p>
      <w:r>
        <w:rPr>
          <w:b/>
        </w:rPr>
        <w:t xml:space="preserve">189.3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subcontracting (module 8) and agree any improvements required.</w:t>
      </w:r>
    </w:p>
    <w:p>
      <w:r>
        <w:rPr>
          <w:b/>
        </w:rPr>
        <w:t xml:space="preserve">189.4 </w:t>
      </w:r>
      <w:r>
        <w:rPr/>
        <w:t>Subject to Clause 9.4, the Supplier shall provide the deliverables described in this clause to the Customer.</w:t>
      </w:r>
    </w:p>
    <w:p>
      <w:r>
        <w:rPr>
          <w:b/>
        </w:rPr>
        <w:t xml:space="preserve">189.5 </w:t>
      </w:r>
      <w:r>
        <w:rPr/>
        <w:t>Nothing in this clause shall limit any other right or remedy of the Customer under this Agreement or at law. The Supplier shall maintain complete and accurate records relating to the subcontracting (module 8) and shall make them available to the Customer on request. Nothing in this clause shall limit any other right or remedy of the Customer under this Agreement or at law. The parties shall meet at least quarterly to review performance in relation to the subcontracting (module 8) and agree any improvements required.</w:t>
      </w:r>
    </w:p>
    <w:p>
      <w:r>
        <w:rPr>
          <w:b/>
        </w:rPr>
        <w:t xml:space="preserve">189.6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189.7 </w:t>
      </w:r>
      <w:r>
        <w:rPr/>
        <w:t>The parties shall meet at least quarterly to review performance in relation to the subcontracting (module 8) and agree any improvements required. Each party shall bear its own costs in connection with the matters described in this clause, save as otherwise expressly provided. Where the Supplier becomes aware of any matter which may affect the subcontracting (module 8), it shall notify the Customer promptly and in any event within five Working Days.</w:t>
      </w:r>
    </w:p>
    <w:p>
      <w:r>
        <w:rPr>
          <w:b/>
        </w:rPr>
        <w:t xml:space="preserve">189.8 </w:t>
      </w:r>
      <w:r>
        <w:rPr/>
        <w:t>The parties shall meet at least quarterly to review performance in relation to the subcontracting (module 8) and agree any improvements required. The Customer may, acting reasonably, request such information from the Supplier as it requires to verify compliance with this clause.</w:t>
      </w:r>
    </w:p>
    <w:p>
      <w:r>
        <w:rPr>
          <w:b/>
        </w:rPr>
        <w:t xml:space="preserve">189.9 </w:t>
      </w:r>
      <w:r>
        <w:rPr/>
        <w:t>Any approval given by the Customer under this clause shall not relieve the Supplier of any of its obligations under this Agreement.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 Nothing in this clause shall limit any other right or remedy of the Customer under this Agreement or at law.</w:t>
      </w:r>
    </w:p>
    <w:p>
      <w:r>
        <w:rPr>
          <w:b/>
        </w:rPr>
        <w:t xml:space="preserve">189.10 </w:t>
      </w:r>
      <w:r>
        <w:rPr/>
        <w: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189.11 </w:t>
      </w:r>
      <w:r>
        <w:rPr/>
        <w: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w:t>
      </w:r>
    </w:p>
    <w:p>
      <w:r>
        <w:rPr>
          <w:b/>
        </w:rPr>
        <w:t xml:space="preserve">189.12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8)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8) and shall make them available to the Customer on request.</w:t>
      </w:r>
    </w:p>
    <w:p>
      <w:r>
        <w:rPr>
          <w:b/>
        </w:rPr>
        <w:t xml:space="preserve">189.13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190. Assignment (Module 8)</w:t>
      </w:r>
    </w:p>
    <w:p>
      <w:r>
        <w:rPr>
          <w:b/>
        </w:rPr>
        <w:t xml:space="preserve">190.1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190.2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190.3 </w:t>
      </w:r>
      <w:r>
        <w:rPr/>
        <w:t xml:space="preserve">Where the Supplier becomes aware of any matter which may affect the assignment (module 8), it shall notify the Customer promptly and in any event within five Working Days. Where the Supplier becomes aware of any matter which may affect the assignment (module 8), it shall notify the Customer promptly and in any event within five Working Days.</w:t>
      </w:r>
      <w:r>
        <w:rPr/>
        <w:t xml:space="preserve"> This obligation survives termination.</w:t>
      </w:r>
    </w:p>
    <w:p>
      <w:r>
        <w:rPr>
          <w:b/>
        </w:rPr>
        <w:t xml:space="preserve">190.4 </w:t>
      </w:r>
      <w:r>
        <w:rPr/>
        <w:t>The Customer may, acting reasonably, request such information from the Supplier as it requires to verify compliance with this clause. The parties shall meet at least quarterly to review performance in relation to the assignment (module 8) and agree any improvements required. The Supplier shall maintain complete and accurate records relating to the assignment (module 8) and shall make them available to the Customer on request. The Supplier shall maintain complete and accurate records relating to the assignment (module 8) and shall make them available to the Customer on request.</w:t>
      </w:r>
    </w:p>
    <w:p>
      <w:r>
        <w:rPr>
          <w:b/>
        </w:rPr>
        <w:t xml:space="preserve">190.5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190.6 </w:t>
      </w:r>
      <w:r>
        <w:rPr/>
        <w:t>The Supplier shall remedy any material breach within 30 days of written notice requiring it to do so.</w:t>
      </w:r>
    </w:p>
    <w:p>
      <w:r>
        <w:rPr>
          <w:b/>
        </w:rPr>
        <w:t xml:space="preserve">190.7 </w:t>
      </w:r>
      <w:r>
        <w:rPr/>
        <w:t>The Supplier shall maintain complete and accurate records relating to the assignment (module 8)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190.8 </w:t>
      </w:r>
      <w:r>
        <w:rPr/>
        <w:t>The parties shall meet at least quarterly to review performance in relation to the assignment (module 8)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190.9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w:t>
      </w:r>
    </w:p>
    <w:p>
      <w:r>
        <w:rPr>
          <w:b/>
        </w:rPr>
        <w:t xml:space="preserve">190.10 </w:t>
      </w:r>
      <w:r>
        <w:rPr/>
        <w:t xml:space="preserve">Each party shall bear its own costs in connection with the matters described in this clause, save as otherwise expressly provided. The Supplier shall maintain complete and accurate records relating to the assignment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190.11 </w:t>
      </w:r>
      <w:r>
        <w:rPr/>
        <w:t>Nothing in this clause shall limit any other right or remedy of the Customer under this Agreement or at law. The Supplier shall maintain complete and accurate records relating to the assignment (module 8) and shall make them available to the Customer on request. Nothing in this clause shall limit any other right or remedy of the Customer under this Agreement or at law.</w:t>
      </w:r>
    </w:p>
    <w:p>
      <w:r>
        <w:rPr>
          <w:b/>
        </w:rPr>
        <w:t xml:space="preserve">190.12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 The Supplier shall perform its obligations under this clause with reasonable skill, care and diligence and in accordance with Good Industry Practice.</w:t>
      </w:r>
    </w:p>
    <w:p>
      <w:r>
        <w:rPr>
          <w:b/>
        </w:rPr>
        <w:t xml:space="preserve">190.13 </w:t>
      </w:r>
      <w:r>
        <w:rPr/>
        <w:t>The Supplier shall retain all Customer Data for 30 days after termination before secure deletion.</w:t>
      </w:r>
    </w:p>
    <w:p>
      <w:pPr>
        <w:pStyle w:val="Heading1"/>
      </w:pPr>
      <w:r>
        <w:rPr/>
        <w:t>191. Dispute Resolution (Module 8)</w:t>
      </w:r>
    </w:p>
    <w:p>
      <w:r>
        <w:rPr>
          <w:b/>
        </w:rPr>
        <w:t xml:space="preserve">191.1 </w:t>
      </w:r>
      <w:r>
        <w:rPr/>
        <w:t>Subject to Clause 9.2, the Supplier shall provide the deliverables described in this clause to the Customer.</w:t>
      </w:r>
    </w:p>
    <w:p>
      <w:r>
        <w:rPr>
          <w:b/>
        </w:rPr>
        <w:t xml:space="preserve">191.2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191.3 </w:t>
      </w:r>
      <w:r>
        <w:rPr/>
        <w:t>Subject to Clause 9.4, the Supplier shall provide the deliverables described in this clause to the Customer.</w:t>
      </w:r>
    </w:p>
    <w:p>
      <w:r>
        <w:rPr>
          <w:b/>
        </w:rPr>
        <w:t xml:space="preserve">191.4 </w:t>
      </w:r>
      <w:r>
        <w:rPr/>
        <w:t xml:space="preserve">The parties shall meet at least quarterly to review performance in relation to the dispute resolution (module 8) and agree any improvements required. The parties shall meet at least quarterly to review performance in relation to the dispute resolution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191.5 </w:t>
      </w:r>
      <w:r>
        <w:rPr/>
        <w:t xml:space="preserve">Each party shall </w:t>
      </w:r>
      <w:r>
        <w:rPr/>
        <w:t xml:space="preserve">reasonable</w:t>
      </w:r>
      <w:r>
        <w:rPr/>
        <w:t xml:space="preserve">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191.6 </w:t>
      </w:r>
      <w:r>
        <w:rPr/>
        <w:t>Subject to Clause 9, the Supplier shall provide the deliverables described in this clause to the Customer.</w:t>
      </w:r>
    </w:p>
    <w:p>
      <w:r>
        <w:rPr>
          <w:b/>
        </w:rPr>
        <w:t xml:space="preserve">191.7 </w:t>
      </w:r>
      <w:r>
        <w:rPr/>
        <w:t xml:space="preserve">Subject to Clause 9.2, the Supplier shall provide the deliverables described in </w:t>
      </w:r>
      <w:r>
        <w:rPr/>
        <w:t xml:space="preserve">reasonable</w:t>
      </w:r>
      <w:r>
        <w:rPr/>
        <w:t xml:space="preserve"> clause to the Customer.</w:t>
      </w:r>
    </w:p>
    <w:p>
      <w:r>
        <w:rPr>
          <w:b/>
        </w:rPr>
        <w:t xml:space="preserve">191.8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8), it shall notify the Customer promptly and in any event within five Working Days.</w:t>
      </w:r>
    </w:p>
    <w:p>
      <w:pPr>
        <w:pStyle w:val="Heading1"/>
      </w:pPr>
      <w:r>
        <w:rPr/>
        <w:t>192. Notices (Module 8)</w:t>
      </w:r>
    </w:p>
    <w:p>
      <w:r>
        <w:rPr>
          <w:b/>
        </w:rPr>
        <w:t xml:space="preserve">192.1 </w:t>
      </w:r>
      <w:r>
        <w:rPr/>
        <w:t>Clause 19.3 applies to any dispute arising under this clause.</w:t>
      </w:r>
    </w:p>
    <w:p>
      <w:r>
        <w:rPr>
          <w:b/>
        </w:rPr>
        <w:t xml:space="preserve">192.2 </w:t>
      </w:r>
      <w:r>
        <w:rPr/>
        <w:t>The Supplier shall retain all Customer Data for 30 days after termination before secure deletion.</w:t>
      </w:r>
    </w:p>
    <w:p>
      <w:r>
        <w:rPr>
          <w:b/>
        </w:rPr>
        <w:t xml:space="preserve">192.3 </w:t>
      </w:r>
      <w:r>
        <w:rPr/>
        <w:t>Subject to Clause 9.4, the Supplier shall provide the deliverables described in this clause to the Customer.</w:t>
      </w:r>
    </w:p>
    <w:p>
      <w:r>
        <w:rPr>
          <w:b/>
        </w:rPr>
        <w:t xml:space="preserve">192.4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notices (module 8), it shall notify the Customer promptly and in any event within five Working Days. The parties shall meet at least quarterly to review performance in relation to the notices (module 8) and agree any improvements required.</w:t>
      </w:r>
    </w:p>
    <w:p>
      <w:r>
        <w:rPr>
          <w:b/>
        </w:rPr>
        <w:t xml:space="preserve">192.5 </w:t>
      </w:r>
      <w:r>
        <w:rPr/>
        <w:t>The Supplier shall provide the exit plan within thirty (30) days of the Effective Date.</w:t>
      </w:r>
    </w:p>
    <w:p>
      <w:r>
        <w:rPr>
          <w:b/>
        </w:rPr>
        <w:t xml:space="preserve">192.6 </w:t>
      </w:r>
      <w:r>
        <w:rPr/>
        <w:t>The parties shall meet at least quarterly to review performance in relation to the notices (module 8) and agree any improvements required. The Supplier shall maintain complete and accurate records relating to the notices (module 8) and shall make them available to the Customer on request.</w:t>
      </w:r>
    </w:p>
    <w:p>
      <w:r>
        <w:rPr>
          <w:b/>
        </w:rPr>
        <w:t xml:space="preserve">192.7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pPr>
        <w:pStyle w:val="Heading1"/>
      </w:pPr>
      <w:r>
        <w:rPr/>
        <w:t>193. Governing Law (Module 8)</w:t>
      </w:r>
    </w:p>
    <w:p>
      <w:r>
        <w:rPr>
          <w:b/>
        </w:rPr>
        <w:t xml:space="preserve">193.1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governing law (module 8) and shall make them available to the Customer on request. Where the Supplier becomes aware of any matter which may affect the governing law (module 8), it shall notify the Customer promptly and in any event within five Working Days.</w:t>
      </w:r>
    </w:p>
    <w:p>
      <w:r>
        <w:rPr>
          <w:b/>
        </w:rPr>
        <w:t xml:space="preserve">193.2 </w:t>
      </w:r>
      <w:r>
        <w:rPr/>
        <w:t xml:space="preserve">Any approval given by the Customer under this clause shall not relieve the Supplier of any of its obligations under this Agreement. Each party shall bear its own costs in connectio</w:t>
      </w:r>
      <w:r>
        <w:rPr>
          <w:b/>
        </w:rPr>
        <w:t xml:space="preserve">n with the m</w:t>
      </w:r>
      <w:r>
        <w:rPr/>
        <w:t xml:space="preserve">atters described in this clause, save as otherwise expressly provided. The Supplier shall maintain complete and accurate records relating to the governing law (module 8) and shall make them available to the Customer on request. The Customer may, acting reasonably, request such information from the Supplier as it requires to verify compliance with this clause.</w:t>
      </w:r>
    </w:p>
    <w:p>
      <w:r>
        <w:rPr>
          <w:b/>
        </w:rPr>
        <w:t xml:space="preserve">193.3 </w:t>
      </w:r>
      <w:r>
        <w:rPr/>
        <w:t xml:space="preserve">Subject to Clause 9, the Supplier shall provide the deliverables described in this clause to the Customer.</w:t>
      </w:r>
      <w:ins w:id="9032" w:author="Helena Voss" w:date="2026-09-28T08:30:09Z">
        <w:r>
          <w:rPr/>
          <w:t xml:space="preserve"> This obligation survives termination.</w:t>
        </w:r>
      </w:ins>
    </w:p>
    <w:p>
      <w:r>
        <w:rPr>
          <w:b/>
        </w:rPr>
        <w:t xml:space="preserve">193.4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193.5 </w:t>
      </w:r>
      <w:r>
        <w:rPr/>
        <w:t xml:space="preserve">The parties shall meet at least quarterly to review performance in relation to the governing law (module 8) and agree any improvements required. Nothing in this clause shall limit any other right or remedy of the Customer under this Agreement or at law. Where the Supplier becomes aware of any matter which may affect the governing law (module 8), it shall notify the Customer promptly and in any event within five Working Days. Nothing in this clause shall limit any other right or remedy of </w:t>
      </w:r>
      <w:r>
        <w:rPr/>
        <w:t xml:space="preserve">reasonable</w:t>
      </w:r>
      <w:r>
        <w:rPr/>
        <w:t xml:space="preserve"> Customer under this Agreement or at law.</w:t>
      </w:r>
    </w:p>
    <w:p>
      <w:r>
        <w:rPr>
          <w:b/>
        </w:rPr>
        <w:t xml:space="preserve">193.6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8) and agree any improvements required. Nothing in this clause shall limit any other right or remedy of the Customer under this Agreement or at law.</w:t>
      </w:r>
    </w:p>
    <w:p>
      <w:r>
        <w:rPr>
          <w:b/>
        </w:rPr>
        <w:t xml:space="preserve">193.7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193.8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governing law (module 8) and agree any improvements required.</w:t>
      </w:r>
    </w:p>
    <w:p>
      <w:r>
        <w:rPr>
          <w:b/>
        </w:rPr>
        <w:t xml:space="preserve">193.9 </w:t>
      </w:r>
      <w:r>
        <w:rPr/>
        <w:t>Clause 19 applies to any dispute arising under this clause.</w:t>
      </w:r>
    </w:p>
    <w:p>
      <w:pPr>
        <w:pStyle w:val="Heading1"/>
      </w:pPr>
      <w:r>
        <w:rPr/>
        <w:t>194. Services (Module 9)</w:t>
      </w:r>
    </w:p>
    <w:p>
      <w:pPr>
        <w:pStyle w:val="Heading2"/>
      </w:pPr>
      <w:r>
        <w:rPr>
          <w:b/>
        </w:rPr>
        <w:t xml:space="preserve">194.1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194.2 </w:t>
      </w:r>
      <w:r>
        <w:rPr/>
        <w:t xml:space="preserve">Where the Supplier becomes aware of any matter which may affect the services (module 9),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 Each party shall bear its own costs in connection with the matters described in this clause, save as otherwise expressly provided.</w:t>
      </w:r>
    </w:p>
    <w:p>
      <w:r>
        <w:rPr>
          <w:b/>
        </w:rPr>
        <w:t xml:space="preserve">194.3 </w:t>
      </w:r>
      <w:r>
        <w:rPr/>
        <w:t>The Supplier shall maintain complete and accurate records relating to the services (module 9) and shall make them available to the Customer on request. Where the Supplier becomes aware of any matter which may affect the services (module 9), it shall notify the Customer promptly and in any event within five Working Days. Each party shall bear its own costs in connection with the matters described in this clause, save as otherwise expressly provided.</w:t>
      </w:r>
    </w:p>
    <w:p>
      <w:r>
        <w:rPr>
          <w:b/>
        </w:rPr>
        <w:t xml:space="preserve">194.4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194.5 </w:t>
      </w:r>
      <w:r>
        <w:rPr/>
        <w:t>Subject to Clause 9, the Supplier shall provide the deliverables described in this clause to the Customer.</w:t>
      </w:r>
    </w:p>
    <w:p>
      <w:r>
        <w:rPr>
          <w:b/>
        </w:rPr>
        <w:t xml:space="preserve">194.6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194.7 </w:t>
      </w:r>
      <w:r>
        <w:rPr/>
        <w:t>The Supplier shall provide the exit plan within thirty (30) days of the Effective Date.</w:t>
      </w:r>
    </w:p>
    <w:p>
      <w:r>
        <w:rPr>
          <w:b/>
        </w:rPr>
        <w:t xml:space="preserve">194.8 </w:t>
      </w:r>
      <w:r>
        <w:rPr/>
        <w:t>Nothing in this clause shall limit any other right or remedy of the Customer under this Agreement or at law. The parties shall meet at least quarterly to review performance in relation to the services (module 9) and agree any improvements required.</w:t>
      </w:r>
    </w:p>
    <w:p>
      <w:r>
        <w:rPr>
          <w:b/>
        </w:rPr>
        <w:t xml:space="preserve">194.9 </w:t>
      </w:r>
      <w:r>
        <w:rPr/>
        <w:t>Clause 19 applies to any dispute arising under this clause.</w:t>
      </w:r>
    </w:p>
    <w:p>
      <w:r>
        <w:rPr>
          <w:b/>
        </w:rPr>
        <w:t xml:space="preserve">194.10 </w:t>
      </w:r>
      <w:r>
        <w:rPr/>
        <w:t xml:space="preserve">Nothing in this clause shall limit any other right or remedy of the Customer under this Agreement or at law. The Supplier shall perform its obligations under this clause with r</w:t>
      </w:r>
      <w:r>
        <w:rPr>
          <w:b/>
          <w:rPrChange w:id="20013" w:author="Helena Voss" w:date="2026-09-28T08:30:09Z">
            <w:rPr/>
          </w:rPrChange>
        </w:rPr>
        <w:t xml:space="preserve">easonable sk</w:t>
      </w:r>
      <w:r>
        <w:rPr/>
        <w:t xml:space="preserve">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services (module 9) and shall make them available to the Customer on request.</w:t>
      </w:r>
    </w:p>
    <w:p>
      <w:r>
        <w:rPr>
          <w:b/>
        </w:rPr>
        <w:t xml:space="preserve">194.11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w:t>
      </w:r>
    </w:p>
    <w:p>
      <w:pPr>
        <w:pStyle w:val="Heading1"/>
      </w:pPr>
      <w:r>
        <w:rPr/>
        <w:t>195. Service Levels (Module 9)</w:t>
      </w:r>
    </w:p>
    <w:p>
      <w:r>
        <w:rPr>
          <w:b/>
        </w:rPr>
        <w:t xml:space="preserve">195.1 </w:t>
      </w:r>
      <w:r>
        <w:rPr/>
        <w:t>The parties shall meet at least quarterly to review performance in relation to the service levels (module 9) and agree any improvements required. 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w:t>
      </w:r>
    </w:p>
    <w:p>
      <w:r>
        <w:rPr>
          <w:b/>
        </w:rPr>
        <w:t xml:space="preserve">195.2 </w:t>
      </w:r>
      <w:r>
        <w:rPr/>
        <w:t>The Supplier shall maintain complete and accurate records relating to the service levels (module 9)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9) and agree any improvements required. Nothing in this clause shall limit any other right or remedy of the Customer under this Agreement or at law.</w:t>
      </w:r>
    </w:p>
    <w:p>
      <w:r>
        <w:rPr>
          <w:b/>
        </w:rPr>
        <w:t xml:space="preserve">195.3 </w:t>
      </w:r>
      <w:r>
        <w:rPr/>
        <w:t>Where the Supplier becomes aware of any matter which may affect the service levels (module 9),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195.4 </w:t>
      </w:r>
      <w:r>
        <w:rPr/>
        <w:t>The Supplier shall retain all Customer Data for 30 days after termination before secure deletion.</w:t>
      </w:r>
    </w:p>
    <w:p>
      <w:r>
        <w:rPr>
          <w:b/>
        </w:rPr>
        <w:t xml:space="preserve">195.5 </w:t>
      </w:r>
      <w:r>
        <w:rPr/>
        <w:t>The Supplier shall maintain complete and accurate records relating to the service levels (module 9) and shall make them available to the Customer on request. Where the Supplier becomes aware of any matter which may affect the service levels (module 9), it shall notify the Customer promptly and in any event within five Working Days.</w:t>
      </w:r>
    </w:p>
    <w:p>
      <w:r>
        <w:rPr>
          <w:b/>
        </w:rPr>
        <w:t xml:space="preserve">195.6 </w:t>
      </w:r>
      <w:r>
        <w:rPr/>
        <w:t xml:space="preserve">The parties shall meet at least quarterly to review performance in relation to the service levels (module 9) and agree any improvements required.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195.7 </w:t>
      </w:r>
      <w:r>
        <w:rPr/>
        <w:t xml:space="preserve">The Supplier shall maintain complete and accurate records relating to the service levels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195.8 </w:t>
      </w:r>
      <w:r>
        <w:rPr/>
        <w:t xml:space="preserve">Where the Supplier becomes aware of any matter which may affect the service levels (module 9), it shall notify the Customer promptly and in any event within five Working Days. The parties shall meet at least quarterly to review performance in relation to the service levels (module 9)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195.9 </w:t>
      </w:r>
      <w:r>
        <w:rPr/>
        <w:t>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 Nothing in this clause shall limit any other right or remedy of the Customer under this Agreement or at law.</w:t>
      </w:r>
    </w:p>
    <w:p>
      <w:r>
        <w:rPr>
          <w:b/>
        </w:rPr>
        <w:t xml:space="preserve">195.10 </w:t>
      </w:r>
      <w:r>
        <w:rPr/>
        <w:t>Nothing in this clause shall limit any other right or remedy of the Customer under this Agreement or at law. Where the Supplier becomes aware of any matter which may affect the service levels (module 9),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service levels (module 9) and shall make them available to the Customer on request.</w:t>
      </w:r>
    </w:p>
    <w:p>
      <w:pPr>
        <w:pStyle w:val="Heading1"/>
      </w:pPr>
      <w:r>
        <w:rPr/>
        <w:t>196. Personnel (Module 9)</w:t>
      </w:r>
    </w:p>
    <w:p>
      <w:r>
        <w:rPr>
          <w:b/>
        </w:rPr>
        <w:t xml:space="preserve">196.1 </w:t>
      </w:r>
      <w:r>
        <w:rPr/>
        <w:t>The Customer may, acting reasonably, request such information from the Supplier as it requires to verify compliance with this clause. The parties shall meet at least quarterly to review performance in relation to the personnel (module 9) and agree any improvements required.</w:t>
      </w:r>
    </w:p>
    <w:p>
      <w:r>
        <w:rPr>
          <w:b/>
        </w:rPr>
        <w:t xml:space="preserve">196.2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w:t>
      </w:r>
    </w:p>
    <w:p>
      <w:r>
        <w:rPr>
          <w:b/>
        </w:rPr>
        <w:t xml:space="preserve">196.3 </w:t>
      </w:r>
      <w:r>
        <w:rPr/>
        <w:t>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196.4 </w:t>
      </w:r>
      <w:r>
        <w:rPr/>
        <w:t xml:space="preserve">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The Supplier shall maintain complete and accurate records relating to the personnel (module 9) and shall make them available to the Customer on request.</w:t>
      </w:r>
      <w:ins w:id="9101" w:author="Helena Voss" w:date="2026-09-28T08:30:09Z">
        <w:r>
          <w:rPr/>
          <w:t xml:space="preserve"> This obligation survives termination.</w:t>
        </w:r>
      </w:ins>
    </w:p>
    <w:p>
      <w:r>
        <w:rPr>
          <w:b/>
        </w:rPr>
        <w:t xml:space="preserve">196.5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196.6 </w:t>
      </w:r>
      <w:r>
        <w:rPr/>
        <w:t>Clause 29.1 applies to any dispute arising under this clause.</w:t>
      </w:r>
    </w:p>
    <w:p>
      <w:r>
        <w:rPr>
          <w:b/>
        </w:rPr>
        <w:t xml:space="preserve">196.7 </w:t>
      </w:r>
      <w:r>
        <w:rPr/>
        <w:t xml:space="preserve">Where the Supplier becomes aware of any matter which may affect the personnel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196.8 </w:t>
      </w:r>
      <w:r>
        <w:rPr/>
        <w:t>Where the Supplier becomes aware of any matter which may affect the personnel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personnel (module 9) and agree any improvements required. Nothing in this clause shall limit any other right or remedy of the Customer under this Agreement or at law.</w:t>
      </w:r>
    </w:p>
    <w:p>
      <w:pPr>
        <w:pStyle w:val="Heading1"/>
      </w:pPr>
      <w:r>
        <w:rPr/>
        <w:t>197. Customer Obligations (Module 9)</w:t>
      </w:r>
    </w:p>
    <w:p>
      <w:r>
        <w:rPr>
          <w:b/>
        </w:rPr>
        <w:t xml:space="preserve">197.1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197.2 </w:t>
      </w:r>
      <w:r>
        <w:rPr/>
        <w:t>Each party shall bear its own costs in connection with the matters described in this clause, save as otherwise expressly provided. The parties shall meet at least quarterly to review performance in relation to the customer obligations (module 9) and agree any improvements required. Where the Supplier becomes aware of any matter which may affect the customer obligations (module 9), it shall notify the Customer promptly and in any event within five Working Days.</w:t>
      </w:r>
    </w:p>
    <w:p>
      <w:r>
        <w:rPr>
          <w:b/>
        </w:rPr>
        <w:t xml:space="preserve">197.3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197.4 </w:t>
      </w:r>
      <w:r>
        <w:rPr/>
        <w:t>The parties shall meet at least quarterly to review performance in relation to the customer obligations (module 9) and agree any improvements required. The Supplier shall maintain complete and accurate records relating to the customer obligations (module 9) and shall make them available to the Customer on request.</w:t>
      </w:r>
    </w:p>
    <w:p>
      <w:r>
        <w:rPr>
          <w:b/>
        </w:rPr>
        <w:t xml:space="preserve">197.5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197.6 </w:t>
      </w:r>
      <w:r>
        <w:rPr/>
        <w:t xml:space="preserve">Where the Supplier becomes aware of any matter which may affect the customer obligations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197.7 </w:t>
      </w:r>
      <w:r>
        <w:rPr/>
        <w:t>The Supplier shall maintain complete and accurate records relating to the customer obligations (module 9) and shall make them available to the Customer on request. Nothing in this clause shall limit any other right or remedy of the Customer under this Agreement or at law.</w:t>
      </w:r>
    </w:p>
    <w:p>
      <w:r>
        <w:rPr>
          <w:b/>
        </w:rPr>
        <w:t xml:space="preserve">197.8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w:t>
      </w:r>
    </w:p>
    <w:p>
      <w:r>
        <w:rPr>
          <w:b/>
        </w:rPr>
        <w:t xml:space="preserve">197.9 </w:t>
      </w:r>
      <w:r>
        <w:rPr/>
        <w:t>Clause 29.1 applies to any dispute arising under this clause.</w:t>
      </w:r>
    </w:p>
    <w:p>
      <w:r>
        <w:rPr>
          <w:b/>
        </w:rPr>
        <w:t xml:space="preserve">197.10 </w:t>
      </w:r>
      <w:r>
        <w:rPr/>
        <w:t>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9) and agree any improvements required.</w:t>
      </w:r>
    </w:p>
    <w:p>
      <w:r>
        <w:rPr>
          <w:b/>
        </w:rPr>
        <w:t xml:space="preserve">197.11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197.12 </w:t>
      </w:r>
      <w:r>
        <w:rPr/>
        <w:t xml:space="preserve">The Customer may, acting reasonably, request such information from the Supplier as it requires to verify </w:t>
      </w:r>
      <w:r>
        <w:rPr/>
        <w:t xml:space="preserve">reasonable</w:t>
      </w:r>
      <w:r>
        <w:rPr/>
        <w:t xml:space="preserve"> with this clause. Nothing in this clause shall limit any other right or remedy of the Customer under this Agreement or at law.</w:t>
      </w:r>
    </w:p>
    <w:p>
      <w:pPr>
        <w:pStyle w:val="Heading1"/>
      </w:pPr>
      <w:r>
        <w:rPr/>
        <w:t>198. Change Control (Module 9)</w:t>
      </w:r>
    </w:p>
    <w:p>
      <w:r>
        <w:rPr>
          <w:b/>
        </w:rPr>
        <w:t xml:space="preserve">198.1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198.2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198.4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198.5 </w:t>
      </w:r>
      <w:r>
        <w:rPr/>
        <w:t>Subject to Clause 9.2, the Supplier shall provide the deliverables described in this clause to the Customer.</w:t>
      </w:r>
    </w:p>
    <w:p>
      <w:r>
        <w:rPr>
          <w:b/>
        </w:rPr>
        <w:t xml:space="preserve">198.6 </w:t>
      </w:r>
      <w:r>
        <w:rPr/>
        <w:t>The Customer may, acting reasonably, request such information from the Supplier as it requires to verify compliance with this clause. The parties shall meet at least quarterly to review performance in relation to the change control (module 9) and agree any improvements required. The Supplier shall maintain complete and accurate records relating to the change control (module 9) and shall make them available to the Customer on request. The Customer may, acting reasonably, request such information from the Supplier as it requires to verify compliance with this clause.</w:t>
      </w:r>
    </w:p>
    <w:p>
      <w:r>
        <w:rPr>
          <w:b/>
        </w:rPr>
        <w:t xml:space="preserve">198.7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198.8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r>
        <w:rPr/>
        <w:t xml:space="preserve"> This obligation survives termination.</w:t>
      </w:r>
    </w:p>
    <w:p>
      <w:r>
        <w:rPr>
          <w:b/>
        </w:rPr>
        <w:t xml:space="preserve">198.9 </w:t>
      </w:r>
      <w:r>
        <w:rPr/>
        <w:t>The parties shall meet at least quarterly to review performance in relation to the change control (module 9) and agree any improvements required. Any approval given by the Customer under this clause shall not relieve the Supplier of any of its obligations under this Agreement. Where the Supplier becomes aware of any matter which may affect the change control (module 9), it shall notify the Customer promptly and in any event within five Working Days. Any approval given by the Customer under this clause shall not relieve the Supplier of any of its obligations under this Agreement.</w:t>
      </w:r>
    </w:p>
    <w:p>
      <w:r>
        <w:rPr>
          <w:b/>
        </w:rPr>
        <w:t xml:space="preserve">198.10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199. Fees and Payment (Module 9)</w:t>
      </w:r>
    </w:p>
    <w:p>
      <w:r>
        <w:rPr>
          <w:b/>
        </w:rPr>
        <w:t xml:space="preserve">199.1 </w:t>
      </w:r>
      <w:r>
        <w:rPr/>
        <w:t xml:space="preserve">The Supplier shall maintain complete and accurate records relating to the fees and payment (module 9)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199.2 </w:t>
      </w:r>
      <w:r>
        <w:rPr/>
        <w:t>Undisputed amounts shall be paid no later than 30 days after the date of the relevant invoice.</w:t>
      </w:r>
    </w:p>
    <w:p>
      <w:r>
        <w:rPr>
          <w:b/>
        </w:rPr>
        <w:t xml:space="preserve">199.3 </w:t>
      </w:r>
      <w:r>
        <w:rPr/>
        <w:t>The Supplier shall maintain complete and accurate records relating to the fees and payment (module 9) and shall make them available to the Customer on request. Where the Supplier becomes aware of any matter which may affect the fees and payment (module 9), it shall notify the Customer promptly and in any event within five Working Days. Each party shall bear its own costs in connection with the matters described in this clause, save as otherwise expressly provided.</w:t>
      </w:r>
    </w:p>
    <w:p>
      <w:r>
        <w:rPr>
          <w:b/>
        </w:rPr>
        <w:t xml:space="preserve">199.4 </w:t>
      </w:r>
      <w:r>
        <w:rPr/>
        <w:t>The Supplier shall remedy any material breach within 30 days of written notice requiring it to do so.</w:t>
      </w:r>
    </w:p>
    <w:p>
      <w:r>
        <w:rPr>
          <w:b/>
        </w:rPr>
        <w:t xml:space="preserve">199.5 </w:t>
      </w:r>
      <w:r>
        <w:rPr/>
        <w:t>The Customer shall pay each valid invoice within thirty (30) days of receipt.</w:t>
      </w:r>
    </w:p>
    <w:p>
      <w:r>
        <w:rPr>
          <w:b/>
        </w:rPr>
        <w:t xml:space="preserve">199.6 </w:t>
      </w:r>
      <w:r>
        <w:rPr/>
        <w:t xml:space="preserve">The parties shall meet at least quarterly to review performance in relation to the fees and payment (module 9)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r>
        <w:rPr/>
        <w:t xml:space="preserve"> This obligation survives termination.</w:t>
      </w:r>
    </w:p>
    <w:p>
      <w:r>
        <w:rPr>
          <w:b/>
        </w:rPr>
        <w:t xml:space="preserve">199.7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 Nothing in this clause shall limit any other right or remedy of the Customer under this Agreement or at law. Where the Supplier becomes aware of any matter which may affect the fees and payment (module 9), it shall notify the Customer promptly and in any event within five Working Days.</w:t>
      </w:r>
    </w:p>
    <w:p>
      <w:r>
        <w:rPr>
          <w:b/>
        </w:rPr>
        <w:t xml:space="preserve">199.8 </w:t>
      </w:r>
      <w:r>
        <w:rPr/>
        <w:t>Where the Supplier becomes aware of any matter which may affect the fees and payment (module 9), it shall notify the Customer promptly and in any event within five Working Days. The parties shall meet at least quarterly to review performance in relation to the fees and payment (module 9) and agree any improvements required.</w:t>
      </w:r>
    </w:p>
    <w:p>
      <w:r>
        <w:rPr>
          <w:b/>
        </w:rPr>
        <w:t xml:space="preserve">199.9 </w:t>
      </w:r>
      <w:r>
        <w:rPr/>
        <w:t>Clause 19.3 applies to any dispute arising under this clause.</w:t>
      </w:r>
    </w:p>
    <w:p>
      <w:r>
        <w:rPr>
          <w:b/>
        </w:rPr>
        <w:t xml:space="preserve">199.10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199.11 </w:t>
      </w:r>
      <w:r>
        <w:rPr/>
        <w:t>Any approval given by the Customer under this clause shall not relieve the Supplier of any of its obligations under this Agreement. The Supplier shall maintain complete and accurate records relating to the fees and payment (module 9) and shall make them available to the Customer on request.</w:t>
      </w:r>
    </w:p>
    <w:p>
      <w:r>
        <w:rPr>
          <w:b/>
        </w:rPr>
        <w:t xml:space="preserve">199.12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199.13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w:t>
      </w:r>
    </w:p>
    <w:p>
      <w:pPr>
        <w:pStyle w:val="Heading1"/>
      </w:pPr>
      <w:r>
        <w:rPr/>
        <w:t>200. Invoicing (Module 9)</w:t>
      </w:r>
    </w:p>
    <w:p>
      <w:r>
        <w:rPr>
          <w:b/>
        </w:rPr>
        <w:t xml:space="preserve">200.1 </w:t>
      </w:r>
      <w:r>
        <w:rPr/>
        <w:t>Subject to Clause 9.2, the Supplier shall provide the deliverables described in this clause to the Customer.</w:t>
      </w:r>
    </w:p>
    <w:p>
      <w:r>
        <w:rPr>
          <w:b/>
        </w:rPr>
        <w:t xml:space="preserve">200.2 </w:t>
      </w:r>
      <w:r>
        <w:rPr/>
        <w:t>The Supplier shall maintain complete and accurate records relating to the invoicing (module 9) and shall make them available to the Customer on request. Where the Supplier becomes aware of any matter which may affect the invoicing (module 9), it shall notify the Customer promptly and in any event within five Working Days. Nothing in this clause shall limit any other right or remedy of the Customer under this Agreement or at law.</w:t>
      </w:r>
    </w:p>
    <w:p>
      <w:r>
        <w:rPr>
          <w:b/>
        </w:rPr>
        <w:t xml:space="preserve">200.3 </w:t>
      </w:r>
      <w:r>
        <w:rPr/>
        <w:t xml:space="preserve">Nothing in this clause shall limit any other right or remedy of the Customer under this Agreement or at law. Where the Supplier becomes aware of any matter which may affect the invoicing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200.4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200.5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invoicing (module 9), it shall notify the Customer promptly and in any event within five Working Days. Any approval given by the Customer under this clause shall not relieve the Supplier of any of its obligations under this Agreement.</w:t>
      </w:r>
    </w:p>
    <w:p>
      <w:r>
        <w:rPr>
          <w:b/>
        </w:rPr>
        <w:t xml:space="preserve">200.6 </w:t>
      </w:r>
      <w:r>
        <w:rPr/>
        <w:t xml:space="preserve">Each party shall bear its own costs in connection with the matters described in this clause, save as otherwise expressly provided. The parties shall meet at least quarterly to review performance in relation to the invoicing (module 9) and agree any improvements required. Any approval given by the Customer under this clause shall not relieve the Supplier of any of its obligations under this Agreement.</w:t>
      </w:r>
      <w:ins w:id="9008" w:author="Helena Voss" w:date="2026-09-28T08:30:09Z">
        <w:r>
          <w:rPr/>
          <w:t xml:space="preserve"> This obligation survives termination.</w:t>
        </w:r>
      </w:ins>
    </w:p>
    <w:p>
      <w:r>
        <w:rPr>
          <w:b/>
        </w:rPr>
        <w:t xml:space="preserve">200.7 </w:t>
      </w:r>
      <w:r>
        <w:rPr/>
        <w:t>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w:r>
        <w:rPr>
          <w:b/>
        </w:rPr>
        <w:t xml:space="preserve">200.8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200.9 </w:t>
      </w:r>
      <w:r>
        <w:rPr/>
        <w:t>Subject to Clause 9.2, the Supplier shall provide the deliverables described in this clause to the Customer.</w:t>
      </w:r>
    </w:p>
    <w:p>
      <w:r>
        <w:rPr>
          <w:b/>
        </w:rPr>
        <w:t xml:space="preserve">200.11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200.12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w:t>
      </w:r>
    </w:p>
    <w:p>
      <w:pPr>
        <w:pStyle w:val="Heading1"/>
      </w:pPr>
      <w:r>
        <w:rPr/>
        <w:t>201. Term (Module 9)</w:t>
      </w:r>
    </w:p>
    <w:p>
      <w:r>
        <w:rPr>
          <w:b/>
        </w:rPr>
        <w:t xml:space="preserve">201.1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9) and agree any improvements required.</w:t>
      </w:r>
    </w:p>
    <w:p>
      <w:r>
        <w:rPr>
          <w:b/>
        </w:rPr>
        <w:t xml:space="preserve">201.2 </w:t>
      </w:r>
      <w:r>
        <w:rPr/>
        <w:t>The Customer may, acting reasonably, request such information from the Supplier as it requires to verify compliance with this clause. The Supplier shall maintain complete and accurate records relating to the term (module 9) and shall make them available to the Customer on request.</w:t>
      </w:r>
    </w:p>
    <w:p>
      <w:r>
        <w:rPr>
          <w:b/>
        </w:rPr>
        <w:t xml:space="preserve">201.3 </w:t>
      </w:r>
      <w:r>
        <w:rPr/>
        <w:t xml:space="preserve">The parties shall meet at least quarterly to review performance in relation to the term (module 9)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9), it shall notify the Customer promptly and in any event within five Working Days. Any approval given by the Customer under this clause shall not relieve the Supplier of any of its obligations under this Agreement.</w:t>
      </w:r>
    </w:p>
    <w:p>
      <w:r>
        <w:rPr>
          <w:b/>
        </w:rPr>
        <w:t xml:space="preserve">201.4 </w:t>
      </w:r>
      <w:r>
        <w:rPr/>
        <w:t>Where the Supplier becomes aware of any matter which may affect the term (module 9),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201.5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201.6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term (module 9)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201.7 </w:t>
      </w:r>
      <w:r>
        <w:rPr/>
        <w:t>Clause 19 applies to any dispute arising under this clause.</w:t>
      </w:r>
    </w:p>
    <w:p>
      <w:r>
        <w:rPr>
          <w:b/>
        </w:rPr>
        <w:t xml:space="preserve">201.8 </w:t>
      </w:r>
      <w:r>
        <w:rPr/>
        <w:t>Any approval given by the Customer under this clause shall not relieve the Supplier of any of its obligations under this Agreement. The Supplier shall maintain complete and accurate records relating to the term (module 9) and shall make them available to the Customer on request.</w:t>
      </w:r>
    </w:p>
    <w:p>
      <w:pPr>
        <w:pStyle w:val="Heading1"/>
      </w:pPr>
      <w:r>
        <w:rPr/>
        <w:t>202. Termination (Module 9)</w:t>
      </w:r>
    </w:p>
    <w:p>
      <w:r>
        <w:rPr>
          <w:b/>
        </w:rPr>
        <w:t xml:space="preserve">202.1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202.2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9), it shall notify the Customer promptly and in any event within five Working Days.</w:t>
      </w:r>
    </w:p>
    <w:p>
      <w:r>
        <w:rPr>
          <w:b/>
        </w:rPr>
        <w:t xml:space="preserve">202.3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9) and shall make them available to the Customer on request.</w:t>
      </w:r>
    </w:p>
    <w:p>
      <w:r>
        <w:rPr>
          <w:b/>
        </w:rPr>
        <w:t xml:space="preserve">202.4 </w:t>
      </w:r>
      <w:r>
        <w:rPr/>
        <w:t>Nothing in this clause shall limit any other right or remedy of the Customer under this Agreement or at law. The Supplier shall maintain complete and accurate records relating to the termination (module 9) and shall make them available to the Customer on request.</w:t>
      </w:r>
    </w:p>
    <w:p>
      <w:r>
        <w:rPr>
          <w:b/>
        </w:rPr>
        <w:t xml:space="preserve">202.5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termination (module 9) and shall make them available to the Customer on request.</w:t>
      </w:r>
    </w:p>
    <w:p>
      <w:r>
        <w:rPr>
          <w:b/>
        </w:rPr>
        <w:t xml:space="preserve">202.6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202.7 </w:t>
      </w:r>
      <w:r>
        <w:rPr/>
        <w:t xml:space="preserve">Where the Supplier becomes aware of any matter which may affect the termination (module 9), it shall notify the Customer promptly and in any event within five Working Days. Nothing in this clause shall limit any other right or remedy of the Customer under this Agreement or at law.</w:t>
      </w:r>
      <w:r>
        <w:rPr/>
        <w:t xml:space="preserve"> This obligation survives termination.</w:t>
      </w:r>
    </w:p>
    <w:p>
      <w:r>
        <w:rPr>
          <w:b/>
        </w:rPr>
        <w:t xml:space="preserve">202.8 </w:t>
      </w:r>
      <w:r>
        <w:rPr/>
        <w:t>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w:r>
        <w:rPr>
          <w:b/>
        </w:rPr>
        <w:t xml:space="preserve">202.9 </w:t>
      </w:r>
      <w:r>
        <w:rPr/>
        <w:t xml:space="preserve">The parties shall meet at least quarterly to review performance in relation to the termination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202.10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202.11 </w:t>
      </w:r>
      <w:r>
        <w:rPr/>
        <w:t>The parties shall meet at least quarterly to review performance in relation to the termination (module 9)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w:pPr>
        <w:pStyle w:val="Heading1"/>
      </w:pPr>
      <w:r>
        <w:rPr/>
        <w:t>203. Confidentiality (Module 9)</w:t>
      </w:r>
    </w:p>
    <w:p>
      <w:r>
        <w:rPr>
          <w:b/>
        </w:rPr>
        <w:t xml:space="preserve">203.1 </w:t>
      </w:r>
      <w:r>
        <w:rPr/>
        <w:t xml:space="preserve">The Supplier shall maintain complete and accurate records relating to the confidentiality (module 9) and shall make them available to the Customer on request. The parties shall meet at least quarterly to review performance in relation to the confidentiality (module 9) and agree any improvements required. </w:t>
      </w:r>
      <w:r>
        <w:rPr/>
        <w:t xml:space="preserve">reasonable</w:t>
      </w:r>
      <w:r>
        <w:rPr/>
        <w:t xml:space="preserv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p>
    <w:p>
      <w:r>
        <w:rPr>
          <w:b/>
        </w:rPr>
        <w:t xml:space="preserve">203.2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203.3 </w:t>
      </w:r>
      <w:r>
        <w:rPr/>
        <w:t xml:space="preserve">Any approval given by the Customer under this clause shall not relieve the Supplier of any of its obligations under this Agreement. The Supplier shall maintain complete and accurate records relating to the confidentiality (module 9)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203.4 </w:t>
      </w:r>
      <w:r>
        <w:rPr/>
        <w:t>The Supplier shall remedy any material breach within 30 days of written notice requiring it to do so.</w:t>
      </w:r>
    </w:p>
    <w:p>
      <w:r>
        <w:rPr>
          <w:b/>
        </w:rPr>
        <w:t xml:space="preserve">203.5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203.6 </w:t>
      </w:r>
      <w:r>
        <w:rPr/>
        <w:t>Where the Supplier becomes aware of any matter which may affect the confidentiality (module 9), it shall notify the Customer promptly and in any event within five Working Days. The Customer may, acting reasonably, request such information from the Supplier as it requires to verify compliance with this clause.</w:t>
      </w:r>
    </w:p>
    <w:p>
      <w:r>
        <w:rPr>
          <w:b/>
        </w:rPr>
        <w:t xml:space="preserve">203.7 </w:t>
      </w:r>
      <w:r>
        <w:rPr/>
        <w:t>Where the Supplier becomes aware of any matter which may affect the confidentiality (module 9), it shall notify the Customer promptly and in any event within five Working Days. Nothing in this clause shall limit any other right or remedy of the Customer under this Agreement or at law.</w:t>
      </w:r>
    </w:p>
    <w:p>
      <w:r>
        <w:rPr>
          <w:b/>
        </w:rPr>
        <w:t xml:space="preserve">203.8 </w:t>
      </w:r>
      <w:r>
        <w:rPr/>
        <w:t>The Supplier shall maintain complete and accurate records relating to the confidentiality (module 9) and shall make them available to the Customer on request. Each party shall bear its own costs in connection with the matters described in this clause, save as otherwise expressly provided.</w:t>
      </w:r>
    </w:p>
    <w:p>
      <w:pPr>
        <w:pStyle w:val="Heading1"/>
      </w:pPr>
      <w:r>
        <w:rPr/>
        <w:t>204. Intellectual Property (Module 9)</w:t>
      </w:r>
    </w:p>
    <w:p>
      <w:pPr>
        <w:rPr>
          <w:del w:id="9148" w:author="Helena Voss" w:date="2026-09-28T08:30:09Z"/>
        </w:rPr>
      </w:pPr>
      <w:del w:id="9147" w:author="Helena Voss" w:date="2026-09-28T08:30:09Z">
        <w:r>
          <w:rPr>
            <w:b/>
          </w:rPr>
          <w:delText xml:space="preserve">204.1 </w:delText>
        </w:r>
        <w:r>
          <w:rPr/>
          <w:delText>Where the Supplier becomes aware of any matter which may affect the intellectual property (module 9),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delText>
        </w:r>
      </w:del>
    </w:p>
    <w:p>
      <w:r>
        <w:rPr>
          <w:b/>
        </w:rPr>
        <w:t xml:space="preserve">204.2 </w:t>
      </w:r>
      <w:r>
        <w:rPr/>
        <w:t xml:space="preserve">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204.3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w:r>
        <w:rPr>
          <w:b/>
        </w:rPr>
        <w:t xml:space="preserve">204.4 </w:t>
      </w:r>
      <w:r>
        <w:rPr/>
        <w:t>Where the Supplier becomes aware of any matter which may affect the intellectual property (module 9),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204.5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204.6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 Where the Supplier becomes aware of any matter which may affect the intellectual property (module 9), it shall notify the Customer promptly and in any event within five Working Days.</w:t>
      </w:r>
    </w:p>
    <w:p>
      <w:r>
        <w:rPr>
          <w:b/>
        </w:rPr>
        <w:t xml:space="preserve">204.7 </w:t>
      </w:r>
      <w:r>
        <w:rPr/>
        <w:t>The Supplier shall maintain complete and accurate records relating to the intellectual property (module 9) and shall make them available to the Customer on request. Each party shall bear its own costs in connection with the matters described in this clause, save as otherwise expressly provided.</w:t>
      </w:r>
    </w:p>
    <w:p>
      <w:r>
        <w:rPr>
          <w:b/>
        </w:rPr>
        <w:t xml:space="preserve">204.8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204.9 </w:t>
      </w:r>
      <w:r>
        <w:rPr/>
        <w:t>Clause 29.1 applies to any dispute arising under this clause.</w:t>
      </w:r>
    </w:p>
    <w:p>
      <w:r>
        <w:rPr>
          <w:b/>
        </w:rPr>
        <w:t xml:space="preserve">204.10 </w:t>
      </w:r>
      <w:r>
        <w:rPr/>
        <w:t xml:space="preserve">The Supplier shall maintain complete and accurate records relating to the intellectual property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204.11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9) and agree any improvements required.</w:t>
      </w:r>
    </w:p>
    <w:p>
      <w:pPr>
        <w:rPr>
          <w:del w:id="9182" w:author="Helena Voss" w:date="2026-09-28T08:30:09Z"/>
        </w:rPr>
      </w:pPr>
      <w:del w:id="9181" w:author="Helena Voss" w:date="2026-09-28T08:30:09Z">
        <w:r>
          <w:rPr>
            <w:b/>
          </w:rPr>
          <w:delText xml:space="preserve">204.12 </w:delText>
        </w:r>
        <w:r>
          <w:rPr/>
          <w:delText>Where the Supplier becomes aware of any matter which may affect the intellectual property (module 9), it shall notify the Customer promptly and in any event within five Working Days. Each party shall bear its own costs in connection with the matters described in this clause, save as otherwise expressly provided.</w:delText>
        </w:r>
      </w:del>
    </w:p>
    <w:p>
      <w:pPr>
        <w:pStyle w:val="Heading1"/>
      </w:pPr>
      <w:r>
        <w:rPr/>
        <w:t>205. Data Protection (Module 9)</w:t>
      </w:r>
    </w:p>
    <w:p>
      <w:r>
        <w:rPr>
          <w:b/>
        </w:rPr>
        <w:t xml:space="preserve">205.1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9) and shall make them available to the Customer on request. Where the Supplier becomes aware of any matter which may affect the data protection (module 9), it shall notify the Customer promptly and in any event within five Working Days. Any approval given by the Customer under this clause shall not relieve the Supplier of any of its obligations under this Agreement.</w:t>
      </w:r>
    </w:p>
    <w:p>
      <w:r>
        <w:rPr>
          <w:b/>
        </w:rPr>
        <w:t xml:space="preserve">205.3 </w:t>
      </w:r>
      <w:r>
        <w:rPr/>
        <w:t>The Supplier shall maintain complete and accurate records relating to the data protection (module 9)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w:t>
      </w:r>
    </w:p>
    <w:p>
      <w:r>
        <w:rPr>
          <w:b/>
        </w:rPr>
        <w:t xml:space="preserve">205.4 </w:t>
      </w:r>
      <w:r>
        <w:rPr/>
        <w:t>Subject to Clause 9.4, the Supplier shall provide the deliverables described in this clause to the Customer.</w:t>
      </w:r>
    </w:p>
    <w:p>
      <w:r>
        <w:rPr>
          <w:b/>
        </w:rPr>
        <w:t xml:space="preserve">205.5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 Where the Supplier becomes aware of any matter which may affect the data protection (module 9), it shall notify the Customer promptly and in any event within five Working Days.</w:t>
      </w:r>
    </w:p>
    <w:p>
      <w:r>
        <w:rPr>
          <w:b/>
        </w:rPr>
        <w:t xml:space="preserve">205.6 </w:t>
      </w:r>
      <w:r>
        <w:rPr/>
        <w:t>Where the Supplier becomes aware of any matter which may affect the data protection (module 9), it shall notify the Customer promptly and in any event within five Working Days. The parties shall meet at least quarterly to review performance in relation to the data protection (module 9) and agree any improvements required.</w:t>
      </w:r>
    </w:p>
    <w:p>
      <w:r>
        <w:rPr>
          <w:b/>
        </w:rPr>
        <w:t xml:space="preserve">205.7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9) and agree any improvements required.</w:t>
      </w:r>
    </w:p>
    <w:p>
      <w:r>
        <w:rPr>
          <w:b/>
        </w:rPr>
        <w:t xml:space="preserve">205.8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205.9 </w:t>
      </w:r>
      <w:r>
        <w:rPr/>
        <w:t>The Supplier shall maintain complete and accurate records relating to the data protection (module 9) and shall make them available to the Customer on request. The Customer may, acting reasonably, request such information from the Supplier as it requires to verify compliance with this clause.</w:t>
      </w:r>
    </w:p>
    <w:p>
      <w:pPr>
        <w:pStyle w:val="Heading1"/>
      </w:pPr>
      <w:r>
        <w:rPr/>
        <w:t>206. Security (Module 9)</w:t>
      </w:r>
    </w:p>
    <w:p>
      <w:r>
        <w:rPr>
          <w:b/>
        </w:rPr>
        <w:t xml:space="preserve">206.1 </w:t>
      </w:r>
      <w:r>
        <w:rPr/>
        <w:t xml:space="preserve">The Supplier shall maintain complete and accurate records relating to the security (module 9) and shall make them available to the Customer on request. Each party shall bear its own costs in connection with the matters described in this clause, save as otherwise expressly provided.</w:t>
      </w:r>
      <w:r>
        <w:rPr/>
        <w:t xml:space="preserve"> This obligation survives termination.</w:t>
      </w:r>
    </w:p>
    <w:p>
      <w:r>
        <w:rPr>
          <w:b/>
        </w:rPr>
        <w:t xml:space="preserve">206.2 </w:t>
      </w:r>
      <w:r>
        <w:rPr/>
        <w:t>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pPr>
        <w:rPr/>
      </w:pPr>
      <w:r>
        <w:rPr/>
        <w:t xml:space="preserve">2354.A The Parties shall co-operate in good faith.</w:t>
      </w:r>
    </w:p>
    <w:p>
      <w:r>
        <w:rPr>
          <w:b/>
        </w:rPr>
        <w:t xml:space="preserve">206.3 </w:t>
      </w:r>
      <w:r>
        <w:rPr/>
        <w:t>Where the Supplier becomes aware of any matter which may affect the security (module 9), it shall notify the Customer promptly and in any event within five Working Days. Where the Supplier becomes aware of any matter which may affect the security (module 9), it shall notify the Customer promptly and in any event within five Working Days. The parties shall meet at least quarterly to review performance in relation to the security (module 9) and agree any improvements required.</w:t>
      </w:r>
    </w:p>
    <w:p>
      <w:r>
        <w:rPr>
          <w:b/>
        </w:rPr>
        <w:t xml:space="preserve">206.4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security (module 9), it shall notify the Customer promptly and in any event within five Working Days.</w:t>
      </w:r>
    </w:p>
    <w:p>
      <w:r>
        <w:rPr>
          <w:b/>
        </w:rPr>
        <w:t xml:space="preserve">206.5 </w:t>
      </w:r>
      <w:r>
        <w:rPr/>
        <w:t>The Customer may, acting reasonably, request such information from the Supplier as it requires to verify compliance with this clause. The parties shall meet at least quarterly to review performance in relation to the security (module 9) and agree any improvements required. The Customer may, acting reasonably, request such information from the Supplier as it requires to verify compliance with this clause.</w:t>
      </w:r>
    </w:p>
    <w:p>
      <w:r>
        <w:rPr>
          <w:b/>
        </w:rPr>
        <w:t xml:space="preserve">206.6 </w:t>
      </w:r>
      <w:r>
        <w:rPr/>
        <w:t>Any approval given by the Customer under this clause shall not relieve the Supplier of any of its obligations under this Agreement.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w:t>
      </w:r>
    </w:p>
    <w:p>
      <w:r>
        <w:rPr>
          <w:b/>
        </w:rPr>
        <w:t xml:space="preserve">206.7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206.8 </w:t>
      </w:r>
      <w:r>
        <w:rPr/>
        <w:t>Nothing in this clause shall limit any other right or remedy of the Customer under this Agreement or at law.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206.9 </w:t>
      </w:r>
      <w:r>
        <w:rPr/>
        <w:t>Where the Supplier becomes aware of any matter which may affect the security (module 9), it shall notify the Customer promptly and in any event within five Working Days. The Supplier shall maintain complete and accurate records relating to the security (module 9) and shall make them available to the Customer on request.</w:t>
      </w:r>
    </w:p>
    <w:p>
      <w:r>
        <w:rPr>
          <w:b/>
        </w:rPr>
        <w:t xml:space="preserve">206.10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security (module 9) and agree any improvements required.</w:t>
      </w:r>
    </w:p>
    <w:p>
      <w:r>
        <w:rPr>
          <w:b/>
        </w:rPr>
        <w:t xml:space="preserve">206.11 </w:t>
      </w:r>
      <w:r>
        <w:rPr/>
        <w:t>Any approval given by the Customer under this clause shall not relieve the Supplier of any of its obligations under this Agreement. The parties shall meet at least quarterly to review performance in relation to the security (module 9) and agree any improvements required.</w:t>
      </w:r>
    </w:p>
    <w:p>
      <w:pPr>
        <w:pStyle w:val="Heading1"/>
      </w:pPr>
      <w:r>
        <w:rPr/>
        <w:t>207. Audit (Module 9)</w:t>
      </w:r>
    </w:p>
    <w:p>
      <w:r>
        <w:rPr>
          <w:b/>
        </w:rPr>
        <w:t xml:space="preserve">207.1 </w:t>
      </w:r>
      <w:r>
        <w:rPr/>
        <w:t xml:space="preserve">The parties shall meet at least quarterly to review performance in relation to the audit (module 9) and agree any improvements required. The Supplier shall maintain complete and accurate records </w:t>
      </w:r>
      <w:r>
        <w:rPr/>
        <w:t xml:space="preserve">reasonable</w:t>
      </w:r>
      <w:r>
        <w:rPr/>
        <w:t xml:space="preserve"> to the audit (module 9) and shall make them available to the Customer on request.</w:t>
      </w:r>
    </w:p>
    <w:p>
      <w:r>
        <w:rPr>
          <w:b/>
        </w:rPr>
        <w:t xml:space="preserve">207.2 </w:t>
      </w:r>
      <w:r>
        <w:rPr/>
        <w:t>Where the Supplier becomes aware of any matter which may affect the audit (module 9), it shall notify the Customer promptly and in any event within five Working Days. The parties shall meet at least quarterly to review performance in relation to the audit (module 9) and agree any improvements required.</w:t>
      </w:r>
    </w:p>
    <w:p>
      <w:r>
        <w:rPr>
          <w:b/>
        </w:rPr>
        <w:t xml:space="preserve">207.3 </w:t>
      </w:r>
      <w:r>
        <w:rPr/>
        <w:t>Clause 19.3 applies to any dispute arising under this clause.</w:t>
      </w:r>
    </w:p>
    <w:p>
      <w:r>
        <w:rPr>
          <w:b/>
        </w:rPr>
        <w:t xml:space="preserve">207.4 </w:t>
      </w:r>
      <w:r>
        <w:rPr/>
        <w:t>The parties shall meet at least quarterly to review performance in relation to the audit (module 9) and agree any improvements required. 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207.5 </w:t>
      </w:r>
      <w:r>
        <w:rPr/>
        <w:t>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207.6 </w:t>
      </w:r>
      <w:r>
        <w:rPr/>
        <w:t>The Supplier shall maintain complete and accurate records relating to the audit (module 9) and shall make them available to the Customer on request. Any approval given by the Customer under this clause shall not relieve the Supplier of any of its obligations under this Agreement. Where the Supplier becomes aware of any matter which may affect the audit (module 9), it shall notify the Customer promptly and in any event within five Working Days.</w:t>
      </w:r>
    </w:p>
    <w:p>
      <w:r>
        <w:rPr>
          <w:b/>
        </w:rPr>
        <w:t xml:space="preserve">207.7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207.8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207.9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audit (module 9), it shall notify the Customer promptly and in any event within five Working Days.</w:t>
      </w:r>
      <w:r>
        <w:rPr/>
        <w:t xml:space="preserve"> This obligation survives termination.</w:t>
      </w:r>
    </w:p>
    <w:p>
      <w:r>
        <w:rPr>
          <w:b/>
        </w:rPr>
        <w:t xml:space="preserve">207.10 </w:t>
      </w:r>
      <w:r>
        <w:rPr/>
        <w:t xml:space="preserve">Where the Supplier becomes aware of any matter which may affect the audit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208. Warranties (Module 9)</w:t>
      </w:r>
    </w:p>
    <w:p>
      <w:r>
        <w:rPr>
          <w:b/>
        </w:rPr>
        <w:t xml:space="preserve">208.1 </w:t>
      </w:r>
      <w:r>
        <w:rPr/>
        <w:t>Where the Supplier becomes aware of any matter which may affect the warranties (module 9), it shall notify the Customer promptly and in any event within five Working Days. Nothing in this clause shall limit any other right or remedy of the Customer under this Agreement or at law.</w:t>
      </w:r>
    </w:p>
    <w:p>
      <w:r>
        <w:rPr>
          <w:b/>
        </w:rPr>
        <w:t xml:space="preserve">208.2 </w:t>
      </w:r>
      <w:r>
        <w:rPr/>
        <w:t>The Supplier shall retain all Customer Data for 30 days after termination before secure deletion.</w:t>
      </w:r>
    </w:p>
    <w:p>
      <w:r>
        <w:rPr>
          <w:b/>
        </w:rPr>
        <w:t xml:space="preserve">208.3 </w:t>
      </w:r>
      <w:r>
        <w:rPr/>
        <w:t>Subject to Clause 9.4, the Supplier shall provide the deliverables described in this clause to the Customer.</w:t>
      </w:r>
    </w:p>
    <w:p>
      <w:r>
        <w:rPr>
          <w:b/>
        </w:rPr>
        <w:t xml:space="preserve">208.4 </w:t>
      </w:r>
      <w:r>
        <w:rPr/>
        <w:t>The parties shall meet at least quarterly to review performance in relation to the warranties (module 9) and agree any improvements required. The Supplier shall maintain complete and accurate records relating to the warranties (module 9)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208.5 </w:t>
      </w:r>
      <w:r>
        <w:rPr/>
        <w:t xml:space="preserve">The Supplier shall maintain complete and accurate records relating to the warranties (module 9) and shall make them available to the Customer on request. The Customer may, acting reasonably, request such information from the Supplier as it requires to verify compliance with this clause.</w:t>
      </w:r>
      <w:r>
        <w:rPr/>
        <w:t xml:space="preserve"> This obligation survives termination.</w:t>
      </w:r>
    </w:p>
    <w:p>
      <w:r>
        <w:rPr>
          <w:b/>
        </w:rPr>
        <w:t xml:space="preserve">208.6 </w:t>
      </w:r>
      <w:r>
        <w:rPr/>
        <w:t>Where the Supplier becomes aware of any matter which may affect the warranties (module 9), it shall notify the Customer promptly and in any event within five Working Days. Where the Supplier becomes aware of any matter which may affect the warranties (module 9), it shall notify the Customer promptly and in any event within five Working Days.</w:t>
      </w:r>
    </w:p>
    <w:p>
      <w:r>
        <w:rPr>
          <w:b/>
        </w:rPr>
        <w:t xml:space="preserve">208.7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208.8 </w:t>
      </w:r>
      <w:r>
        <w:rPr/>
        <w:t xml:space="preserve">The parties shall meet at least quarterly to review performance in relation to the warranties (module 9) and agree any improvements required. The Supplier shall perform its obligations under this clause with reasonable skill, care and diligence and in accordance with </w:t>
      </w:r>
      <w:r>
        <w:rPr>
          <w:i/>
        </w:rPr>
        <w:t>Good Industry Practice</w:t>
      </w:r>
      <w:r>
        <w:rPr/>
        <w:t>.</w:t>
      </w:r>
    </w:p>
    <w:p>
      <w:r>
        <w:rPr>
          <w:b/>
        </w:rPr>
        <w:t xml:space="preserve">208.9 </w:t>
      </w:r>
      <w:r>
        <w:rPr/>
        <w:t>Where the Supplier becomes aware of any matter which may affect the warranties (module 9), it shall notify the Customer promptly and in any event within five Working Days. The Supplier shall maintain complete and accurate records relating to the warranties (module 9) and shall make them available to the Customer on request. Where the Supplier becomes aware of any matter which may affect the warranties (module 9), it shall notify the Customer promptly and in any event within five Working Days.</w:t>
      </w:r>
    </w:p>
    <w:p>
      <w:r>
        <w:rPr>
          <w:b/>
        </w:rPr>
        <w:t xml:space="preserve">208.10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208.11 </w:t>
      </w:r>
      <w:r>
        <w:rPr/>
        <w:t>The Supplier shall maintain complete and accurate records relating to the warranties (module 9)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9) and shall make them available to the Customer on request. The parties shall meet at least quarterly to review performance in relation to the warranties (module 9) and agree any improvements required.</w:t>
      </w:r>
    </w:p>
    <w:p>
      <w:r>
        <w:rPr>
          <w:b/>
        </w:rPr>
        <w:t xml:space="preserve">208.12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r>
        <w:rPr/>
        <w:t xml:space="preserve"> This obligation survives termination.</w:t>
      </w:r>
    </w:p>
    <w:p>
      <w:r>
        <w:rPr>
          <w:b/>
        </w:rPr>
        <w:t xml:space="preserve">208.13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209. Indemnities (Module 9)</w:t>
      </w:r>
    </w:p>
    <w:p>
      <w:r>
        <w:rPr>
          <w:b/>
        </w:rPr>
        <w:t xml:space="preserve">209.1 </w:t>
      </w:r>
      <w:r>
        <w:rPr/>
        <w:t xml:space="preserve">The parties shall meet at least quarterly to review performance in relation to the indemnities (module 9)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209.2 </w:t>
      </w:r>
      <w:r>
        <w:rPr/>
        <w:t>Subject to Clause 9, the Supplier shall provide the deliverables described in this clause to the Customer.</w:t>
      </w:r>
    </w:p>
    <w:p>
      <w:r>
        <w:rPr>
          <w:b/>
        </w:rPr>
        <w:t xml:space="preserve">209.3 </w:t>
      </w:r>
      <w:r>
        <w:rPr/>
        <w:t>Nothing in this clause shall limit any other right or remedy of the Customer under this Agreement or at law.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209.4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209.5 </w:t>
      </w:r>
      <w:r>
        <w:rPr/>
        <w:t>Nothing in this clause shall limit any other right or remedy of the Customer under this Agreement or at law. Where the Supplier becomes aware of any matter which may affect the indemnities (module 9),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209.6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w:t>
      </w:r>
    </w:p>
    <w:p>
      <w:r>
        <w:rPr>
          <w:b/>
        </w:rPr>
        <w:t xml:space="preserve">209.7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9) and agree any improvements required. Any approval given by the Customer under this clause shall not relieve the Supplier of any of its obligations under this Agreement.</w:t>
      </w:r>
    </w:p>
    <w:p>
      <w:r>
        <w:rPr>
          <w:b/>
        </w:rPr>
        <w:t xml:space="preserve">209.8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indemnities (module 9), it shall notify the Customer promptly and in any event within five Working Days. The Customer may, acting reasonably, request such information from the Supplier as it requires to verify compliance with this clause.</w:t>
      </w:r>
    </w:p>
    <w:p>
      <w:r>
        <w:rPr>
          <w:b/>
        </w:rPr>
        <w:t xml:space="preserve">209.9 </w:t>
      </w:r>
      <w:r>
        <w:rPr/>
        <w:t>The Supplier shall maintain complete and accurate records relating to the indemnities (module 9) and shall make them available to the Customer on request. The parties shall meet at least quarterly to review performance in relation to the indemnities (module 9) and agree any improvements required. The Customer may, acting reasonably, request such information from the Supplier as it requires to verify compliance with this clause. The parties shall meet at least quarterly to review performance in relation to the indemnities (module 9) and agree any improvements required.</w:t>
      </w:r>
    </w:p>
    <w:p>
      <w:pPr>
        <w:pStyle w:val="Heading1"/>
      </w:pPr>
      <w:r>
        <w:rPr/>
        <w:t>210. Limitation of Liability (Module 9)</w:t>
      </w:r>
    </w:p>
    <w:p>
      <w:r>
        <w:rPr>
          <w:b/>
        </w:rPr>
        <w:t xml:space="preserve">210.1 </w:t>
      </w:r>
      <w:r>
        <w:rPr/>
        <w:t>The Supplier shall provide the exit plan within thirty (30) days of the Effective Date.</w:t>
      </w:r>
    </w:p>
    <w:p>
      <w:r>
        <w:rPr>
          <w:b/>
        </w:rPr>
        <w:t xml:space="preserve">210.2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210.3 </w:t>
      </w:r>
      <w:r>
        <w:rPr/>
        <w:t>Where the Supplier becomes aware of any matter which may affect the limitation of liability (module 9),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210.4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Supplier shall maintain complete and accurate records relating to the limitation of liability (module 9) and shall make them available to the Customer on request.</w:t>
      </w:r>
    </w:p>
    <w:p>
      <w:r>
        <w:rPr>
          <w:b/>
        </w:rPr>
        <w:t xml:space="preserve">210.5 </w:t>
      </w:r>
      <w:r>
        <w:rPr/>
        <w:t xml:space="preserve">Any approval given by the Customer under this clause shall not relieve the Supplier of any of its obligations under this Agreement. Nothing in this clause shall limit any other right or remedy of the Customer under this Agreement or at law. Where the Supplier becomes aware of </w:t>
      </w:r>
      <w:r>
        <w:rPr/>
        <w:t xml:space="preserve">reasonable</w:t>
      </w:r>
      <w:r>
        <w:rPr/>
        <w:t xml:space="preserve"> matter which may affect the limitation of liability (module 9), it shall notify the Customer promptly and in any event within five Working Days. Each party shall bear its own costs in connection with the matters described in this clause, save as otherwise expressly provided.</w:t>
      </w:r>
    </w:p>
    <w:p>
      <w:r>
        <w:rPr>
          <w:b/>
        </w:rPr>
        <w:t xml:space="preserve">210.6 </w:t>
      </w:r>
      <w:r>
        <w:rPr/>
        <w:t>The parties shall meet at least quarterly to review performance in relation to the limitation of liability (module 9) and agree any improvements required. Where the Supplier becomes aware of any matter which may affect the limitation of liability (module 9), it shall notify the Customer promptly and in any event within five Working Days. Where the Supplier becomes aware of any matter which may affect the limitation of liability (module 9), it shall notify the Customer promptly and in any event within five Working Days.</w:t>
      </w:r>
    </w:p>
    <w:p>
      <w:r>
        <w:rPr>
          <w:b/>
        </w:rPr>
        <w:t xml:space="preserve">210.7 </w:t>
      </w:r>
      <w:r>
        <w:rPr/>
        <w:t xml:space="preserve">Where the Supplier becomes aware of any matter which may affect the limitation of liability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210.8 </w:t>
      </w:r>
      <w:r>
        <w:rPr/>
        <w:t>Nothing in this clause shall limit any other right or remedy of the Customer under this Agreement or at law. Where the Supplier becomes aware of any matter which may affect the limitation of liability (module 9), it shall notify the Customer promptly and in any event within five Working Days.</w:t>
      </w:r>
    </w:p>
    <w:p>
      <w:r>
        <w:rPr>
          <w:b/>
        </w:rPr>
        <w:t xml:space="preserve">210.9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2"/>
      </w:pPr>
      <w:r>
        <w:rPr>
          <w:b/>
        </w:rPr>
        <w:t xml:space="preserve">210.10 </w:t>
      </w:r>
      <w:r>
        <w:rPr/>
        <w:t>The parties shall meet at least quarterly to review performance in relation to the limitation of liability (module 9) and agree any improvements required. Nothing in this clause shall limit any other right or remedy of the Customer under this Agreement or at law.</w:t>
      </w:r>
    </w:p>
    <w:p>
      <w:pPr>
        <w:pStyle w:val="Heading1"/>
      </w:pPr>
      <w:r>
        <w:rPr/>
        <w:t>211. Insurance (Module 9)</w:t>
      </w:r>
    </w:p>
    <w:p>
      <w:r>
        <w:rPr>
          <w:b/>
        </w:rPr>
        <w:t xml:space="preserve">211.1 </w:t>
      </w:r>
      <w:r>
        <w:rPr/>
        <w:t>Any approval given by the Customer under this clause shall not relieve the Supplier of any of its obligations under this Agreement. Where the Supplier becomes aware of any matter which may affect the insurance (module 9), it shall notify the Customer promptly and in any event within five Working Days. Any approval given by the Customer under this clause shall not relieve the Supplier of any of its obligations under this Agreement.</w:t>
      </w:r>
    </w:p>
    <w:p>
      <w:r>
        <w:rPr>
          <w:b/>
        </w:rPr>
        <w:t xml:space="preserve">211.2 </w:t>
      </w:r>
      <w:r>
        <w:rPr/>
        <w:t>The Customer may, acting reasonably, request such information from the Supplier as it requires to verify compliance with this clause. The Supplier shall maintain complete and accurate records relating to the insurance (module 9) and shall make them available to the Customer on request.</w:t>
      </w:r>
    </w:p>
    <w:p>
      <w:r>
        <w:rPr>
          <w:b/>
        </w:rPr>
        <w:t xml:space="preserve">211.3 </w:t>
      </w:r>
      <w:r>
        <w:rPr/>
        <w:t xml:space="preserve">The Supplier shall maintain complete and accurate records relating to the insurance (module 9)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Each party shall bear its </w:t>
      </w:r>
      <w:r>
        <w:rPr/>
        <w:t xml:space="preserve">reasonable</w:t>
      </w:r>
      <w:r>
        <w:rPr/>
        <w:t xml:space="preserve"> costs in connection with the matters described in this clause, save as otherwise expressly provided.</w:t>
      </w:r>
    </w:p>
    <w:p>
      <w:r>
        <w:rPr>
          <w:b/>
        </w:rPr>
        <w:t xml:space="preserve">211.4 </w:t>
      </w:r>
      <w:r>
        <w:rPr/>
        <w:t>The parties shall meet at least quarterly to review performance in relation to the insurance (module 9) and agree any improvements required. Where the Supplier becomes aware of any matter which may affect the insurance (module 9), it shall notify the Customer promptly and in any event within five Working Days. Where the Supplier becomes aware of any matter which may affect the insurance (module 9), it shall notify the Customer promptly and in any event within five Working Days. The Customer may, acting reasonably, request such information from the Supplier as it requires to verify compliance with this clause.</w:t>
      </w:r>
    </w:p>
    <w:p>
      <w:r>
        <w:rPr>
          <w:b/>
        </w:rPr>
        <w:t xml:space="preserve">211.5 </w:t>
      </w:r>
      <w:r>
        <w:rPr/>
        <w:t>Subject to Clause 9, the Supplier shall provide the deliverables described in this clause to the Customer.</w:t>
      </w:r>
    </w:p>
    <w:p>
      <w:r>
        <w:rPr>
          <w:b/>
        </w:rPr>
        <w:t xml:space="preserve">211.6 </w:t>
      </w:r>
      <w:r>
        <w:rPr/>
        <w:t xml:space="preserve">The parties shall meet at least quarterly to review performance in relation to the insurance (module 9)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211.7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211.8 </w:t>
      </w:r>
      <w:r>
        <w:rPr/>
        <w:t>Each party shall bear its own costs in connection with the matters described in this clause, save as otherwise expressly provided. Where the Supplier becomes aware of any matter which may affect the insurance (module 9), it shall notify the Customer promptly and in any event within five Working Days.</w:t>
      </w:r>
    </w:p>
    <w:p>
      <w:r>
        <w:rPr>
          <w:b/>
        </w:rPr>
        <w:t xml:space="preserve">211.9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insurance (module 9), it shall notify the Customer promptly and in any event within five Working Days.</w:t>
      </w:r>
    </w:p>
    <w:p>
      <w:pPr>
        <w:pStyle w:val="Heading1"/>
      </w:pPr>
      <w:r>
        <w:rPr/>
        <w:t>212. Force Majeure (Module 9)</w:t>
      </w:r>
    </w:p>
    <w:p>
      <w:r>
        <w:rPr>
          <w:b/>
        </w:rPr>
        <w:t xml:space="preserve">212.1 </w:t>
      </w:r>
      <w:r>
        <w:rPr/>
        <w:t xml:space="preserve">The parties shall meet at least quarterly to review performance in relation to the force majeure (module 9) and agree any improvements required. Nothing in this clause shall limit any other right or remedy of the Customer under this Agreement or at law.</w:t>
      </w:r>
      <w:r>
        <w:rPr/>
        <w:t xml:space="preserve"> This obligation survives termination.</w:t>
      </w:r>
    </w:p>
    <w:p>
      <w:r>
        <w:rPr>
          <w:b/>
        </w:rPr>
        <w:t xml:space="preserve">212.2 </w:t>
      </w:r>
      <w:r>
        <w:rPr/>
        <w:t>Nothing in this clause shall limit any other right or remedy of the Customer under this Agreement or at law. The parties shall meet at least quarterly to review performance in relation to the force majeure (module 9) and agree any improvements required. Where the Supplier becomes aware of any matter which may affect the force majeure (module 9), it shall notify the Customer promptly and in any event within five Working Days.</w:t>
      </w:r>
    </w:p>
    <w:p>
      <w:r>
        <w:rPr>
          <w:b/>
        </w:rPr>
        <w:t xml:space="preserve">212.3 </w:t>
      </w:r>
      <w:r>
        <w:rPr/>
        <w:t>Where the Supplier becomes aware of any matter which may affect the force majeure (module 9), it shall notify the Customer promptly and in any event within five Working Days. The Supplier shall maintain complete and accurate records relating to the force majeure (module 9) and shall make them available to the Customer on request. The parties shall meet at least quarterly to review performance in relation to the force majeure (module 9) and agree any improvements required.</w:t>
      </w:r>
    </w:p>
    <w:p>
      <w:r>
        <w:rPr>
          <w:b/>
        </w:rPr>
        <w:t xml:space="preserve">212.4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212.5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212.6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212.8 </w:t>
      </w:r>
      <w:r>
        <w:rPr/>
        <w:t xml:space="preserve">Nothing in this clause shall limit any other right or remedy of the Customer under this Agreement or at law. The Supplier shall maintain complete and accurate records relating to the force majeure (mod</w:t>
      </w:r>
      <w:r>
        <w:rPr>
          <w:b/>
        </w:rPr>
        <w:t xml:space="preserve">ule 9) and s</w:t>
      </w:r>
      <w:r>
        <w:rPr/>
        <w:t xml:space="preserve">hall make them available to the Customer on request. Where the Supplier becomes aware of any matter which may affect the force majeure (module 9), it shall notify the Customer promptly and in any event within five Working Days. Where the Supplier becomes aware of any matter which may affect the force majeure (module 9), it shall notify the Customer promptly and in any event within five Working Days.</w:t>
      </w:r>
    </w:p>
    <w:p>
      <w:r>
        <w:rPr>
          <w:b/>
        </w:rPr>
        <w:t xml:space="preserve">212.9 </w:t>
      </w:r>
      <w:r>
        <w:rPr/>
        <w:t>Subject to Clause 9.2, the Supplier shall provide the deliverables described in this clause to the Customer.</w:t>
      </w:r>
    </w:p>
    <w:p>
      <w:r>
        <w:rPr>
          <w:b/>
        </w:rPr>
        <w:t xml:space="preserve">212.10 </w:t>
      </w:r>
      <w:r>
        <w:rPr/>
        <w:t>Clause 19 applies to any dispute arising under this clause.</w:t>
      </w:r>
    </w:p>
    <w:p>
      <w:pPr>
        <w:pStyle w:val="Heading1"/>
      </w:pPr>
      <w:r>
        <w:rPr/>
        <w:t>213. Subcontracting (Module 9)</w:t>
      </w:r>
    </w:p>
    <w:p>
      <w:r>
        <w:rPr>
          <w:b/>
        </w:rPr>
        <w:t xml:space="preserve">213.1 </w:t>
      </w:r>
      <w:r>
        <w:rPr/>
        <w:t>The Supplier shall remedy any material breach within 30 days of written notice requiring it to do so.</w:t>
      </w:r>
    </w:p>
    <w:p>
      <w:r>
        <w:rPr>
          <w:b/>
        </w:rPr>
        <w:t xml:space="preserve">213.2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2"/>
      </w:pPr>
      <w:r>
        <w:rPr>
          <w:b/>
        </w:rPr>
        <w:t xml:space="preserve">213.3 </w:t>
      </w:r>
      <w:r>
        <w:rPr/>
        <w:t>The parties shall meet at least quarterly to review performance in relation to the subcontracting (module 9) and agree any improvements required. The Customer may, acting reasonably, request such information from the Supplier as it requires to verify compliance with this clause.</w:t>
      </w:r>
    </w:p>
    <w:p>
      <w:r>
        <w:rPr>
          <w:b/>
        </w:rPr>
        <w:t xml:space="preserve">213.4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213.5 </w:t>
      </w:r>
      <w:r>
        <w:rPr/>
        <w:t>The parties shall meet at least quarterly to review performance in relation to the subcontracting (module 9) and agree any improvements required. The parties shall meet at least quarterly to review performance in relation to the subcontracting (module 9) and agree any improvements required.</w:t>
      </w:r>
    </w:p>
    <w:p>
      <w:r>
        <w:rPr>
          <w:b/>
        </w:rPr>
        <w:t xml:space="preserve">213.6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213.7 </w:t>
      </w:r>
      <w:r>
        <w:rPr/>
        <w:t>The Supplier shall provide the exit plan within thirty (30) days of the Effective Date.</w:t>
      </w:r>
    </w:p>
    <w:p>
      <w:r>
        <w:rPr>
          <w:b/>
        </w:rPr>
        <w:t xml:space="preserve">213.8 </w:t>
      </w:r>
      <w:r>
        <w:rPr/>
        <w:t>Each party shall bear its own costs in connection with the matters described in this clause, save as otherwise expressly provided. The parties shall meet at least quarterly to review performance in relation to the subcontracting (module 9) and agree any improvements required.</w:t>
      </w:r>
    </w:p>
    <w:p>
      <w:r>
        <w:rPr>
          <w:b/>
        </w:rPr>
        <w:t xml:space="preserve">213.9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213.10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213.11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213.12 </w:t>
      </w:r>
      <w:r>
        <w:rPr/>
        <w:t xml:space="preserve">Nothing in this clause shall limit any other right </w:t>
      </w:r>
      <w:r>
        <w:rPr/>
        <w:t xml:space="preserve">reasonable</w:t>
      </w:r>
      <w:r>
        <w:rPr/>
        <w:t xml:space="preserve">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subcontracting (module 9) and agree any improvements required.</w:t>
      </w:r>
    </w:p>
    <w:p>
      <w:pPr>
        <w:pStyle w:val="Heading1"/>
      </w:pPr>
      <w:r>
        <w:rPr/>
        <w:t>214. Assignment (Module 9)</w:t>
      </w:r>
    </w:p>
    <w:p>
      <w:r>
        <w:rPr>
          <w:b/>
        </w:rPr>
        <w:t xml:space="preserve">214.1 </w:t>
      </w:r>
      <w:r>
        <w:rPr/>
        <w:t>Any approval given by the Customer under this clause shall not relieve the Supplier of any of its obligations under this Agreement.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w:r>
        <w:rPr>
          <w:b/>
        </w:rPr>
        <w:t xml:space="preserve">214.2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214.3 </w:t>
      </w:r>
      <w:r>
        <w:rPr/>
        <w:t>The Supplier shall maintain complete and accurate records relating to the assignment (module 9) and shall make them available to the Customer on request. Where the Supplier becomes aware of any matter which may affect the assignment (module 9), it shall notify the Customer promptly and in any event within five Working Days. 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w:t>
      </w:r>
    </w:p>
    <w:p>
      <w:r>
        <w:rPr>
          <w:b/>
        </w:rPr>
        <w:t xml:space="preserve">214.4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214.5 </w:t>
      </w:r>
      <w:r>
        <w:rPr/>
        <w:t>Nothing in this clause shall limit any other right or remedy of the Customer under this Agreement or at law. Where the Supplier becomes aware of any matter which may affect the assignment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214.6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assignment (module 9), it shall notify the Customer promptly and in any event within five Working Days. The Supplier shall perform its obligations under this clause with reasonable skill, care and diligence and in accordance with Good Industry Practice.</w:t>
      </w:r>
    </w:p>
    <w:p>
      <w:r>
        <w:rPr>
          <w:b/>
        </w:rPr>
        <w:t xml:space="preserve">214.7 </w:t>
      </w:r>
      <w:r>
        <w:rPr/>
        <w:t>The parties shall meet at least quarterly to review performance in relation to the assignment (module 9) and agree any improvements required. The parties shall meet at least quarterly to review performance in relation to the assignment (module 9) and agree any improvements required.</w:t>
      </w:r>
    </w:p>
    <w:p>
      <w:r>
        <w:rPr>
          <w:b/>
        </w:rPr>
        <w:t xml:space="preserve">214.8 </w:t>
      </w:r>
      <w:r>
        <w:rPr/>
        <w:t>Subject to Clause 9, the Supplier shall provide the deliverables described in this clause to the Customer.</w:t>
      </w:r>
    </w:p>
    <w:p>
      <w:r>
        <w:rPr>
          <w:b/>
        </w:rPr>
        <w:t xml:space="preserve">214.9 </w:t>
      </w:r>
      <w:r>
        <w:rPr/>
        <w:t xml:space="preserve">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214.10 </w:t>
      </w:r>
      <w:r>
        <w:rPr/>
        <w:t xml:space="preserve">The Supplier </w:t>
      </w:r>
      <w:r>
        <w:rPr/>
        <w:t xml:space="preserve">reasonable</w:t>
      </w:r>
      <w:r>
        <w:rPr/>
        <w:t xml:space="preserve"> maintain complete and accurate records relating to the assignment (module 9) and shall make them available to the Customer on request. The Supplier shall maintain complete and accurate records relating to the assignment (module 9)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214.11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w:r>
        <w:rPr>
          <w:b/>
        </w:rPr>
        <w:t xml:space="preserve">214.12 </w:t>
      </w:r>
      <w:r>
        <w:rPr/>
        <w:t>Either party may terminate this Agreement for convenience on not less than thirty (30) days' written notice.</w:t>
      </w:r>
    </w:p>
    <w:p>
      <w:r>
        <w:rPr>
          <w:b/>
        </w:rPr>
        <w:t xml:space="preserve">214.13 </w:t>
      </w:r>
      <w:r>
        <w:rPr/>
        <w:t>Clause 29.1 applies to any dispute arising under this clause.</w:t>
      </w:r>
    </w:p>
    <w:p>
      <w:pPr>
        <w:pStyle w:val="Heading1"/>
      </w:pPr>
      <w:r>
        <w:rPr/>
        <w:t>215. Dispute Resolution (Module 9)</w:t>
      </w:r>
    </w:p>
    <w:p>
      <w:r>
        <w:rPr>
          <w:b/>
        </w:rPr>
        <w:t xml:space="preserve">215.2 </w:t>
      </w:r>
      <w:r>
        <w:rPr/>
        <w:t>Each party shall bear its own costs in connection with the matters described in this clause, save as otherwise expressly provided. Where the Supplier becomes aware of any matter which may affect the dispute resolution (module 9), it shall notify the Customer promptly and in any event within five Working Days. Nothing in this clause shall limit any other right or remedy of the Customer under this Agreement or at law.</w:t>
      </w:r>
    </w:p>
    <w:p>
      <w:r>
        <w:rPr>
          <w:b/>
        </w:rPr>
        <w:t xml:space="preserve">215.3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215.4 </w:t>
      </w:r>
      <w:r>
        <w:rPr/>
        <w:t>Each party shall bear its own costs in connection with the matters described in this clause, save as otherwise expressly provided. The parties shall meet at least quarterly to review performance in relation to the dispute resolution (module 9) and agree any improvements required. The Supplier shall maintain complete and accurate records relating to the dispute resolution (module 9) and shall make them available to the Customer on request.</w:t>
      </w:r>
    </w:p>
    <w:p>
      <w:r>
        <w:rPr>
          <w:b/>
        </w:rPr>
        <w:t xml:space="preserve">215.5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The Supplier shall maintain complete and accurate records relating to the dispute resolution (module 9) and shall make them </w:t>
      </w:r>
      <w:del w:id="9114" w:author="Helena Voss" w:date="2026-09-28T08:30:09Z">
        <w:r>
          <w:rPr/>
          <w:delText xml:space="preserve">available</w:delText>
        </w:r>
      </w:del>
      <w:ins w:id="9115" w:author="Helena Voss" w:date="2026-09-28T08:30:09Z">
        <w:r>
          <w:rPr/>
          <w:t xml:space="preserve">reasonable</w:t>
        </w:r>
      </w:ins>
      <w:r>
        <w:rPr/>
        <w:t xml:space="preserve"> to the Customer on request.</w:t>
      </w:r>
    </w:p>
    <w:p>
      <w:r>
        <w:rPr>
          <w:b/>
        </w:rPr>
        <w:t xml:space="preserve">215.6 </w:t>
      </w:r>
      <w:r>
        <w:rPr/>
        <w:t xml:space="preserve">Clause 19.3 applies to any dispute arising under this clause.</w:t>
      </w:r>
      <w:ins w:id="9090" w:author="Helena Voss" w:date="2026-09-28T08:30:09Z">
        <w:r>
          <w:rPr/>
          <w:t xml:space="preserve"> This obligation survives termination.</w:t>
        </w:r>
      </w:ins>
    </w:p>
    <w:p>
      <w:r>
        <w:rPr>
          <w:b/>
        </w:rPr>
        <w:t xml:space="preserve">215.7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dispute resolution (module 9) and shall make them available to the Customer on request.</w:t>
      </w:r>
    </w:p>
    <w:p>
      <w:r>
        <w:rPr>
          <w:b/>
        </w:rPr>
        <w:t xml:space="preserve">215.8 </w:t>
      </w:r>
      <w:r>
        <w:rPr/>
        <w:t>Where the Supplier becomes aware of any matter which may affect the dispute resolution (module 9),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215.9 </w:t>
      </w:r>
      <w:r>
        <w:rPr/>
        <w:t>Clause 19 applies to any dispute arising under this clause.</w:t>
      </w:r>
    </w:p>
    <w:p>
      <w:r>
        <w:rPr>
          <w:b/>
        </w:rPr>
        <w:t xml:space="preserve">215.10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t>
      </w:r>
    </w:p>
    <w:p>
      <w:r>
        <w:rPr>
          <w:b/>
        </w:rPr>
        <w:t xml:space="preserve">215.11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215.12 </w:t>
      </w:r>
      <w:r>
        <w:rPr/>
        <w:t>Nothing in this clause shall limit any other right or remedy of the Customer under this Agreement or at law. The Supplier shall maintain complete and accurate records relating to the dispute resolution (module 9)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216. Notices (Module 9)</w:t>
      </w:r>
    </w:p>
    <w:p>
      <w:r>
        <w:rPr>
          <w:b/>
        </w:rPr>
        <w:t xml:space="preserve">216.1 </w:t>
      </w:r>
      <w:r>
        <w:rPr/>
        <w:t xml:space="preserve">Each party shall bear its own costs in connection with the matters described in this clause, save as otherwise expressly provided.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216.2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216.3 </w:t>
      </w:r>
      <w:r>
        <w:rPr/>
        <w:t>The Customer may, acting reasonably, request such information from the Supplier as it requires to verify compliance with this clause. The parties shall meet at least quarterly to review performance in relation to the notices (module 9) and agree any improvements required.</w:t>
      </w:r>
    </w:p>
    <w:p>
      <w:r>
        <w:rPr>
          <w:b/>
        </w:rPr>
        <w:t xml:space="preserve">216.4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216.5 </w:t>
      </w:r>
      <w:r>
        <w:rPr/>
        <w:t xml:space="preserve">The parties shall meet at least quarterly to review performance in relation to the notices (module 9) and agree any improvements required. The Supplier shall maintain complete and accurate records relating to the notices (module 9)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notices (module 9), it shall notify the Customer promptly and in any event within five Working Days.</w:t>
      </w:r>
    </w:p>
    <w:p>
      <w:r>
        <w:rPr>
          <w:b/>
        </w:rPr>
        <w:t xml:space="preserve">216.6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notices (module 9) and shall make them available to the Customer on request.</w:t>
      </w:r>
    </w:p>
    <w:p>
      <w:r>
        <w:rPr>
          <w:b/>
        </w:rPr>
        <w:t xml:space="preserve">216.7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w:r>
        <w:rPr>
          <w:b/>
        </w:rPr>
        <w:t xml:space="preserve">216.8 </w:t>
      </w:r>
      <w:r>
        <w:rPr/>
        <w:t xml:space="preserve">The Supplier shall maintain complete and accurate records relating to the notices (module 9) and shall make them available to the Customer on request.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r>
        <w:rPr/>
        <w:t xml:space="preserve"> This obligation survives termination.</w:t>
      </w:r>
    </w:p>
    <w:p>
      <w:r>
        <w:rPr>
          <w:b/>
        </w:rPr>
        <w:t xml:space="preserve">216.9 </w:t>
      </w:r>
      <w:r>
        <w:rPr/>
        <w:t>Clause 19 applies to any dispute arising under this clause.</w:t>
      </w:r>
    </w:p>
    <w:p>
      <w:r>
        <w:rPr>
          <w:b/>
        </w:rPr>
        <w:t xml:space="preserve">216.10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216.11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w:r>
        <w:rPr>
          <w:b/>
        </w:rPr>
        <w:t xml:space="preserve">216.12 </w:t>
      </w:r>
      <w:r>
        <w:rPr/>
        <w:t xml:space="preserve">The Supplier shall maintain complete and accurate records relating to the notices (module 9)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rPr/>
      </w:pPr>
      <w:r>
        <w:rPr/>
        <w:t xml:space="preserve">2485.A The Parties shall co-operate in good faith.</w:t>
      </w:r>
    </w:p>
    <w:p>
      <w:pPr>
        <w:pStyle w:val="Heading1"/>
      </w:pPr>
      <w:r>
        <w:rPr/>
        <w:t>217. Governing Law (Module 9)</w:t>
      </w:r>
    </w:p>
    <w:p>
      <w:r>
        <w:rPr>
          <w:b/>
        </w:rPr>
        <w:t xml:space="preserve">217.1 </w:t>
      </w:r>
      <w:r>
        <w:rPr/>
        <w:t>The parties shall meet at least quarterly to review performance in relation to the governing law (module 9) and agree any improvements required. Nothing in this clause shall limit any other right or remedy of the Customer under this Agreement or at law. The Supplier shall maintain complete and accurate records relating to the governing law (module 9) and shall make them available to the Customer on request.</w:t>
      </w:r>
    </w:p>
    <w:p>
      <w:r>
        <w:rPr>
          <w:b/>
        </w:rPr>
        <w:t xml:space="preserve">217.2 </w:t>
      </w:r>
      <w:r>
        <w:rPr/>
        <w:t xml:space="preserve">Each party shall bear its own costs in connection with the matters described in this clause, save as otherwise expressly provided. The Customer may, acting reasonably, </w:t>
      </w:r>
      <w:del w:id="9012" w:author="Helena Voss" w:date="2026-09-28T08:30:09Z">
        <w:r>
          <w:rPr/>
          <w:delText xml:space="preserve">request</w:delText>
        </w:r>
      </w:del>
      <w:ins w:id="9013" w:author="Helena Voss" w:date="2026-09-28T08:30:09Z">
        <w:r>
          <w:rPr/>
          <w:t xml:space="preserve">reasonable</w:t>
        </w:r>
      </w:ins>
      <w:r>
        <w:rPr/>
        <w:t xml:space="preserve"> such information from the Supplier as it requires to verify compliance with this clause. Each party shall bear its own costs in connection with the matters described in this clause, save as otherwise expressly provided.</w:t>
      </w:r>
    </w:p>
    <w:p>
      <w:r>
        <w:rPr>
          <w:b/>
        </w:rPr>
        <w:t xml:space="preserve">217.3 </w:t>
      </w:r>
      <w:r>
        <w:rPr/>
        <w:t xml:space="preserve">The Customer may, acting reasonably, request such information from the Supplier as it requires to verify compliance with this clause. The Supplier shall maintain complete and accurate records relating to the governing law (module 9) and shall make them available to the Customer on request.</w:t>
      </w:r>
      <w:r>
        <w:rPr/>
        <w:t xml:space="preserve"> This obligation survives termination.</w:t>
      </w:r>
    </w:p>
    <w:p>
      <w:r>
        <w:rPr>
          <w:b/>
        </w:rPr>
        <w:t xml:space="preserve">217.4 </w:t>
      </w:r>
      <w:r>
        <w:rPr/>
        <w:t>The Supplier shall remedy any material breach within 30 days of written notice requiring it to do so.</w:t>
      </w:r>
    </w:p>
    <w:p>
      <w:r>
        <w:rPr>
          <w:b/>
        </w:rPr>
        <w:t xml:space="preserve">217.5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217.6 </w:t>
      </w:r>
      <w:r>
        <w:rPr/>
        <w:t>The Supplier shall maintain complete and accurate records relating to the governing law (module 9) and shall make them available to the Customer on request. The parties shall meet at least quarterly to review performance in relation to the governing law (module 9) and agree any improvements required.</w:t>
      </w:r>
    </w:p>
    <w:p>
      <w:r>
        <w:rPr>
          <w:b/>
        </w:rPr>
        <w:t xml:space="preserve">217.7 </w:t>
      </w:r>
      <w:r>
        <w:rPr/>
        <w:t>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r>
        <w:rPr>
          <w:b/>
        </w:rPr>
        <w:t xml:space="preserve">217.8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w:t>
      </w:r>
    </w:p>
    <w:p>
      <w:r>
        <w:rPr>
          <w:b/>
        </w:rPr>
        <w:t xml:space="preserve">217.9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217.11 </w:t>
      </w:r>
      <w:r>
        <w:rPr/>
        <w:t>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r>
        <w:rPr>
          <w:b/>
        </w:rPr>
        <w:t xml:space="preserve">217.12 </w:t>
      </w:r>
      <w:r>
        <w:rPr/>
        <w:t>Any approval given by the Customer under this clause shall not relieve the Supplier of any of its obligations under this Agreement. The Supplier shall maintain complete and accurate records relating to the governing law (module 9) and shall make them available to the Customer on request. Where the Supplier becomes aware of any matter which may affect the governing law (module 9), it shall notify the Customer promptly and in any event within five Working Days.</w:t>
      </w:r>
    </w:p>
    <w:p>
      <w:r>
        <w:rPr>
          <w:b/>
        </w:rPr>
        <w:t xml:space="preserve">217.13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pPr>
        <w:pStyle w:val="Heading1"/>
      </w:pPr>
      <w:r>
        <w:rPr/>
        <w:t>218. Services (Module 10)</w:t>
      </w:r>
    </w:p>
    <w:p>
      <w:r>
        <w:rPr>
          <w:b/>
        </w:rPr>
        <w:t xml:space="preserve">218.1 </w:t>
      </w:r>
      <w:r>
        <w:rPr/>
        <w:t>Each party shall bear its own costs in connection with the matters described in this clause, save as otherwise expressly provided. The Supplier shall maintain complete and accurate records relating to the services (module 10) and shall make them available to the Customer on request. Where the Supplier becomes aware of any matter which may affect the services (module 10), it shall notify the Customer promptly and in any event within five Working Days.</w:t>
      </w:r>
    </w:p>
    <w:p>
      <w:r>
        <w:rPr>
          <w:b/>
        </w:rPr>
        <w:t xml:space="preserve">218.2 </w:t>
      </w:r>
      <w:r>
        <w:rPr/>
        <w:t>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w:r>
        <w:rPr>
          <w:b/>
        </w:rPr>
        <w:t xml:space="preserve">218.3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218.4 </w:t>
      </w:r>
      <w:r>
        <w:rPr/>
        <w:t xml:space="preserve">The parties shall meet at least quarterly to review performance in relation to the services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218.5 </w:t>
      </w:r>
      <w:r>
        <w:rPr/>
        <w:t>Subject to Clause 9.4, the Supplier shall provide the deliverables described in this clause to the Customer.</w:t>
      </w:r>
    </w:p>
    <w:p>
      <w:r>
        <w:rPr>
          <w:b/>
        </w:rPr>
        <w:t xml:space="preserve">218.6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w:r>
        <w:rPr>
          <w:b/>
        </w:rPr>
        <w:t xml:space="preserve">218.7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218.8 </w:t>
      </w:r>
      <w:r>
        <w:rPr/>
        <w:t>The parties shall meet at least quarterly to review performance in relation to the services (module 10) and agree any improvements required. Nothing in this clause shall limit any other right or remedy of the Customer under this Agreement or at law.</w:t>
      </w:r>
    </w:p>
    <w:p>
      <w:r>
        <w:rPr>
          <w:b/>
        </w:rPr>
        <w:t xml:space="preserve">218.9 </w:t>
      </w:r>
      <w:r>
        <w:rPr/>
        <w:t>The Supplier shall maintain complete and accurate records relating to the services (module 10) and shall make them available to the Customer on request. Any approval given by the Customer under this clause shall not relieve the Supplier of any of its obligations under this Agreement.</w:t>
      </w:r>
    </w:p>
    <w:p>
      <w:pPr>
        <w:pStyle w:val="Heading1"/>
      </w:pPr>
      <w:r>
        <w:rPr/>
        <w:t>219. Service Levels (Module 10)</w:t>
      </w:r>
    </w:p>
    <w:p>
      <w:r>
        <w:rPr>
          <w:b/>
        </w:rPr>
        <w:t xml:space="preserve">219.1 </w:t>
      </w:r>
      <w:r>
        <w:rPr/>
        <w:t>Where the Supplier becomes aware of any matter which may affect the service levels (module 10), it shall notify the Customer promptly and in any event within five Working Days. Where the Supplier becomes aware of any matter which may affect the service levels (module 10), it shall notify the Customer promptly and in any event within five Working Days. The parties shall meet at least quarterly to review performance in relation to the service levels (module 10) and agree any improvements required.</w:t>
      </w:r>
    </w:p>
    <w:p>
      <w:r>
        <w:rPr>
          <w:b/>
        </w:rPr>
        <w:t xml:space="preserve">219.2 </w:t>
      </w:r>
      <w:r>
        <w:rPr/>
        <w:t>The Customer may, acting reasonably, request such information from the Supplier as it requires to verify compliance with this clause. Where the Supplier becomes aware of any matter which may affect the service levels (module 10), it shall notify the Customer promptly and in any event within five Working Days.</w:t>
      </w:r>
    </w:p>
    <w:p>
      <w:r>
        <w:rPr>
          <w:b/>
        </w:rPr>
        <w:t xml:space="preserve">219.3 </w:t>
      </w:r>
      <w:r>
        <w:rPr/>
        <w:t xml:space="preserve">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 The Customer may, acting reasonably, request such information from the Supplier as it requires to verify compliance with this clause.</w:t>
      </w:r>
      <w:ins w:id="9051" w:author="Helena Voss" w:date="2026-09-28T08:30:09Z">
        <w:r>
          <w:rPr/>
          <w:t xml:space="preserve"> This obligation survives termination.</w:t>
        </w:r>
      </w:ins>
    </w:p>
    <w:p>
      <w:r>
        <w:rPr>
          <w:b/>
        </w:rPr>
        <w:t xml:space="preserve">219.4 </w:t>
      </w:r>
      <w:r>
        <w:rPr/>
        <w:t>The Supplier shall remedy any material breach within 30 days of written notice requiring it to do so.</w:t>
      </w:r>
    </w:p>
    <w:p>
      <w:r>
        <w:rPr>
          <w:b/>
        </w:rPr>
        <w:t xml:space="preserve">219.5 </w:t>
      </w:r>
      <w:r>
        <w:rPr/>
        <w:t>The parties shall meet at least quarterly to review performance in relation to the service levels (module 10)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219.6 </w:t>
      </w:r>
      <w:r>
        <w:rPr/>
        <w:t>The Supplier shall maintain complete and accurate records relating to the service levels (module 10)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219.7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service levels (module 10) and agree any improvements required.</w:t>
      </w:r>
    </w:p>
    <w:p>
      <w:r>
        <w:rPr>
          <w:b/>
        </w:rPr>
        <w:t xml:space="preserve">219.8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w:t>
      </w:r>
    </w:p>
    <w:p>
      <w:r>
        <w:rPr>
          <w:b/>
        </w:rPr>
        <w:t xml:space="preserve">219.9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219.10 </w:t>
      </w:r>
      <w:r>
        <w:rPr/>
        <w:t>Either party may terminate this Agreement for convenience on not less than thirty (30) days' written notice.</w:t>
      </w:r>
    </w:p>
    <w:p>
      <w:pPr>
        <w:pStyle w:val="Heading1"/>
      </w:pPr>
      <w:r>
        <w:rPr/>
        <w:t>220. Personnel (Module 10)</w:t>
      </w:r>
    </w:p>
    <w:p>
      <w:r>
        <w:rPr>
          <w:b/>
        </w:rPr>
        <w:t xml:space="preserve">220.1 </w:t>
      </w:r>
      <w:r>
        <w:rPr/>
        <w:t>The parties shall meet at least quarterly to review performance in relation to the personnel (module 10) and agree any improvements required. Nothing in this clause shall limit any other right or remedy of the Customer under this Agreement or at law.</w:t>
      </w:r>
    </w:p>
    <w:p>
      <w:r>
        <w:rPr>
          <w:b/>
        </w:rPr>
        <w:t xml:space="preserve">220.2 </w:t>
      </w:r>
      <w:r>
        <w:rPr/>
        <w:t>The Supplier shall maintain complete and accurate records relating to the personnel (module 10) and shall make them available to the Customer on request. Nothing in this clause shall limit any other right or remedy of the Customer under this Agreement or at law. The parties shall meet at least quarterly to review performance in relation to the personnel (module 10) and agree any improvements required.</w:t>
      </w:r>
    </w:p>
    <w:p>
      <w:r>
        <w:rPr>
          <w:b/>
        </w:rPr>
        <w:t xml:space="preserve">220.4 </w:t>
      </w:r>
      <w:r>
        <w:rPr/>
        <w:t>Each party shall bear its own costs in connection with the matters described in this clause, save as otherwise expressly provided. Where the Supplier becomes aware of any matter which may affect the personnel (module 10), it shall notify the Customer promptly and in any event within five Working Days.</w:t>
      </w:r>
    </w:p>
    <w:p>
      <w:r>
        <w:rPr>
          <w:b/>
        </w:rPr>
        <w:t xml:space="preserve">220.5 </w:t>
      </w:r>
      <w:r>
        <w:rPr/>
        <w:t xml:space="preserve">The parties shall meet at least quarterly to review </w:t>
      </w:r>
      <w:r>
        <w:rPr/>
        <w:t xml:space="preserve">reasonable</w:t>
      </w:r>
      <w:r>
        <w:rPr/>
        <w:t xml:space="preserve"> in relation to the personnel (module 10) and agree any improvements required. The parties shall meet at least quarterly to review performance in relation to the personnel (module 10) and agree any improvements required.</w:t>
      </w:r>
    </w:p>
    <w:p>
      <w:r>
        <w:rPr>
          <w:b/>
        </w:rPr>
        <w:t xml:space="preserve">220.6 </w:t>
      </w:r>
      <w:r>
        <w:rPr/>
        <w:t xml:space="preserve">Where the Supplier becomes aware of any matter which may affect the personnel (module 10),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220.7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personnel (module 10) and agree any improvements required.</w:t>
      </w:r>
      <w:ins w:id="9121" w:author="Helena Voss" w:date="2026-09-28T08:30:09Z">
        <w:r>
          <w:rPr/>
          <w:t xml:space="preserve"> This obligation survives termination.</w:t>
        </w:r>
      </w:ins>
    </w:p>
    <w:p>
      <w:r>
        <w:rPr>
          <w:b/>
        </w:rPr>
        <w:t xml:space="preserve">220.8 </w:t>
      </w:r>
      <w:r>
        <w:rPr/>
        <w:t>The Supplier shall maintain complete and accurate records relating to the personnel (module 10) and shall make them available to the Customer on request. The Supplier shall maintain complete and accurate records relating to the personnel (module 10) and shall make them available to the Customer on request. The parties shall meet at least quarterly to review performance in relation to the personnel (module 10) and agree any improvements required.</w:t>
      </w:r>
    </w:p>
    <w:p>
      <w:r>
        <w:rPr>
          <w:b/>
        </w:rPr>
        <w:t xml:space="preserve">220.9 </w:t>
      </w:r>
      <w:r>
        <w:rPr/>
        <w:t>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10) and agree any improvements required.</w:t>
      </w:r>
    </w:p>
    <w:p>
      <w:r>
        <w:rPr>
          <w:b/>
        </w:rPr>
        <w:t xml:space="preserve">220.10 </w:t>
      </w:r>
      <w:r>
        <w:rPr/>
        <w:t xml:space="preserve">Nothing in this clause shall limit any other right or remedy of the Customer under this Agreement or at law. 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220.11 </w:t>
      </w:r>
      <w:r>
        <w:rPr/>
        <w:t>The Customer may, acting reasonably, request such information from the Supplier as it requires to verify compliance with this clause. The parties shall meet at least quarterly to review performance in relation to the personnel (module 10) and agree any improvements required. The Supplier shall maintain complete and accurate records relating to the personnel (module 10) and shall make them available to the Customer on request.</w:t>
      </w:r>
    </w:p>
    <w:p>
      <w:r>
        <w:rPr>
          <w:b/>
        </w:rPr>
        <w:t xml:space="preserve">220.12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personnel (module 10)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220.13 </w:t>
      </w:r>
      <w:r>
        <w:rPr/>
        <w:t>The parties shall meet at least quarterly to review performance in relation to the personnel (module 10) and agree any improvements required. Nothing in this clause shall limit any other right or remedy of the Customer under this Agreement or at law. The parties shall meet at least quarterly to review performance in relation to the personnel (module 10) and agree any improvements required. The Customer may, acting reasonably, request such information from the Supplier as it requires to verify compliance with this clause.</w:t>
      </w:r>
    </w:p>
    <w:p>
      <w:pPr>
        <w:pStyle w:val="Heading1"/>
      </w:pPr>
      <w:r>
        <w:rPr/>
        <w:t>221. Customer Obligations (Module 10)</w:t>
      </w:r>
    </w:p>
    <w:p>
      <w:r>
        <w:rPr>
          <w:b/>
        </w:rPr>
        <w:t xml:space="preserve">221.1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221.2 </w:t>
      </w:r>
      <w:r>
        <w:rPr/>
        <w:t>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221.3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221.4 </w:t>
      </w:r>
      <w:r>
        <w:rPr/>
        <w:t xml:space="preserve">The parties shall meet at least quarterly to review performance in relation to the customer obligations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221.5 </w:t>
      </w:r>
      <w:r>
        <w:rPr/>
        <w:t>The parties shall meet at least quarterly to review performance in relation to the customer obligations (module 10) and agree any improvements required.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w:t>
      </w:r>
    </w:p>
    <w:p>
      <w:r>
        <w:rPr>
          <w:b/>
        </w:rPr>
        <w:t xml:space="preserve">221.6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221.7 </w:t>
      </w:r>
      <w:r>
        <w:rPr/>
        <w:t>The Customer may, acting reasonably, request such information from the Supplier as it requires to verify compliance with this clause. The Supplier shall maintain complete and accurate records relating to the customer obligations (module 10) and shall make them available to the Customer on request. The Customer may, acting reasonably, request such information from the Supplier as it requires to verify compliance with this clause.</w:t>
      </w:r>
    </w:p>
    <w:p>
      <w:r>
        <w:rPr>
          <w:b/>
        </w:rPr>
        <w:t xml:space="preserve">221.8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Supplier shall perform its obligations under this clause with reasonable skill, care and diligence and in accordance with Good Industry Practice.</w:t>
      </w:r>
    </w:p>
    <w:p>
      <w:r>
        <w:rPr>
          <w:b/>
        </w:rPr>
        <w:t xml:space="preserve">221.10 </w:t>
      </w:r>
      <w:r>
        <w:rPr/>
        <w:t>The parties shall meet at least quarterly to review performance in relation to the customer obligations (module 10) and agree any improvements required. Nothing in this clause shall limit any other right or remedy of the Customer under this Agreement or at law.</w:t>
      </w:r>
    </w:p>
    <w:p>
      <w:pPr>
        <w:pStyle w:val="Heading1"/>
      </w:pPr>
      <w:r>
        <w:rPr/>
        <w:t>222. Change Control (Module 10)</w:t>
      </w:r>
    </w:p>
    <w:p>
      <w:r>
        <w:rPr>
          <w:b/>
        </w:rPr>
        <w:t xml:space="preserve">222.1 </w:t>
      </w:r>
      <w:r>
        <w:rPr/>
        <w:t>Where the Supplier becomes aware of any matter which may affect the change control (module 10), it shall notify the Customer promptly and in any event within five Working Days. Each party shall bear its own costs in connection with the matters described in this clause, save as otherwise expressly provided.</w:t>
      </w:r>
    </w:p>
    <w:p>
      <w:r>
        <w:rPr>
          <w:b/>
        </w:rPr>
        <w:t xml:space="preserve">222.2 </w:t>
      </w:r>
      <w:r>
        <w:rPr/>
        <w:t>The Supplier shall maintain complete and accurate records relating to the change control (module 10) and shall make them available to the Customer on request. Each party shall bear its own costs in connection with the matters described in this clause, save as otherwise expressly provided. Where the Supplier becomes aware of any matter which may affect the change control (module 10), it shall notify the Customer promptly and in any event within five Working Days.</w:t>
      </w:r>
    </w:p>
    <w:p>
      <w:r>
        <w:rPr>
          <w:b/>
        </w:rPr>
        <w:t xml:space="preserve">222.3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222.4 </w:t>
      </w:r>
      <w:r>
        <w:rPr/>
        <w:t xml:space="preserve">The parties shall meet at least quarterly to review performance in relation to the change control (module 10)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222.5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222.6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10) and shall make them available to the Customer on request. Where the Supplier becomes aware of any matter which may affect the change control (module 10), it shall notify the Customer promptly and in any event within five Working Days.</w:t>
      </w:r>
    </w:p>
    <w:p>
      <w:r>
        <w:rPr>
          <w:b/>
        </w:rPr>
        <w:t xml:space="preserve">222.7 </w:t>
      </w:r>
      <w:r>
        <w:rPr/>
        <w:t>Subject to Clause 9.4, the Supplier shall provide the deliverables described in this clause to the Customer.</w:t>
      </w:r>
    </w:p>
    <w:p>
      <w:r>
        <w:rPr>
          <w:b/>
        </w:rPr>
        <w:t xml:space="preserve">222.8 </w:t>
      </w:r>
      <w:r>
        <w:rPr/>
        <w:t xml:space="preserve">The parties shall meet at least quarterly to review performance in relation to the change control (module 10) and agree any improvements required. The Supplier shall maintain complete and accurate records relating to the change control (module 10) and shall make them available to the Customer on request. Nothing in this clause shall limit any other right or remedy of the Customer under this Agreement or at law. The Supplier shall maintain complete and accurate records relating to the change </w:t>
      </w:r>
      <w:r>
        <w:rPr/>
        <w:t xml:space="preserve">reasonable</w:t>
      </w:r>
      <w:r>
        <w:rPr/>
        <w:t xml:space="preserve"> (module 10) and shall make them available to the Customer on request.</w:t>
      </w:r>
    </w:p>
    <w:p>
      <w:r>
        <w:rPr>
          <w:b/>
        </w:rPr>
        <w:t xml:space="preserve">222.9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222.10 </w:t>
      </w:r>
      <w:r>
        <w:rPr/>
        <w:t>Clause 19 applies to any dispute arising under this clause.</w:t>
      </w:r>
    </w:p>
    <w:p>
      <w:r>
        <w:rPr>
          <w:b/>
        </w:rPr>
        <w:t xml:space="preserve">222.11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10) and agree any improvements required.</w:t>
      </w:r>
    </w:p>
    <w:p>
      <w:pPr>
        <w:pStyle w:val="Heading1"/>
      </w:pPr>
      <w:r>
        <w:rPr/>
        <w:t>223. Fees and Payment (Module 10)</w:t>
      </w:r>
    </w:p>
    <w:p>
      <w:r>
        <w:rPr>
          <w:b/>
        </w:rPr>
        <w:t xml:space="preserve">223.1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223.2 </w:t>
      </w:r>
      <w:r>
        <w:rPr/>
        <w:t>The Customer shall settle the Milestone Payment within 30 days of the Acceptance Certificate.</w:t>
      </w:r>
    </w:p>
    <w:p>
      <w:r>
        <w:rPr>
          <w:b/>
        </w:rPr>
        <w:t xml:space="preserve">223.3 </w:t>
      </w:r>
      <w:r>
        <w:rPr/>
        <w:t>The parties shall meet at least quarterly to review performance in relation to the fees and payment (module 10) and agree any improvements required. The parties shall meet at least quarterly to review performance in relation to the fees and payment (module 10) and agree any improvements required.</w:t>
      </w:r>
    </w:p>
    <w:p>
      <w:r>
        <w:rPr>
          <w:b/>
        </w:rPr>
        <w:t xml:space="preserve">223.4 </w:t>
      </w:r>
      <w:r>
        <w:rPr/>
        <w:t>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 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w:t>
      </w:r>
    </w:p>
    <w:p>
      <w:r>
        <w:rPr>
          <w:b/>
        </w:rPr>
        <w:t xml:space="preserve">223.5 </w:t>
      </w:r>
      <w:r>
        <w:rPr/>
        <w:t>The Customer shall pay each valid invoice within thirty (30) days of receipt.</w:t>
      </w:r>
    </w:p>
    <w:p>
      <w:r>
        <w:rPr>
          <w:b/>
        </w:rPr>
        <w:t xml:space="preserve">223.6 </w:t>
      </w:r>
      <w:r>
        <w:rPr/>
        <w:t xml:space="preserve">Any approval given by the Customer under this clause shall not relieve the Supplier of any of its obligations under this Agreement. The Supplier shall maintain complete and accurate records relating to the fees and payment (module 10)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223.7 </w:t>
      </w:r>
      <w:r>
        <w:rPr/>
        <w:t>The Supplier shall retain all Customer Data for 30 days after termination before secure deletion.</w:t>
      </w:r>
    </w:p>
    <w:p>
      <w:r>
        <w:rPr>
          <w:b/>
        </w:rPr>
        <w:t xml:space="preserve">223.8 </w:t>
      </w:r>
      <w:r>
        <w:rPr/>
        <w:t>The Customer may, acting reasonably, request such information from the Supplier as it requires to verify compliance with this clause. The parties shall meet at least quarterly to review performance in relation to the fees and payment (module 10) and agree any improvements required.</w:t>
      </w:r>
    </w:p>
    <w:p>
      <w:pPr>
        <w:pStyle w:val="Heading1"/>
      </w:pPr>
      <w:r>
        <w:rPr/>
        <w:t>224. Invoicing (Module 10)</w:t>
      </w:r>
    </w:p>
    <w:p>
      <w:r>
        <w:rPr>
          <w:b/>
        </w:rPr>
        <w:t xml:space="preserve">224.1 </w:t>
      </w:r>
      <w:r>
        <w:rPr/>
        <w:t>The Customer may, acting reasonably, request such information from the Supplier as it requires to verify compliance with this clause. Where the Supplier becomes aware of any matter which may affect the invoicing (module 10), it shall notify the Customer promptly and in any event within five Working Days. Each party shall bear its own costs in connection with the matters described in this clause, save as otherwise expressly provided.</w:t>
      </w:r>
    </w:p>
    <w:p>
      <w:r>
        <w:rPr>
          <w:b/>
        </w:rPr>
        <w:t xml:space="preserve">224.2 </w:t>
      </w:r>
      <w:r>
        <w:rPr/>
        <w:t>Subject to Clause 9.2, the Supplier shall provide the deliverables described in this clause to the Customer.</w:t>
      </w:r>
    </w:p>
    <w:p>
      <w:r>
        <w:rPr>
          <w:b/>
        </w:rPr>
        <w:t xml:space="preserve">224.3 </w:t>
      </w:r>
      <w:r>
        <w:rPr/>
        <w:t xml:space="preserve">The parties shall meet at least quarterly to review performance in relation to the invoicing (module 10)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invoicing (module 10) and shall make them available to the Customer on request.</w:t>
      </w:r>
    </w:p>
    <w:p>
      <w:r>
        <w:rPr>
          <w:b/>
        </w:rPr>
        <w:t xml:space="preserve">224.4 </w:t>
      </w:r>
      <w:r>
        <w:rPr/>
        <w:t>Where the Supplier becomes aware of any matter which may affect the invoicing (module 10), it shall notify the Customer promptly and in any event within five Working Days. The parties shall meet at least quarterly to review performance in relation to the invoicing (module 10) and agree any improvements required.</w:t>
      </w:r>
    </w:p>
    <w:p>
      <w:r>
        <w:rPr>
          <w:b/>
        </w:rPr>
        <w:t xml:space="preserve">224.5 </w:t>
      </w:r>
      <w:r>
        <w:rPr/>
        <w:t>Each party shall bear its own costs in connection with the matters described in this clause, save as otherwise expressly provided. Where the Supplier becomes aware of any matter which may affect the invoicing (module 10), it shall notify the Customer promptly and in any event within five Working Days.</w:t>
      </w:r>
    </w:p>
    <w:p>
      <w:r>
        <w:rPr>
          <w:b/>
        </w:rPr>
        <w:t xml:space="preserve">224.6 </w:t>
      </w:r>
      <w:r>
        <w:rPr/>
        <w:t xml:space="preserve">Each party shall bear its own costs in connection with the matters described in this clause, save as otherwise expressly provided. The Supplier shall maintain complete and accurate records relating to the invoicing (module 10)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224.7 </w:t>
      </w:r>
      <w:r>
        <w:rPr/>
        <w:t>Either party may terminate this Agreement for convenience on not less than thirty (30) days' written notice.</w:t>
      </w:r>
    </w:p>
    <w:p>
      <w:r>
        <w:rPr>
          <w:b/>
        </w:rPr>
        <w:t xml:space="preserve">224.8 </w:t>
      </w:r>
      <w:r>
        <w:rPr/>
        <w:t>Where the Supplier becomes aware of any matter which may affect the invoicing (module 10),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224.9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225. Term (Module 10)</w:t>
      </w:r>
    </w:p>
    <w:p>
      <w:r>
        <w:rPr>
          <w:b/>
        </w:rPr>
        <w:t xml:space="preserve">225.1 </w:t>
      </w:r>
      <w:r>
        <w:rPr/>
        <w:t>Where the Supplier becomes aware of any matter which may affect the term (module 10), it shall notify the Customer promptly and in any event within five Working Days. Where the Supplier becomes aware of any matter which may affect the term (module 10), it shall notify the Customer promptly and in any event within five Working Days. Any approval given by the Customer under this clause shall not relieve the Supplier of any of its obligations under this Agreement.</w:t>
      </w:r>
    </w:p>
    <w:p>
      <w:r>
        <w:rPr>
          <w:b/>
        </w:rPr>
        <w:t xml:space="preserve">225.2 </w:t>
      </w:r>
      <w:r>
        <w:rPr/>
        <w:t>The Customer may, acting reasonably, request such information from the Supplier as it requires to verify compliance with this clause. The parties shall meet at least quarterly to review performance in relation to the term (module 10) and agree any improvements required. Any approval given by the Customer under this clause shall not relieve the Supplier of any of its obligations under this Agreement.</w:t>
      </w:r>
    </w:p>
    <w:p>
      <w:r>
        <w:rPr>
          <w:b/>
        </w:rPr>
        <w:t xml:space="preserve">225.3 </w:t>
      </w:r>
      <w:r>
        <w:rPr/>
        <w:t>Subject to Clause 9, the Supplier shall provide the deliverables described in this clause to the Customer.</w:t>
      </w:r>
    </w:p>
    <w:p>
      <w:r>
        <w:rPr>
          <w:b/>
        </w:rPr>
        <w:t xml:space="preserve">225.4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225.5 </w:t>
      </w:r>
      <w:r>
        <w:rPr/>
        <w:t>Where the Supplier becomes aware of any matter which may affect the term (module 10),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225.6 </w:t>
      </w:r>
      <w:r>
        <w:rPr/>
        <w:t>The Customer may, acting reasonably, request such information from the Supplier as it requires to verify compliance with this clause. Where the Supplier becomes aware of any matter which may affect the term (module 10), it shall notify the Customer promptly and in any event within five Working Days.</w:t>
      </w:r>
    </w:p>
    <w:p>
      <w:r>
        <w:rPr>
          <w:b/>
        </w:rPr>
        <w:t xml:space="preserve">225.7 </w:t>
      </w:r>
      <w:r>
        <w:rPr/>
        <w:t xml:space="preserve">The Supplier shall maintain complete and accurate records relating to the term (module 10) and shall make them available to the Customer on request. Where the Supplier becomes aware of any matter which may affect the term (module 10), it shall notify the Customer promptly and in any event within five Working Days. The parties shall meet at least quarterly to review performance in relation to the term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225.8 </w:t>
      </w:r>
      <w:r>
        <w:rPr/>
        <w:t xml:space="preserve">Where the Supplier becomes aware of any matter which may affect the term (module 10),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10), it shall notify the Customer promptly and in any event within five Working Days.</w:t>
      </w:r>
    </w:p>
    <w:p>
      <w:r>
        <w:rPr>
          <w:b/>
        </w:rPr>
        <w:t xml:space="preserve">225.9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225.10 </w:t>
      </w:r>
      <w:r>
        <w:rPr/>
        <w:t>The Supplier shall maintain complete and accurate records relating to the term (module 10) and shall make them available to the Customer on request. The parties shall meet at least quarterly to review performance in relation to the term (module 10) and agree any improvements required. Any approval given by the Customer under this clause shall not relieve the Supplier of any of its obligations under this Agreement.</w:t>
      </w:r>
    </w:p>
    <w:p>
      <w:r>
        <w:rPr>
          <w:b/>
        </w:rPr>
        <w:t xml:space="preserve">225.11 </w:t>
      </w:r>
      <w:r>
        <w:rPr/>
        <w:t>Nothing in this clause shall limit any other right or remedy of the Customer under this Agreement or at law. The parties shall meet at least quarterly to review performance in relation to the term (module 10) and agree any improvements required. Where the Supplier becomes aware of any matter which may affect the term (module 10), it shall notify the Customer promptly and in any event within five Working Days. Nothing in this clause shall limit any other right or remedy of the Customer under this Agreement or at law.</w:t>
      </w:r>
    </w:p>
    <w:p>
      <w:pPr>
        <w:pStyle w:val="Heading1"/>
      </w:pPr>
      <w:r>
        <w:rPr/>
        <w:t>226. Termination (Module 10)</w:t>
      </w:r>
    </w:p>
    <w:p>
      <w:r>
        <w:rPr>
          <w:b/>
        </w:rPr>
        <w:t xml:space="preserve">226.1 </w:t>
      </w:r>
      <w:r>
        <w:rPr/>
        <w:t>Nothing in this clause shall limit any other right or remedy of the Customer under this Agreement or at law. The Supplier shall maintain complete and accurate records relating to the termination (module 10) and shall make them available to the Customer on request. Each party shall bear its own costs in connection with the matters described in this clause, save as otherwise expressly provided.</w:t>
      </w:r>
    </w:p>
    <w:p>
      <w:r>
        <w:rPr>
          <w:b/>
        </w:rPr>
        <w:t xml:space="preserve">226.2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226.3 </w:t>
      </w:r>
      <w:r>
        <w:rPr/>
        <w:t>The Supplier shall provide the exit plan within thirty (30) days of the Effective Date.</w:t>
      </w:r>
    </w:p>
    <w:p>
      <w:r>
        <w:rPr>
          <w:b/>
        </w:rPr>
        <w:t xml:space="preserve">226.5 </w:t>
      </w:r>
      <w:r>
        <w:rPr/>
        <w:t>Where the Supplier becomes aware of any matter which may affect the termination (module 10), it shall notify the Customer promptly and in any event within five Working Days. The Supplier shall maintain complete and accurate records relating to the termination (module 10) and shall make them available to the Customer on request. The Supplier shall maintain complete and accurate records relating to the termination (module 10) and shall make them available to the Customer on request.</w:t>
      </w:r>
    </w:p>
    <w:p>
      <w:r>
        <w:rPr>
          <w:b/>
        </w:rPr>
        <w:t xml:space="preserve">226.6 </w:t>
      </w:r>
      <w:r>
        <w:rPr/>
        <w:t xml:space="preserve">The parties shall meet at least quarterly to review performance in relation to the termination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226.7 </w:t>
      </w:r>
      <w:r>
        <w:rPr/>
        <w:t>Where the Supplier becomes aware of any matter which may affect the termination (module 10), it shall notify the Customer promptly and in any event within five Working Days. Nothing in this clause shall limit any other right or remedy of the Customer under this Agreement or at law. Where the Supplier becomes aware of any matter which may affect the termination (module 10), it shall notify the Customer promptly and in any event within five Working Days.</w:t>
      </w:r>
    </w:p>
    <w:p>
      <w:r>
        <w:rPr>
          <w:b/>
        </w:rPr>
        <w:t xml:space="preserve">226.8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226.9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226.10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 The Customer may, acting reasonably, request such information from the Supplier as it requires to verify compliance with this clause.</w:t>
      </w:r>
    </w:p>
    <w:p>
      <w:r>
        <w:rPr>
          <w:b/>
        </w:rPr>
        <w:t xml:space="preserve">226.11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10) and agree any improvements required.</w:t>
      </w:r>
    </w:p>
    <w:p>
      <w:r>
        <w:rPr>
          <w:b/>
        </w:rPr>
        <w:t xml:space="preserve">226.12 </w:t>
      </w:r>
      <w:r>
        <w:rPr/>
        <w:t xml:space="preserve">The parties shall meet at least quarterly to review performance in relation to the ter</w:t>
      </w:r>
      <w:r>
        <w:rPr>
          <w:b/>
          <w:rPrChange w:id="20007" w:author="Helena Voss" w:date="2026-09-28T08:30:09Z">
            <w:rPr/>
          </w:rPrChange>
        </w:rPr>
        <w:t xml:space="preserve">mination (mo</w:t>
      </w:r>
      <w:r>
        <w:rPr/>
        <w:t xml:space="preserve">dule 10) and agree any improvements required. Each party shall bear its own costs in connection with the matters described in this clause, save as otherwise expressly provided.</w:t>
      </w:r>
    </w:p>
    <w:p>
      <w:r>
        <w:rPr>
          <w:b/>
        </w:rPr>
        <w:t xml:space="preserve">226.13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w:t>
      </w:r>
    </w:p>
    <w:p>
      <w:pPr>
        <w:pStyle w:val="Heading1"/>
      </w:pPr>
      <w:r>
        <w:rPr/>
        <w:t>227. Confidentiality (Module 10)</w:t>
      </w:r>
    </w:p>
    <w:p>
      <w:r>
        <w:rPr>
          <w:b/>
        </w:rPr>
        <w:t xml:space="preserve">227.1 </w:t>
      </w:r>
      <w:r>
        <w:rPr/>
        <w:t xml:space="preserve">The parties shall meet at least quarterly to review performance in relation to the confidentiality (module 10)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227.2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227.3 </w:t>
      </w:r>
      <w:r>
        <w:rPr/>
        <w:t>The parties shall meet at least quarterly to review performance in relation to the confidentiality (module 10) and agree any improvements required. Where the Supplier becomes aware of any matter which may affect the confidentiality (module 10),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confidentiality (module 10) and agree any improvements required.</w:t>
      </w:r>
    </w:p>
    <w:p>
      <w:r>
        <w:rPr>
          <w:b/>
        </w:rPr>
        <w:t xml:space="preserve">227.4 </w:t>
      </w:r>
      <w:r>
        <w:rPr/>
        <w:t>Either party may terminate this Agreement for convenience on not less than thirty (30) days' written notice.</w:t>
      </w:r>
    </w:p>
    <w:p>
      <w:r>
        <w:rPr>
          <w:b/>
        </w:rPr>
        <w:t xml:space="preserve">227.5 </w:t>
      </w:r>
      <w:r>
        <w:rPr/>
        <w:t xml:space="preserve">The Customer may, acting reasonably, request such information from the Supplier as it requires to verify compliance with this clause. The parties shall meet at least quarterly to review performance in relation to the confidentiality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227.6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227.7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227.8 </w:t>
      </w:r>
      <w:r>
        <w:rPr/>
        <w:t>Where the Supplier becomes aware of any matter which may affect the confidentiality (module 10), it shall notify the Customer promptly and in any event within five Working Days. Each party shall bear its own costs in connection with the matters described in this clause, save as otherwise expressly provided.</w:t>
      </w:r>
    </w:p>
    <w:p>
      <w:r>
        <w:rPr>
          <w:b/>
        </w:rPr>
        <w:t xml:space="preserve">227.9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(module 10) and agree any improvements required.</w:t>
      </w:r>
    </w:p>
    <w:p>
      <w:r>
        <w:rPr>
          <w:b/>
        </w:rPr>
        <w:t xml:space="preserve">227.10 </w:t>
      </w:r>
      <w:r>
        <w:rPr/>
        <w:t>Clause 19.3 applies to any dispute arising under this clause.</w:t>
      </w:r>
    </w:p>
    <w:p>
      <w:r>
        <w:rPr>
          <w:b/>
        </w:rPr>
        <w:t xml:space="preserve">227.11 </w:t>
      </w:r>
      <w:r>
        <w:rPr/>
        <w:t>Either party may terminate this Agreement for convenience on not less than thirty (30) days' written notice.</w:t>
      </w:r>
    </w:p>
    <w:p>
      <w:r>
        <w:rPr>
          <w:b/>
        </w:rPr>
        <w:t xml:space="preserve">227.12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confidentiality (module 10) and agree any improvements required. Nothing in this clause shall limit any other right or remedy of the Customer under this Agreement or at law.</w:t>
      </w:r>
    </w:p>
    <w:p>
      <w:pPr>
        <w:pStyle w:val="Heading1"/>
      </w:pPr>
      <w:r>
        <w:rPr/>
        <w:t>228. Intellectual Property (Module 10)</w:t>
      </w:r>
    </w:p>
    <w:p>
      <w:r>
        <w:rPr>
          <w:b/>
        </w:rPr>
        <w:t xml:space="preserve">228.1 </w:t>
      </w:r>
      <w:r>
        <w:rPr/>
        <w:t>Any approval given by the Customer under this clause shall not relieve the Supplier of any of its obligations under this Agreement. Where the Supplier becomes aware of any matter which may affect the intellectual property (module 10), it shall notify the Customer promptly and in any event within five Working Days.</w:t>
      </w:r>
    </w:p>
    <w:p>
      <w:r>
        <w:rPr>
          <w:b/>
        </w:rPr>
        <w:t xml:space="preserve">228.2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10) and agree any improvements required. Each party shall bear its own costs in connection with the matters described in this clause, save as otherwise expressly provided.</w:t>
      </w:r>
    </w:p>
    <w:p>
      <w:r>
        <w:rPr>
          <w:b/>
        </w:rPr>
        <w:t xml:space="preserve">228.3 </w:t>
      </w:r>
      <w:r>
        <w:rPr/>
        <w:t>Where the Supplier becomes aware of any matter which may affect the intellectual property (module 10), it shall notify the Customer promptly and in any event within five Working Days. The Supplier shall maintain complete and accurate records relating to the intellectual property (module 10) and shall make them available to the Customer on request. The Customer may, acting reasonably, request such information from the Supplier as it requires to verify compliance with this clause.</w:t>
      </w:r>
    </w:p>
    <w:p>
      <w:r>
        <w:rPr>
          <w:b/>
        </w:rPr>
        <w:t xml:space="preserve">228.4 </w:t>
      </w:r>
      <w:r>
        <w:rPr/>
        <w:t>The Supplier shall maintain complete and accurate records relating to the intellectual property (module 10) and shall make them available to the Customer on request. Where the Supplier becomes aware of any matter which may affect the intellectual property (module 10), it shall notify the Customer promptly and in any event within five Working Days. The parties shall meet at least quarterly to review performance in relation to the intellectual property (module 10) and agree any improvements required. The Supplier shall maintain complete and accurate records relating to the intellectual property (module 10) and shall make them available to the Customer on request.</w:t>
      </w:r>
    </w:p>
    <w:p>
      <w:pPr>
        <w:pStyle w:val="Heading2"/>
      </w:pPr>
      <w:r>
        <w:rPr>
          <w:b/>
        </w:rPr>
        <w:t xml:space="preserve">228.5 </w:t>
      </w:r>
      <w:r>
        <w:rPr/>
        <w:t>Where the Supplier becomes aware of any matter which may affect the intellectual property (module 10), it shall notify the Customer promptly and in any event within five Working Days. Where the Supplier becomes aware of any matter which may affect the intellectual property (module 10), it shall notify the Customer promptly and in any event within five Working Days.</w:t>
      </w:r>
    </w:p>
    <w:p>
      <w:r>
        <w:rPr>
          <w:b/>
        </w:rPr>
        <w:t xml:space="preserve">228.6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228.7 </w:t>
      </w:r>
      <w:r>
        <w:rPr/>
        <w:t>The Supplier shall maintain complete and accurate records relating to the intellectual property (module 10) and shall make them available to the Customer on request. The parties shall meet at least quarterly to review performance in relation to the intellectual property (module 10) and agree any improvements required.</w:t>
      </w:r>
    </w:p>
    <w:p>
      <w:r>
        <w:rPr>
          <w:b/>
        </w:rPr>
        <w:t xml:space="preserve">228.8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intellectual property (module 10) and agree any improvements required.</w:t>
      </w:r>
    </w:p>
    <w:p>
      <w:pPr>
        <w:pStyle w:val="Heading1"/>
      </w:pPr>
      <w:r>
        <w:rPr/>
        <w:t>229. Data Protection (Module 10)</w:t>
      </w:r>
    </w:p>
    <w:p>
      <w:r>
        <w:rPr>
          <w:b/>
        </w:rPr>
        <w:t xml:space="preserve">229.1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229.2 </w:t>
      </w:r>
      <w:r>
        <w:rPr/>
        <w:t>The parties shall meet at least quarterly to review performance in relation to the data protection (module 10) and agree any improvements required.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data protection (module 10) and shall make them available to the Customer on request.</w:t>
      </w:r>
    </w:p>
    <w:p>
      <w:r>
        <w:rPr>
          <w:b/>
        </w:rPr>
        <w:t xml:space="preserve">229.3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229.4 </w:t>
      </w:r>
      <w:r>
        <w:rPr/>
        <w:t>Either party may terminate this Agreement for convenience on not less than thirty (30) days' written notice.</w:t>
      </w:r>
    </w:p>
    <w:p>
      <w:r>
        <w:rPr>
          <w:b/>
        </w:rPr>
        <w:t xml:space="preserve">229.5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10) and agree any improvements required. The Supplier shall maintain complete and accurate records relating to the data protection (module 10) and shall make them available to the Customer on request. Any approval given by the Customer under this clause shall not relieve the Supplier of any of its obligations under this Agreement.</w:t>
      </w:r>
    </w:p>
    <w:p>
      <w:r>
        <w:rPr>
          <w:b/>
        </w:rPr>
        <w:t xml:space="preserve">229.6 </w:t>
      </w:r>
      <w:r>
        <w:rPr/>
        <w:t xml:space="preserve">Any approval given by the Customer under this clause shall not relieve the Supplier of any of its obligations under this Agreement. Where the Supplier becomes aware of </w:t>
      </w:r>
      <w:del w:id="9052" w:author="Helena Voss" w:date="2026-09-28T08:30:09Z">
        <w:r>
          <w:rPr/>
          <w:delText xml:space="preserve">any</w:delText>
        </w:r>
      </w:del>
      <w:ins w:id="9053" w:author="Helena Voss" w:date="2026-09-28T08:30:09Z">
        <w:r>
          <w:rPr/>
          <w:t xml:space="preserve">reasonable</w:t>
        </w:r>
      </w:ins>
      <w:r>
        <w:rPr/>
        <w:t xml:space="preserve"> matter which may affect the data protection (module 10), it shall notify the Customer promptly and in any event within five Working Days. 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w:r>
        <w:rPr>
          <w:b/>
        </w:rPr>
        <w:t xml:space="preserve">229.7 </w:t>
      </w:r>
      <w:r>
        <w:rPr/>
        <w:t>Clause 19 applies to any dispute arising under this clause.</w:t>
      </w:r>
    </w:p>
    <w:p>
      <w:r>
        <w:rPr>
          <w:b/>
        </w:rPr>
        <w:t xml:space="preserve">229.8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229.9 </w:t>
      </w:r>
      <w:r>
        <w:rPr/>
        <w:t>The Supplier shall maintain complete and accurate records relating to the data protection (module 10)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229.10 </w:t>
      </w:r>
      <w:r>
        <w:rPr/>
        <w:t>Nothing in this clause shall limit any other right or remedy of the Customer under this Agreement or at law. The parties shall meet at least quarterly to review performance in relation to the data protection (module 10) and agree any improvements required.</w:t>
      </w:r>
    </w:p>
    <w:p>
      <w:r>
        <w:rPr>
          <w:b/>
        </w:rPr>
        <w:t xml:space="preserve">229.11 </w:t>
      </w:r>
      <w:r>
        <w:rPr/>
        <w:t>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w:r>
        <w:rPr>
          <w:b/>
        </w:rPr>
        <w:t xml:space="preserve">229.12 </w:t>
      </w:r>
      <w:r>
        <w:rPr/>
        <w:t xml:space="preserve">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10) and shall make them available to the Customer on request.</w:t>
      </w:r>
    </w:p>
    <w:p>
      <w:pPr>
        <w:pStyle w:val="Heading1"/>
      </w:pPr>
      <w:r>
        <w:rPr/>
        <w:t>230. Security (Module 10)</w:t>
      </w:r>
    </w:p>
    <w:p>
      <w:r>
        <w:rPr>
          <w:b/>
        </w:rPr>
        <w:t xml:space="preserve">230.1 </w:t>
      </w:r>
      <w:r>
        <w:rPr/>
        <w:t>Nothing in this clause shall limit any other right or remedy of the Customer under this Agreement or at law. The parties shall meet at least quarterly to review performance in relation to the security (module 10) and agree any improvements required. The parties shall meet at least quarterly to review performance in relation to the security (module 10) and agree any improvements required. Each party shall bear its own costs in connection with the matters described in this clause, save as otherwise expressly provided.</w:t>
      </w:r>
    </w:p>
    <w:p>
      <w:r>
        <w:rPr>
          <w:b/>
        </w:rPr>
        <w:t xml:space="preserve">230.2 </w:t>
      </w:r>
      <w:r>
        <w:rPr/>
        <w:t>The Supplier shall remedy any material breach within 30 days of written notice requiring it to do so.</w:t>
      </w:r>
    </w:p>
    <w:p>
      <w:r>
        <w:rPr>
          <w:b/>
        </w:rPr>
        <w:t xml:space="preserve">230.3 </w:t>
      </w:r>
      <w:r>
        <w:rPr/>
        <w:t>Clause 19.3 applies to any dispute arising under this clause.</w:t>
      </w:r>
    </w:p>
    <w:p>
      <w:r>
        <w:rPr>
          <w:b/>
        </w:rPr>
        <w:t xml:space="preserve">230.4 </w:t>
      </w:r>
      <w:r>
        <w:rPr/>
        <w:t>Subject to Clause 9.4, the Supplier shall provide the deliverables described in this clause to the Customer.</w:t>
      </w:r>
    </w:p>
    <w:p>
      <w:r>
        <w:rPr>
          <w:b/>
        </w:rPr>
        <w:t xml:space="preserve">230.5 </w:t>
      </w:r>
      <w:r>
        <w:rPr/>
        <w:t>Where the Supplier becomes aware of any matter which may affect the security (module 10), it shall notify the Customer promptly and in any event within five Working Days. Where the Supplier becomes aware of any matter which may affect the security (module 10),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w:t>
      </w:r>
    </w:p>
    <w:p>
      <w:r>
        <w:rPr>
          <w:b/>
        </w:rPr>
        <w:t xml:space="preserve">230.6 </w:t>
      </w:r>
      <w:r>
        <w:rPr/>
        <w:t>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 The parties shall meet at least quarterly to review performance in relation to the security (module 10) and agree any improvements required.</w:t>
      </w:r>
    </w:p>
    <w:p>
      <w:r>
        <w:rPr>
          <w:b/>
        </w:rPr>
        <w:t xml:space="preserve">230.7 </w:t>
      </w:r>
      <w:r>
        <w:rPr/>
        <w:t>Where the Supplier becomes aware of any matter which may affect the security (module 10), it shall notify the Customer promptly and in any event within five Working Days. Any approval given by the Customer under this clause shall not relieve the Supplier of any of its obligations under this Agreement.</w:t>
      </w:r>
    </w:p>
    <w:p>
      <w:r>
        <w:rPr>
          <w:b/>
        </w:rPr>
        <w:t xml:space="preserve">230.8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231. Audit (Module 10)</w:t>
      </w:r>
    </w:p>
    <w:p>
      <w:r>
        <w:rPr>
          <w:b/>
        </w:rPr>
        <w:t xml:space="preserve">231.1 </w:t>
      </w:r>
      <w:r>
        <w:rPr/>
        <w:t>The Supplier shall maintain complete and accurate records relating to the audit (module 10) and shall make them available to the Customer on request. Where the Supplier becomes aware of any matter which may affect the audit (module 10), it shall notify the Customer promptly and in any event within five Working Days.</w:t>
      </w:r>
    </w:p>
    <w:p>
      <w:r>
        <w:rPr>
          <w:b/>
        </w:rPr>
        <w:t xml:space="preserve">231.2 </w:t>
      </w:r>
      <w:r>
        <w:rPr/>
        <w:t>Where the Supplier becomes aware of any matter which may affect the audit (module 10), it shall notify the Customer promptly and in any event within five Working Days.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Supplier shall maintain complete and accurate records relating to the audit (module 10) and shall make them available to the Customer on request.</w:t>
      </w:r>
    </w:p>
    <w:p>
      <w:r>
        <w:rPr>
          <w:b/>
        </w:rPr>
        <w:t xml:space="preserve">231.3 </w:t>
      </w:r>
      <w:r>
        <w:rPr/>
        <w:t>Any approval given by the Customer under this clause shall not relieve the Supplier of any of its obligations under this Agreement.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parties shall meet at least quarterly to review performance in relation to the audit (module 10) and agree any improvements required.</w:t>
      </w:r>
    </w:p>
    <w:p>
      <w:r>
        <w:rPr>
          <w:b/>
        </w:rPr>
        <w:t xml:space="preserve">231.4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231.5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231.6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231.7 </w:t>
      </w:r>
      <w:r>
        <w:rPr/>
        <w:t xml:space="preserve">The parties shall meet at least quarterly to review performance in relation to the audit (module 10)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audit (module 10) and shall make them available to the Customer on request.</w:t>
      </w:r>
    </w:p>
    <w:p>
      <w:r>
        <w:rPr>
          <w:b/>
        </w:rPr>
        <w:t xml:space="preserve">231.8 </w:t>
      </w:r>
      <w:r>
        <w:rPr/>
        <w:t>Where the Supplier becomes aware of any matter which may affect the audit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231.9 </w:t>
      </w:r>
      <w:r>
        <w:rPr/>
        <w:t>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w:t>
      </w:r>
    </w:p>
    <w:p>
      <w:r>
        <w:rPr>
          <w:b/>
        </w:rPr>
        <w:t xml:space="preserve">231.10 </w:t>
      </w:r>
      <w:r>
        <w:rPr/>
        <w:t xml:space="preserve">Nothing in this clause shall limit any other right or remedy of the Customer under this Agreement or at law. Nothing in thi</w:t>
      </w:r>
      <w:r>
        <w:rPr>
          <w:b/>
        </w:rPr>
        <w:t xml:space="preserve">s clause sha</w:t>
      </w:r>
      <w:r>
        <w:rPr/>
        <w:t xml:space="preserve">ll limit any other right or remedy of the Customer under this Agreement or at law. Where the Supplier becomes aware of any matter which may affect the audit (module 10), it shall notify the Customer promptly and in any event within five Working Days.</w:t>
      </w:r>
    </w:p>
    <w:p>
      <w:pPr>
        <w:pStyle w:val="Heading1"/>
      </w:pPr>
      <w:r>
        <w:rPr/>
        <w:t>232. Warranties (Module 10)</w:t>
      </w:r>
    </w:p>
    <w:p>
      <w:r>
        <w:rPr>
          <w:b/>
        </w:rPr>
        <w:t xml:space="preserve">232.1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10) and agree any improvements required.</w:t>
      </w:r>
    </w:p>
    <w:p>
      <w:r>
        <w:rPr>
          <w:b/>
        </w:rPr>
        <w:t xml:space="preserve">232.2 </w:t>
      </w:r>
      <w:r>
        <w:rPr/>
        <w:t xml:space="preserve">The parties shall meet at least quarterly to review performance in relation to the warranties (module 10)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warranties (module 10) and shall make them available to the Customer on request.</w:t>
      </w:r>
    </w:p>
    <w:p>
      <w:r>
        <w:rPr>
          <w:b/>
        </w:rPr>
        <w:t xml:space="preserve">232.3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warranties (module 10), it shall notify the Customer promptly and in any event within five Working Days. Where the Supplier becomes aware of any matter which may affect the warranties (module 10), it shall notify the Customer promptly and in any event within five Working Days.</w:t>
      </w:r>
    </w:p>
    <w:p>
      <w:r>
        <w:rPr>
          <w:b/>
        </w:rPr>
        <w:t xml:space="preserve">232.4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232.5 </w:t>
      </w:r>
      <w:r>
        <w:rPr/>
        <w:t>The Supplier shall maintain complete and accurate records relating to the warranties (module 10) and shall make them available to the Customer on request. Where the Supplier becomes aware of any matter which may affect the warranties (module 10), it shall notify the Customer promptly and in any event within five Working Days.</w:t>
      </w:r>
    </w:p>
    <w:p>
      <w:r>
        <w:rPr>
          <w:b/>
        </w:rPr>
        <w:t xml:space="preserve">232.6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232.7 </w:t>
      </w:r>
      <w:r>
        <w:rPr/>
        <w:t>The Supplier shall retain all Customer Data for 30 days after termination before secure deletion.</w:t>
      </w:r>
    </w:p>
    <w:p>
      <w:r>
        <w:rPr>
          <w:b/>
        </w:rPr>
        <w:t xml:space="preserve">232.8 </w:t>
      </w:r>
      <w:r>
        <w:rPr/>
        <w:t>The Supplier shall maintain complete and accurate records relating to the warranties (module 10) and shall make them available to the Customer on request. Any approval given by the Customer under this clause shall not relieve the Supplier of any of its obligations under this Agreement.</w:t>
      </w:r>
    </w:p>
    <w:p>
      <w:r>
        <w:rPr>
          <w:b/>
        </w:rPr>
        <w:t xml:space="preserve">232.9 </w:t>
      </w:r>
      <w:r>
        <w:rPr/>
        <w:t>Clause 29.1 applies to any dispute arising under this clause.</w:t>
      </w:r>
    </w:p>
    <w:p>
      <w:r>
        <w:rPr>
          <w:b/>
        </w:rPr>
        <w:t xml:space="preserve">232.10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233. Indemnities (Module 10)</w:t>
      </w:r>
    </w:p>
    <w:p>
      <w:r>
        <w:rPr>
          <w:b/>
        </w:rPr>
        <w:t xml:space="preserve">233.1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10) and agree any improvements required.</w:t>
      </w:r>
    </w:p>
    <w:p>
      <w:r>
        <w:rPr>
          <w:b/>
        </w:rPr>
        <w:t xml:space="preserve">233.2 </w:t>
      </w:r>
      <w:r>
        <w:rPr/>
        <w:t>Each party shall bear its own costs in connection with the matters described in this clause, save as otherwise expressly provided. The parties shall meet at least quarterly to review performance in relation to the indemnities (module 10) and agree any improvements required. 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w:t>
      </w:r>
    </w:p>
    <w:p>
      <w:r>
        <w:rPr>
          <w:b/>
        </w:rPr>
        <w:t xml:space="preserve">233.3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233.4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233.5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10) and shall make them available to the Customer on request. Each party shall bear its own costs in connection with the matters described in this clause, save as otherwise expressly provided.</w:t>
      </w:r>
    </w:p>
    <w:p>
      <w:r>
        <w:rPr>
          <w:b/>
        </w:rPr>
        <w:t xml:space="preserve">233.6 </w:t>
      </w:r>
      <w:r>
        <w:rPr/>
        <w:t>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233.7 </w:t>
      </w:r>
      <w:r>
        <w:rPr/>
        <w:t>Either party may terminate this Agreement for convenience on not less than thirty (30) days' written notice.</w:t>
      </w:r>
    </w:p>
    <w:p>
      <w:r>
        <w:rPr>
          <w:b/>
        </w:rPr>
        <w:t xml:space="preserve">233.8 </w:t>
      </w:r>
      <w:r>
        <w:rPr/>
        <w:t>The Customer may, acting reasonably, request such information from the Supplier as it requires to verify compliance with this clause. The parties shall meet at least quarterly to review performance in relation to the indemnities (module 10) and agree any improvements required. Nothing in this clause shall limit any other right or remedy of the Customer under this Agreement or at law.</w:t>
      </w:r>
    </w:p>
    <w:p>
      <w:r>
        <w:rPr>
          <w:b/>
        </w:rPr>
        <w:t xml:space="preserve">233.9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indemnities (module 10) and agree any improvements required.</w:t>
      </w:r>
    </w:p>
    <w:p>
      <w:r>
        <w:rPr>
          <w:b/>
        </w:rPr>
        <w:t xml:space="preserve">233.10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234. Limitation of Liability (Module 10)</w:t>
      </w:r>
    </w:p>
    <w:p>
      <w:r>
        <w:rPr>
          <w:b/>
        </w:rPr>
        <w:t xml:space="preserve">234.1 </w:t>
      </w:r>
      <w:r>
        <w:rPr/>
        <w:t>Subject to Clause 9, the Supplier shall provide the deliverables described in this clause to the Customer.</w:t>
      </w:r>
    </w:p>
    <w:p>
      <w:r>
        <w:rPr>
          <w:b/>
        </w:rPr>
        <w:t xml:space="preserve">234.2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limitation of liability (module 10), it shall notify the Customer promptly and in any event within five Working Days.</w:t>
      </w:r>
    </w:p>
    <w:p>
      <w:r>
        <w:rPr>
          <w:b/>
        </w:rPr>
        <w:t xml:space="preserve">234.3 </w:t>
      </w:r>
      <w:r>
        <w:rPr/>
        <w:t>Where the Supplier becomes aware of any matter which may affect the limitation of liability (module 10), it shall notify the Customer promptly and in any event within five Working Days. Nothing in this clause shall limit any other right or remedy of the Customer under this Agreement or at law. The Supplier shall maintain complete and accurate records relating to the limitation of liability (module 10) and shall make them available to the Customer on request. The parties shall meet at least quarterly to review performance in relation to the limitation of liability (module 10) and agree any improvements required.</w:t>
      </w:r>
    </w:p>
    <w:p>
      <w:r>
        <w:rPr>
          <w:b/>
        </w:rPr>
        <w:t xml:space="preserve">234.4 </w:t>
      </w:r>
      <w:r>
        <w:rPr/>
        <w:t>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limitation of liability (module 10), it shall notify the Customer promptly and in any event within five Working Days.</w:t>
      </w:r>
    </w:p>
    <w:p>
      <w:r>
        <w:rPr>
          <w:b/>
        </w:rPr>
        <w:t xml:space="preserve">234.5 </w:t>
      </w:r>
      <w:r>
        <w:rPr/>
        <w:t>The Supplier shall maintain complete and accurate records relating to the limitation of liability (module 10) and shall make them available to the Customer on request. The Customer may, acting reasonably, request such information from the Supplier as it requires to verify compliance with this clause.</w:t>
      </w:r>
    </w:p>
    <w:p>
      <w:r>
        <w:rPr>
          <w:b/>
        </w:rPr>
        <w:t xml:space="preserve">234.6 </w:t>
      </w:r>
      <w:r>
        <w:rPr/>
        <w:t>The Supplier shall maintain complete and accurate records relating to the limitation of liability (module 10) and shall make them available to the Customer on request. Each party shall bear its own costs in connection with the matters described in this clause, save as otherwise expressly provided. Where the Supplier becomes aware of any matter which may affect the limitation of liability (module 10), it shall notify the Customer promptly and in any event within five Working Days. The Supplier shall maintain complete and accurate records relating to the limitation of liability (module 10) and shall make them available to the Customer on request.</w:t>
      </w:r>
    </w:p>
    <w:p>
      <w:r>
        <w:rPr>
          <w:b/>
        </w:rPr>
        <w:t xml:space="preserve">234.7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10) and shall make them available to the Customer on request. The Supplier shall maintain complete and accurate records relating to the limitation of liability (module 10) and shall make them available to the Customer on request.</w:t>
      </w:r>
    </w:p>
    <w:p>
      <w:r>
        <w:rPr>
          <w:b/>
        </w:rPr>
        <w:t xml:space="preserve">234.8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234.9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limitation of liability (module 10) and shall make them available to the Customer on request.</w:t>
      </w:r>
    </w:p>
    <w:p>
      <w:r>
        <w:rPr>
          <w:b/>
        </w:rPr>
        <w:t xml:space="preserve">234.10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limitation of liability (module 10) and agree any improvements required. The parties shall meet at least quarterly to review performance in relation to the limitation of liability (module 10) and agree any improvements required.</w:t>
      </w:r>
    </w:p>
    <w:p>
      <w:pPr>
        <w:pStyle w:val="Heading1"/>
      </w:pPr>
      <w:r>
        <w:rPr/>
        <w:t>235. Insurance (Module 10)</w:t>
      </w:r>
    </w:p>
    <w:p>
      <w:r>
        <w:rPr>
          <w:b/>
        </w:rPr>
        <w:t xml:space="preserve">235.1 </w:t>
      </w:r>
      <w:r>
        <w:rPr/>
        <w:t xml:space="preserve">Any approval given by the Customer under this clause shall not relieve the Supplier of any of its obligations under this Agreement. The Supplier shall maintain complete and accura</w:t>
      </w:r>
      <w:r>
        <w:rPr>
          <w:b/>
        </w:rPr>
        <w:t xml:space="preserve">te records r</w:t>
      </w:r>
      <w:r>
        <w:rPr/>
        <w:t xml:space="preserve">elating to the insurance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235.2 </w:t>
      </w:r>
      <w:r>
        <w:rPr/>
        <w:t>Any approval given by the Customer under this clause shall not relieve the Supplier of any of its obligations under this Agreement. The parties shall meet at least quarterly to review performance in relation to the insurance (module 10) and agree any improvements required.</w:t>
      </w:r>
    </w:p>
    <w:p>
      <w:r>
        <w:rPr>
          <w:b/>
        </w:rPr>
        <w:t xml:space="preserve">235.3 </w:t>
      </w:r>
      <w:r>
        <w:rPr/>
        <w:t>The parties shall meet at least quarterly to review performance in relation to the insurance (module 10) and agree any improvements required. The Customer may, acting reasonably, request such information from the Supplier as it requires to verify compliance with this clause.</w:t>
      </w:r>
    </w:p>
    <w:p>
      <w:r>
        <w:rPr>
          <w:b/>
        </w:rPr>
        <w:t xml:space="preserve">235.4 </w:t>
      </w:r>
      <w:r>
        <w:rPr/>
        <w:t>Clause 29.1 applies to any dispute arising under this clause.</w:t>
      </w:r>
    </w:p>
    <w:p>
      <w:r>
        <w:rPr>
          <w:b/>
        </w:rPr>
        <w:t xml:space="preserve">235.5 </w:t>
      </w:r>
      <w:r>
        <w:rPr/>
        <w:t>The parties shall meet at least quarterly to review performance in relation to the insurance (module 10)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235.6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235.7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235.8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insurance (module 10) and agree any improvements required.</w:t>
      </w:r>
    </w:p>
    <w:p>
      <w:pPr>
        <w:pStyle w:val="Heading1"/>
      </w:pPr>
      <w:r>
        <w:rPr/>
        <w:t>236. Force Majeure (Module 10)</w:t>
      </w:r>
    </w:p>
    <w:p>
      <w:r>
        <w:rPr>
          <w:b/>
        </w:rPr>
        <w:t xml:space="preserve">236.1 </w:t>
      </w:r>
      <w:r>
        <w:rPr/>
        <w:t>Where the Supplier becomes aware of any matter which may affect the force majeure (module 10), it shall notify the Customer promptly and in any event within five Working Days. The Customer may, acting reasonably, request such information from the Supplier as it requires to verify compliance with this clause.</w:t>
      </w:r>
    </w:p>
    <w:p>
      <w:r>
        <w:rPr>
          <w:b/>
        </w:rPr>
        <w:t xml:space="preserve">236.2 </w:t>
      </w:r>
      <w:r>
        <w:rPr/>
        <w:t xml:space="preserve">Any approval given by the Customer under this clause shall not relieve the Supplier of any of its obligations under this Agreement. The Supplier shall maintain complete and accurate records relating to the force majeure (module 10) and shall make them available to the Customer on request.</w:t>
      </w:r>
      <w:r>
        <w:rPr/>
        <w:t xml:space="preserve"> This obligation survives termination.</w:t>
      </w:r>
    </w:p>
    <w:p>
      <w:r>
        <w:rPr>
          <w:b/>
        </w:rPr>
        <w:t xml:space="preserve">236.3 </w:t>
      </w:r>
      <w:r>
        <w:rPr/>
        <w:t>Clause 19 applies to any dispute arising under this clause.</w:t>
      </w:r>
    </w:p>
    <w:p>
      <w:r>
        <w:rPr>
          <w:b/>
        </w:rPr>
        <w:t xml:space="preserve">236.4 </w:t>
      </w:r>
      <w:r>
        <w:rPr/>
        <w:t>Each party shall bear its own costs in connection with the matters described in this clause, save as otherwise expressly provided. Where the Supplier becomes aware of any matter which may affect the force majeure (module 10), it shall notify the Customer promptly and in any event within five Working Days.</w:t>
      </w:r>
    </w:p>
    <w:p>
      <w:r>
        <w:rPr>
          <w:b/>
        </w:rPr>
        <w:t xml:space="preserve">236.5 </w:t>
      </w:r>
      <w:r>
        <w:rPr/>
        <w:t>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Each party shall bear its own costs in connection with the matters described in this clause, save as otherwise expressly provided.</w:t>
      </w:r>
    </w:p>
    <w:p>
      <w:r>
        <w:rPr>
          <w:b/>
        </w:rPr>
        <w:t xml:space="preserve">236.6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10) and shall make them available to the Customer on request. The parties shall meet at least quarterly to review performance in relation to the force majeure (module 10) and agree any improvements required. The Supplier shall perform its obligations under this clause with reasonable skill, care and diligence and in accordance with Good Industry Practice.</w:t>
      </w:r>
    </w:p>
    <w:p>
      <w:r>
        <w:rPr>
          <w:b/>
        </w:rPr>
        <w:t xml:space="preserve">236.7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236.8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236.9 </w:t>
      </w:r>
      <w:r>
        <w:rPr/>
        <w:t>Subject to Clause 9.2, the Supplier shall provide the deliverables described in this clause to the Customer.</w:t>
      </w:r>
    </w:p>
    <w:p>
      <w:pPr>
        <w:pStyle w:val="Heading2"/>
      </w:pPr>
      <w:r>
        <w:rPr>
          <w:b/>
        </w:rPr>
        <w:t xml:space="preserve">236.10 </w:t>
      </w:r>
      <w:r>
        <w:rPr/>
        <w:t>The Customer may, acting reasonably, request such information from the Supplier as it requires to verify compliance with this clause. 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w:t>
      </w:r>
    </w:p>
    <w:p>
      <w:r>
        <w:rPr>
          <w:b/>
        </w:rPr>
        <w:t xml:space="preserve">236.11 </w:t>
      </w:r>
      <w:r>
        <w:rPr/>
        <w:t>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236.12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10) and agree any improvements required.</w:t>
      </w:r>
    </w:p>
    <w:p>
      <w:pPr>
        <w:pStyle w:val="Heading1"/>
      </w:pPr>
      <w:r>
        <w:rPr/>
        <w:t>237. Subcontracting (Module 10)</w:t>
      </w:r>
    </w:p>
    <w:p>
      <w:r>
        <w:rPr>
          <w:b/>
        </w:rPr>
        <w:t xml:space="preserve">237.1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subcontracting (module 10), it shall notify the Customer promptly and in any event within five Working Days.</w:t>
      </w:r>
    </w:p>
    <w:p>
      <w:r>
        <w:rPr>
          <w:b/>
        </w:rPr>
        <w:t xml:space="preserve">237.2 </w:t>
      </w:r>
      <w:r>
        <w:rPr/>
        <w:t>Clause 19 applies to any dispute arising under this clause.</w:t>
      </w:r>
    </w:p>
    <w:p>
      <w:r>
        <w:rPr>
          <w:b/>
        </w:rPr>
        <w:t xml:space="preserve">237.3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subcontracting (module 10) and shall make them available to the Customer on request.</w:t>
      </w:r>
    </w:p>
    <w:p>
      <w:r>
        <w:rPr>
          <w:b/>
        </w:rPr>
        <w:t xml:space="preserve">237.4 </w:t>
      </w:r>
      <w:r>
        <w:rPr/>
        <w:t>The parties shall meet at least quarterly to review performance in relation to the subcontracting (module 10) and agree any improvements required. The parties shall meet at least quarterly to review performance in relation to the subcontracting (module 10) and agree any improvements required.</w:t>
      </w:r>
    </w:p>
    <w:p>
      <w:r>
        <w:rPr>
          <w:b/>
        </w:rPr>
        <w:t xml:space="preserve">237.5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237.6 </w:t>
      </w:r>
      <w:r>
        <w:rPr/>
        <w:t>The parties shall meet at least quarterly to review performance in relation to the subcontracting (module 10) and agree any improvements required. The Supplier shall maintain complete and accurate records relating to the subcontracting (module 10) and shall make them available to the Customer on request.</w:t>
      </w:r>
    </w:p>
    <w:p>
      <w:r>
        <w:rPr>
          <w:b/>
        </w:rPr>
        <w:t xml:space="preserve">237.7 </w:t>
      </w:r>
      <w:r>
        <w:rPr/>
        <w:t>Subject to Clause 9.2, the Supplier shall provide the deliverables described in this clause to the Customer.</w:t>
      </w:r>
    </w:p>
    <w:p>
      <w:r>
        <w:rPr>
          <w:b/>
        </w:rPr>
        <w:t xml:space="preserve">237.8 </w:t>
      </w:r>
      <w:r>
        <w:rPr/>
        <w:t xml:space="preserve">The parties shall meet at least quarterly to review performance in relation to the subcontracting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237.9 </w:t>
      </w:r>
      <w:r>
        <w:rPr/>
        <w:t xml:space="preserve">The Supplier shall maintain complete and accurate records relating to the subcontracting (module 10)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10)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237.11 </w:t>
      </w:r>
      <w:r>
        <w:rPr/>
        <w:t>Any approval given by the Customer under this clause shall not relieve the Supplier of any of its obligations under this Agreement. Where the Supplier becomes aware of any matter which may affect the subcontracting (module 10), it shall notify the Customer promptly and in any event within five Working Days. The parties shall meet at least quarterly to review performance in relation to the subcontracting (module 10) and agree any improvements required.</w:t>
      </w:r>
    </w:p>
    <w:p>
      <w:pPr>
        <w:pStyle w:val="Heading1"/>
      </w:pPr>
      <w:r>
        <w:rPr/>
        <w:t>238. Assignment (Module 10)</w:t>
      </w:r>
    </w:p>
    <w:p>
      <w:r>
        <w:rPr>
          <w:b/>
        </w:rPr>
        <w:t xml:space="preserve">238.1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(module 10), it shall notify the Customer promptly and in any event within five Working Days.</w:t>
      </w:r>
    </w:p>
    <w:p>
      <w:r>
        <w:rPr>
          <w:b/>
        </w:rPr>
        <w:t xml:space="preserve">238.2 </w:t>
      </w:r>
      <w:r>
        <w:rPr/>
        <w:t>The parties shall meet at least quarterly to review performance in relation to the assignment (module 10) and agree any improvements required. The Customer may, acting reasonably, request such information from the Supplier as it requires to verify compliance with this clause.</w:t>
      </w:r>
    </w:p>
    <w:p>
      <w:r>
        <w:rPr>
          <w:b/>
        </w:rPr>
        <w:t xml:space="preserve">238.3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ins w:id="9023" w:author="Helena Voss" w:date="2026-09-28T08:30:09Z">
        <w:r>
          <w:rPr/>
          <w:t xml:space="preserve"> This obligation survives termination.</w:t>
        </w:r>
      </w:ins>
    </w:p>
    <w:p>
      <w:r>
        <w:rPr>
          <w:b/>
        </w:rPr>
        <w:t xml:space="preserve">238.4 </w:t>
      </w:r>
      <w:r>
        <w:rPr/>
        <w:t>Either party may terminate this Agreement for convenience on not less than thirty (30) days' written notice.</w:t>
      </w:r>
    </w:p>
    <w:p>
      <w:r>
        <w:rPr>
          <w:b/>
        </w:rPr>
        <w:t xml:space="preserve">238.5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10) and agree any improvements required. The parties shall meet at least quarterly to review performance in relation to the assignment (module 10) and agree any improvements required.</w:t>
      </w:r>
    </w:p>
    <w:p>
      <w:r>
        <w:rPr>
          <w:b/>
        </w:rPr>
        <w:t xml:space="preserve">238.6 </w:t>
      </w:r>
      <w:r>
        <w:rPr/>
        <w:t xml:space="preserve">Nothing in this clause shall limit any other right or remedy of the Customer under this Agreement or at law. Where the Supplier becomes aware of any matter which may affect the assignment (module 10), it shall notify the Customer promptly and in any event within five Working Days. The parties shall meet at </w:t>
      </w:r>
      <w:del w:id="9060" w:author="Helena Voss" w:date="2026-09-28T08:30:09Z">
        <w:r>
          <w:rPr/>
          <w:delText xml:space="preserve">least</w:delText>
        </w:r>
      </w:del>
      <w:ins w:id="9061" w:author="Helena Voss" w:date="2026-09-28T08:30:09Z">
        <w:r>
          <w:rPr/>
          <w:t xml:space="preserve">reasonable</w:t>
        </w:r>
      </w:ins>
      <w:r>
        <w:rPr/>
        <w:t xml:space="preserve"> quarterly to review performance in relation to the assignment (module 10) and agree any improvements required.</w:t>
      </w:r>
    </w:p>
    <w:p>
      <w:r>
        <w:rPr>
          <w:b/>
        </w:rPr>
        <w:t xml:space="preserve">238.7 </w:t>
      </w:r>
      <w:r>
        <w:rPr/>
        <w:t>Where the Supplier becomes aware of any matter which may affect the assignment (module 10), it shall notify the Customer promptly and in any event within five Working Days. The Supplier shall maintain complete and accurate records relating to the assignment (module 10) and shall make them available to the Customer on request.</w:t>
      </w:r>
    </w:p>
    <w:p>
      <w:r>
        <w:rPr>
          <w:b/>
        </w:rPr>
        <w:t xml:space="preserve">238.8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238.9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assignment (module 10) and shall make them available to the Customer on request. The Customer may, acting reasonably, request such information from the Supplier as it requires to verify compliance with this clause. The Supplier shall maintain complete and accurate records relating to the assignment (module 10) and shall make them available to the Customer on request.</w:t>
      </w:r>
    </w:p>
    <w:p>
      <w:r>
        <w:rPr>
          <w:b/>
        </w:rPr>
        <w:t xml:space="preserve">238.10 </w:t>
      </w:r>
      <w:r>
        <w:rPr/>
        <w:t>The parties shall meet at least quarterly to review performance in relation to the assignment (module 10)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238.11 </w:t>
      </w:r>
      <w:r>
        <w:rPr/>
        <w:t>Nothing in this clause shall limit any other right or remedy of the Customer under this Agreement or at law. The Supplier shall maintain complete and accurate records relating to the assignment (module 10) and shall make them available to the Customer on request.</w:t>
      </w:r>
    </w:p>
    <w:p>
      <w:r>
        <w:rPr>
          <w:b/>
        </w:rPr>
        <w:t xml:space="preserve">238.12 </w:t>
      </w:r>
      <w:r>
        <w:rPr/>
        <w:t>Where the Supplier becomes aware of any matter which may affect the assignment (module 10), it shall notify the Customer promptly and in any event within five Working Days. Nothing in this clause shall limit any other right or remedy of the Customer under this Agreement or at law.</w:t>
      </w:r>
    </w:p>
    <w:p>
      <w:pPr>
        <w:pStyle w:val="Heading2"/>
        <w:pPrChange w:id="20026" w:author="Helena Voss" w:date="2026-09-28T08:30:09Z">
          <w:pPr/>
        </w:pPrChange>
      </w:pPr>
      <w:r>
        <w:rPr>
          <w:b/>
        </w:rPr>
        <w:t xml:space="preserve">238.13 </w:t>
      </w:r>
      <w:r>
        <w:rPr/>
        <w:t>Any approval given by the Customer under this clause shall not relieve the Supplier of any of its obligations under this Agreement. The parties shall meet at least quarterly to review performance in relation to the assignment (module 10) and agree any improvements required. Any approval given by the Customer under this clause shall not relieve the Supplier of any of its obligations under this Agreement.</w:t>
      </w:r>
    </w:p>
    <w:p>
      <w:pPr>
        <w:pStyle w:val="Heading1"/>
      </w:pPr>
      <w:r>
        <w:rPr/>
        <w:t>239. Dispute Resolution (Module 10)</w:t>
      </w:r>
    </w:p>
    <w:p>
      <w:pPr>
        <w:pStyle w:val="Heading2"/>
      </w:pPr>
      <w:r>
        <w:rPr>
          <w:b/>
        </w:rPr>
        <w:t xml:space="preserve">239.1 </w:t>
      </w:r>
      <w:r>
        <w:rPr/>
        <w:t>Nothing in this clause shall limit any other right or remedy of the Customer under this Agreement or at law. Where the Supplier becomes aware of any matter which may affect the dispute resolution (module 10), it shall notify the Customer promptly and in any event within five Working Days. Where the Supplier becomes aware of any matter which may affect the dispute resolution (module 10), it shall notify the Customer promptly and in any event within five Working Days.</w:t>
      </w:r>
    </w:p>
    <w:p>
      <w:r>
        <w:rPr>
          <w:b/>
        </w:rPr>
        <w:t xml:space="preserve">239.2 </w:t>
      </w:r>
      <w:r>
        <w:rPr/>
        <w:t>The parties shall meet at least quarterly to review performance in relation to the dispute resolution (module 10) and agree any improvements required. Where the Supplier becomes aware of any matter which may affect the dispute resolution (module 10), it shall notify the Customer promptly and in any event within five Working Days.</w:t>
      </w:r>
    </w:p>
    <w:p>
      <w:r>
        <w:rPr>
          <w:b/>
        </w:rPr>
        <w:t xml:space="preserve">239.3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239.4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dispute resolution (module 10), it shall notify the Customer promptly and in any event within five Working Days.</w:t>
      </w:r>
      <w:r>
        <w:rPr/>
        <w:t xml:space="preserve"> This obligation survives termination.</w:t>
      </w:r>
    </w:p>
    <w:p>
      <w:pPr>
        <w:rPr>
          <w:del w:id="9150" w:author="Helena Voss" w:date="2026-09-28T08:30:09Z"/>
        </w:rPr>
      </w:pPr>
      <w:del w:id="9149" w:author="Helena Voss" w:date="2026-09-28T08:30:09Z">
        <w:r>
          <w:rPr>
            <w:b/>
          </w:rPr>
          <w:delText xml:space="preserve">239.5 </w:delText>
        </w:r>
        <w:r>
          <w:rPr/>
          <w:delText xml:space="preserve">The Supplier shall perform its obligations under this clause with reasonable skill, care and diligence and in accordance with </w:delText>
        </w:r>
        <w:r>
          <w:rPr>
            <w:i/>
          </w:rPr>
          <w:delText>Good Industry Practice</w:delText>
        </w:r>
        <w:r>
          <w:rPr/>
          <w:delText>. The Supplier shall maintain complete and accurate records relating to the dispute resolution (module 10) and shall make them available to the Customer on request.</w:delText>
        </w:r>
      </w:del>
    </w:p>
    <w:p>
      <w:r>
        <w:rPr>
          <w:b/>
        </w:rPr>
        <w:t xml:space="preserve">239.6 </w:t>
      </w:r>
      <w:r>
        <w:rPr/>
        <w:t>Either party may terminate this Agreement for convenience on not less than thirty (30) days' written notice.</w:t>
      </w:r>
    </w:p>
    <w:p>
      <w:r>
        <w:rPr>
          <w:b/>
        </w:rPr>
        <w:t xml:space="preserve">239.7 </w:t>
      </w:r>
      <w:r>
        <w:rPr/>
        <w:t>The Customer may, acting reasonably, request such information from the Supplier as it requires to verify compliance with this clause. The Supplier shall maintain complete and accurate records relating to the dispute resolution (module 10) and shall make them available to the Customer on request. Each party shall bear its own costs in connection with the matters described in this clause, save as otherwise expressly provided.</w:t>
      </w:r>
    </w:p>
    <w:p>
      <w:r>
        <w:rPr>
          <w:b/>
        </w:rPr>
        <w:t xml:space="preserve">239.8 </w:t>
      </w:r>
      <w:r>
        <w:rPr/>
        <w:t>The Supplier shall remedy any material breach within 30 days of written notice requiring it to do so.</w:t>
      </w:r>
    </w:p>
    <w:p>
      <w:r>
        <w:rPr>
          <w:b/>
        </w:rPr>
        <w:t xml:space="preserve">239.9 </w:t>
      </w:r>
      <w:r>
        <w:rPr/>
        <w:t>The Supplier shall maintain complete and accurate records relating to the dispute resolution (module 10)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239.10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240. Notices (Module 10)</w:t>
      </w:r>
    </w:p>
    <w:p>
      <w:r>
        <w:rPr>
          <w:b/>
        </w:rPr>
        <w:t xml:space="preserve">240.1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240.2 </w:t>
      </w:r>
      <w:r>
        <w:rPr/>
        <w:t>Nothing in this clause shall limit any other right or remedy of the Customer under this Agreement or at law. The parties shall meet at least quarterly to review performance in relation to the notices (module 10) and agree any improvements required.</w:t>
      </w:r>
    </w:p>
    <w:p>
      <w:r>
        <w:rPr>
          <w:b/>
        </w:rPr>
        <w:t xml:space="preserve">240.3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w:t>
      </w:r>
    </w:p>
    <w:p>
      <w:r>
        <w:rPr>
          <w:b/>
        </w:rPr>
        <w:t xml:space="preserve">240.4 </w:t>
      </w:r>
      <w:r>
        <w:rPr/>
        <w:t>The parties shall meet at least quarterly to review performance in relation to the notices (module 10)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240.5 </w:t>
      </w:r>
      <w:r>
        <w:rPr/>
        <w:t>The parties shall meet at least quarterly to review performance in relation to the notices (module 10) and agree any improvements required. Any approval given by the Customer under this clause shall not relieve the Supplier of any of its obligations under this Agreement. Where the Supplier becomes aware of any matter which may affect the notices (module 10), it shall notify the Customer promptly and in any event within five Working Days.</w:t>
      </w:r>
    </w:p>
    <w:p>
      <w:r>
        <w:rPr>
          <w:b/>
        </w:rPr>
        <w:t xml:space="preserve">240.6 </w:t>
      </w:r>
      <w:r>
        <w:rPr/>
        <w:t>The Supplier shall maintain complete and accurate records relating to the notices (module 10) and shall make them available to the Customer on request. The Supplier shall maintain complete and accurate records relating to the notices (module 10) and shall make them available to the Customer on request. Any approval given by the Customer under this clause shall not relieve the Supplier of any of its obligations under this Agreement.</w:t>
      </w:r>
    </w:p>
    <w:p>
      <w:r>
        <w:rPr>
          <w:b/>
        </w:rPr>
        <w:t xml:space="preserve">240.7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 Any approval given by the Customer under this clause shall not relieve the Supplier of any of its obligations under this Agreement.</w:t>
      </w:r>
    </w:p>
    <w:p>
      <w:r>
        <w:rPr>
          <w:b/>
        </w:rPr>
        <w:t xml:space="preserve">240.8 </w:t>
      </w:r>
      <w:r>
        <w:rPr/>
        <w:t>Subject to Clause 9.2, the Supplier shall provide the deliverables described in this clause to the Customer.</w:t>
      </w:r>
    </w:p>
    <w:p>
      <w:r>
        <w:rPr>
          <w:b/>
        </w:rPr>
        <w:t xml:space="preserve">240.9 </w:t>
      </w:r>
      <w:r>
        <w:rPr/>
        <w:t>Subject to Clause 9.4, the Supplier shall provide the deliverables described in this clause to the Customer.</w:t>
      </w:r>
    </w:p>
    <w:p>
      <w:r>
        <w:rPr>
          <w:b/>
        </w:rPr>
        <w:t xml:space="preserve">240.10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notices (module 10) and agree any improvements required.</w:t>
      </w:r>
    </w:p>
    <w:p>
      <w:r>
        <w:rPr>
          <w:b/>
        </w:rPr>
        <w:t xml:space="preserve">240.11 </w:t>
      </w:r>
      <w:r>
        <w:rPr/>
        <w:t>The Customer may, acting reasonably, request such information from the Supplier as it requires to verify compliance with this clause. The parties shall meet at least quarterly to review performance in relation to the notices (module 10) and agree any improvements required.</w:t>
      </w:r>
    </w:p>
    <w:p>
      <w:r>
        <w:rPr>
          <w:b/>
        </w:rPr>
        <w:t xml:space="preserve">240.12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240.13 </w:t>
      </w:r>
      <w:r>
        <w:rPr/>
        <w:t xml:space="preserve">Nothing in this clause shall limit any other right or remedy of the Customer under this Agreement or at law. The parties shall meet at least quarterly to review performance in rel</w:t>
      </w:r>
      <w:r>
        <w:rPr>
          <w:b/>
        </w:rPr>
        <w:t xml:space="preserve">ation to the</w:t>
      </w:r>
      <w:r>
        <w:rPr/>
        <w:t xml:space="preserve"> notices (module 10) and agree any improvements required. Where the Supplier becomes aware of any matter which may affect the notices (module 10), it shall notify the Customer promptly and in any event within five Working Days. The Customer may, acting reasonably, request such information from the Supplier as it requires to verify compliance with this clause.</w:t>
      </w:r>
    </w:p>
    <w:p>
      <w:pPr>
        <w:pStyle w:val="Heading1"/>
      </w:pPr>
      <w:r>
        <w:rPr/>
        <w:t>241. Governing Law (Module 10)</w:t>
      </w:r>
    </w:p>
    <w:p>
      <w:r>
        <w:rPr>
          <w:b/>
        </w:rPr>
        <w:t xml:space="preserve">241.1 </w:t>
      </w:r>
      <w:r>
        <w:rPr/>
        <w:t>The parties shall meet at least quarterly to review performance in relation to the governing law (module 10) and agree any improvements required. The Supplier shall maintain complete and accurate records relating to the governing law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241.3 </w:t>
      </w:r>
      <w:r>
        <w:rPr/>
        <w:t>The Supplier shall maintain complete and accurate records relating to the governing law (module 10) and shall make them available to the Customer on request. The Supplier shall maintain complete and accurate records relating to the governing law (module 10) and shall make them available to the Customer on request. The parties shall meet at least quarterly to review performance in relation to the governing law (module 10) and agree any improvements required. Any approval given by the Customer under this clause shall not relieve the Supplier of any of its obligations under this Agreement.</w:t>
      </w:r>
    </w:p>
    <w:p>
      <w:r>
        <w:rPr>
          <w:b/>
        </w:rPr>
        <w:t xml:space="preserve">241.4 </w:t>
      </w:r>
      <w:r>
        <w:rPr/>
        <w:t xml:space="preserve">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10) </w:t>
      </w:r>
      <w:del w:id="9015" w:author="Helena Voss" w:date="2026-09-28T08:30:09Z">
        <w:r>
          <w:rPr/>
          <w:delText xml:space="preserve">and</w:delText>
        </w:r>
      </w:del>
      <w:ins w:id="9016" w:author="Helena Voss" w:date="2026-09-28T08:30:09Z">
        <w:r>
          <w:rPr/>
          <w:t xml:space="preserve">reasonable</w:t>
        </w:r>
      </w:ins>
      <w:r>
        <w:rPr/>
        <w:t xml:space="preserve"> agree any improvements required.</w:t>
      </w:r>
    </w:p>
    <w:p>
      <w:r>
        <w:rPr>
          <w:b/>
        </w:rPr>
        <w:t xml:space="preserve">241.5 </w:t>
      </w:r>
      <w:r>
        <w:rPr/>
        <w:t>The parties shall meet at least quarterly to review performance in relation to the governing law (module 10) and agree any improvements required. Each party shall bear its own costs in connection with the matters described in this clause, save as otherwise expressly provided.</w:t>
      </w:r>
    </w:p>
    <w:p>
      <w:r>
        <w:rPr>
          <w:b/>
        </w:rPr>
        <w:t xml:space="preserve">241.6 </w:t>
      </w:r>
      <w:r>
        <w:rPr/>
        <w:t xml:space="preserve">The Supplier shall perform its obligations under this clause with reasonable skill, care </w:t>
      </w:r>
      <w:del w:id="9108" w:author="Helena Voss" w:date="2026-09-28T08:30:09Z">
        <w:r>
          <w:rPr/>
          <w:delText xml:space="preserve">and</w:delText>
        </w:r>
      </w:del>
      <w:ins w:id="9109" w:author="Helena Voss" w:date="2026-09-28T08:30:09Z">
        <w:r>
          <w:rPr/>
          <w:t xml:space="preserve">reasonable</w:t>
        </w:r>
      </w:ins>
      <w:r>
        <w:rPr/>
        <w:t xml:space="preserve"> diligence and in accordance with </w:t>
      </w:r>
      <w:r>
        <w:rPr>
          <w:i/>
        </w:rPr>
        <w:t xml:space="preserve">Good Industry Practice</w:t>
      </w:r>
      <w:r>
        <w:rPr/>
        <w:t xml:space="preserve">. Where the Supplier becomes aware of any matter which may affect the governing law (module 10), it shall notify the Customer promptly and in any event within five Working Days.</w:t>
      </w:r>
    </w:p>
    <w:p>
      <w:r>
        <w:rPr>
          <w:b/>
        </w:rPr>
        <w:t xml:space="preserve">241.7 </w:t>
      </w:r>
      <w:r>
        <w:rPr/>
        <w:t>Any approval given by the Customer under this clause shall not relieve the Supplier of any of its obligations under this Agreement. The Supplier shall maintain complete and accurate records relating to the governing law (module 10) and shall make them available to the Customer on request.</w:t>
      </w:r>
    </w:p>
    <w:p>
      <w:r>
        <w:rPr>
          <w:b/>
        </w:rPr>
        <w:t xml:space="preserve">241.8 </w:t>
      </w:r>
      <w:r>
        <w:rPr/>
        <w:t xml:space="preserve">The parties shall meet at least quarterly to review performance in relation to the governing law (module 10)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10) and agree any improvements required. The parties shall meet at least quarterly to review performance in relation to the governing law (module 10) and agree any improvements required.</w:t>
      </w:r>
    </w:p>
    <w:p>
      <w:pPr>
        <w:pStyle w:val="Heading1"/>
      </w:pPr>
      <w:r>
        <w:rPr/>
        <w:t>242. Services (Module 11)</w:t>
      </w:r>
    </w:p>
    <w:p>
      <w:r>
        <w:rPr>
          <w:b/>
        </w:rPr>
        <w:t xml:space="preserve">242.1 </w:t>
      </w:r>
      <w:r>
        <w:rPr/>
        <w:t>Each party shall bear its own costs in connection with the matters described in this clause, save as otherwise expressly provided. Where the Supplier becomes aware of any matter which may affect the services (module 11),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242.2 </w:t>
      </w:r>
      <w:r>
        <w:rPr/>
        <w:t>Subject to Clause 9, the Supplier shall provide the deliverables described in this clause to the Customer.</w:t>
      </w:r>
    </w:p>
    <w:p>
      <w:r>
        <w:rPr>
          <w:b/>
        </w:rPr>
        <w:t xml:space="preserve">242.3 </w:t>
      </w:r>
      <w:r>
        <w:rPr/>
        <w:t>The parties shall meet at least quarterly to review performance in relation to the services (module 11) and agree any improvements required. The Supplier shall maintain complete and accurate records relating to the services (module 11) and shall make them available to the Customer on request. Each party shall bear its own costs in connection with the matters described in this clause, save as otherwise expressly provided. The Supplier shall maintain complete and accurate records relating to the services (module 11) and shall make them available to the Customer on request.</w:t>
      </w:r>
    </w:p>
    <w:p>
      <w:r>
        <w:rPr>
          <w:b/>
        </w:rPr>
        <w:t xml:space="preserve">242.4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242.5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242.6 </w:t>
      </w:r>
      <w:r>
        <w:rPr/>
        <w:t>The Supplier shall maintain complete and accurate records relating to the services (module 11) and shall make them available to the Customer on request. The Supplier shall maintain complete and accurate records relating to the services (module 11) and shall make them available to the Customer on request.</w:t>
      </w:r>
    </w:p>
    <w:p>
      <w:r>
        <w:rPr>
          <w:b/>
        </w:rPr>
        <w:t xml:space="preserve">242.7 </w:t>
      </w:r>
      <w:r>
        <w:rPr/>
        <w:t>The Supplier shall remedy any material breach within 30 days of written notice requiring it to do so.</w:t>
      </w:r>
    </w:p>
    <w:p>
      <w:r>
        <w:rPr>
          <w:b/>
        </w:rPr>
        <w:t xml:space="preserve">242.8 </w:t>
      </w:r>
      <w:r>
        <w:rPr/>
        <w:t xml:space="preserve">The Supplier shall maintain complete and accurate records relating to the services (module 11) and shall make them available to the Customer on request. Where the Supplier becomes aware of any matter which may affect the services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11) and agree any improvements required.</w:t>
      </w:r>
    </w:p>
    <w:p>
      <w:pPr>
        <w:pStyle w:val="Heading1"/>
      </w:pPr>
      <w:r>
        <w:rPr/>
        <w:t>243. Service Levels (Module 11)</w:t>
      </w:r>
    </w:p>
    <w:p>
      <w:r>
        <w:rPr>
          <w:b/>
        </w:rPr>
        <w:t xml:space="preserve">243.1 </w:t>
      </w:r>
      <w:r>
        <w:rPr/>
        <w:t>The Supplier shall provide the exit plan within thirty (30) days of the Effective Date.</w:t>
      </w:r>
    </w:p>
    <w:p>
      <w:r>
        <w:rPr>
          <w:b/>
        </w:rPr>
        <w:t xml:space="preserve">243.2 </w:t>
      </w:r>
      <w:r>
        <w:rPr/>
        <w:t xml:space="preserve">Where the Supplier becomes aware of any matter which may affect the service levels (module 11), it shall notify the Customer promptly and in an</w:t>
      </w:r>
      <w:r>
        <w:rPr>
          <w:b/>
        </w:rPr>
        <w:t xml:space="preserve">y event with</w:t>
      </w:r>
      <w:r>
        <w:rPr/>
        <w:t xml:space="preserve">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243.3 </w:t>
      </w:r>
      <w:r>
        <w:rPr/>
        <w:t xml:space="preserve">The Customer may, acting reasonably, request such information from the Supplier as it requires to verify compliance with this clause. The Supplier shall maintain complete and accurate records relating to the service levels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243.4 </w:t>
      </w:r>
      <w:r>
        <w:rPr/>
        <w:t>Each party shall bear its own costs in connection with the matters described in this clause, save as otherwise expressly provided. Where the Supplier becomes aware of any matter which may affect the service levels (module 11), it shall notify the Customer promptly and in any event within five Working Days. Each party shall bear its own costs in connection with the matters described in this clause, save as otherwise expressly provided.</w:t>
      </w:r>
    </w:p>
    <w:p>
      <w:r>
        <w:rPr>
          <w:b/>
        </w:rPr>
        <w:t xml:space="preserve">243.5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11) and agree any improvements required.</w:t>
      </w:r>
    </w:p>
    <w:p>
      <w:r>
        <w:rPr>
          <w:b/>
        </w:rPr>
        <w:t xml:space="preserve">243.6 </w:t>
      </w:r>
      <w:r>
        <w:rPr/>
        <w:t>Nothing in this clause shall limit any other right or remedy of the Customer under this Agreement or at law. The Supplier shall maintain complete and accurate records relating to the service levels (module 11)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243.7 </w:t>
      </w:r>
      <w:r>
        <w:rPr/>
        <w:t>Either party may terminate this Agreement for convenience on not less than thirty (30) days' written notice.</w:t>
      </w:r>
    </w:p>
    <w:p>
      <w:r>
        <w:rPr>
          <w:b/>
        </w:rPr>
        <w:t xml:space="preserve">243.8 </w:t>
      </w:r>
      <w:r>
        <w:rPr/>
        <w:t xml:space="preserve">Each party shall bear its own costs in connection with the matters described in this clause, save as otherwise expressly provided. Any approval given </w:t>
      </w:r>
      <w:r>
        <w:rPr/>
        <w:t xml:space="preserve">reasonable</w:t>
      </w:r>
      <w:r>
        <w:rPr/>
        <w:t xml:space="preserve"> the Customer under this clause shall not relieve the Supplier of any of its obligations under this Agreement. The parties shall meet at least quarterly to review performance in relation to the service levels (module 11) and agree any improvements required.</w:t>
      </w:r>
    </w:p>
    <w:p>
      <w:r>
        <w:rPr>
          <w:b/>
        </w:rPr>
        <w:t xml:space="preserve">243.9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11) and agree any improvements required.</w:t>
      </w:r>
    </w:p>
    <w:p>
      <w:pPr>
        <w:pStyle w:val="Heading1"/>
      </w:pPr>
      <w:r>
        <w:rPr/>
        <w:t>244. Personnel (Module 11)</w:t>
      </w:r>
    </w:p>
    <w:p>
      <w:r>
        <w:rPr>
          <w:b/>
        </w:rPr>
        <w:t xml:space="preserve">244.1 </w:t>
      </w:r>
      <w:r>
        <w:rPr/>
        <w:t>Each party shall bear its own costs in connection with the matters described in this clause, save as otherwise expressly provided. The parties shall meet at least quarterly to review performance in relation to the personnel (module 11) and agree any improvements required.</w:t>
      </w:r>
    </w:p>
    <w:p>
      <w:r>
        <w:rPr>
          <w:b/>
        </w:rPr>
        <w:t xml:space="preserve">244.2 </w:t>
      </w:r>
      <w:r>
        <w:rPr/>
        <w:t>The parties shall meet at least quarterly to review performance in relation to the personnel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244.3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w:r>
        <w:rPr>
          <w:b/>
        </w:rPr>
        <w:t xml:space="preserve">244.4 </w:t>
      </w:r>
      <w:r>
        <w:rPr/>
        <w:t>The parties shall meet at least quarterly to review performance in relation to the personnel (module 11) and agree any improvements required. Nothing in this clause shall limit any other right or remedy of the Customer under this Agreement or at law.</w:t>
      </w:r>
    </w:p>
    <w:p>
      <w:r>
        <w:rPr>
          <w:b/>
        </w:rPr>
        <w:t xml:space="preserve">244.5 </w:t>
      </w:r>
      <w:r>
        <w:rPr/>
        <w:t xml:space="preserve">The parties shall meet at least quarterly to review performance in relation to the personnel (module 11) and agree any improvements required. The parties shall meet at least quarterly to review performance in relation to the personnel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244.6 </w:t>
      </w:r>
      <w:r>
        <w:rPr/>
        <w:t xml:space="preserve">The Supplier shall remedy any</w:t>
      </w:r>
      <w:r>
        <w:rPr>
          <w:b/>
          <w:rPrChange w:id="20021" w:author="Helena Voss" w:date="2026-09-28T08:30:09Z">
            <w:rPr/>
          </w:rPrChange>
        </w:rPr>
        <w:t xml:space="preserve"> material br</w:t>
      </w:r>
      <w:r>
        <w:rPr/>
        <w:t xml:space="preserve">each within 30 days of written notice requiring it to do so.</w:t>
      </w:r>
    </w:p>
    <w:p>
      <w:r>
        <w:rPr>
          <w:b/>
        </w:rPr>
        <w:t xml:space="preserve">244.7 </w:t>
      </w:r>
      <w:r>
        <w:rPr/>
        <w:t>The parties shall meet at least quarterly to review performance in relation to the personnel (module 11) and agree any improvements required. Where the Supplier becomes aware of any matter which may affect the personnel (module 11), it shall notify the Customer promptly and in any event within five Working Days. The parties shall meet at least quarterly to review performance in relation to the personnel (module 11) and agree any improvements required.</w:t>
      </w:r>
    </w:p>
    <w:p>
      <w:r>
        <w:rPr>
          <w:b/>
        </w:rPr>
        <w:t xml:space="preserve">244.8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244.9 </w:t>
      </w:r>
      <w:r>
        <w:rPr/>
        <w:t xml:space="preserve">The Supplier shall perform its obligations under this clause with reasonable skill, care and diligence and in accordance with </w:t>
      </w:r>
      <w:r>
        <w:rPr>
          <w:i/>
        </w:rPr>
        <w:t xml:space="preserve">Good Industry Practice</w:t>
      </w:r>
      <w:r>
        <w:rPr/>
        <w:t xml:space="preserve">. Nothing in this clause shall limit any other right or </w:t>
      </w:r>
      <w:r>
        <w:rPr/>
        <w:t xml:space="preserve">reasonable</w:t>
      </w:r>
      <w:r>
        <w:rPr/>
        <w:t xml:space="preserve"> of the Customer under this Agreement or at law.</w:t>
      </w:r>
    </w:p>
    <w:p>
      <w:r>
        <w:rPr>
          <w:b/>
        </w:rPr>
        <w:t xml:space="preserve">244.10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w:r>
        <w:rPr>
          <w:b/>
        </w:rPr>
        <w:t xml:space="preserve">244.11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244.12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245. Customer Obligations (Module 11)</w:t>
      </w:r>
    </w:p>
    <w:p>
      <w:r>
        <w:rPr>
          <w:b/>
        </w:rPr>
        <w:t xml:space="preserve">245.1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245.2 </w:t>
      </w:r>
      <w:r>
        <w:rPr/>
        <w:t xml:space="preserve">Nothing in this clause shall limit any other right or remedy of the Customer under this Agreement or at law. Nothing in this clause shall limit any other right or remedy of the Customer under this Agreement or at law.</w:t>
      </w:r>
      <w:r>
        <w:rPr/>
        <w:t xml:space="preserve"> This obligation survives termination.</w:t>
      </w:r>
    </w:p>
    <w:p>
      <w:r>
        <w:rPr>
          <w:b/>
        </w:rPr>
        <w:t xml:space="preserve">245.3 </w:t>
      </w:r>
      <w:r>
        <w:rPr/>
        <w:t>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w:r>
        <w:rPr>
          <w:b/>
        </w:rPr>
        <w:t xml:space="preserve">245.4 </w:t>
      </w:r>
      <w:r>
        <w:rPr/>
        <w:t>The parties shall meet at least quarterly to review performance in relation to the customer obligations (module 11) and agree any improvements required. Any approval given by the Customer under this clause shall not relieve the Supplier of any of its obligations under this Agreement.</w:t>
      </w:r>
    </w:p>
    <w:p>
      <w:r>
        <w:rPr>
          <w:b/>
        </w:rPr>
        <w:t xml:space="preserve">245.5 </w:t>
      </w:r>
      <w:r>
        <w:rPr/>
        <w:t>Nothing in this clause shall limit any other right or remedy of the Customer under this Agreement or at law. The parties shall meet at least quarterly to review performance in relation to the customer obligations (module 11) and agree any improvements required. Nothing in this clause shall limit any other right or remedy of the Customer under this Agreement or at law.</w:t>
      </w:r>
    </w:p>
    <w:p>
      <w:r>
        <w:rPr>
          <w:b/>
        </w:rPr>
        <w:t xml:space="preserve">245.6 </w:t>
      </w:r>
      <w:r>
        <w:rPr/>
        <w:t xml:space="preserve">Subject to Clause 9.4, the Supplier shall </w:t>
      </w:r>
      <w:r>
        <w:rPr/>
        <w:t xml:space="preserve">reasonable</w:t>
      </w:r>
      <w:r>
        <w:rPr/>
        <w:t xml:space="preserve"> the deliverables described in this clause to the Customer.</w:t>
      </w:r>
    </w:p>
    <w:p>
      <w:r>
        <w:rPr>
          <w:b/>
        </w:rPr>
        <w:t xml:space="preserve">245.7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245.8 </w:t>
      </w:r>
      <w:r>
        <w:rPr/>
        <w:t>Where the Supplier becomes aware of any matter which may affect the customer obligations (module 11),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customer obligations (module 11) and agree any improvements required.</w:t>
      </w:r>
    </w:p>
    <w:p>
      <w:r>
        <w:rPr>
          <w:b/>
        </w:rPr>
        <w:t xml:space="preserve">245.9 </w:t>
      </w:r>
      <w:r>
        <w:rPr/>
        <w:t>Any approval given by the Customer under this clause shall not relieve the Supplier of any of its obligations under this Agreement.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w:pPr>
        <w:pStyle w:val="Heading1"/>
      </w:pPr>
      <w:r>
        <w:rPr/>
        <w:t>246. Change Control (Module 11)</w:t>
      </w:r>
    </w:p>
    <w:p>
      <w:r>
        <w:rPr>
          <w:b/>
        </w:rPr>
        <w:t xml:space="preserve">246.1 </w:t>
      </w:r>
      <w:r>
        <w:rPr/>
        <w:t>Subject to Clause 9.2, the Supplier shall provide the deliverables described in this clause to the Customer.</w:t>
      </w:r>
    </w:p>
    <w:p>
      <w:r>
        <w:rPr>
          <w:b/>
        </w:rPr>
        <w:t xml:space="preserve">246.2 </w:t>
      </w:r>
      <w:r>
        <w:rPr/>
        <w:t>Each party shall bear its own costs in connection with the matters described in this clause, save as otherwise expressly provided. The parties shall meet at least quarterly to review performance in relation to the change control (module 11) and agree any improvements required. The Supplier shall maintain complete and accurate records relating to the change control (module 11) and shall make them available to the Customer on request.</w:t>
      </w:r>
    </w:p>
    <w:p>
      <w:r>
        <w:rPr>
          <w:b/>
        </w:rPr>
        <w:t xml:space="preserve">246.3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246.4 </w:t>
      </w:r>
      <w:r>
        <w:rPr/>
        <w:t>Subject to Clause 9.2, the Supplier shall provide the deliverables described in this clause to the Customer.</w:t>
      </w:r>
    </w:p>
    <w:p>
      <w:r>
        <w:rPr>
          <w:b/>
        </w:rPr>
        <w:t xml:space="preserve">246.5 </w:t>
      </w:r>
      <w:r>
        <w:rPr/>
        <w:t>Where the Supplier becomes aware of any matter which may affect the change control (module 11), it shall notify the Customer promptly and in any event within five Working Days. Any approval given by the Customer under this clause shall not relieve the Supplier of any of its obligations under this Agreement.</w:t>
      </w:r>
    </w:p>
    <w:p>
      <w:pPr>
        <w:rPr>
          <w:del w:id="9162" w:author="Helena Voss" w:date="2026-09-28T08:30:09Z"/>
        </w:rPr>
      </w:pPr>
      <w:del w:id="9161" w:author="Helena Voss" w:date="2026-09-28T08:30:09Z">
        <w:r>
          <w:rPr>
            <w:b/>
          </w:rPr>
          <w:delText xml:space="preserve">246.6 </w:delText>
        </w:r>
        <w:r>
          <w:rPr/>
          <w:delText>The parties shall meet at least quarterly to review performance in relation to the change control (module 11) and agree any improvements required. Any approval given by the Customer under this clause shall not relieve the Supplier of any of its obligations under this Agreement.</w:delText>
        </w:r>
      </w:del>
    </w:p>
    <w:p>
      <w:r>
        <w:rPr>
          <w:b/>
        </w:rPr>
        <w:t xml:space="preserve">246.7 </w:t>
      </w:r>
      <w:r>
        <w:rPr/>
        <w:t xml:space="preserve">The Supplier shall maintain complete and accurate records relating to the change control (module 11) and shall make them available to the Customer on request. The Supplier shall maintain complete and accurate records relating to the change control (module 11)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r>
        <w:rPr/>
        <w:t xml:space="preserve"> This obligation survives termination.</w:t>
      </w:r>
    </w:p>
    <w:p>
      <w:r>
        <w:rPr>
          <w:b/>
        </w:rPr>
        <w:t xml:space="preserve">246.8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11) and shall make them available to the Customer on request.</w:t>
      </w:r>
    </w:p>
    <w:p>
      <w:pPr>
        <w:pStyle w:val="Heading1"/>
      </w:pPr>
      <w:r>
        <w:rPr/>
        <w:t>247. Fees and Payment (Module 11)</w:t>
      </w:r>
    </w:p>
    <w:p>
      <w:r>
        <w:rPr>
          <w:b/>
        </w:rPr>
        <w:t xml:space="preserve">247.1 </w:t>
      </w:r>
      <w:r>
        <w:rPr/>
        <w:t xml:space="preserve">The parties shall meet at least quarterly to review performance in relation to the fees and payment (module 11)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247.2 </w:t>
      </w:r>
      <w:r>
        <w:rPr/>
        <w:t>Undisputed amounts shall be paid no later than 30 days after the date of the relevant invoice.</w:t>
      </w:r>
    </w:p>
    <w:p>
      <w:r>
        <w:rPr>
          <w:b/>
        </w:rPr>
        <w:t xml:space="preserve">247.3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247.4 </w:t>
      </w:r>
      <w:r>
        <w:rPr/>
        <w:t>Any approval given by the Customer under this clause shall not relieve the Supplier of any of its obligations under this Agreement. Where the Supplier becomes aware of any matter which may affect the fees and payment (module 11),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247.5 </w:t>
      </w:r>
      <w:r>
        <w:rPr/>
        <w:t>Payment of the Service Credits reconciliation shall be made within thirty (30) days following the end of each Contract Year.</w:t>
      </w:r>
    </w:p>
    <w:p>
      <w:r>
        <w:rPr>
          <w:b/>
        </w:rPr>
        <w:t xml:space="preserve">247.6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maintain complete </w:t>
      </w:r>
      <w:del w:id="9039" w:author="Helena Voss" w:date="2026-09-28T08:30:09Z">
        <w:r>
          <w:rPr/>
          <w:delText xml:space="preserve">and</w:delText>
        </w:r>
      </w:del>
      <w:ins w:id="9040" w:author="Helena Voss" w:date="2026-09-28T08:30:09Z">
        <w:r>
          <w:rPr/>
          <w:t xml:space="preserve">reasonable</w:t>
        </w:r>
      </w:ins>
      <w:r>
        <w:rPr/>
        <w:t xml:space="preserve"> accurate records relating to the fees and payment (module 11) and shall make them available to the Customer on request.</w:t>
      </w:r>
    </w:p>
    <w:p>
      <w:r>
        <w:rPr>
          <w:b/>
        </w:rPr>
        <w:t xml:space="preserve">247.7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fees and payment (module 11) and agree any improvements required.</w:t>
      </w:r>
    </w:p>
    <w:p>
      <w:r>
        <w:rPr>
          <w:b/>
        </w:rPr>
        <w:t xml:space="preserve">247.8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w:pPr>
        <w:pStyle w:val="Heading1"/>
      </w:pPr>
      <w:r>
        <w:rPr/>
        <w:t>248. Invoicing (Module 11)</w:t>
      </w:r>
    </w:p>
    <w:p>
      <w:r>
        <w:rPr>
          <w:b/>
        </w:rPr>
        <w:t xml:space="preserve">248.1 </w:t>
      </w:r>
      <w:r>
        <w:rPr/>
        <w:t xml:space="preserve">Where the Supplier becomes aware of any matter which may affect the invoicing (module 11),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r>
        <w:rPr/>
        <w:t xml:space="preserve"> This obligation survives termination.</w:t>
      </w:r>
    </w:p>
    <w:p>
      <w:r>
        <w:rPr>
          <w:b/>
        </w:rPr>
        <w:t xml:space="preserve">248.2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248.3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248.4 </w:t>
      </w:r>
      <w:r>
        <w:rPr/>
        <w:t xml:space="preserve">Each party shall bear its own costs in connection with the matters described in this clause, save as otherwise expressly provided. The Supplier shall maintain complete and accurate records relating to the invoicing (module 11)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248.5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r>
        <w:rPr/>
        <w:t xml:space="preserve"> This obligation survives termination.</w:t>
      </w:r>
    </w:p>
    <w:p>
      <w:r>
        <w:rPr>
          <w:b/>
        </w:rPr>
        <w:t xml:space="preserve">248.6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248.7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invoicing (module 11), it shall notify the Customer promptly and in any event within five Working Days.</w:t>
      </w:r>
    </w:p>
    <w:p>
      <w:pPr>
        <w:pStyle w:val="Heading2"/>
      </w:pPr>
      <w:r>
        <w:rPr>
          <w:b/>
        </w:rPr>
        <w:t xml:space="preserve">248.8 </w:t>
      </w:r>
      <w:r>
        <w:rPr/>
        <w:t>Where the Supplier becomes aware of any matter which may affect the invoicing (module 11),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invoicing (module 11) and shall make them available to the Customer on request. The parties shall meet at least quarterly to review performance in relation to the invoicing (module 11) and agree any improvements required.</w:t>
      </w:r>
    </w:p>
    <w:p>
      <w:r>
        <w:rPr>
          <w:b/>
        </w:rPr>
        <w:t xml:space="preserve">248.9 </w:t>
      </w:r>
      <w:r>
        <w:rPr/>
        <w:t>Where the Supplier becomes aware of any matter which may affect the invoicing (module 11), it shall notify the Customer promptly and in any event within five Working Days. The Supplier shall maintain complete and accurate records relating to the invoicing (module 11) and shall make them available to the Customer on request. Each party shall bear its own costs in connection with the matters described in this clause, save as otherwise expressly provided. The parties shall meet at least quarterly to review performance in relation to the invoicing (module 11) and agree any improvements required.</w:t>
      </w:r>
    </w:p>
    <w:p>
      <w:r>
        <w:rPr>
          <w:b/>
        </w:rPr>
        <w:t xml:space="preserve">248.10 </w:t>
      </w:r>
      <w:r>
        <w:rPr/>
        <w:t>Nothing in this clause shall limit any other right or remedy of the Customer under this Agreement or at law. The parties shall meet at least quarterly to review performance in relation to the invoicing (module 11) and agree any improvements required. Any approval given by the Customer under this clause shall not relieve the Supplier of any of its obligations under this Agreement.</w:t>
      </w:r>
    </w:p>
    <w:p>
      <w:r>
        <w:rPr>
          <w:b/>
        </w:rPr>
        <w:t xml:space="preserve">248.11 </w:t>
      </w:r>
      <w:r>
        <w:rPr/>
        <w:t>Subject to Clause 9.2, the Supplier shall provide the deliverables described in this clause to the Customer.</w:t>
      </w:r>
    </w:p>
    <w:p>
      <w:pPr>
        <w:pStyle w:val="Heading1"/>
      </w:pPr>
      <w:r>
        <w:rPr/>
        <w:t>249. Term (Module 11)</w:t>
      </w:r>
    </w:p>
    <w:p>
      <w:r>
        <w:rPr>
          <w:b/>
        </w:rPr>
        <w:t xml:space="preserve">249.1 </w:t>
      </w:r>
      <w:r>
        <w:rPr/>
        <w:t>Where the Supplier becomes aware of any matter which may affect the term (module 11),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249.2 </w:t>
      </w:r>
      <w:r>
        <w:rPr/>
        <w:t>Where the Supplier becomes aware of any matter which may affect the term (module 11), it shall notify the Customer promptly and in any event within five Working Days. The parties shall meet at least quarterly to review performance in relation to the term (module 11) and agree any improvements required. Nothing in this clause shall limit any other right or remedy of the Customer under this Agreement or at law.</w:t>
      </w:r>
    </w:p>
    <w:p>
      <w:r>
        <w:rPr>
          <w:b/>
        </w:rPr>
        <w:t xml:space="preserve">249.3 </w:t>
      </w:r>
      <w:r>
        <w:rPr/>
        <w:t>The parties shall meet at least quarterly to review performance in relation to the term (module 11) and agree any improvements required. Where the Supplier becomes aware of any matter which may affect the term (module 11), it shall notify the Customer promptly and in any event within five Working Days. The Supplier shall maintain complete and accurate records relating to the term (module 11) and shall make them available to the Customer on request.</w:t>
      </w:r>
    </w:p>
    <w:p>
      <w:r>
        <w:rPr>
          <w:b/>
        </w:rPr>
        <w:t xml:space="preserve">249.4 </w:t>
      </w:r>
      <w:r>
        <w:rPr/>
        <w:t>The Supplier shall provide the exit plan within thirty (30) days of the Effective Date.</w:t>
      </w:r>
    </w:p>
    <w:p>
      <w:r>
        <w:rPr>
          <w:b/>
        </w:rPr>
        <w:t xml:space="preserve">249.5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11) and agree any improvements required. The parties shall meet at least quarterly to review performance in relation to the term (module 11) and agree any improvements required.</w:t>
      </w:r>
    </w:p>
    <w:p>
      <w:r>
        <w:rPr>
          <w:b/>
        </w:rPr>
        <w:t xml:space="preserve">249.6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249.7 </w:t>
      </w:r>
      <w:r>
        <w:rPr/>
        <w:t>Clause 19 applies to any dispute arising under this clause.</w:t>
      </w:r>
    </w:p>
    <w:p>
      <w:r>
        <w:rPr>
          <w:b/>
        </w:rPr>
        <w:t xml:space="preserve">249.8 </w:t>
      </w:r>
      <w:r>
        <w:rPr/>
        <w:t xml:space="preserve">The parties shall meet at least quarterly to review performance in relation to the term (module 11) and agree any improvements re</w:t>
      </w:r>
      <w:r>
        <w:rPr>
          <w:b/>
        </w:rPr>
        <w:t xml:space="preserve">quired. The </w:t>
      </w:r>
      <w:r>
        <w:rPr/>
        <w:t xml:space="preserve">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249.9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250. Termination (Module 11)</w:t>
      </w:r>
    </w:p>
    <w:p>
      <w:r>
        <w:rPr>
          <w:b/>
        </w:rPr>
        <w:t xml:space="preserve">250.1 </w:t>
      </w:r>
      <w:r>
        <w:rPr/>
        <w:t>The Supplier shall maintain complete and accurate records relating to the termination (module 11)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250.2 </w:t>
      </w:r>
      <w:r>
        <w:rPr/>
        <w:t>Each party shall bear its own costs in connection with the matters described in this clause, save as otherwise expressly provided. The parties shall meet at least quarterly to review performance in relation to the termination (module 11) and agree any improvements required.</w:t>
      </w:r>
    </w:p>
    <w:p>
      <w:r>
        <w:rPr>
          <w:b/>
        </w:rPr>
        <w:t xml:space="preserve">250.3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250.4 </w:t>
      </w:r>
      <w:r>
        <w:rPr/>
        <w:t xml:space="preserve">Each party shall bear its own costs in connection with the matters described in this clause, save as otherwise expressly provided. The Supplier shall perform its obligations under this</w:t>
      </w:r>
      <w:r>
        <w:rPr>
          <w:b/>
          <w:rPrChange w:id="20037" w:author="Helena Voss" w:date="2026-09-28T08:30:09Z">
            <w:rPr/>
          </w:rPrChange>
        </w:rPr>
        <w:t xml:space="preserve"> clause with</w:t>
      </w:r>
      <w:r>
        <w:rPr/>
        <w:t xml:space="preserve">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250.5 </w:t>
      </w:r>
      <w:r>
        <w:rPr/>
        <w:t xml:space="preserve">Any approval given by the Customer under this clause shall not relieve the Supplier of any of its obligations under this Agreement. The parties shall meet at least quarterly to review performance in relation to the termination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termination (module 11) and shall make them available to the Customer on request.</w:t>
      </w:r>
    </w:p>
    <w:p>
      <w:r>
        <w:rPr>
          <w:b/>
        </w:rPr>
        <w:t xml:space="preserve">250.7 </w:t>
      </w:r>
      <w:r>
        <w:rPr/>
        <w:t xml:space="preserve">The Supplier shall maintain complete and accurate records relating to the termination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250.8 </w:t>
      </w:r>
      <w:r>
        <w:rPr/>
        <w:t>Where the Supplier becomes aware of any matter which may affect the termination (module 11), it shall notify the Customer promptly and in any event within five Working Days. The Supplier shall maintain complete and accurate records relating to the termination (module 11) and shall make them available to the Customer on request.</w:t>
      </w:r>
    </w:p>
    <w:p>
      <w:r>
        <w:rPr>
          <w:b/>
        </w:rPr>
        <w:t xml:space="preserve">250.9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250.10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250.11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w:t>
      </w:r>
    </w:p>
    <w:p>
      <w:r>
        <w:rPr>
          <w:b/>
        </w:rPr>
        <w:t xml:space="preserve">250.12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termination (module 11) and agree any improvements required. The parties shall meet at least quarterly to review performance in relation to the termination (module 11) and agree any improvements required.</w:t>
      </w:r>
    </w:p>
    <w:p>
      <w:r>
        <w:rPr>
          <w:b/>
        </w:rPr>
        <w:t xml:space="preserve">250.13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termination (module 11), it shall notify the Customer promptly and in any event within five Working Days.</w:t>
      </w:r>
    </w:p>
    <w:p>
      <w:pPr>
        <w:pStyle w:val="Heading1"/>
      </w:pPr>
      <w:r>
        <w:rPr/>
        <w:t>251. Confidentiality (Module 11)</w:t>
      </w:r>
    </w:p>
    <w:p>
      <w:r>
        <w:rPr>
          <w:b/>
        </w:rPr>
        <w:t xml:space="preserve">251.1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11) and shall make them available to the Customer on request.</w:t>
      </w:r>
    </w:p>
    <w:p>
      <w:r>
        <w:rPr>
          <w:b/>
        </w:rPr>
        <w:t xml:space="preserve">251.3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251.4 </w:t>
      </w:r>
      <w:r>
        <w:rPr/>
        <w:t>The Supplier shall provide the exit plan within thirty (30) days of the Effective Date.</w:t>
      </w:r>
    </w:p>
    <w:p>
      <w:r>
        <w:rPr>
          <w:b/>
        </w:rPr>
        <w:t xml:space="preserve">251.5 </w:t>
      </w:r>
      <w:r>
        <w:rPr/>
        <w:t>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Any approval given by the Customer under this clause shall not relieve the Supplier of any of its obligations under this Agreement.</w:t>
      </w:r>
    </w:p>
    <w:p>
      <w:r>
        <w:rPr>
          <w:b/>
        </w:rPr>
        <w:t xml:space="preserve">251.6 </w:t>
      </w:r>
      <w:r>
        <w:rPr/>
        <w:t>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251.7 </w:t>
      </w:r>
      <w:r>
        <w:rPr/>
        <w:t xml:space="preserve">Nothing in this clause shall limit any other right or remedy of the Customer under this Agreement or at law. The parties shall meet at least quarterly to review performance in relation to the confidentiality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251.8 </w:t>
      </w:r>
      <w:r>
        <w:rPr/>
        <w:t>Where the Supplier becomes aware of any matter which may affect the confidentiality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251.9 </w:t>
      </w:r>
      <w:r>
        <w:rPr/>
        <w:t>Where the Supplier becomes aware of any matter which may affect the confidentiality (module 11), it shall notify the Customer promptly and in any event within five Working Days.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 The parties shall meet at least quarterly to review performance in relation to the confidentiality (module 11) and agree any improvements required.</w:t>
      </w:r>
    </w:p>
    <w:p>
      <w:r>
        <w:rPr>
          <w:b/>
        </w:rPr>
        <w:t xml:space="preserve">251.10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w:t>
      </w:r>
    </w:p>
    <w:p>
      <w:r>
        <w:rPr>
          <w:b/>
        </w:rPr>
        <w:t xml:space="preserve">251.11 </w:t>
      </w:r>
      <w:r>
        <w:rPr/>
        <w:t>Clause 29.1 applies to any dispute arising under this clause.</w:t>
      </w:r>
    </w:p>
    <w:p>
      <w:pPr>
        <w:pStyle w:val="Heading1"/>
      </w:pPr>
      <w:r>
        <w:rPr/>
        <w:t>252. Intellectual Property (Module 11)</w:t>
      </w:r>
    </w:p>
    <w:p>
      <w:r>
        <w:rPr>
          <w:b/>
        </w:rPr>
        <w:t xml:space="preserve">252.1 </w:t>
      </w:r>
      <w:r>
        <w:rPr/>
        <w:t>Where the Supplier becomes aware of any matter which may affect the intellectual property (module 11), it shall notify the Customer promptly and in any event within five Working Days.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252.2 </w:t>
      </w:r>
      <w:r>
        <w:rPr/>
        <w:t>The Supplier shall remedy any material breach within 30 days of written notice requiring it to do so.</w:t>
      </w:r>
    </w:p>
    <w:p>
      <w:r>
        <w:rPr>
          <w:b/>
        </w:rPr>
        <w:t xml:space="preserve">252.3 </w:t>
      </w:r>
      <w:r>
        <w:rPr/>
        <w:t>Where the Supplier becomes aware of any matter which may affect the intellectual property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252.4 </w:t>
      </w:r>
      <w:r>
        <w:rPr/>
        <w:t>The parties shall meet at least quarterly to review performance in relation to the intellectual property (module 11) and agree any improvements required. 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w:t>
      </w:r>
    </w:p>
    <w:p>
      <w:r>
        <w:rPr>
          <w:b/>
        </w:rPr>
        <w:t xml:space="preserve">252.6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252.7 </w:t>
      </w:r>
      <w:r>
        <w:rPr/>
        <w:t>The Supplier shall remedy any material breach within 30 days of written notice requiring it to do so.</w:t>
      </w:r>
    </w:p>
    <w:p>
      <w:r>
        <w:rPr>
          <w:b/>
        </w:rPr>
        <w:t xml:space="preserve">252.8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 Nothing in this clause shall limit any other right or remedy of the Customer under this Agreement or at law.</w:t>
      </w:r>
    </w:p>
    <w:p>
      <w:r>
        <w:rPr>
          <w:b/>
        </w:rPr>
        <w:t xml:space="preserve">252.9 </w:t>
      </w:r>
      <w:r>
        <w:rPr/>
        <w:t>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252.10 </w:t>
      </w:r>
      <w:r>
        <w:rPr/>
        <w:t xml:space="preserve">The parties shall meet at least quarterly to review performance in relation to the intellectual property (module 11) and agree any improvements required. The Supplier shall maintain complete and accurate records relating to the intellectual property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252.11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252.12 </w:t>
      </w:r>
      <w:r>
        <w:rPr/>
        <w:t xml:space="preserve">The Supplier shall maintain </w:t>
      </w:r>
      <w:r>
        <w:rPr/>
        <w:t xml:space="preserve">reasonable</w:t>
      </w:r>
      <w:r>
        <w:rPr/>
        <w:t xml:space="preserve"> and accurate records relating to the intellectual property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252.13 </w:t>
      </w:r>
      <w:r>
        <w:rPr/>
        <w:t>The Supplier shall remedy any material breach within 30 days of written notice requiring it to do so.</w:t>
      </w:r>
    </w:p>
    <w:p>
      <w:pPr>
        <w:pStyle w:val="Heading1"/>
      </w:pPr>
      <w:r>
        <w:rPr/>
        <w:t>253. Data Protection (Module 11)</w:t>
      </w:r>
    </w:p>
    <w:p>
      <w:r>
        <w:rPr>
          <w:b/>
        </w:rPr>
        <w:t xml:space="preserve">253.1 </w:t>
      </w:r>
      <w:r>
        <w:rPr/>
        <w:t>The Supplier shall remedy any material breach within 30 days of written notice requiring it to do so.</w:t>
      </w:r>
    </w:p>
    <w:p>
      <w:r>
        <w:rPr>
          <w:b/>
        </w:rPr>
        <w:t xml:space="preserve">253.2 </w:t>
      </w:r>
      <w:r>
        <w:rPr/>
        <w:t>The Supplier shall maintain complete and accurate records relating to the data protection (module 11) and shall make them available to the Customer on request. Where the Supplier becomes aware of any matter which may affect the data protection (module 11), it shall notify the Customer promptly and in any event within five Working Days.</w:t>
      </w:r>
    </w:p>
    <w:p>
      <w:r>
        <w:rPr>
          <w:b/>
        </w:rPr>
        <w:t xml:space="preserve">253.3 </w:t>
      </w:r>
      <w:r>
        <w:rPr/>
        <w:t>Subject to Clause 9.4, the Supplier shall provide the deliverables described in this clause to the Customer.</w:t>
      </w:r>
    </w:p>
    <w:p>
      <w:r>
        <w:rPr>
          <w:b/>
        </w:rPr>
        <w:t xml:space="preserve">253.4 </w:t>
      </w:r>
      <w:r>
        <w:rPr/>
        <w:t>The parties shall meet at least quarterly to review performance in relation to the data protection (module 11) and agree any improvements required. Where the Supplier becomes aware of any matter which may affect the data protection (module 11), it shall notify the Customer promptly and in any event within five Working Days.</w:t>
      </w:r>
    </w:p>
    <w:p>
      <w:r>
        <w:rPr>
          <w:b/>
        </w:rPr>
        <w:t xml:space="preserve">253.5 </w:t>
      </w:r>
      <w:r>
        <w:rPr/>
        <w:t xml:space="preserve">The Supplier shall perform its obligations under this clause with reasonable skill, care and diligence and in accordance with </w:t>
      </w:r>
      <w:r>
        <w:rPr>
          <w:i/>
        </w:rPr>
        <w:t>Good Industry Practice</w:t>
      </w:r>
      <w:r>
        <w:rPr/>
        <w:t xml:space="preserve">. Each party shall bear its own costs in </w:t>
      </w:r>
      <w:r>
        <w:rPr>
          <w:b/>
          <w:rPrChange w:id="20005" w:author="Helena Voss" w:date="2026-09-28T08:30:09Z">
            <w:rPr/>
          </w:rPrChange>
        </w:rPr>
        <w:t xml:space="preserve">connection w</w:t>
      </w:r>
      <w:r>
        <w:rPr/>
        <w:t xml:space="preserve">ith the matters described in this clause, save as otherwise expressly provided.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253.6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253.7 </w:t>
      </w:r>
      <w:r>
        <w:rPr/>
        <w:t>Where the Supplier becomes aware of any matter which may affect the data protection (module 11), it shall notify the Customer promptly and in any event within five Working Days. The Supplier shall maintain complete and accurate records relating to the data protection (module 11) and shall make them available to the Customer on request.</w:t>
      </w:r>
    </w:p>
    <w:p>
      <w:r>
        <w:rPr>
          <w:b/>
        </w:rPr>
        <w:t xml:space="preserve">253.8 </w:t>
      </w:r>
      <w:r>
        <w:rPr/>
        <w:t xml:space="preserve">Where the Supplier becomes aware of any matter which may affect the data protection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253.9 </w:t>
      </w:r>
      <w:r>
        <w:rPr/>
        <w:t>Clause 19 applies to any dispute arising under this clause.</w:t>
      </w:r>
    </w:p>
    <w:p>
      <w:r>
        <w:rPr>
          <w:b/>
        </w:rPr>
        <w:t xml:space="preserve">253.10 </w:t>
      </w:r>
      <w:r>
        <w:rPr/>
        <w:t>The parties shall meet at least quarterly to review performance in relation to the data protection (module 11) and agree any improvements required. Any approval given by the Customer under this clause shall not relieve the Supplier of any of its obligations under this Agreement.</w:t>
      </w:r>
    </w:p>
    <w:p>
      <w:r>
        <w:rPr>
          <w:b/>
        </w:rPr>
        <w:t xml:space="preserve">253.11 </w:t>
      </w:r>
      <w:r>
        <w:rPr/>
        <w:t>Any approval given by the Customer under this clause shall not relieve the Supplier of any of its obligations under this Agreement. Where the Supplier becomes aware of any matter which may affect the data protection (module 11), it shall notify the Customer promptly and in any event within five Working Days.</w:t>
      </w:r>
    </w:p>
    <w:p>
      <w:r>
        <w:rPr>
          <w:b/>
        </w:rPr>
        <w:t xml:space="preserve">253.12 </w:t>
      </w:r>
      <w:r>
        <w:rPr/>
        <w:t>Clause 29.1 applies to any dispute arising under this clause.</w:t>
      </w:r>
    </w:p>
    <w:p>
      <w:pPr>
        <w:pStyle w:val="Heading1"/>
      </w:pPr>
      <w:r>
        <w:rPr/>
        <w:t>254. Security (Module 11)</w:t>
      </w:r>
    </w:p>
    <w:p>
      <w:r>
        <w:rPr>
          <w:b/>
        </w:rPr>
        <w:t xml:space="preserve">254.1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254.2 </w:t>
      </w:r>
      <w:r>
        <w:rPr/>
        <w:t>The Supplier shall maintain complete and accurate records relating to the security (module 11) and shall make them available to the Customer on request. The Customer may, acting reasonably, request such information from the Supplier as it requires to verify compliance with this clause. 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w:t>
      </w:r>
    </w:p>
    <w:p>
      <w:r>
        <w:rPr>
          <w:b/>
        </w:rPr>
        <w:t xml:space="preserve">254.3 </w:t>
      </w:r>
      <w:r>
        <w:rPr/>
        <w:t>The parties shall meet at least quarterly to review performance in relation to the security (module 11) and agree any improvements required. Each party shall bear its own costs in connection with the matters described in this clause, save as otherwise expressly provided.</w:t>
      </w:r>
    </w:p>
    <w:p>
      <w:r>
        <w:rPr>
          <w:b/>
        </w:rPr>
        <w:t xml:space="preserve">254.4 </w:t>
      </w:r>
      <w:r>
        <w:rPr/>
        <w:t>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maintain complete and accurate records relating to the security (module 11) and shall make them available to the Customer on request.</w:t>
      </w:r>
    </w:p>
    <w:p>
      <w:r>
        <w:rPr>
          <w:b/>
        </w:rPr>
        <w:t xml:space="preserve">254.5 </w:t>
      </w:r>
      <w:r>
        <w:rPr/>
        <w:t>The Supplier shall maintain complete and accurate records relating to the security (module 11) and shall make them available to the Customer on request. Any approval given by the Customer under this clause shall not relieve the Supplier of any of its obligations under this Agreement.</w:t>
      </w:r>
    </w:p>
    <w:p>
      <w:r>
        <w:rPr>
          <w:b/>
        </w:rPr>
        <w:t xml:space="preserve">254.6 </w:t>
      </w:r>
      <w:r>
        <w:rPr/>
        <w:t xml:space="preserve">The Supplier shall maintain complete and accurate records relating to the security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254.7 </w:t>
      </w:r>
      <w:r>
        <w:rPr/>
        <w:t>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11) and agree any improvements required. Any approval given by the Customer under this clause shall not relieve the Supplier of any of its obligations under this Agreement.</w:t>
      </w:r>
    </w:p>
    <w:p>
      <w:r>
        <w:rPr>
          <w:b/>
        </w:rPr>
        <w:t xml:space="preserve">254.8 </w:t>
      </w:r>
      <w:r>
        <w:rPr/>
        <w:t xml:space="preserve">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254.9 </w:t>
      </w:r>
      <w:r>
        <w:rPr/>
        <w:t>Clause 19.3 applies to any dispute arising under this clause.</w:t>
      </w:r>
    </w:p>
    <w:p>
      <w:r>
        <w:rPr>
          <w:b/>
        </w:rPr>
        <w:t xml:space="preserve">254.10 </w:t>
      </w:r>
      <w:r>
        <w:rPr/>
        <w:t xml:space="preserve">The Supplier shall maintain complete and accurate records relating to the security (module 11) and shall make them available to the Customer on request. Each party shall bear its own costs in connection with the matters described in this clause, save as otherwise expressly provided.</w:t>
      </w:r>
      <w:r>
        <w:rPr/>
        <w:t xml:space="preserve"> This obligation survives termination.</w:t>
      </w:r>
    </w:p>
    <w:p>
      <w:pPr>
        <w:pStyle w:val="Heading1"/>
      </w:pPr>
      <w:r>
        <w:rPr/>
        <w:t>255. Audit (Module 11)</w:t>
      </w:r>
    </w:p>
    <w:p>
      <w:r>
        <w:rPr>
          <w:b/>
        </w:rPr>
        <w:t xml:space="preserve">255.1 </w:t>
      </w:r>
      <w:r>
        <w:rPr/>
        <w:t xml:space="preserve">Where the Supplier becomes aware of any matter which may affect the audit (module 11), it shall notify the Customer promptly and in any event within five Working Days. The parties shall meet at least quarterly to review performance in relation to the audit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255.2 </w:t>
      </w:r>
      <w:r>
        <w:rPr/>
        <w:t>The Supplier shall retain all Customer Data for 30 days after termination before secure deletion.</w:t>
      </w:r>
    </w:p>
    <w:p>
      <w:r>
        <w:rPr>
          <w:b/>
        </w:rPr>
        <w:t xml:space="preserve">255.3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11) and agree any improvements required.</w:t>
      </w:r>
    </w:p>
    <w:p>
      <w:r>
        <w:rPr>
          <w:b/>
        </w:rPr>
        <w:t xml:space="preserve">255.4 </w:t>
      </w:r>
      <w:r>
        <w:rPr/>
        <w:t>Subject to Clause 9.4, the Supplier shall provide the deliverables described in this clause to the Customer.</w:t>
      </w:r>
    </w:p>
    <w:p>
      <w:r>
        <w:rPr>
          <w:b/>
        </w:rPr>
        <w:t xml:space="preserve">255.5 </w:t>
      </w:r>
      <w:r>
        <w:rPr/>
        <w:t xml:space="preserve">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255.6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ins w:id="9036" w:author="Helena Voss" w:date="2026-09-28T08:30:09Z">
        <w:r>
          <w:rPr/>
          <w:t xml:space="preserve"> This obligation survives termination.</w:t>
        </w:r>
      </w:ins>
    </w:p>
    <w:p>
      <w:r>
        <w:rPr>
          <w:b/>
        </w:rPr>
        <w:t xml:space="preserve">255.7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255.8 </w:t>
      </w:r>
      <w:r>
        <w:rPr/>
        <w:t>The Supplier shall remedy any material breach within 30 days of written notice requiring it to do so.</w:t>
      </w:r>
    </w:p>
    <w:p>
      <w:r>
        <w:rPr>
          <w:b/>
        </w:rPr>
        <w:t xml:space="preserve">255.9 </w:t>
      </w:r>
      <w:r>
        <w:rPr/>
        <w:t xml:space="preserve">The Supplier shall maintain complete and accurate records relating to the audit (module 11)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255.10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audit (module 11), it shall notify the Customer promptly and in any event within five Working Days.</w:t>
      </w:r>
    </w:p>
    <w:p>
      <w:r>
        <w:rPr>
          <w:b/>
        </w:rPr>
        <w:t xml:space="preserve">255.11 </w:t>
      </w:r>
      <w:r>
        <w:rPr/>
        <w:t>Subject to Clause 9, the Supplier shall provide the deliverables described in this clause to the Customer.</w:t>
      </w:r>
    </w:p>
    <w:p>
      <w:pPr>
        <w:pStyle w:val="Heading1"/>
      </w:pPr>
      <w:r>
        <w:rPr/>
        <w:t>256. Warranties (Module 11)</w:t>
      </w:r>
    </w:p>
    <w:p>
      <w:r>
        <w:rPr>
          <w:b/>
        </w:rPr>
        <w:t xml:space="preserve">256.1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warranties (module 11), it shall notify the Customer promptly and in any event within five Working Days. Where the Supplier becomes aware of any matter which may affect the warranties (module 11), it shall notify the Customer promptly and in any event within five Working Days.</w:t>
      </w:r>
    </w:p>
    <w:p>
      <w:r>
        <w:rPr>
          <w:b/>
        </w:rPr>
        <w:t xml:space="preserve">256.2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w:r>
        <w:rPr>
          <w:b/>
        </w:rPr>
        <w:t xml:space="preserve">256.3 </w:t>
      </w:r>
      <w:r>
        <w:rPr/>
        <w:t>The Supplier shall maintain complete and accurate records relating to the warranties (module 11) and shall make them available to the Customer on request. The parties shall meet at least quarterly to review performance in relation to the warranties (module 11) and agree any improvements required. The parties shall meet at least quarterly to review performance in relation to the warranties (module 11) and agree any improvements required.</w:t>
      </w:r>
    </w:p>
    <w:p>
      <w:r>
        <w:rPr>
          <w:b/>
        </w:rPr>
        <w:t xml:space="preserve">256.4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256.5 </w:t>
      </w:r>
      <w:r>
        <w:rPr/>
        <w:t>The Supplier shall remedy any material breach within 30 days of written notice requiring it to do so.</w:t>
      </w:r>
    </w:p>
    <w:p>
      <w:r>
        <w:rPr>
          <w:b/>
        </w:rPr>
        <w:t xml:space="preserve">256.6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warranties (module 11) and shall make them available to the Customer on request.</w:t>
      </w:r>
    </w:p>
    <w:p>
      <w:r>
        <w:rPr>
          <w:b/>
        </w:rPr>
        <w:t xml:space="preserve">256.7 </w:t>
      </w:r>
      <w:r>
        <w:rPr/>
        <w:t>Subject to Clause 9.4, the Supplier shall provide the deliverables described in this clause to the Customer.</w:t>
      </w:r>
    </w:p>
    <w:p>
      <w:r>
        <w:rPr>
          <w:b/>
        </w:rPr>
        <w:t xml:space="preserve">256.8 </w:t>
      </w:r>
      <w:r>
        <w:rPr/>
        <w:t xml:space="preserve">Where the Supplier becomes aware of any matter which may affect the warranties (module 11),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256.9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256.10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w:pPr>
        <w:pStyle w:val="Heading2"/>
      </w:pPr>
      <w:r>
        <w:rPr>
          <w:b/>
        </w:rPr>
        <w:t xml:space="preserve">256.11 </w:t>
      </w:r>
      <w:r>
        <w:rPr/>
        <w:t>Each party shall bear its own costs in connection with the matters described in this clause, save as otherwise expressly provided. The Supplier shall maintain complete and accurate records relating to the warranties (module 11) and shall make them available to the Customer on request. The Customer may, acting reasonably, request such information from the Supplier as it requires to verify compliance with this clause.</w:t>
      </w:r>
    </w:p>
    <w:p>
      <w:pPr>
        <w:pStyle w:val="Heading1"/>
      </w:pPr>
      <w:r>
        <w:rPr/>
        <w:t>257. Indemnities (Module 11)</w:t>
      </w:r>
    </w:p>
    <w:p>
      <w:r>
        <w:rPr>
          <w:b/>
        </w:rPr>
        <w:t xml:space="preserve">257.1 </w:t>
      </w:r>
      <w:r>
        <w:rPr/>
        <w:t>Subject to Clause 9, the Supplier shall provide the deliverables described in this clause to the Customer.</w:t>
      </w:r>
    </w:p>
    <w:p>
      <w:r>
        <w:rPr>
          <w:b/>
        </w:rPr>
        <w:t xml:space="preserve">257.2 </w:t>
      </w:r>
      <w:r>
        <w:rPr/>
        <w:t>Nothing in this clause shall limit any other right or remedy of the Customer under this Agreement or at law. Where the Supplier becomes aware of any matter which may affect the indemnities (module 11), it shall notify the Customer promptly and in any event within five Working Days.</w:t>
      </w:r>
    </w:p>
    <w:p>
      <w:r>
        <w:rPr>
          <w:b/>
        </w:rPr>
        <w:t xml:space="preserve">257.3 </w:t>
      </w:r>
      <w:r>
        <w:rPr/>
        <w:t>The Customer may, acting reasonably, request such information from the Supplier as it requires to verify compliance with this clause. Where the Supplier becomes aware of any matter which may affect the indemnities (module 11), it shall notify the Customer promptly and in any event within five Working Days.</w:t>
      </w:r>
    </w:p>
    <w:p>
      <w:r>
        <w:rPr>
          <w:b/>
        </w:rPr>
        <w:t xml:space="preserve">257.4 </w:t>
      </w:r>
      <w:r>
        <w:rPr/>
        <w:t>Each party shall bear its own costs in connection with the matters described in this clause, save as otherwise expressly provided. The parties shall meet at least quarterly to review performance in relation to the indemnities (module 11) and agree any improvements required. The Supplier shall maintain complete and accurate records relating to the indemnities (module 11) and shall make them available to the Customer on request.</w:t>
      </w:r>
    </w:p>
    <w:p>
      <w:r>
        <w:rPr>
          <w:b/>
        </w:rPr>
        <w:t xml:space="preserve">257.5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indemnities (module 11) and agree any improvements required.</w:t>
      </w:r>
    </w:p>
    <w:p>
      <w:r>
        <w:rPr>
          <w:b/>
        </w:rPr>
        <w:t xml:space="preserve">257.6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257.7 </w:t>
      </w:r>
      <w:r>
        <w:rPr/>
        <w:t>The Supplier shall maintain complete and accurate records relating to the indemnities (module 11)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11) and shall make them available to the Customer on request. The Supplier shall maintain complete and accurate records relating to the indemnities (module 11) and shall make them available to the Customer on request.</w:t>
      </w:r>
    </w:p>
    <w:p>
      <w:r>
        <w:rPr>
          <w:b/>
        </w:rPr>
        <w:t xml:space="preserve">257.8 </w:t>
      </w:r>
      <w:r>
        <w:rPr/>
        <w:t>The parties shall meet at least quarterly to review performance in relation to the indemnities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258. Limitation of Liability (Module 11)</w:t>
      </w:r>
    </w:p>
    <w:p>
      <w:r>
        <w:rPr>
          <w:b/>
        </w:rPr>
        <w:t xml:space="preserve">258.1 </w:t>
      </w:r>
      <w:r>
        <w:rPr/>
        <w:t xml:space="preserve">Where the Supplier becomes aware of any matter which may affect the limitation of liability (module 11),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r>
        <w:rPr/>
        <w:t xml:space="preserve"> This obligation survives termination.</w:t>
      </w:r>
    </w:p>
    <w:p>
      <w:r>
        <w:rPr>
          <w:b/>
        </w:rPr>
        <w:t xml:space="preserve">258.2 </w:t>
      </w:r>
      <w:r>
        <w:rPr/>
        <w:t>Where the Supplier becomes aware of any matter which may affect the limitation of liability (module 11), it shall notify the Customer promptly and in any event within five Working Days. The Supplier shall maintain complete and accurate records relating to the limitation of liability (module 11) and shall make them available to the Customer on request.</w:t>
      </w:r>
    </w:p>
    <w:p>
      <w:r>
        <w:rPr>
          <w:b/>
        </w:rPr>
        <w:t xml:space="preserve">258.3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Supplier shall perform its obligations under this clause with reasonable skill, care and diligence and in accordance with Good Industry Practice.</w:t>
      </w:r>
    </w:p>
    <w:p>
      <w:r>
        <w:rPr>
          <w:b/>
        </w:rPr>
        <w:t xml:space="preserve">258.4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258.5 </w:t>
      </w:r>
      <w:r>
        <w:rPr/>
        <w:t>Clause 19 applies to any dispute arising under this clause.</w:t>
      </w:r>
    </w:p>
    <w:p>
      <w:r>
        <w:rPr>
          <w:b/>
        </w:rPr>
        <w:t xml:space="preserve">258.6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w:t>
      </w:r>
    </w:p>
    <w:p>
      <w:r>
        <w:rPr>
          <w:b/>
        </w:rPr>
        <w:t xml:space="preserve">258.7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258.8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258.9 </w:t>
      </w:r>
      <w:r>
        <w:rPr/>
        <w:t>The Supplier shall maintain complete and accurate records relating to the limitation of liability (module 11) and shall make them available to the Customer on request. The parties shall meet at least quarterly to review performance in relation to the limitation of liability (module 11) and agree any improvements required.</w:t>
      </w:r>
    </w:p>
    <w:p>
      <w:r>
        <w:rPr>
          <w:b/>
        </w:rPr>
        <w:t xml:space="preserve">258.10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258.11 </w:t>
      </w:r>
      <w:r>
        <w:rPr/>
        <w:t>Subject to Clause 9.4, the Supplier shall provide the deliverables described in this clause to the Customer.</w:t>
      </w:r>
    </w:p>
    <w:p>
      <w:pPr>
        <w:pStyle w:val="Heading1"/>
      </w:pPr>
      <w:r>
        <w:rPr/>
        <w:t>259. Insurance (Module 11)</w:t>
      </w:r>
    </w:p>
    <w:p>
      <w:r>
        <w:rPr>
          <w:b/>
        </w:rPr>
        <w:t xml:space="preserve">259.1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259.2 </w:t>
      </w:r>
      <w:r>
        <w:rPr/>
        <w:t xml:space="preserve">The Supplier shall maintain complete and accurate records relating to the insurance (module 11) and shall make them available to the Customer on request. The parties shall meet at least quarterly to review performance in relation to the insurance (module 11) and agree any improvements required. Each party </w:t>
      </w:r>
      <w:del w:id="9126" w:author="Helena Voss" w:date="2026-09-28T08:30:09Z">
        <w:r>
          <w:rPr/>
          <w:delText xml:space="preserve">shall</w:delText>
        </w:r>
      </w:del>
      <w:ins w:id="9127" w:author="Helena Voss" w:date="2026-09-28T08:30:09Z">
        <w:r>
          <w:rPr/>
          <w:t xml:space="preserve">reasonable</w:t>
        </w:r>
      </w:ins>
      <w:r>
        <w:rPr/>
        <w:t xml:space="preserve"> bear its own costs in connection with the matters described in this clause, save as otherwise expressly provided. The Supplier shall maintain complete and accurate records relating to the insurance (module 11) and shall make them available to the Customer on request.</w:t>
      </w:r>
    </w:p>
    <w:p>
      <w:r>
        <w:rPr>
          <w:b/>
        </w:rPr>
        <w:t xml:space="preserve">259.3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259.4 </w:t>
      </w:r>
      <w:r>
        <w:rPr/>
        <w:t>Subject to Clause 9, the Supplier shall provide the deliverables described in this clause to the Customer.</w:t>
      </w:r>
    </w:p>
    <w:p>
      <w:r>
        <w:rPr>
          <w:b/>
        </w:rPr>
        <w:t xml:space="preserve">259.5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insurance (module 11) and shall make them available to the Customer on request.</w:t>
      </w:r>
    </w:p>
    <w:p>
      <w:r>
        <w:rPr>
          <w:b/>
        </w:rPr>
        <w:t xml:space="preserve">259.6 </w:t>
      </w:r>
      <w:r>
        <w:rPr/>
        <w:t xml:space="preserve">Where the Supplier becomes aware of any matter which may affect the insurance (module 11), it shall notify the Customer promptly and in any event within five Working Days. The parties shall meet at least quarterly to review performance in relation to the insurance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259.7 </w:t>
      </w:r>
      <w:r>
        <w:rPr/>
        <w:t>The parties shall meet at least quarterly to review performance in relation to the insurance (module 11) and agree any improvements required. The Supplier shall maintain complete and accurate records relating to the insurance (module 11)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259.8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259.9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insurance (module 11) and shall make them available to the Customer on request. Where the Supplier becomes aware of any matter which may affect the insurance (module 11), it shall notify the Customer promptly and in any event within five Working Days.</w:t>
      </w:r>
    </w:p>
    <w:p>
      <w:r>
        <w:rPr>
          <w:b/>
        </w:rPr>
        <w:t xml:space="preserve">259.10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insurance (module 11) and agree any improvements required.</w:t>
      </w:r>
    </w:p>
    <w:p>
      <w:pPr>
        <w:pStyle w:val="Heading1"/>
      </w:pPr>
      <w:r>
        <w:rPr/>
        <w:t>260. Force Majeure (Module 11)</w:t>
      </w:r>
    </w:p>
    <w:p>
      <w:r>
        <w:rPr>
          <w:b/>
        </w:rPr>
        <w:t xml:space="preserve">260.1 </w:t>
      </w:r>
      <w:r>
        <w:rPr/>
        <w:t>Subject to Clause 9.4, the Supplier shall provide the deliverables described in this clause to the Customer.</w:t>
      </w:r>
    </w:p>
    <w:p>
      <w:r>
        <w:rPr>
          <w:b/>
        </w:rPr>
        <w:t xml:space="preserve">260.2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force majeure (module 11) and shall make them available to the Customer on request.</w:t>
      </w:r>
    </w:p>
    <w:p>
      <w:r>
        <w:rPr>
          <w:b/>
        </w:rPr>
        <w:t xml:space="preserve">260.3 </w:t>
      </w:r>
      <w:r>
        <w:rPr/>
        <w:t>Where the Supplier becomes aware of any matter which may affect the force majeure (module 11), it shall notify the Customer promptly and in any event within five Working Days. Nothing in this clause shall limit any other right or remedy of the Customer under this Agreement or at law.</w:t>
      </w:r>
    </w:p>
    <w:p>
      <w:r>
        <w:rPr>
          <w:b/>
        </w:rPr>
        <w:t xml:space="preserve">260.4 </w:t>
      </w:r>
      <w:r>
        <w:rPr/>
        <w:t>Clause 29.1 applies to any dispute arising under this clause.</w:t>
      </w:r>
    </w:p>
    <w:p>
      <w:r>
        <w:rPr>
          <w:b/>
        </w:rPr>
        <w:t xml:space="preserve">260.5 </w:t>
      </w:r>
      <w:r>
        <w:rPr/>
        <w:t>Nothing in this clause shall limit any other right or remedy of the Customer under this Agreement or at law. The parties shall meet at least quarterly to review performance in relation to the force majeure (module 11) and agree any improvements required. The parties shall meet at least quarterly to review performance in relation to the force majeure (module 11) and agree any improvements required. Nothing in this clause shall limit any other right or remedy of the Customer under this Agreement or at law.</w:t>
      </w:r>
    </w:p>
    <w:p>
      <w:r>
        <w:rPr>
          <w:b/>
        </w:rPr>
        <w:t xml:space="preserve">260.6 </w:t>
      </w:r>
      <w:r>
        <w:rPr/>
        <w:t>The Supplier shall maintain complete and accurate records relating to the force majeure (module 11) and shall make them available to the Customer on request. Each party shall bear its own costs in connection with the matters described in this clause, save as otherwise expressly provided. The Supplier shall maintain complete and accurate records relating to the force majeure (module 11) and shall make them available to the Customer on request. Nothing in this clause shall limit any other right or remedy of the Customer under this Agreement or at law.</w:t>
      </w:r>
    </w:p>
    <w:p>
      <w:r>
        <w:rPr>
          <w:b/>
        </w:rPr>
        <w:t xml:space="preserve">260.7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260.8 </w:t>
      </w:r>
      <w:r>
        <w:rPr/>
        <w:t>The Supplier shall provide the exit plan within thirty (30) days of the Effective Date.</w:t>
      </w:r>
    </w:p>
    <w:p>
      <w:r>
        <w:rPr>
          <w:b/>
        </w:rPr>
        <w:t xml:space="preserve">260.9 </w:t>
      </w:r>
      <w:r>
        <w:rPr/>
        <w:t xml:space="preserve">Any approval given </w:t>
      </w:r>
      <w:r>
        <w:rPr/>
        <w:t xml:space="preserve">reasonable</w:t>
      </w:r>
      <w:r>
        <w:rPr/>
        <w:t xml:space="preserve"> the Customer under this clause shall not relieve the Supplier of any of its obligations under this Agreement. Nothing in this clause shall limit any other right or remedy of the Customer under this Agreement or at law.</w:t>
      </w:r>
    </w:p>
    <w:p>
      <w:pPr>
        <w:pStyle w:val="Heading1"/>
      </w:pPr>
      <w:r>
        <w:rPr/>
        <w:t>261. Subcontracting (Module 11)</w:t>
      </w:r>
    </w:p>
    <w:p>
      <w:r>
        <w:rPr>
          <w:b/>
        </w:rPr>
        <w:t xml:space="preserve">261.1 </w:t>
      </w:r>
      <w:r>
        <w:rPr/>
        <w:t>The parties shall meet at least quarterly to review performance in relation to the subcontracting (module 11) and agree any improvements required. Where the Supplier becomes aware of any matter which may affect the subcontracting (module 11), it shall notify the Customer promptly and in any event within five Working Days.</w:t>
      </w:r>
    </w:p>
    <w:p>
      <w:r>
        <w:rPr>
          <w:b/>
        </w:rPr>
        <w:t xml:space="preserve">261.2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261.4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261.5 </w:t>
      </w:r>
      <w:r>
        <w:rPr/>
        <w:t>Nothing in this clause shall limit any other right or remedy of the Customer under this Agreement or at law. The Supplier shall maintain complete and accurate records relating to the subcontracting (module 11) and shall make them available to the Customer on request.</w:t>
      </w:r>
    </w:p>
    <w:p>
      <w:r>
        <w:rPr>
          <w:b/>
        </w:rPr>
        <w:t xml:space="preserve">261.6 </w:t>
      </w:r>
      <w:r>
        <w:rPr/>
        <w:t>The parties shall meet at least quarterly to review performance in relation to the subcontracting (module 11) and agree any improvements required. The Supplier shall maintain complete and accurate records relating to the subcontracting (module 11) and shall make them available to the Customer on request. Nothing in this clause shall limit any other right or remedy of the Customer under this Agreement or at law.</w:t>
      </w:r>
    </w:p>
    <w:p>
      <w:r>
        <w:rPr>
          <w:b/>
        </w:rPr>
        <w:t xml:space="preserve">261.7 </w:t>
      </w:r>
      <w:r>
        <w:rPr/>
        <w:t>Clause 19.3 applies to any dispute arising under this clause.</w:t>
      </w:r>
    </w:p>
    <w:p>
      <w:r>
        <w:rPr>
          <w:b/>
        </w:rPr>
        <w:t xml:space="preserve">261.8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261.9 </w:t>
      </w:r>
      <w:r>
        <w:rPr/>
        <w:t>Where the Supplier becomes aware of any matter which may affect the subcontracting (module 11), it shall notify the Customer promptly and in any event within five Working Days. The parties shall meet at least quarterly to review performance in relation to the subcontracting (module 11) and agree any improvements required. The Customer may, acting reasonably, request such information from the Supplier as it requires to verify compliance with this clause.</w:t>
      </w:r>
    </w:p>
    <w:p>
      <w:r>
        <w:rPr>
          <w:b/>
        </w:rPr>
        <w:t xml:space="preserve">261.10 </w:t>
      </w:r>
      <w:r>
        <w:rPr/>
        <w:t xml:space="preserve">The Supplier shall maintain complete and accurate records relating to the subcontracting (module 11) and </w:t>
      </w:r>
      <w:r>
        <w:rPr/>
        <w:t xml:space="preserve">reasonable</w:t>
      </w:r>
      <w:r>
        <w:rPr/>
        <w:t xml:space="preserve"> make them available to the Customer on request.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The parties shall meet at least quarterly to review performance in relation to the subcontracting (module 11) and agree any improvements required.</w:t>
      </w:r>
    </w:p>
    <w:p>
      <w:r>
        <w:rPr>
          <w:b/>
        </w:rPr>
        <w:t xml:space="preserve">261.11 </w:t>
      </w:r>
      <w:r>
        <w:rPr/>
        <w:t>Each party shall bear its own costs in connection with the matters described in this clause, save as otherwise expressly provided. Where the Supplier becomes aware of any matter which may affect the subcontracting (module 11), it shall notify the Customer promptly and in any event within five Working Days. The Supplier shall maintain complete and accurate records relating to the subcontracting (module 11) and shall make them available to the Customer on request.</w:t>
      </w:r>
    </w:p>
    <w:p>
      <w:r>
        <w:rPr>
          <w:b/>
        </w:rPr>
        <w:t xml:space="preserve">261.12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11), it shall notify the Customer promptly and in any event within five Working Days.</w:t>
      </w:r>
    </w:p>
    <w:p>
      <w:pPr>
        <w:pStyle w:val="Heading1"/>
      </w:pPr>
      <w:r>
        <w:rPr/>
        <w:t>262. Assignment (Module 11)</w:t>
      </w:r>
    </w:p>
    <w:p>
      <w:r>
        <w:rPr>
          <w:b/>
        </w:rPr>
        <w:t xml:space="preserve">262.1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262.2 </w:t>
      </w:r>
      <w:r>
        <w:rPr/>
        <w:t xml:space="preserve">Each party shall bear its own costs in connection with the matters described in this clause, save as otherwise expressly provided. The Customer may, acting reasonably, requ</w:t>
      </w:r>
      <w:r>
        <w:rPr>
          <w:b/>
        </w:rPr>
        <w:t xml:space="preserve">est such inf</w:t>
      </w:r>
      <w:r>
        <w:rPr/>
        <w:t xml:space="preserve">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262.3 </w:t>
      </w:r>
      <w:r>
        <w:rPr/>
        <w:t>Subject to Clause 9, the Supplier shall provide the deliverables described in this clause to the Customer.</w:t>
      </w:r>
    </w:p>
    <w:p>
      <w:pPr>
        <w:rPr>
          <w:del w:id="9152" w:author="Helena Voss" w:date="2026-09-28T08:30:09Z"/>
        </w:rPr>
      </w:pPr>
      <w:del w:id="9151" w:author="Helena Voss" w:date="2026-09-28T08:30:09Z">
        <w:r>
          <w:rPr>
            <w:b/>
          </w:rPr>
          <w:delText xml:space="preserve">262.4 </w:delText>
        </w:r>
        <w:r>
          <w:rPr/>
          <w:delText>Where the Supplier becomes aware of any matter which may affect the assignment (module 11), it shall notify the Customer promptly and in any event within five Working Days. The Supplier shall maintain complete and accurate records relating to the assignment (module 11) and shall make them available to the Customer on request. The Customer may, acting reasonably, request such information from the Supplier as it requires to verify compliance with this clause. The parties shall meet at least quarterly to review performance in relation to the assignment (module 11) and agree any improvements required.</w:delText>
        </w:r>
      </w:del>
    </w:p>
    <w:p>
      <w:r>
        <w:rPr>
          <w:b/>
        </w:rPr>
        <w:t xml:space="preserve">262.5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262.6 </w:t>
      </w:r>
      <w:r>
        <w:rPr/>
        <w:t xml:space="preserve">The parties shall meet at least quarterly to review performance in relation to the assignment (module 11) and agree any improvements required. The Customer may, acting reasonably, request such information from the Supplier as it requires to verify compliance with this clause.</w:t>
      </w:r>
      <w:r>
        <w:rPr/>
        <w:t xml:space="preserve"> This obligation survives termination.</w:t>
      </w:r>
    </w:p>
    <w:p>
      <w:r>
        <w:rPr>
          <w:b/>
        </w:rPr>
        <w:t xml:space="preserve">262.7 </w:t>
      </w:r>
      <w:r>
        <w:rPr/>
        <w:t>The Supplier shall remedy any material breach within 30 days of written notice requiring it to do so.</w:t>
      </w:r>
    </w:p>
    <w:p>
      <w:r>
        <w:rPr>
          <w:b/>
        </w:rPr>
        <w:t xml:space="preserve">262.8 </w:t>
      </w:r>
      <w:r>
        <w:rPr/>
        <w:t xml:space="preserve">Where the Supplier becomes aware of any matter which may affect the assignment (module 11),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262.9 </w:t>
      </w:r>
      <w:r>
        <w:rPr/>
        <w:t>The Supplier shall maintain complete and accurate records relating to the assignment (module 11)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263. Dispute Resolution (Module 11)</w:t>
      </w:r>
    </w:p>
    <w:p>
      <w:r>
        <w:rPr>
          <w:b/>
        </w:rPr>
        <w:t xml:space="preserve">263.1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11) and agree any improvements required. Each party shall bear its own costs in connection with the matters described in this clause, save as otherwise expressly provided.</w:t>
      </w:r>
    </w:p>
    <w:p>
      <w:r>
        <w:rPr>
          <w:b/>
        </w:rPr>
        <w:t xml:space="preserve">263.2 </w:t>
      </w:r>
      <w:r>
        <w:rPr/>
        <w:t>Where the Supplier becomes aware of any matter which may affect the dispute resolution (module 11), it shall notify the Customer promptly and in any event within five Working Days. Each party shall bear its own costs in connection with the matters described in this clause, save as otherwise expressly provided. Where the Supplier becomes aware of any matter which may affect the dispute resolution (module 11), it shall notify the Customer promptly and in any event within five Working Days. Any approval given by the Customer under this clause shall not relieve the Supplier of any of its obligations under this Agreement.</w:t>
      </w:r>
    </w:p>
    <w:p>
      <w:r>
        <w:rPr>
          <w:b/>
        </w:rPr>
        <w:t xml:space="preserve">263.3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263.4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263.5 </w:t>
      </w:r>
      <w:r>
        <w:rPr/>
        <w:t>Where the Supplier becomes aware of any matter which may affect the dispute resolution (module 11), it shall notify the Customer promptly and in any event within five Working Days. The Supplier shall maintain complete and accurate records relating to the dispute resolution (module 11) and shall make them available to the Customer on request.</w:t>
      </w:r>
    </w:p>
    <w:p>
      <w:r>
        <w:rPr>
          <w:b/>
        </w:rPr>
        <w:t xml:space="preserve">263.6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263.7 </w:t>
      </w:r>
      <w:r>
        <w:rPr/>
        <w:t>The Supplier shall maintain complete and accurate records relating to the dispute resolution (module 11) and shall make them available to the Customer on request. The Customer may, acting reasonably, request such information from the Supplier as it requires to verify compliance with this clause.</w:t>
      </w:r>
    </w:p>
    <w:p>
      <w:r>
        <w:rPr>
          <w:b/>
        </w:rPr>
        <w:t xml:space="preserve">263.8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11) and shall make them available to the Customer on request. Nothing in this clause shall limit any other right or remedy of the Customer under this Agreement or at law.</w:t>
      </w:r>
    </w:p>
    <w:p>
      <w:r>
        <w:rPr>
          <w:b/>
        </w:rPr>
        <w:t xml:space="preserve">263.9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263.10 </w:t>
      </w:r>
      <w:r>
        <w:rPr/>
        <w:t>The Supplier shall provide the exit plan within thirty (30) days of the Effective Date.</w:t>
      </w:r>
    </w:p>
    <w:p>
      <w:pPr>
        <w:pStyle w:val="Heading1"/>
      </w:pPr>
      <w:r>
        <w:rPr/>
        <w:t>264. Notices (Module 11)</w:t>
      </w:r>
    </w:p>
    <w:p>
      <w:r>
        <w:rPr>
          <w:b/>
        </w:rPr>
        <w:t xml:space="preserve">264.1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264.2 </w:t>
      </w:r>
      <w:r>
        <w:rPr/>
        <w:t xml:space="preserve">Nothing in this clause shall limit any other right or remedy of the Customer under this Agreement or at law.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264.3 </w:t>
      </w:r>
      <w:r>
        <w:rPr/>
        <w:t xml:space="preserve">Where the Supplier becomes aware of any matter which may affect the notices (module 11), it shall notify the Customer promptly and in any event within five Working Days. Nothing in this clause shall limit any other right or remedy of the Customer under this Agreement or at law. The Supplier shall maintain complete and accurate records relating to the notices (module 11) and shall make them available to the Customer on request. The Customer may, acting reasonably, request such information from the Supplier as it requires to verify compliance with this clause.</w:t>
      </w:r>
      <w:r>
        <w:rPr/>
        <w:t xml:space="preserve"> This obligation survives termination.</w:t>
      </w:r>
    </w:p>
    <w:p>
      <w:r>
        <w:rPr>
          <w:b/>
        </w:rPr>
        <w:t xml:space="preserve">264.4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11) and agree any improvements required. Any approval given by the Customer under this clause shall not relieve the Supplier of any of its obligations under this Agreement.</w:t>
      </w:r>
    </w:p>
    <w:p>
      <w:r>
        <w:rPr>
          <w:b/>
        </w:rPr>
        <w:t xml:space="preserve">264.5 </w:t>
      </w:r>
      <w:r>
        <w:rPr/>
        <w:t xml:space="preserve">Where the Supplier becomes aware of any matter which may affect the notices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264.6 </w:t>
      </w:r>
      <w:r>
        <w:rPr/>
        <w:t>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264.7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264.8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264.9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264.10 </w:t>
      </w:r>
      <w:r>
        <w:rPr/>
        <w:t xml:space="preserve">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265. Governing Law (Module 11)</w:t>
      </w:r>
    </w:p>
    <w:p>
      <w:r>
        <w:rPr>
          <w:b/>
        </w:rPr>
        <w:t xml:space="preserve">265.1 </w:t>
      </w:r>
      <w:r>
        <w:rPr/>
        <w:t>Subject to Clause 9.2, the Supplier shall provide the deliverables described in this clause to the Customer.</w:t>
      </w:r>
    </w:p>
    <w:p>
      <w:r>
        <w:rPr>
          <w:b/>
        </w:rPr>
        <w:t xml:space="preserve">265.2 </w:t>
      </w:r>
      <w:r>
        <w:rPr/>
        <w:t xml:space="preserve">The Supplier shall retain all Customer Data for 30 days after </w:t>
      </w:r>
      <w:del w:id="9143" w:author="Helena Voss" w:date="2026-09-28T08:30:09Z">
        <w:r>
          <w:rPr/>
          <w:delText xml:space="preserve">termination</w:delText>
        </w:r>
      </w:del>
      <w:ins w:id="9144" w:author="Helena Voss" w:date="2026-09-28T08:30:09Z">
        <w:r>
          <w:rPr/>
          <w:t xml:space="preserve">reasonable</w:t>
        </w:r>
      </w:ins>
      <w:r>
        <w:rPr/>
        <w:t xml:space="preserve"> before secure </w:t>
      </w:r>
      <w:r>
        <w:rPr/>
        <w:t xml:space="preserve">reasonable</w:t>
      </w:r>
      <w:r>
        <w:rPr/>
        <w:t xml:space="preserve"> This obligation survives termination.</w:t>
      </w:r>
    </w:p>
    <w:p>
      <w:r>
        <w:rPr>
          <w:b/>
        </w:rPr>
        <w:t xml:space="preserve">265.3 </w:t>
      </w:r>
      <w:r>
        <w:rPr/>
        <w:t>Where the Supplier becomes aware of any matter which may affect the governing law (module 11), it shall notify the Customer promptly and in any event within five Working Days. The Customer may, acting reasonably, request such information from the Supplier as it requires to verify compliance with this clause.</w:t>
      </w:r>
    </w:p>
    <w:p>
      <w:r>
        <w:rPr>
          <w:b/>
        </w:rPr>
        <w:t xml:space="preserve">265.4 </w:t>
      </w:r>
      <w:r>
        <w:rPr/>
        <w:t>The Supplier shall retain all Customer Data for 30 days after termination before secure deletion.</w:t>
      </w:r>
    </w:p>
    <w:p>
      <w:r>
        <w:rPr>
          <w:b/>
        </w:rPr>
        <w:t xml:space="preserve">265.5 </w:t>
      </w:r>
      <w:r>
        <w:rPr/>
        <w:t>The parties shall meet at least quarterly to review performance in relation to the governing law (module 11) and agree any improvements required. Any approval given by the Customer under this clause shall not relieve the Supplier of any of its obligations under this Agreement.</w:t>
      </w:r>
    </w:p>
    <w:p>
      <w:r>
        <w:rPr>
          <w:b/>
        </w:rPr>
        <w:t xml:space="preserve">265.6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265.8 </w:t>
      </w:r>
      <w:r>
        <w:rPr/>
        <w:t>Subject to Clause 9.2, the Supplier shall provide the deliverables described in this clause to the Customer.</w:t>
      </w:r>
    </w:p>
    <w:p>
      <w:r>
        <w:rPr>
          <w:b/>
        </w:rPr>
        <w:t xml:space="preserve">265.9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governing law (module 11), it shall notify the Customer promptly and in any event within five Working Days.</w:t>
      </w:r>
    </w:p>
    <w:p>
      <w:r>
        <w:rPr>
          <w:b/>
        </w:rPr>
        <w:t xml:space="preserve">265.10 </w:t>
      </w:r>
      <w:r>
        <w:rPr/>
        <w:t>Any approval given by the Customer under this clause shall not relieve the Supplier of any of its obligations under this Agreement. The parties shall meet at least quarterly to review performance in relation to the governing law (module 11) and agree any improvements required. Nothing in this clause shall limit any other right or remedy of the Customer under this Agreement or at law. The parties shall meet at least quarterly to review performance in relation to the governing law (module 11) and agree any improvements required.</w:t>
      </w:r>
    </w:p>
    <w:p>
      <w:pPr>
        <w:pStyle w:val="Heading1"/>
      </w:pPr>
      <w:r>
        <w:rPr/>
        <w:t>266. Services (Module 12)</w:t>
      </w:r>
    </w:p>
    <w:p>
      <w:r>
        <w:rPr>
          <w:b/>
        </w:rPr>
        <w:t xml:space="preserve">266.1 </w:t>
      </w:r>
      <w:r>
        <w:rPr/>
        <w:t xml:space="preserve">Nothing in this clause shall limit any </w:t>
      </w:r>
      <w:del w:id="9037" w:author="Helena Voss" w:date="2026-09-28T08:30:09Z">
        <w:r>
          <w:rPr/>
          <w:delText xml:space="preserve">other</w:delText>
        </w:r>
      </w:del>
      <w:ins w:id="9038" w:author="Helena Voss" w:date="2026-09-28T08:30:09Z">
        <w:r>
          <w:rPr/>
          <w:t xml:space="preserve">reasonable</w:t>
        </w:r>
      </w:ins>
      <w:r>
        <w:rPr/>
        <w:t xml:space="preserve"> right or remedy of the Customer under this Agreement or at law. Any approval given by the Customer under this clause shall not relieve the Supplier of any of its obligations under this Agreement.</w:t>
      </w:r>
    </w:p>
    <w:p>
      <w:r>
        <w:rPr>
          <w:b/>
        </w:rPr>
        <w:t xml:space="preserve">266.2 </w:t>
      </w:r>
      <w:r>
        <w:rPr/>
        <w:t>The parties shall meet at least quarterly to review performance in relation to the services (module 12) and agree any improvements required. The Supplier shall maintain complete and accurate records relating to the services (module 12) and shall make them available to the Customer on request.</w:t>
      </w:r>
    </w:p>
    <w:p>
      <w:r>
        <w:rPr>
          <w:b/>
        </w:rPr>
        <w:t xml:space="preserve">266.3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w:t>
      </w:r>
    </w:p>
    <w:p>
      <w:r>
        <w:rPr>
          <w:b/>
        </w:rPr>
        <w:t xml:space="preserve">266.4 </w:t>
      </w:r>
      <w:r>
        <w:rPr/>
        <w:t>The parties shall meet at least quarterly to review performance in relation to the services (module 12)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266.5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rPr>
          <w:ins w:id="9198" w:author="Helena Voss" w:date="2026-09-28T08:30:09Z"/>
        </w:rPr>
      </w:pPr>
      <w:ins w:id="9197" w:author="Helena Voss" w:date="2026-09-28T08:30:09Z">
        <w:r>
          <w:rPr/>
          <w:t xml:space="preserve">3043.A The Parties shall co-operate in good faith.</w:t>
        </w:r>
      </w:ins>
    </w:p>
    <w:p>
      <w:pPr>
        <w:rPr/>
      </w:pPr>
      <w:r>
        <w:rPr/>
        <w:t xml:space="preserve">3046.A The Parties shall co-operate in good faith.</w:t>
      </w:r>
    </w:p>
    <w:p>
      <w:r>
        <w:rPr>
          <w:b/>
        </w:rPr>
        <w:t xml:space="preserve">266.6 </w:t>
      </w:r>
      <w:r>
        <w:rPr/>
        <w:t>Clause 19.3 applies to any dispute arising under this clause.</w:t>
      </w:r>
    </w:p>
    <w:p>
      <w:pPr>
        <w:pStyle w:val="Heading2"/>
      </w:pPr>
      <w:r>
        <w:rPr>
          <w:b/>
        </w:rPr>
        <w:t xml:space="preserve">266.7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 Nothing in this clause shall limit any other right or remedy of the Customer under this Agreement or at law.</w:t>
      </w:r>
    </w:p>
    <w:p>
      <w:r>
        <w:rPr>
          <w:b/>
        </w:rPr>
        <w:t xml:space="preserve">266.8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12) and agree any improvements required.</w:t>
      </w:r>
    </w:p>
    <w:p>
      <w:pPr>
        <w:pStyle w:val="Heading1"/>
      </w:pPr>
      <w:r>
        <w:rPr/>
        <w:t>267. Service Levels (Module 12)</w:t>
      </w:r>
    </w:p>
    <w:p>
      <w:r>
        <w:rPr>
          <w:b/>
        </w:rPr>
        <w:t xml:space="preserve">267.1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267.2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267.3 </w:t>
      </w:r>
      <w:r>
        <w:rPr/>
        <w:t>The Customer may, acting reasonably, request such information from the Supplier as it requires to verify compliance with this clause. The parties shall meet at least quarterly to review performance in relation to the service levels (module 12) and agree any improvements required. Each party shall bear its own costs in connection with the matters described in this clause, save as otherwise expressly provided.</w:t>
      </w:r>
    </w:p>
    <w:p>
      <w:r>
        <w:rPr>
          <w:b/>
        </w:rPr>
        <w:t xml:space="preserve">267.4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267.5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service levels (module 12) and agree any improvements required. Where the Supplier becomes aware of any matter which may affect the service levels (module 12), it shall notify the Customer promptly and in any event within five Working Days.</w:t>
      </w:r>
      <w:r>
        <w:rPr/>
        <w:t xml:space="preserve"> This obligation survives termination.</w:t>
      </w:r>
    </w:p>
    <w:p>
      <w:r>
        <w:rPr>
          <w:b/>
        </w:rPr>
        <w:t xml:space="preserve">267.6 </w:t>
      </w:r>
      <w:r>
        <w:rPr/>
        <w:t>Where the Supplier becomes aware of any matter which may affect the service levels (module 12), it shall notify the Customer promptly and in any event within five Working Days. The Supplier shall maintain complete and accurate records relating to the service levels (module 12) and shall make them available to the Customer on request.</w:t>
      </w:r>
    </w:p>
    <w:p>
      <w:r>
        <w:rPr>
          <w:b/>
        </w:rPr>
        <w:t xml:space="preserve">267.7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267.8 </w:t>
      </w:r>
      <w:r>
        <w:rPr/>
        <w:t>The parties shall meet at least quarterly to review performance in relation to the service levels (module 12) and agree any improvements required. The Supplier shall maintain complete and accurate records relating to the service levels (module 12) and shall make them available to the Customer on request. Any approval given by the Customer under this clause shall not relieve the Supplier of any of its obligations under this Agreement. Where the Supplier becomes aware of any matter which may affect the service levels (module 12), it shall notify the Customer promptly and in any event within five Working Days.</w:t>
      </w:r>
    </w:p>
    <w:p>
      <w:pPr>
        <w:pStyle w:val="Heading1"/>
      </w:pPr>
      <w:r>
        <w:rPr/>
        <w:t>268. Personnel (Module 12)</w:t>
      </w:r>
    </w:p>
    <w:p>
      <w:r>
        <w:rPr>
          <w:b/>
        </w:rPr>
        <w:t xml:space="preserve">268.1 </w:t>
      </w:r>
      <w:r>
        <w:rPr/>
        <w:t>The Customer may, acting reasonably, request such information from the Supplier as it requires to verify compliance with this clause. The Supplier shall maintain complete and accurate records relating to the personnel (module 12) and shall make them available to the Customer on request.</w:t>
      </w:r>
    </w:p>
    <w:p>
      <w:r>
        <w:rPr>
          <w:b/>
        </w:rPr>
        <w:t xml:space="preserve">268.2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268.3 </w:t>
      </w:r>
      <w:r>
        <w:rPr/>
        <w:t xml:space="preserve">The Supplier shall maintain complete and accurate records relating to the personnel (module 12) and shall make them available to the Customer on request. The Supplier shall maintain complete and accurate records relating to the personnel (module 12)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268.4 </w:t>
      </w:r>
      <w:r>
        <w:rPr/>
        <w:t xml:space="preserve">Clause 19 applies to any dispute arising under this clause.</w:t>
      </w:r>
      <w:r>
        <w:rPr/>
        <w:t xml:space="preserve"> This obligation survives termination.</w:t>
      </w:r>
    </w:p>
    <w:p>
      <w:r>
        <w:rPr>
          <w:b/>
        </w:rPr>
        <w:t xml:space="preserve">268.5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personnel (module 12) and agree any improvements required.</w:t>
      </w:r>
    </w:p>
    <w:p>
      <w:r>
        <w:rPr>
          <w:b/>
        </w:rPr>
        <w:t xml:space="preserve">268.6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268.7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Where the Supplier becomes aware of any matter which may affect the personnel (module 12), it shall notify the Customer promptly and in any event within five Working Days.</w:t>
      </w:r>
    </w:p>
    <w:p>
      <w:pPr>
        <w:rPr>
          <w:ins w:id="9212" w:author="Helena Voss" w:date="2026-09-28T08:30:09Z"/>
        </w:rPr>
      </w:pPr>
      <w:ins w:id="9211" w:author="Helena Voss" w:date="2026-09-28T08:30:09Z">
        <w:r>
          <w:rPr/>
          <w:t xml:space="preserve">3064.A The Parties shall co-operate in good faith.</w:t>
        </w:r>
      </w:ins>
    </w:p>
    <w:p>
      <w:r>
        <w:rPr>
          <w:b/>
        </w:rPr>
        <w:t xml:space="preserve">268.8 </w:t>
      </w:r>
      <w:r>
        <w:rPr/>
        <w:t xml:space="preserve">The parties shall meet at least quarterly to review performance in relation to the personnel (module 12) and agree any improvements required. The parties shall meet at least quarterly to review performance in relation to the personnel (module 12) and agree any improvements required. The Supplier shall maintain complete and accurate records relating to the personnel (module 12) and </w:t>
      </w:r>
      <w:r>
        <w:rPr/>
        <w:t xml:space="preserve">reasonable</w:t>
      </w:r>
      <w:r>
        <w:rPr/>
        <w:t xml:space="preserve"> make them available to the Customer on request.</w:t>
      </w:r>
    </w:p>
    <w:p>
      <w:r>
        <w:rPr>
          <w:b/>
        </w:rPr>
        <w:t xml:space="preserve">268.9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269. Customer Obligations (Module 12)</w:t>
      </w:r>
    </w:p>
    <w:p>
      <w:r>
        <w:rPr>
          <w:b/>
        </w:rPr>
        <w:t xml:space="preserve">269.1 </w:t>
      </w:r>
      <w:r>
        <w:rPr/>
        <w:t>Clause 29.1 applies to any dispute arising under this clause.</w:t>
      </w:r>
    </w:p>
    <w:p>
      <w:r>
        <w:rPr>
          <w:b/>
        </w:rPr>
        <w:t xml:space="preserve">269.2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269.3 </w:t>
      </w:r>
      <w:r>
        <w:rPr/>
        <w:t>The Supplier shall maintain complete and accurate records relating to the customer obligations (module 12) and shall make them available to the Customer on request. The Supplier shall maintain complete and accurate records relating to the customer obligations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269.4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269.5 </w:t>
      </w:r>
      <w:r>
        <w:rPr/>
        <w:t>Where the Supplier becomes aware of any matter which may affect the customer obligations (module 12), it shall notify the Customer promptly and in any event within five Working Days. Where the Supplier becomes aware of any matter which may affect the customer obligations (module 12), it shall notify the Customer promptly and in any event within five Working Days.</w:t>
      </w:r>
    </w:p>
    <w:p>
      <w:r>
        <w:rPr>
          <w:b/>
        </w:rPr>
        <w:t xml:space="preserve">269.6 </w:t>
      </w:r>
      <w:r>
        <w:rPr/>
        <w:t xml:space="preserve">The parties shall meet at least quarterly to review performance in relation to the customer obligations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r>
        <w:rPr/>
        <w:t xml:space="preserve"> This obligation survives termination.</w:t>
      </w:r>
    </w:p>
    <w:p>
      <w:r>
        <w:rPr>
          <w:b/>
        </w:rPr>
        <w:t xml:space="preserve">269.7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269.8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12), it shall notify the Customer promptly and in any event within five Working Days. Nothing in this clause shall limit any other right or remedy of the Customer under this Agreement or at law.</w:t>
      </w:r>
    </w:p>
    <w:p>
      <w:r>
        <w:rPr>
          <w:b/>
        </w:rPr>
        <w:t xml:space="preserve">269.9 </w:t>
      </w:r>
      <w:r>
        <w:rPr/>
        <w:t>Subject to Clause 9.4, the Supplier shall provide the deliverables described in this clause to the Customer.</w:t>
      </w:r>
    </w:p>
    <w:p>
      <w:r>
        <w:rPr>
          <w:b/>
        </w:rPr>
        <w:t xml:space="preserve">269.10 </w:t>
      </w:r>
      <w:r>
        <w:rPr/>
        <w:t>Either party may terminate this Agreement for convenience on not less than thirty (30) days' written notice.</w:t>
      </w:r>
    </w:p>
    <w:p>
      <w:r>
        <w:rPr>
          <w:b/>
        </w:rPr>
        <w:t xml:space="preserve">269.11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w:t>
      </w:r>
      <w:r>
        <w:rPr/>
        <w:t xml:space="preserve"> This obligation survives termination.</w:t>
      </w:r>
    </w:p>
    <w:p>
      <w:r>
        <w:rPr>
          <w:b/>
        </w:rPr>
        <w:t xml:space="preserve">269.12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270. Change Control (Module 12)</w:t>
      </w:r>
    </w:p>
    <w:p>
      <w:r>
        <w:rPr>
          <w:b/>
        </w:rPr>
        <w:t xml:space="preserve">270.1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270.2 </w:t>
      </w:r>
      <w:r>
        <w:rPr/>
        <w:t>The Supplier shall maintain complete and accurate records relating to the change control (module 12)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change control (module 12), it shall notify the Customer promptly and in any event within five Working Days.</w:t>
      </w:r>
    </w:p>
    <w:p>
      <w:r>
        <w:rPr>
          <w:b/>
        </w:rPr>
        <w:t xml:space="preserve">270.3 </w:t>
      </w:r>
      <w:r>
        <w:rPr/>
        <w:t>Subject to Clause 9.2, the Supplier shall provide the deliverables described in this clause to the Customer.</w:t>
      </w:r>
    </w:p>
    <w:p>
      <w:r>
        <w:rPr>
          <w:b/>
        </w:rPr>
        <w:t xml:space="preserve">270.4 </w:t>
      </w:r>
      <w:r>
        <w:rPr/>
        <w:t>The Supplier shall maintain complete and accurate records relating to the change control (module 12) and shall make them available to the Customer on request. The Supplier shall maintain complete and accurate records relating to the change control (module 12) and shall make them available to the Customer on request. The parties shall meet at least quarterly to review performance in relation to the change control (module 12) and agree any improvements required.</w:t>
      </w:r>
    </w:p>
    <w:p>
      <w:r>
        <w:rPr>
          <w:b/>
        </w:rPr>
        <w:t xml:space="preserve">270.5 </w:t>
      </w:r>
      <w:r>
        <w:rPr/>
        <w:t>The Supplier shall provide the exit plan within thirty (30) days of the Effective Date.</w:t>
      </w:r>
    </w:p>
    <w:p>
      <w:r>
        <w:rPr>
          <w:b/>
        </w:rPr>
        <w:t xml:space="preserve">270.6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 Nothing in this clause shall limit any other right or remedy of the Customer under this Agreement or at law.</w:t>
      </w:r>
    </w:p>
    <w:p>
      <w:pPr>
        <w:pStyle w:val="Heading2"/>
      </w:pPr>
      <w:r>
        <w:rPr>
          <w:b/>
        </w:rPr>
        <w:t xml:space="preserve">270.7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w:t>
      </w:r>
    </w:p>
    <w:p>
      <w:r>
        <w:rPr>
          <w:b/>
        </w:rPr>
        <w:t xml:space="preserve">270.8 </w:t>
      </w:r>
      <w:r>
        <w:rPr/>
        <w:t>Subject to Clause 9.2, the Supplier shall provide the deliverables described in this clause to the Customer.</w:t>
      </w:r>
    </w:p>
    <w:p>
      <w:r>
        <w:rPr>
          <w:b/>
        </w:rPr>
        <w:t xml:space="preserve">270.9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270.10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270.11 </w:t>
      </w:r>
      <w:r>
        <w:rPr/>
        <w:t xml:space="preserve">Where the Supplier becomes aware of any matter which may affect the change control (module 12),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w:t>
      </w:r>
      <w:del w:id="9058" w:author="Helena Voss" w:date="2026-09-28T08:30:09Z">
        <w:r>
          <w:rPr/>
          <w:delText xml:space="preserve">described</w:delText>
        </w:r>
      </w:del>
      <w:ins w:id="9059" w:author="Helena Voss" w:date="2026-09-28T08:30:09Z">
        <w:r>
          <w:rPr/>
          <w:t xml:space="preserve">reasonable</w:t>
        </w:r>
      </w:ins>
      <w:r>
        <w:rPr/>
        <w:t xml:space="preserve"> in this clause, save as otherwise expressly provided. Any approval given by the Customer under this clause shall not relieve the Supplier of any of its obligations under this Agreement.</w:t>
      </w:r>
    </w:p>
    <w:p>
      <w:pPr>
        <w:pStyle w:val="Heading1"/>
      </w:pPr>
      <w:r>
        <w:rPr/>
        <w:t>271. Fees and Payment (Module 12)</w:t>
      </w:r>
    </w:p>
    <w:p>
      <w:r>
        <w:rPr>
          <w:b/>
        </w:rPr>
        <w:t xml:space="preserve">271.1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271.2 </w:t>
      </w:r>
      <w:r>
        <w:rPr/>
        <w:t>Payment of the Service Credits reconciliation shall be made within thirty (30) days following the end of each Contract Year.</w:t>
      </w:r>
    </w:p>
    <w:p>
      <w:r>
        <w:rPr>
          <w:b/>
        </w:rPr>
        <w:t xml:space="preserve">271.3 </w:t>
      </w:r>
      <w:r>
        <w:rPr/>
        <w:t xml:space="preserve">Subject to Clause 9, the Supplier shall provide the deliverables described in this clause to the Customer.</w:t>
      </w:r>
      <w:ins w:id="9007" w:author="Helena Voss" w:date="2026-09-28T08:30:09Z">
        <w:r>
          <w:rPr/>
          <w:t xml:space="preserve"> This obligation survives termination.</w:t>
        </w:r>
      </w:ins>
    </w:p>
    <w:p>
      <w:r>
        <w:rPr>
          <w:b/>
        </w:rPr>
        <w:t xml:space="preserve">271.4 </w:t>
      </w:r>
      <w:r>
        <w:rPr/>
        <w:t>The Supplier shall maintain complete and accurate records relating to the fees and payment (module 12) and shall make them available to the Customer on request. The Supplier shall maintain complete and accurate records relating to the fees and payment (module 12) and shall make them available to the Customer on request.</w:t>
      </w:r>
    </w:p>
    <w:p>
      <w:pPr>
        <w:pStyle w:val="Heading2"/>
        <w:pPrChange w:id="20024" w:author="Helena Voss" w:date="2026-09-28T08:30:09Z">
          <w:pPr/>
        </w:pPrChange>
      </w:pPr>
      <w:r>
        <w:rPr>
          <w:b/>
        </w:rPr>
        <w:t xml:space="preserve">271.5 </w:t>
      </w:r>
      <w:r>
        <w:rPr/>
        <w:t>The Customer shall settle the Milestone Payment within 30 days of the Acceptance Certificate.</w:t>
      </w:r>
    </w:p>
    <w:p>
      <w:r>
        <w:rPr>
          <w:b/>
        </w:rPr>
        <w:t xml:space="preserve">271.6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pPr>
        <w:pStyle w:val="Heading2"/>
        <w:pPrChange w:id="20010" w:author="Helena Voss" w:date="2026-09-28T08:30:09Z">
          <w:pPr/>
        </w:pPrChange>
      </w:pPr>
      <w:r>
        <w:rPr>
          <w:b/>
        </w:rPr>
        <w:t xml:space="preserve">271.7 </w:t>
      </w:r>
      <w:r>
        <w:rPr/>
        <w:t>Each party shall bear its own costs in connection with the matters described in this clause, save as otherwise expressly provided. Where the Supplier becomes aware of any matter which may affect the fees and payment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271.9 </w:t>
      </w:r>
      <w:r>
        <w:rPr/>
        <w:t>The parties shall meet at least quarterly to review performance in relation to the fees and payment (module 12)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272. Invoicing (Module 12)</w:t>
      </w:r>
    </w:p>
    <w:p>
      <w:r>
        <w:rPr>
          <w:b/>
        </w:rPr>
        <w:t xml:space="preserve">272.1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272.3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272.4 </w:t>
      </w:r>
      <w:r>
        <w:rPr/>
        <w:t>Where the Supplier becomes aware of any matter which may affect the invoicing (module 12), it shall notify the Customer promptly and in any event within five Working Days. Where the Supplier becomes aware of any matter which may affect the invoicing (module 12), it shall notify the Customer promptly and in any event within five Working Days.</w:t>
      </w:r>
    </w:p>
    <w:p>
      <w:r>
        <w:rPr>
          <w:b/>
        </w:rPr>
        <w:t xml:space="preserve">272.5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272.6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invoicing (module 12) and agree any improvements required.</w:t>
      </w:r>
    </w:p>
    <w:p>
      <w:r>
        <w:rPr>
          <w:b/>
        </w:rPr>
        <w:t xml:space="preserve">272.7 </w:t>
      </w:r>
      <w:r>
        <w:rPr/>
        <w:t xml:space="preserve">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w:t>
      </w:r>
      <w:del w:id="9034" w:author="Helena Voss" w:date="2026-09-28T08:30:09Z">
        <w:r>
          <w:rPr/>
          <w:delText xml:space="preserve">five</w:delText>
        </w:r>
      </w:del>
      <w:ins w:id="9035" w:author="Helena Voss" w:date="2026-09-28T08:30:09Z">
        <w:r>
          <w:rPr/>
          <w:t xml:space="preserve">reasonable</w:t>
        </w:r>
      </w:ins>
      <w:r>
        <w:rPr/>
        <w:t xml:space="preserve"> Working Days. The Supplier shall maintain complete and accurate records relating to the invoicing (module 12) and shall make them available to the Customer on request.</w:t>
      </w:r>
    </w:p>
    <w:p>
      <w:r>
        <w:rPr>
          <w:b/>
        </w:rPr>
        <w:t xml:space="preserve">272.8 </w:t>
      </w:r>
      <w:r>
        <w:rPr/>
        <w:t>The Supplier shall maintain complete and accurate records relating to the invoicing (module 12) and shall make them available to the Customer on request. Nothing in this clause shall limit any other right or remedy of the Customer under this Agreement or at law. The parties shall meet at least quarterly to review performance in relation to the invoicing (module 12) and agree any improvements required. Where the Supplier becomes aware of any matter which may affect the invoicing (module 12), it shall notify the Customer promptly and in any event within five Working Days.</w:t>
      </w:r>
    </w:p>
    <w:p>
      <w:r>
        <w:rPr>
          <w:b/>
        </w:rPr>
        <w:t xml:space="preserve">272.9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272.10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invoicing (module 12) and agree any improvements required.</w:t>
      </w:r>
    </w:p>
    <w:p>
      <w:r>
        <w:rPr>
          <w:b/>
        </w:rPr>
        <w:t xml:space="preserve">272.11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w:t>
      </w:r>
    </w:p>
    <w:p>
      <w:r>
        <w:rPr>
          <w:b/>
        </w:rPr>
        <w:t xml:space="preserve">272.12 </w:t>
      </w:r>
      <w:r>
        <w:rPr/>
        <w:t>Nothing in this clause shall limit any other right or remedy of the Customer under this Agreement or at law. 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w:t>
      </w:r>
    </w:p>
    <w:p>
      <w:pPr>
        <w:pStyle w:val="Heading1"/>
      </w:pPr>
      <w:r>
        <w:rPr/>
        <w:t>273. Term (Module 12)</w:t>
      </w:r>
    </w:p>
    <w:p>
      <w:r>
        <w:rPr>
          <w:b/>
        </w:rPr>
        <w:t xml:space="preserve">273.1 </w:t>
      </w:r>
      <w:r>
        <w:rPr/>
        <w:t>The Supplier shall retain all Customer Data for 30 days after termination before secure deletion.</w:t>
      </w:r>
    </w:p>
    <w:p>
      <w:r>
        <w:rPr>
          <w:b/>
        </w:rPr>
        <w:t xml:space="preserve">273.2 </w:t>
      </w:r>
      <w:r>
        <w:rPr/>
        <w:t xml:space="preserve">The parties shall meet at least quarterly to review performance in relation to the term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273.3 </w:t>
      </w:r>
      <w:r>
        <w:rPr/>
        <w:t>The Supplier shall remedy any material breach within 30 days of written notice requiring it to do so.</w:t>
      </w:r>
    </w:p>
    <w:p>
      <w:r>
        <w:rPr>
          <w:b/>
        </w:rPr>
        <w:t xml:space="preserve">273.4 </w:t>
      </w:r>
      <w:r>
        <w:rPr/>
        <w:t xml:space="preserve">The Supplier shall maintain complete and accurate records relating to the term (module 12)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273.5 </w:t>
      </w:r>
      <w:r>
        <w:rPr/>
        <w:t>The parties shall meet at least quarterly to review performance in relation to the term (module 12) and agree any improvements required. Where the Supplier becomes aware of any matter which may affect the term (module 12), it shall notify the Customer promptly and in any event within five Working Days.</w:t>
      </w:r>
    </w:p>
    <w:p>
      <w:r>
        <w:rPr>
          <w:b/>
        </w:rPr>
        <w:t xml:space="preserve">273.6 </w:t>
      </w:r>
      <w:r>
        <w:rPr/>
        <w:t>Clause 19.3 applies to any dispute arising under this clause.</w:t>
      </w:r>
    </w:p>
    <w:p>
      <w:r>
        <w:rPr>
          <w:b/>
        </w:rPr>
        <w:t xml:space="preserve">273.7 </w:t>
      </w:r>
      <w:r>
        <w:rPr/>
        <w:t xml:space="preserve">Nothing in this clause shall limit any other right or remedy of the Customer </w:t>
      </w:r>
      <w:r>
        <w:rPr>
          <w:b/>
        </w:rPr>
        <w:t xml:space="preserve">under this A</w:t>
      </w:r>
      <w:r>
        <w:rPr/>
        <w:t xml:space="preserve">greement or at law. The parties shall meet at least quarterly to review performance in relation to the term (module 12) and agree any improvements required.</w:t>
      </w:r>
    </w:p>
    <w:p>
      <w:r>
        <w:rPr>
          <w:b/>
        </w:rPr>
        <w:t xml:space="preserve">273.8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273.9 </w:t>
      </w:r>
      <w:r>
        <w:rPr/>
        <w:t>Either party may terminate this Agreement for convenience on not less than thirty (30) days' written notice.</w:t>
      </w:r>
    </w:p>
    <w:p>
      <w:r>
        <w:rPr>
          <w:b/>
        </w:rPr>
        <w:t xml:space="preserve">273.10 </w:t>
      </w:r>
      <w:r>
        <w:rPr/>
        <w:t>Clause 19.3 applies to any dispute arising under this clause.</w:t>
      </w:r>
    </w:p>
    <w:p>
      <w:r>
        <w:rPr>
          <w:b/>
        </w:rPr>
        <w:t xml:space="preserve">273.11 </w:t>
      </w:r>
      <w:r>
        <w:rPr/>
        <w:t>The Supplier shall maintain complete and accurate records relating to the term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273.12 </w:t>
      </w:r>
      <w:r>
        <w:rPr/>
        <w:t>Either party may terminate this Agreement for convenience on not less than thirty (30) days' written notice.</w:t>
      </w:r>
    </w:p>
    <w:p>
      <w:pPr>
        <w:pStyle w:val="Heading1"/>
      </w:pPr>
      <w:r>
        <w:rPr/>
        <w:t>274. Termination (Module 12)</w:t>
      </w:r>
    </w:p>
    <w:p>
      <w:r>
        <w:rPr>
          <w:b/>
        </w:rPr>
        <w:t xml:space="preserve">274.1 </w:t>
      </w:r>
      <w:r>
        <w:rPr/>
        <w:t>Where the Supplier becomes aware of any matter which may affect the termination (module 12), it shall notify the Customer promptly and in any event within five Working Days. Where the Supplier becomes aware of any matter which may affect the termination (module 12), it shall notify the Customer promptly and in any event within five Working Days.</w:t>
      </w:r>
    </w:p>
    <w:p>
      <w:r>
        <w:rPr>
          <w:b/>
        </w:rPr>
        <w:t xml:space="preserve">274.2 </w:t>
      </w:r>
      <w:r>
        <w:rPr/>
        <w:t xml:space="preserve">The Supplier shall provide the exit plan within thirty (30) days of the Effective Date.</w:t>
      </w:r>
      <w:r>
        <w:rPr/>
        <w:t xml:space="preserve"> This obligation survives termination.</w:t>
      </w:r>
    </w:p>
    <w:p>
      <w:r>
        <w:rPr>
          <w:b/>
        </w:rPr>
        <w:t xml:space="preserve">274.3 </w:t>
      </w:r>
      <w:r>
        <w:rPr/>
        <w:t>The Supplier shall retain all Customer Data for 30 days after termination before secure deletion.</w:t>
      </w:r>
    </w:p>
    <w:p>
      <w:r>
        <w:rPr>
          <w:b/>
        </w:rPr>
        <w:t xml:space="preserve">274.4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12) and agree any improvements required. The Customer may, acting reasonably, request such information from the Supplier as it requires to verify compliance with this clause.</w:t>
      </w:r>
    </w:p>
    <w:p>
      <w:r>
        <w:rPr>
          <w:b/>
        </w:rPr>
        <w:t xml:space="preserve">274.5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12), it shall notify the Customer promptly and in any event within five Working Days. Each party shall bear its own costs in connection with the matters described in this clause, save as otherwise expressly provided.</w:t>
      </w:r>
    </w:p>
    <w:p>
      <w:r>
        <w:rPr>
          <w:b/>
        </w:rPr>
        <w:t xml:space="preserve">274.6 </w:t>
      </w:r>
      <w:r>
        <w:rPr/>
        <w:t>Any approval given by the Customer under this clause shall not relieve the Supplier of any of its obligations under this Agreement. The parties shall meet at least quarterly to review performance in relation to the termination (module 12) and agree any improvements required.</w:t>
      </w:r>
    </w:p>
    <w:p>
      <w:r>
        <w:rPr>
          <w:b/>
        </w:rPr>
        <w:t xml:space="preserve">274.7 </w:t>
      </w:r>
      <w:r>
        <w:rPr/>
        <w:t>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Any approval given by the Customer under this clause shall not relieve the Supplier of any of its obligations under this Agreement.</w:t>
      </w:r>
    </w:p>
    <w:p>
      <w:r>
        <w:rPr>
          <w:b/>
        </w:rPr>
        <w:t xml:space="preserve">274.8 </w:t>
      </w:r>
      <w:r>
        <w:rPr/>
        <w:t>Each party shall bear its own costs in connection with the matters described in this clause, save as otherwise expressly provided. 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The parties shall meet at least quarterly to review performance in relation to the termination (module 12) and agree any improvements required.</w:t>
      </w:r>
    </w:p>
    <w:p>
      <w:pPr>
        <w:pStyle w:val="Heading1"/>
      </w:pPr>
      <w:r>
        <w:rPr/>
        <w:t>275. Confidentiality (Module 12)</w:t>
      </w:r>
    </w:p>
    <w:p>
      <w:r>
        <w:rPr>
          <w:b/>
        </w:rPr>
        <w:t xml:space="preserve">275.1 </w:t>
      </w:r>
      <w:r>
        <w:rPr/>
        <w:t>Nothing in this clause shall limit any other right or remedy of the Customer under this Agreement or at law. The Supplier shall maintain complete and accurate records relating to the confidentiality (module 12) and shall make them available to the Customer on request.</w:t>
      </w:r>
    </w:p>
    <w:p>
      <w:r>
        <w:rPr>
          <w:b/>
        </w:rPr>
        <w:t xml:space="preserve">275.2 </w:t>
      </w:r>
      <w:r>
        <w:rPr/>
        <w:t>The Supplier shall remedy any material breach within 30 days of written notice requiring it to do so.</w:t>
      </w:r>
    </w:p>
    <w:p>
      <w:r>
        <w:rPr>
          <w:b/>
        </w:rPr>
        <w:t xml:space="preserve">275.3 </w:t>
      </w:r>
      <w:r>
        <w:rPr/>
        <w:t xml:space="preserve">Clause 19 applies to any dispute arising under this clause.</w:t>
      </w:r>
      <w:r>
        <w:rPr/>
        <w:t xml:space="preserve"> This obligation survives termination.</w:t>
      </w:r>
    </w:p>
    <w:p>
      <w:r>
        <w:rPr>
          <w:b/>
        </w:rPr>
        <w:t xml:space="preserve">275.4 </w:t>
      </w:r>
      <w:r>
        <w:rPr/>
        <w:t xml:space="preserve">Each party shall bear its own costs in connection with the matters described in this clause, save as otherwise expressly provided. The Supplier shall maintain complete and accurate records relating to the confidentiality (module 12) and shall make them available to the Customer on request.</w:t>
      </w:r>
      <w:ins w:id="9131" w:author="Helena Voss" w:date="2026-09-28T08:30:09Z">
        <w:r>
          <w:rPr/>
          <w:t xml:space="preserve"> This obligation survives termination.</w:t>
        </w:r>
      </w:ins>
    </w:p>
    <w:p>
      <w:r>
        <w:rPr>
          <w:b/>
        </w:rPr>
        <w:t xml:space="preserve">275.5 </w:t>
      </w:r>
      <w:r>
        <w:rPr/>
        <w:t>The parties shall meet at least quarterly to review performance in relation to the confidentiality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275.6 </w:t>
      </w:r>
      <w:r>
        <w:rPr/>
        <w:t>Subject to Clause 9.2, the Supplier shall provide the deliverables described in this clause to the Customer.</w:t>
      </w:r>
    </w:p>
    <w:p>
      <w:r>
        <w:rPr>
          <w:b/>
        </w:rPr>
        <w:t xml:space="preserve">275.7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w:t>
      </w:r>
      <w:del w:id="9017" w:author="Helena Voss" w:date="2026-09-28T08:30:09Z">
        <w:r>
          <w:rPr/>
          <w:delText xml:space="preserve">in</w:delText>
        </w:r>
      </w:del>
      <w:ins w:id="9018" w:author="Helena Voss" w:date="2026-09-28T08:30:09Z">
        <w:r>
          <w:rPr/>
          <w:t xml:space="preserve">reasonable</w:t>
        </w:r>
      </w:ins>
      <w:r>
        <w:rPr/>
        <w:t xml:space="preserve"> accordance with </w:t>
      </w:r>
      <w:r>
        <w:rPr>
          <w:i/>
        </w:rPr>
        <w:t xml:space="preserve">Good Industry Practice</w:t>
      </w:r>
      <w:r>
        <w:rPr/>
        <w:t xml:space="preserve">.</w:t>
      </w:r>
    </w:p>
    <w:p>
      <w:r>
        <w:rPr>
          <w:b/>
        </w:rPr>
        <w:t xml:space="preserve">275.8 </w:t>
      </w:r>
      <w:r>
        <w:rPr/>
        <w:t xml:space="preserve">Where the Supplier becomes aware of any matter which may affect the confidentiality (module 12), it shall notify the Customer promptly and in any event within five Working Days. The parties shall meet at least quarterly to review performance in relation to the confidentiality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12), it shall notify the Customer promptly and in any event within five Working Days.</w:t>
      </w:r>
    </w:p>
    <w:p>
      <w:r>
        <w:rPr>
          <w:b/>
        </w:rPr>
        <w:t xml:space="preserve">275.9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confidentiality (module 12), it shall notify the Customer promptly and in any event within five Working Days. Each party shall bear its own costs in connection with the matters described in this clause, save as otherwise expressly provided.</w:t>
      </w:r>
    </w:p>
    <w:p>
      <w:pPr>
        <w:pStyle w:val="Heading2"/>
      </w:pPr>
      <w:r>
        <w:rPr>
          <w:b/>
        </w:rPr>
        <w:t xml:space="preserve">275.10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confidentiality (module 12), it shall notify the Customer promptly and in any event within five Working Days. The Customer may, acting reasonably, request such information from the Supplier as it requires to verify compliance with this clause.</w:t>
      </w:r>
    </w:p>
    <w:p>
      <w:r>
        <w:rPr>
          <w:b/>
        </w:rPr>
        <w:t xml:space="preserve">275.11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275.12 </w:t>
      </w:r>
      <w:r>
        <w:rPr/>
        <w:t>Subject to Clause 9, the Supplier shall provide the deliverables described in this clause to the Customer.</w:t>
      </w:r>
    </w:p>
    <w:p>
      <w:pPr>
        <w:pStyle w:val="Heading1"/>
      </w:pPr>
      <w:r>
        <w:rPr/>
        <w:t>276. Intellectual Property (Module 12)</w:t>
      </w:r>
    </w:p>
    <w:p>
      <w:r>
        <w:rPr>
          <w:b/>
        </w:rPr>
        <w:t xml:space="preserve">276.1 </w:t>
      </w:r>
      <w:r>
        <w:rPr/>
        <w:t>The Supplier shall remedy any material breach within 30 days of written notice requiring it to do so.</w:t>
      </w:r>
    </w:p>
    <w:p>
      <w:r>
        <w:rPr>
          <w:b/>
        </w:rPr>
        <w:t xml:space="preserve">276.2 </w:t>
      </w:r>
      <w:r>
        <w:rPr/>
        <w:t xml:space="preserve">The parties shall meet at least quarterly to review performance in relation to the intellectual property (module 12) and agree any improvements required. The Supplier shall perform its obligations under this clause with reasonable skill, care and diligence and in accordance with </w:t>
      </w:r>
      <w:r>
        <w:rPr>
          <w:i/>
        </w:rPr>
        <w:t>Good Industry Practice</w:t>
      </w:r>
      <w:r>
        <w:rPr/>
        <w:t>.</w:t>
      </w:r>
    </w:p>
    <w:p>
      <w:pPr>
        <w:rPr>
          <w:ins w:id="9196" w:author="Helena Voss" w:date="2026-09-28T08:30:09Z"/>
        </w:rPr>
      </w:pPr>
      <w:ins w:id="9195" w:author="Helena Voss" w:date="2026-09-28T08:30:09Z">
        <w:r>
          <w:rPr/>
          <w:t xml:space="preserve">3152.A The Parties shall co-operate in good faith.</w:t>
        </w:r>
      </w:ins>
    </w:p>
    <w:p>
      <w:r>
        <w:rPr>
          <w:b/>
        </w:rPr>
        <w:t xml:space="preserve">276.3 </w:t>
      </w:r>
      <w:r>
        <w:rPr/>
        <w:t>The Supplier shall maintain complete and accurate records relating to the intellectual property (module 12)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276.4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w:t>
      </w:r>
    </w:p>
    <w:p>
      <w:r>
        <w:rPr>
          <w:b/>
        </w:rPr>
        <w:t xml:space="preserve">276.5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276.6 </w:t>
      </w:r>
      <w:r>
        <w:rPr/>
        <w:t>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 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w:t>
      </w:r>
    </w:p>
    <w:p>
      <w:r>
        <w:rPr>
          <w:b/>
        </w:rPr>
        <w:t xml:space="preserve">276.7 </w:t>
      </w:r>
      <w:r>
        <w:rPr/>
        <w:t>Clause 29.1 applies to any dispute arising under this clause.</w:t>
      </w:r>
    </w:p>
    <w:p>
      <w:r>
        <w:rPr>
          <w:b/>
        </w:rPr>
        <w:t xml:space="preserve">276.8 </w:t>
      </w:r>
      <w:r>
        <w:rPr/>
        <w:t>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w:r>
        <w:rPr>
          <w:b/>
        </w:rPr>
        <w:t xml:space="preserve">276.9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intellectual property (module 12), it shall notify the Customer promptly and in any event within five Working Days. The Customer may, acting reasonably, request such information from the Supplier as it requires to verify compliance with this clause.</w:t>
      </w:r>
    </w:p>
    <w:p>
      <w:r>
        <w:rPr>
          <w:b/>
        </w:rPr>
        <w:t xml:space="preserve">276.10 </w:t>
      </w:r>
      <w:r>
        <w:rPr/>
        <w:t>Where the Supplier becomes aware of any matter which may affect the intellectual property (module 12), it shall notify the Customer promptly and in any event within five Working Days.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w:r>
        <w:rPr>
          <w:b/>
        </w:rPr>
        <w:t xml:space="preserve">276.11 </w:t>
      </w:r>
      <w:r>
        <w:rPr/>
        <w:t>The Customer may, acting reasonably, request such information from the Supplier as it requires to verify compliance with this clause. The Supplier shall maintain complete and accurate records relating to the intellectual property (module 12) and shall make them available to the Customer on request. The parties shall meet at least quarterly to review performance in relation to the intellectual property (module 12) and agree any improvements required. The parties shall meet at least quarterly to review performance in relation to the intellectual property (module 12) and agree any improvements required.</w:t>
      </w:r>
    </w:p>
    <w:p>
      <w:pPr>
        <w:pStyle w:val="Heading1"/>
      </w:pPr>
      <w:r>
        <w:rPr/>
        <w:t>277. Data Protection (Module 12)</w:t>
      </w:r>
    </w:p>
    <w:p>
      <w:r>
        <w:rPr>
          <w:b/>
        </w:rPr>
        <w:t xml:space="preserve">277.1 </w:t>
      </w:r>
      <w:r>
        <w:rPr/>
        <w:t>Nothing in this clause shall limit any other right or remedy of the Customer under this Agreement or at law. Where the Supplier becomes aware of any matter which may affect the data protection (module 12),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277.2 </w:t>
      </w:r>
      <w:r>
        <w:rPr/>
        <w:t>Subject to Clause 9, the Supplier shall provide the deliverables described in this clause to the Customer.</w:t>
      </w:r>
    </w:p>
    <w:p>
      <w:r>
        <w:rPr>
          <w:b/>
        </w:rPr>
        <w:t xml:space="preserve">277.3 </w:t>
      </w:r>
      <w:r>
        <w:rPr/>
        <w:t>Each party shall bear its own costs in connection with the matters described in this clause, save as otherwise expressly provided. The parties shall meet at least quarterly to review performance in relation to the data protection (module 12) and agree any improvements required.</w:t>
      </w:r>
    </w:p>
    <w:p>
      <w:r>
        <w:rPr>
          <w:b/>
        </w:rPr>
        <w:t xml:space="preserve">277.4 </w:t>
      </w:r>
      <w:r>
        <w:rPr/>
        <w:t>Any approval given by the Customer under this clause shall not relieve the Supplier of any of its obligations under this Agreement. The Supplier shall maintain complete and accurate records relating to the data protection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data protection (module 12) and agree any improvements required.</w:t>
      </w:r>
    </w:p>
    <w:p>
      <w:r>
        <w:rPr>
          <w:b/>
        </w:rPr>
        <w:t xml:space="preserve">277.5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12) and shall make them available to the Customer on request.</w:t>
      </w:r>
    </w:p>
    <w:p>
      <w:r>
        <w:rPr>
          <w:b/>
        </w:rPr>
        <w:t xml:space="preserve">277.6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12) and agree any improvements required.</w:t>
      </w:r>
      <w:r>
        <w:rPr/>
        <w:t xml:space="preserve"> This obligation survives termination.</w:t>
      </w:r>
    </w:p>
    <w:p>
      <w:r>
        <w:rPr>
          <w:b/>
        </w:rPr>
        <w:t xml:space="preserve">277.7 </w:t>
      </w:r>
      <w:r>
        <w:rPr/>
        <w:t>Where the Supplier becomes aware of any matter which may affect the data protection (module 12), it shall notify the Customer promptly and in any event within five Working Days. Where the Supplier becomes aware of any matter which may affect the data protection (module 12), it shall notify the Customer promptly and in any event within five Working Days.</w:t>
      </w:r>
    </w:p>
    <w:p>
      <w:r>
        <w:rPr>
          <w:b/>
        </w:rPr>
        <w:t xml:space="preserve">277.8 </w:t>
      </w:r>
      <w:r>
        <w:rPr/>
        <w:t xml:space="preserve">Any approval given by the Customer under this clause shall not relieve the Supplier of any of its obligations under this Agreement. The Supplier shall </w:t>
      </w:r>
      <w:r>
        <w:rPr/>
        <w:t xml:space="preserve">reasonable</w:t>
      </w:r>
      <w:r>
        <w:rPr/>
        <w:t xml:space="preserve">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p>
    <w:p>
      <w:r>
        <w:rPr>
          <w:b/>
        </w:rPr>
        <w:t xml:space="preserve">277.9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12) and agree any improvements required. The Supplier shall maintain complete and accurate records relating to the data protection (module 12) and shall make them available to the Customer on request. Where the Supplier becomes aware of any matter which may affect the data protection (module 12), it shall notify the Customer promptly and in any event within five Working Days.</w:t>
      </w:r>
    </w:p>
    <w:p>
      <w:r>
        <w:rPr>
          <w:b/>
        </w:rPr>
        <w:t xml:space="preserve">277.10 </w:t>
      </w:r>
      <w:r>
        <w:rPr/>
        <w:t xml:space="preserve">Where the Supplier becomes aware of any matter which may affect the data protection (module 12), it shall notify the Customer promptly and in any event within five Working Days. Nothing in this clause shall limit any other right or remedy of the Customer under this Agreement or at law. The parties shall meet at least quarterly to review performance in relation to the data protection (module 12) and agree any improvements required. The Supplier shall perform its obligations under this clause with reasonable skill, care and diligence and in accordance with </w:t>
      </w:r>
      <w:r>
        <w:rPr>
          <w:i/>
        </w:rPr>
        <w:t>Good Industry Practice</w:t>
      </w:r>
      <w:r>
        <w:rPr/>
        <w:t>.</w:t>
      </w:r>
    </w:p>
    <w:p>
      <w:pPr>
        <w:pStyle w:val="Heading1"/>
      </w:pPr>
      <w:r>
        <w:rPr/>
        <w:t>278. Security (Module 12)</w:t>
      </w:r>
    </w:p>
    <w:p>
      <w:r>
        <w:rPr>
          <w:b/>
        </w:rPr>
        <w:t xml:space="preserve">278.1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278.2 </w:t>
      </w:r>
      <w:r>
        <w:rPr/>
        <w:t>The Supplier shall maintain complete and accurate records relating to the security (module 12) and shall make them available to the Customer on request. Where the Supplier becomes aware of any matter which may affect the security (module 12), it shall notify the Customer promptly and in any event within five Working Days. The parties shall meet at least quarterly to review performance in relation to the security (module 12) and agree any improvements required. The Customer may, acting reasonably, request such information from the Supplier as it requires to verify compliance with this clause.</w:t>
      </w:r>
    </w:p>
    <w:p>
      <w:r>
        <w:rPr>
          <w:b/>
        </w:rPr>
        <w:t xml:space="preserve">278.3 </w:t>
      </w:r>
      <w:r>
        <w:rPr/>
        <w:t>Subject to Clause 9.2, the Supplier shall provide the deliverables described in this clause to the Customer.</w:t>
      </w:r>
    </w:p>
    <w:p>
      <w:r>
        <w:rPr>
          <w:b/>
        </w:rPr>
        <w:t xml:space="preserve">278.4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w:r>
        <w:rPr>
          <w:b/>
        </w:rPr>
        <w:t xml:space="preserve">278.5 </w:t>
      </w:r>
      <w:r>
        <w:rPr/>
        <w:t>The parties shall meet at least quarterly to review performance in relation to the security (module 12)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278.6 </w:t>
      </w:r>
      <w:r>
        <w:rPr/>
        <w:t xml:space="preserve">Nothing in this clause shall limit any other right or remedy of the Customer under this Agreement or at law. Where the Supplier becomes aware of any matter which may affect the security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w:r>
        <w:rPr>
          <w:b/>
        </w:rPr>
        <w:t xml:space="preserve">278.7 </w:t>
      </w:r>
      <w:r>
        <w:rPr/>
        <w:t>Where the Supplier becomes aware of any matter which may affect the security (module 12),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278.8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279. Audit (Module 12)</w:t>
      </w:r>
    </w:p>
    <w:p>
      <w:r>
        <w:rPr>
          <w:b/>
        </w:rPr>
        <w:t xml:space="preserve">279.1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279.2 </w:t>
      </w:r>
      <w:r>
        <w:rPr/>
        <w:t>Where the Supplier becomes aware of any matter which may affect the audit (module 12), it shall notify the Customer promptly and in any event within five Working Days. Any approval given by the Customer under this clause shall not relieve the Supplier of any of its obligations under this Agreement.</w:t>
      </w:r>
    </w:p>
    <w:p>
      <w:r>
        <w:rPr>
          <w:b/>
        </w:rPr>
        <w:t xml:space="preserve">279.3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w:t>
      </w:r>
    </w:p>
    <w:p>
      <w:r>
        <w:rPr>
          <w:b/>
        </w:rPr>
        <w:t xml:space="preserve">279.4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Any approval given by the Customer under this clause shall not relieve the Supplier of any of its obligations under this Agreement.</w:t>
      </w:r>
    </w:p>
    <w:p>
      <w:r>
        <w:rPr>
          <w:b/>
        </w:rPr>
        <w:t xml:space="preserve">279.5 </w:t>
      </w:r>
      <w:r>
        <w:rPr/>
        <w:t>The Customer may, acting reasonably, request such information from the Supplier as it requires to verify compliance with this clause. Where the Supplier becomes aware of any matter which may affect the audit (module 12), it shall notify the Customer promptly and in any event within five Working Days.</w:t>
      </w:r>
    </w:p>
    <w:p>
      <w:r>
        <w:rPr>
          <w:b/>
        </w:rPr>
        <w:t xml:space="preserve">279.6 </w:t>
      </w:r>
      <w:r>
        <w:rPr/>
        <w:t xml:space="preserve">Any approval given by the Customer under this clause shall not relieve the Supplier of any of its obligations under this Agreement. The parties shall meet at least quarterly to review performance in relation to the audit (module 12) and agree any improvements required. Where the Supplier becomes aware of any matter which may affect the audit (module 12), it shall notify the Customer promptly </w:t>
      </w:r>
      <w:r>
        <w:rPr/>
        <w:t xml:space="preserve">reasonable</w:t>
      </w:r>
      <w:r>
        <w:rPr/>
        <w:t xml:space="preserve"> in any event within five Working Days. The Supplier shall perform its obligations under this clause with reasonable skill, care and diligence and in accordance with </w:t>
      </w:r>
      <w:r>
        <w:rPr>
          <w:i/>
        </w:rPr>
        <w:t xml:space="preserve">Good Industry Practice</w:t>
      </w:r>
      <w:r>
        <w:rPr/>
        <w:t xml:space="preserve">.</w:t>
      </w:r>
    </w:p>
    <w:p>
      <w:r>
        <w:rPr>
          <w:b/>
        </w:rPr>
        <w:t xml:space="preserve">279.7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The Supplier shall maintain complete and accurate records relating to the audit (module 12) and shall make them available to the Customer on request.</w:t>
      </w:r>
    </w:p>
    <w:p>
      <w:r>
        <w:rPr>
          <w:b/>
        </w:rPr>
        <w:t xml:space="preserve">279.8 </w:t>
      </w:r>
      <w:r>
        <w:rPr/>
        <w:t xml:space="preserve">The Supplier shall maintain complete and accurate records relating to the audit (module 12) and shall make them available to the Customer on request. The Customer may, acting reasonably, request such information from the Supplier as it requires to verify compliance with this clause. The parties shall meet at least quarterly to review performance in relation to the audit (module 12) and agree any improvements required.</w:t>
      </w:r>
      <w:r>
        <w:rPr/>
        <w:t xml:space="preserve"> This obligation survives termination.</w:t>
      </w:r>
    </w:p>
    <w:p>
      <w:r>
        <w:rPr>
          <w:b/>
        </w:rPr>
        <w:t xml:space="preserve">279.9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audit (module 12) and agree any improvements required. Any approval given by the Customer under this clause shall not relieve the Supplier of any of its obligations under this Agreement.</w:t>
      </w:r>
    </w:p>
    <w:p>
      <w:r>
        <w:rPr>
          <w:b/>
        </w:rPr>
        <w:t xml:space="preserve">279.10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280. Warranties (Module 12)</w:t>
      </w:r>
    </w:p>
    <w:p>
      <w:r>
        <w:rPr>
          <w:b/>
        </w:rPr>
        <w:t xml:space="preserve">280.1 </w:t>
      </w:r>
      <w:r>
        <w:rPr/>
        <w:t xml:space="preserve">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280.2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warranties (module 12) and agree any improvements required. Each party shall bear its own costs in connection with the matters described in this clause, save as otherwise expressly provided.</w:t>
      </w:r>
    </w:p>
    <w:p>
      <w:r>
        <w:rPr>
          <w:b/>
        </w:rPr>
        <w:t xml:space="preserve">280.3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280.4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warranties (module 12) and shall make them available to the Customer on request. Nothing in this clause shall limit any other right or remedy of the Customer under this Agreement or at law.</w:t>
      </w:r>
    </w:p>
    <w:p>
      <w:r>
        <w:rPr>
          <w:b/>
        </w:rPr>
        <w:t xml:space="preserve">280.5 </w:t>
      </w:r>
      <w:r>
        <w:rPr/>
        <w:t>The Supplier shall maintain complete and accurate records relating to the warranties (module 12) and shall make them available to the Customer on request. 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w:t>
      </w:r>
    </w:p>
    <w:p>
      <w:r>
        <w:rPr>
          <w:b/>
        </w:rPr>
        <w:t xml:space="preserve">280.6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w:r>
        <w:rPr>
          <w:b/>
        </w:rPr>
        <w:t xml:space="preserve">280.7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280.8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280.9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w:pPr>
        <w:pStyle w:val="Heading1"/>
      </w:pPr>
      <w:r>
        <w:rPr/>
        <w:t>281. Indemnities (Module 12)</w:t>
      </w:r>
    </w:p>
    <w:p>
      <w:r>
        <w:rPr>
          <w:b/>
        </w:rPr>
        <w:t xml:space="preserve">281.1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281.2 </w:t>
      </w:r>
      <w:r>
        <w:rPr/>
        <w:t>The Supplier shall maintain complete and accurate records relating to the indemnities (module 12) and shall make them available to the Customer on request. The Customer may, acting reasonably, request such information from the Supplier as it requires to verify compliance with this clause.</w:t>
      </w:r>
    </w:p>
    <w:p>
      <w:r>
        <w:rPr>
          <w:b/>
        </w:rPr>
        <w:t xml:space="preserve">281.3 </w:t>
      </w:r>
      <w:r>
        <w:rPr/>
        <w:t xml:space="preserve">Any approval given by the Customer under this clause shall not relieve the Supplier </w:t>
      </w:r>
      <w:r>
        <w:rPr>
          <w:b/>
        </w:rPr>
        <w:t xml:space="preserve">of any of it</w:t>
      </w:r>
      <w:r>
        <w:rPr/>
        <w:t xml:space="preserve">s obligations under this Agreement. The Customer may, acting reasonably, request such information from the Supplier as it requires to verify compliance with this clause.</w:t>
      </w:r>
    </w:p>
    <w:p>
      <w:r>
        <w:rPr>
          <w:b/>
        </w:rPr>
        <w:t xml:space="preserve">281.4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indemnities (module 12), it shall notify the Customer promptly and in any event within five Working Days.</w:t>
      </w:r>
    </w:p>
    <w:p>
      <w:r>
        <w:rPr>
          <w:b/>
        </w:rPr>
        <w:t xml:space="preserve">281.5 </w:t>
      </w:r>
      <w:r>
        <w:rPr/>
        <w:t>The parties shall meet at least quarterly to review performance in relation to the indemnities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281.6 </w:t>
      </w:r>
      <w:r>
        <w:rPr/>
        <w:t>The Supplier shall maintain complete and accurate records relating to the indemnities (module 12) and shall make them available to the Customer on request. Each party shall bear its own costs in connection with the matters described in this clause, save as otherwise expressly provided.</w:t>
      </w:r>
    </w:p>
    <w:p>
      <w:r>
        <w:rPr>
          <w:b/>
        </w:rPr>
        <w:t xml:space="preserve">281.7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281.8 </w:t>
      </w:r>
      <w:r>
        <w:rPr/>
        <w:t>The parties shall meet at least quarterly to review performance in relation to the indemnities (module 12) and agree any improvements required. The Customer may, acting reasonably, request such information from the Supplier as it requires to verify compliance with this clause.</w:t>
      </w:r>
    </w:p>
    <w:p>
      <w:r>
        <w:rPr>
          <w:b/>
        </w:rPr>
        <w:t xml:space="preserve">281.9 </w:t>
      </w:r>
      <w:r>
        <w:rPr/>
        <w:t>The Supplier shall maintain complete and accurate records relating to the indemnities (module 12) and shall make them available to the Customer on request. Where the Supplier becomes aware of any matter which may affect the indemnities (module 12), it shall notify the Customer promptly and in any event within five Working Days. Any approval given by the Customer under this clause shall not relieve the Supplier of any of its obligations under this Agreement.</w:t>
      </w:r>
    </w:p>
    <w:p>
      <w:pPr>
        <w:pStyle w:val="Heading1"/>
      </w:pPr>
      <w:r>
        <w:rPr/>
        <w:t>282. Limitation of Liability (Module 12)</w:t>
      </w:r>
    </w:p>
    <w:p>
      <w:r>
        <w:rPr>
          <w:b/>
        </w:rPr>
        <w:t xml:space="preserve">282.1 </w:t>
      </w:r>
      <w:r>
        <w:rPr/>
        <w:t>Where the Supplier becomes aware of any matter which may affect the limitation of liability (module 12), it shall notify the Customer promptly and in any event within five Working Days. Where the Supplier becomes aware of any matter which may affect the limitation of liability (module 12), it shall notify the Customer promptly and in any event within five Working Days. Nothing in this clause shall limit any other right or remedy of the Customer under this Agreement or at law.</w:t>
      </w:r>
    </w:p>
    <w:p>
      <w:r>
        <w:rPr>
          <w:b/>
        </w:rPr>
        <w:t xml:space="preserve">282.2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282.3 </w:t>
      </w:r>
      <w:r>
        <w:rPr/>
        <w:t>Clause 19 applies to any dispute arising under this clause.</w:t>
      </w:r>
    </w:p>
    <w:p>
      <w:r>
        <w:rPr>
          <w:b/>
        </w:rPr>
        <w:t xml:space="preserve">282.4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12) and agree any improvements required.</w:t>
      </w:r>
    </w:p>
    <w:p>
      <w:r>
        <w:rPr>
          <w:b/>
        </w:rPr>
        <w:t xml:space="preserve">282.5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12), it shall notify the Customer promptly and in any event within five Working Days. Each party shall bear its own costs in connection with the matters described in this clause, save as otherwise expressly provided.</w:t>
      </w:r>
    </w:p>
    <w:p>
      <w:r>
        <w:rPr>
          <w:b/>
        </w:rPr>
        <w:t xml:space="preserve">282.6 </w:t>
      </w:r>
      <w:r>
        <w:rPr/>
        <w:t>Subject to Clause 9, the Supplier shall provide the deliverables described in this clause to the Customer.</w:t>
      </w:r>
    </w:p>
    <w:p>
      <w:r>
        <w:rPr>
          <w:b/>
        </w:rPr>
        <w:t xml:space="preserve">282.7 </w:t>
      </w:r>
      <w:r>
        <w:rPr/>
        <w:t>Either party may terminate this Agreement for convenience on not less than thirty (30) days' written notice.</w:t>
      </w:r>
    </w:p>
    <w:p>
      <w:r>
        <w:rPr>
          <w:b/>
        </w:rPr>
        <w:t xml:space="preserve">282.8 </w:t>
      </w:r>
      <w:r>
        <w:rPr/>
        <w:t xml:space="preserve">The Supplier shall perform its obligations under this clause with reasonable skill, care and diligence and in accordance </w:t>
      </w:r>
      <w:r>
        <w:rPr/>
        <w:t xml:space="preserve">reasonable</w:t>
      </w:r>
      <w:r>
        <w:rPr/>
        <w:t xml:space="preserve"> </w:t>
      </w:r>
      <w:r>
        <w:rPr>
          <w:i/>
        </w:rPr>
        <w:t xml:space="preserve">Good Industry Practice</w:t>
      </w:r>
      <w:r>
        <w:rPr/>
        <w:t xml:space="preserve">. The parties shall meet at least quarterly to review performance in relation to the limitation of liability (module 12) and agree any improvements required. The Supplier shall perform its obligations under this clause with reasonable skill, care and diligence and in accordance with Good Industry Practice. The Supplier shall maintain complete and accurate records relating to the limitation of liability (module 12) and shall make them available to the Customer on request.</w:t>
      </w:r>
    </w:p>
    <w:p>
      <w:r>
        <w:rPr>
          <w:b/>
        </w:rPr>
        <w:t xml:space="preserve">282.9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limitation of liability (module 12), it shall notify the Customer promptly and in any event within five Working Days.</w:t>
      </w:r>
    </w:p>
    <w:p>
      <w:pPr>
        <w:pStyle w:val="Heading1"/>
      </w:pPr>
      <w:r>
        <w:rPr/>
        <w:t>283. Insurance (Module 12)</w:t>
      </w:r>
    </w:p>
    <w:p>
      <w:r>
        <w:rPr>
          <w:b/>
        </w:rPr>
        <w:t xml:space="preserve">283.1 </w:t>
      </w:r>
      <w:r>
        <w:rPr/>
        <w:t xml:space="preserve">The Supplier shall maintain complete and accurate records relating to the insurance (module 12)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insurance (module 12) and shall make them available to the Customer on request.</w:t>
      </w:r>
    </w:p>
    <w:p>
      <w:r>
        <w:rPr>
          <w:b/>
        </w:rPr>
        <w:t xml:space="preserve">283.2 </w:t>
      </w:r>
      <w:r>
        <w:rPr/>
        <w:t>Where the Supplier becomes aware of any matter which may affect the insurance (module 12),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283.3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insurance (module 12), it shall notify the Customer promptly and in any event within five Working Days. The Supplier shall perform its obligations under this clause with reasonable skill, care and diligence and in accordance with Good Industry Practice.</w:t>
      </w:r>
    </w:p>
    <w:p>
      <w:r>
        <w:rPr>
          <w:b/>
        </w:rPr>
        <w:t xml:space="preserve">283.4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283.5 </w:t>
      </w:r>
      <w:r>
        <w:rPr/>
        <w:t>Any approval given by the Customer under this clause shall not relieve the Supplier of any of its obligations under this Agreement. 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parties shall meet at least quarterly to review performance in relation to the insurance (module 12) and agree any improvements required.</w:t>
      </w:r>
    </w:p>
    <w:p>
      <w:r>
        <w:rPr>
          <w:b/>
        </w:rPr>
        <w:t xml:space="preserve">283.6 </w:t>
      </w:r>
      <w:r>
        <w:rPr/>
        <w:t>Nothing in this clause shall limit any other right or remedy of the Customer under this Agreement or at law. The Supplier shall maintain complete and accurate records relating to the insurance (module 12) and shall make them available to the Customer on request.</w:t>
      </w:r>
    </w:p>
    <w:p>
      <w:r>
        <w:rPr>
          <w:b/>
        </w:rPr>
        <w:t xml:space="preserve">283.7 </w:t>
      </w:r>
      <w:r>
        <w:rPr/>
        <w:t>Subject to Clause 9.2, the Supplier shall provide the deliverables described in this clause to the Customer.</w:t>
      </w:r>
    </w:p>
    <w:p>
      <w:r>
        <w:rPr>
          <w:b/>
        </w:rPr>
        <w:t xml:space="preserve">283.8 </w:t>
      </w:r>
      <w:r>
        <w:rPr/>
        <w:t xml:space="preserve">The Supplier shall maintain complete and accurate records relating to the insurance (module 12)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283.9 </w:t>
      </w:r>
      <w:r>
        <w:rPr/>
        <w:t>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Supplier shall maintain complete and accurate records relating to the insurance (module 12) and shall make them available to the Customer on request. The Customer may, acting reasonably, request such information from the Supplier as it requires to verify compliance with this clause.</w:t>
      </w:r>
    </w:p>
    <w:p>
      <w:r>
        <w:rPr>
          <w:b/>
        </w:rPr>
        <w:t xml:space="preserve">283.10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284. Force Majeure (Module 12)</w:t>
      </w:r>
    </w:p>
    <w:p>
      <w:r>
        <w:rPr>
          <w:b/>
        </w:rPr>
        <w:t xml:space="preserve">284.1 </w:t>
      </w:r>
      <w:r>
        <w:rPr/>
        <w:t xml:space="preserve">The Customer may, acting reasonably, request such information from the Supplier as </w:t>
      </w:r>
      <w:r>
        <w:rPr/>
        <w:t xml:space="preserve">reasonable</w:t>
      </w:r>
      <w:r>
        <w:rPr/>
        <w:t xml:space="preserve"> requires to verify compliance with this clause.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284.2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force majeure (module 12), it shall notify the Customer promptly and in any event within five Working Days. The parties shall meet at least quarterly to review performance in relation to the force majeure (module 12) and agree any improvements required.</w:t>
      </w:r>
    </w:p>
    <w:p>
      <w:r>
        <w:rPr>
          <w:b/>
        </w:rPr>
        <w:t xml:space="preserve">284.4 </w:t>
      </w:r>
      <w:r>
        <w:rPr/>
        <w:t xml:space="preserve">The parties shall meet at least quarterly to review performance in relation to the force majeure (module 12)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Supplier shall perform its obligations under this clause with reasonable skill, care and diligence and in accordance with Good Industry Practice.</w:t>
      </w:r>
    </w:p>
    <w:p>
      <w:r>
        <w:rPr>
          <w:b/>
        </w:rPr>
        <w:t xml:space="preserve">284.6 </w:t>
      </w:r>
      <w:r>
        <w:rPr/>
        <w:t xml:space="preserve">The parties shall meet at least quarterly to review performance in relation to the force majeure (module 12) and agree any improvements required. The Customer may, acting reasonably, request such information from the Supplier as it requires to verify compliance with this clause. The parties shall meet at least quarterly to review performance in relation to the force majeure (module 12) and agree any improvements required. Where the Supplier becomes aware of any matter which may affect the force majeure (module 12), it shall notify the Customer promptly and in any event within five Working Days.</w:t>
      </w:r>
      <w:r>
        <w:rPr/>
        <w:t xml:space="preserve"> This obligation survives termination.</w:t>
      </w:r>
    </w:p>
    <w:p>
      <w:r>
        <w:rPr>
          <w:b/>
        </w:rPr>
        <w:t xml:space="preserve">284.7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2"/>
        <w:pPrChange w:id="20012" w:author="Helena Voss" w:date="2026-09-28T08:30:09Z">
          <w:pPr/>
        </w:pPrChange>
      </w:pPr>
      <w:r>
        <w:rPr>
          <w:b/>
        </w:rPr>
        <w:t xml:space="preserve">284.8 </w:t>
      </w:r>
      <w:r>
        <w:rPr/>
        <w:t xml:space="preserve">The Supplier shall maintain complete and accurate records relating to the force majeure (module 12)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Customer may, acting reasonably, request such information from the Supplier as it requires to verify compliance with this clause.</w:t>
      </w:r>
    </w:p>
    <w:p>
      <w:pPr>
        <w:pStyle w:val="Heading1"/>
      </w:pPr>
      <w:r>
        <w:rPr/>
        <w:t>285. Subcontracting (Module 12)</w:t>
      </w:r>
    </w:p>
    <w:p>
      <w:r>
        <w:rPr>
          <w:b/>
        </w:rPr>
        <w:t xml:space="preserve">285.1 </w:t>
      </w:r>
      <w:r>
        <w:rPr/>
        <w:t>Where the Supplier becomes aware of any matter which may affect the subcontracting (module 12), it shall notify the Customer promptly and in any event within five Working Days. The parties shall meet at least quarterly to review performance in relation to the subcontracting (module 12) and agree any improvements required.</w:t>
      </w:r>
    </w:p>
    <w:p>
      <w:r>
        <w:rPr>
          <w:b/>
        </w:rPr>
        <w:t xml:space="preserve">285.2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12), it shall notify the Customer promptly and in any event within five Working Days. Any approval given by the Customer under this clause shall not relieve the Supplier of any of its obligations under this Agreement.</w:t>
      </w:r>
    </w:p>
    <w:p>
      <w:pPr>
        <w:rPr/>
      </w:pPr>
      <w:r>
        <w:rPr/>
        <w:t xml:space="preserve">3247.A The Parties shall co-operate in good faith.</w:t>
      </w:r>
    </w:p>
    <w:p>
      <w:r>
        <w:rPr>
          <w:b/>
        </w:rPr>
        <w:t xml:space="preserve">285.3 </w:t>
      </w:r>
      <w:r>
        <w:rPr/>
        <w:t>The parties shall meet at least quarterly to review performance in relation to the subcontracting (module 12) and agree any improvements required. Nothing in this clause shall limit any other right or remedy of the Customer under this Agreement or at law. The Supplier shall maintain complete and accurate records relating to the subcontracting (module 12) and shall make them available to the Customer on request.</w:t>
      </w:r>
    </w:p>
    <w:p>
      <w:r>
        <w:rPr>
          <w:b/>
        </w:rPr>
        <w:t xml:space="preserve">285.4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285.5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12) and shall make them available to the Customer on request. Where the Supplier becomes aware of any matter which may affect the subcontracting (module 12), it shall notify the Customer promptly and in any event within five Working Days.</w:t>
      </w:r>
    </w:p>
    <w:p>
      <w:r>
        <w:rPr>
          <w:b/>
        </w:rPr>
        <w:t xml:space="preserve">285.6 </w:t>
      </w:r>
      <w:r>
        <w:rPr/>
        <w:t xml:space="preserve">The parties shall meet at least quarterly to review performance in relation to the subcontracting (module 12)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12) and agree any improvements required. Any approval given by the Customer under this clause shall not relieve the Supplier of any of its obligations under this Agreement.</w:t>
      </w:r>
    </w:p>
    <w:p>
      <w:r>
        <w:rPr>
          <w:b/>
        </w:rPr>
        <w:t xml:space="preserve">285.7 </w:t>
      </w:r>
      <w:r>
        <w:rPr/>
        <w:t>Each party shall bear its own costs in connection with the matters described in this clause, save as otherwise expressly provided. 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285.8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285.9 </w:t>
      </w:r>
      <w:r>
        <w:rPr/>
        <w:t>The Supplier shall remedy any material breach within 30 days of written notice requiring it to do so.</w:t>
      </w:r>
    </w:p>
    <w:p>
      <w:r>
        <w:rPr>
          <w:b/>
        </w:rPr>
        <w:t xml:space="preserve">285.10 </w:t>
      </w:r>
      <w:r>
        <w:rPr/>
        <w:t>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w:t>
      </w:r>
    </w:p>
    <w:p>
      <w:r>
        <w:rPr>
          <w:b/>
        </w:rPr>
        <w:t xml:space="preserve">285.11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285.12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286. Assignment (Module 12)</w:t>
      </w:r>
    </w:p>
    <w:p>
      <w:r>
        <w:rPr>
          <w:b/>
        </w:rPr>
        <w:t xml:space="preserve">286.1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Where the Supplier becomes aware of any matter which may affect the assignment (module 12), it shall notify the Customer promptly and in any event within five Working Days.</w:t>
      </w:r>
    </w:p>
    <w:p>
      <w:r>
        <w:rPr>
          <w:b/>
        </w:rPr>
        <w:t xml:space="preserve">286.2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286.3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286.4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286.5 </w:t>
      </w:r>
      <w:r>
        <w:rPr/>
        <w:t>The parties shall meet at least quarterly to review performance in relation to the assignment (module 12) and agree any improvements required. The Customer may, acting reasonably, request such information from the Supplier as it requires to verify compliance with this clause.</w:t>
      </w:r>
    </w:p>
    <w:p>
      <w:r>
        <w:rPr>
          <w:b/>
        </w:rPr>
        <w:t xml:space="preserve">286.6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286.7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286.8 </w:t>
      </w:r>
      <w:r>
        <w:rPr/>
        <w:t xml:space="preserve">The parties shall meet at least quarterly to review performance in relation to the assignment (module 12) and agree any improvements required. The parties shall meet at least quarterly to review performance in relation to the assignment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286.9 </w:t>
      </w:r>
      <w:r>
        <w:rPr/>
        <w:t>Any approval given by the Customer under this clause shall not relieve the Supplier of any of its obligations under this Agreement. The Supplier shall maintain complete and accurate records relating to the assignment (module 12) and shall make them available to the Customer on request. The Customer may, acting reasonably, request such information from the Supplier as it requires to verify compliance with this clause.</w:t>
      </w:r>
    </w:p>
    <w:p>
      <w:r>
        <w:rPr>
          <w:b/>
        </w:rPr>
        <w:t xml:space="preserve">286.10 </w:t>
      </w:r>
      <w:r>
        <w:rPr/>
        <w:t>Any approval given by the Customer under this clause shall not relieve the Supplier of any of its obligations under this Agreement. Where the Supplier becomes aware of any matter which may affect the assignment (module 12), it shall notify the Customer promptly and in any event within five Working Days. The Supplier shall maintain complete and accurate records relating to the assignment (module 12) and shall make them available to the Customer on request.</w:t>
      </w:r>
    </w:p>
    <w:p>
      <w:r>
        <w:rPr>
          <w:b/>
        </w:rPr>
        <w:t xml:space="preserve">286.11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286.12 </w:t>
      </w:r>
      <w:r>
        <w:rPr/>
        <w:t>Each party shall bear its own costs in connection with the matters described in this clause, save as otherwise expressly provided. Where the Supplier becomes aware of any matter which may affect the assignment (module 12), it shall notify the Customer promptly and in any event within five Working Days. Each party shall bear its own costs in connection with the matters described in this clause, save as otherwise expressly provided.</w:t>
      </w:r>
    </w:p>
    <w:p>
      <w:pPr>
        <w:pStyle w:val="Heading1"/>
      </w:pPr>
      <w:r>
        <w:rPr/>
        <w:t>287. Dispute Resolution (Module 12)</w:t>
      </w:r>
    </w:p>
    <w:p>
      <w:r>
        <w:rPr>
          <w:b/>
        </w:rPr>
        <w:t xml:space="preserve">287.1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287.2 </w:t>
      </w:r>
      <w:r>
        <w:rPr/>
        <w:t>The Supplier shall maintain complete and accurate records relating to the dispute resolution (module 12)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287.3 </w:t>
      </w:r>
      <w:r>
        <w:rPr/>
        <w:t>The parties shall meet at least quarterly to review performance in relation to the dispute resolution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287.4 </w:t>
      </w:r>
      <w:r>
        <w:rPr/>
        <w:t xml:space="preserve">The parties shall meet at least quarterly to review performance in relation to the dispute resolution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r>
        <w:rPr/>
        <w:t xml:space="preserve"> This obligation survives termination.</w:t>
      </w:r>
    </w:p>
    <w:p>
      <w:r>
        <w:rPr>
          <w:b/>
        </w:rPr>
        <w:t xml:space="preserve">287.5 </w:t>
      </w:r>
      <w:r>
        <w:rPr/>
        <w:t xml:space="preserve">Any approval given by the Customer under this clause shall not relieve the Supplier of any of its obligations under this Agreement. The parties shall meet at least quarterly to review performance in relation to the dispute resolution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12), it shall notify the Customer promptly and in any event within five Working Days.</w:t>
      </w:r>
    </w:p>
    <w:p>
      <w:r>
        <w:rPr>
          <w:b/>
        </w:rPr>
        <w:t xml:space="preserve">287.6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287.7 </w:t>
      </w:r>
      <w:r>
        <w:rPr/>
        <w:t>Clause 19 applies to any dispute arising under this clause.</w:t>
      </w:r>
    </w:p>
    <w:p>
      <w:r>
        <w:rPr>
          <w:b/>
        </w:rPr>
        <w:t xml:space="preserve">287.8 </w:t>
      </w:r>
      <w:r>
        <w:rPr/>
        <w:t xml:space="preserve">Subject to Clause 9.4, the Suppl</w:t>
      </w:r>
      <w:r>
        <w:rPr>
          <w:b/>
        </w:rPr>
        <w:t xml:space="preserve">ier shall pr</w:t>
      </w:r>
      <w:r>
        <w:rPr/>
        <w:t xml:space="preserve">ovide the deliverables described in this clause to the Customer.</w:t>
      </w:r>
    </w:p>
    <w:p>
      <w:pPr>
        <w:pStyle w:val="Heading1"/>
      </w:pPr>
      <w:r>
        <w:rPr/>
        <w:t>288. Notices (Module 12)</w:t>
      </w:r>
    </w:p>
    <w:p>
      <w:r>
        <w:rPr>
          <w:b/>
        </w:rPr>
        <w:t xml:space="preserve">288.1 </w:t>
      </w:r>
      <w:r>
        <w:rPr/>
        <w:t xml:space="preserve">Nothing in this clause shall limit any other right or remedy of the Customer under this Agreement or at law. The Supplier shall perform its obligations under this clause with reasonable skill, care and diligence </w:t>
      </w:r>
      <w:r>
        <w:rPr/>
        <w:t xml:space="preserve">reasonable</w:t>
      </w:r>
      <w:r>
        <w:rPr/>
        <w:t xml:space="preserve"> in accordance with </w:t>
      </w:r>
      <w:r>
        <w:rPr>
          <w:i/>
        </w:rPr>
        <w:t xml:space="preserve">Good Industry Practice</w:t>
      </w:r>
      <w:r>
        <w:rPr/>
        <w:t xml:space="preserve">. The Supplier shall perform its obligations under this clause with reasonable skill, care and diligence and in accordance with Good Industry Practice.</w:t>
      </w:r>
    </w:p>
    <w:p>
      <w:r>
        <w:rPr>
          <w:b/>
        </w:rPr>
        <w:t xml:space="preserve">288.2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288.3 </w:t>
      </w:r>
      <w:r>
        <w:rPr/>
        <w:t xml:space="preserve">The parties shall meet at least </w:t>
      </w:r>
      <w:del w:id="9145" w:author="Helena Voss" w:date="2026-09-28T08:30:09Z">
        <w:r>
          <w:rPr/>
          <w:delText xml:space="preserve">quarterly</w:delText>
        </w:r>
      </w:del>
      <w:ins w:id="9146" w:author="Helena Voss" w:date="2026-09-28T08:30:09Z">
        <w:r>
          <w:rPr/>
          <w:t xml:space="preserve">reasonable</w:t>
        </w:r>
      </w:ins>
      <w:r>
        <w:rPr/>
        <w:t xml:space="preserve"> to review performance in relation to the notices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288.4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288.5 </w:t>
      </w:r>
      <w:r>
        <w:rPr/>
        <w:t xml:space="preserve">The parties shall meet at least quarterly to review performance in relation to the notices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288.6 </w:t>
      </w:r>
      <w:r>
        <w:rPr/>
        <w:t>The parties shall meet at least quarterly to review performance in relation to the notices (module 12) and agree any improvements required. Nothing in this clause shall limit any other right or remedy of the Customer under this Agreement or at law. Where the Supplier becomes aware of any matter which may affect the notices (module 12), it shall notify the Customer promptly and in any event within five Working Days. Nothing in this clause shall limit any other right or remedy of the Customer under this Agreement or at law.</w:t>
      </w:r>
    </w:p>
    <w:p>
      <w:r>
        <w:rPr>
          <w:b/>
        </w:rPr>
        <w:t xml:space="preserve">288.7 </w:t>
      </w:r>
      <w:r>
        <w:rPr/>
        <w:t>Clause 29.1 applies to any dispute arising under this clause.</w:t>
      </w:r>
    </w:p>
    <w:p>
      <w:r>
        <w:rPr>
          <w:b/>
        </w:rPr>
        <w:t xml:space="preserve">288.8 </w:t>
      </w:r>
      <w:r>
        <w:rPr/>
        <w:t>The Supplier shall maintain complete and accurate records relating to the notices (module 12)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288.9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288.10 </w:t>
      </w:r>
      <w:r>
        <w:rPr/>
        <w:t xml:space="preserve">The Supplier shall maintain complete and accurate records relating to the notices (module 12) and shall make them available to the Customer on request. The Supplier shall maintain complete and accurate records relating to the notices (module 12) and shall make them available to the Customer on request.</w:t>
      </w:r>
      <w:r>
        <w:rPr/>
        <w:t xml:space="preserve"> This obligation survives termination.</w:t>
      </w:r>
      <w:ins w:id="9140" w:author="Helena Voss" w:date="2026-09-28T08:30:09Z">
        <w:r>
          <w:rPr/>
          <w:t xml:space="preserve"> This obligation survives termination.</w:t>
        </w:r>
      </w:ins>
    </w:p>
    <w:p>
      <w:pPr>
        <w:pStyle w:val="Heading1"/>
      </w:pPr>
      <w:r>
        <w:rPr/>
        <w:t>289. Governing Law (Module 12)</w:t>
      </w:r>
    </w:p>
    <w:p>
      <w:r>
        <w:rPr>
          <w:b/>
        </w:rPr>
        <w:t xml:space="preserve">289.1 </w:t>
      </w:r>
      <w:r>
        <w:rPr/>
        <w:t>Any approval given by the Customer under this clause shall not relieve the Supplier of any of its obligations under this Agreement. Where the Supplier becomes aware of any matter which may affect the governing law (module 12),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w:t>
      </w:r>
    </w:p>
    <w:p>
      <w:r>
        <w:rPr>
          <w:b/>
        </w:rPr>
        <w:t xml:space="preserve">289.2 </w:t>
      </w:r>
      <w:r>
        <w:rPr/>
        <w:t xml:space="preserve">Each party shall bear its own costs in connection with the matters described in this clause, save as otherwise expressly provided. Where the Supplier becomes aware of any </w:t>
      </w:r>
      <w:del w:id="9081" w:author="Helena Voss" w:date="2026-09-28T08:30:09Z">
        <w:r>
          <w:rPr/>
          <w:delText xml:space="preserve">matter</w:delText>
        </w:r>
      </w:del>
      <w:ins w:id="9082" w:author="Helena Voss" w:date="2026-09-28T08:30:09Z">
        <w:r>
          <w:rPr/>
          <w:t xml:space="preserve">reasonable</w:t>
        </w:r>
      </w:ins>
      <w:r>
        <w:rPr/>
        <w:t xml:space="preserve"> which may affect the governing law (module 12), it shall notify the Customer promptly and in any event within five Working Days.</w:t>
      </w:r>
    </w:p>
    <w:p>
      <w:r>
        <w:rPr>
          <w:b/>
        </w:rPr>
        <w:t xml:space="preserve">289.3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289.4 </w:t>
      </w:r>
      <w:r>
        <w:rPr/>
        <w:t xml:space="preserve">Where the Supplier becomes aware of any matter which may affect the governing law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289.5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289.6 </w:t>
      </w:r>
      <w:r>
        <w:rPr/>
        <w:t xml:space="preserve">Each party shall bear its own costs in connection with the matters described in thi</w:t>
      </w:r>
      <w:r>
        <w:rPr>
          <w:b/>
        </w:rPr>
        <w:t xml:space="preserve">s clause, sa</w:t>
      </w:r>
      <w:r>
        <w:rPr/>
        <w:t xml:space="preserve">ve as otherwise expressly provided. Each party shall bear its own costs in connection with the matters described in this clause, save as otherwise expressly provided.</w:t>
      </w:r>
    </w:p>
    <w:p>
      <w:r>
        <w:rPr>
          <w:b/>
        </w:rPr>
        <w:t xml:space="preserve">289.7 </w:t>
      </w:r>
      <w:r>
        <w:rPr/>
        <w:t>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 Where the Supplier becomes aware of any matter which may affect the governing law (module 12), it shall notify the Customer promptly and in any event within five Working Days.</w:t>
      </w:r>
    </w:p>
    <w:p>
      <w:r>
        <w:rPr>
          <w:b/>
        </w:rPr>
        <w:t xml:space="preserve">289.8 </w:t>
      </w:r>
      <w:r>
        <w:rPr/>
        <w:t>The Supplier shall retain all Customer Data for 30 days after termination before secure deletion.</w:t>
      </w:r>
    </w:p>
    <w:p>
      <w:r>
        <w:rPr>
          <w:b/>
        </w:rPr>
        <w:t xml:space="preserve">289.9 </w:t>
      </w:r>
      <w:r>
        <w:rPr/>
        <w:t xml:space="preserve">The Supplier shall maintain complete and accurate records relating to the governing law (module 12)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pPr>
        <w:pStyle w:val="Heading1"/>
      </w:pPr>
      <w:r>
        <w:rPr/>
        <w:t>290. Services (Module 13)</w:t>
      </w:r>
    </w:p>
    <w:p>
      <w:r>
        <w:rPr>
          <w:b/>
        </w:rPr>
        <w:t xml:space="preserve">290.1 </w:t>
      </w:r>
      <w:r>
        <w:rPr/>
        <w:t>Nothing in this clause shall limit any other right or remedy of the Customer under this Agreement or at law. Where the Supplier becomes aware of any matter which may affect the services (module 13),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290.2 </w:t>
      </w:r>
      <w:r>
        <w:rPr/>
        <w:t>Where the Supplier becomes aware of any matter which may affect the services (module 13), it shall notify the Customer promptly and in any event within five Working Days. The Supplier shall maintain complete and accurate records relating to the services (module 13) and shall make them available to the Customer on request. The Supplier shall maintain complete and accurate records relating to the services (module 13) and shall make them available to the Customer on request. Where the Supplier becomes aware of any matter which may affect the services (module 13), it shall notify the Customer promptly and in any event within five Working Days.</w:t>
      </w:r>
    </w:p>
    <w:p>
      <w:pPr>
        <w:rPr/>
      </w:pPr>
      <w:r>
        <w:rPr/>
        <w:t xml:space="preserve">3303.A The Parties shall co-operate in good faith.</w:t>
      </w:r>
    </w:p>
    <w:p>
      <w:r>
        <w:rPr>
          <w:b/>
        </w:rPr>
        <w:t xml:space="preserve">290.3 </w:t>
      </w:r>
      <w:r>
        <w:rPr/>
        <w:t xml:space="preserve">The Supplier shall maintain complete and accurate records relating to the services (module 13)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290.4 </w:t>
      </w:r>
      <w:r>
        <w:rPr/>
        <w:t>Where the Supplier becomes aware of any matter which may affect the services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services (module 13), it shall notify the Customer promptly and in any event within five Working Days.</w:t>
      </w:r>
    </w:p>
    <w:p>
      <w:r>
        <w:rPr>
          <w:b/>
        </w:rPr>
        <w:t xml:space="preserve">290.5 </w:t>
      </w:r>
      <w:r>
        <w:rPr/>
        <w:t xml:space="preserve">The Supplier shall maintain complete and accurate records relating to the services (module 13) and shall make them available to the Customer on request. The parties shall meet at least quarte</w:t>
      </w:r>
      <w:r>
        <w:rPr>
          <w:b/>
        </w:rPr>
        <w:t xml:space="preserve">rly to revie</w:t>
      </w:r>
      <w:r>
        <w:rPr/>
        <w:t xml:space="preserve">w performance in relation to the services (module 13) and agree any improvements required.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w:r>
        <w:rPr>
          <w:b/>
        </w:rPr>
        <w:t xml:space="preserve">290.6 </w:t>
      </w:r>
      <w:r>
        <w:rPr/>
        <w:t>Each party shall bear its own costs in connection with the matters described in this clause, save as otherwise expressly provided. The Supplier shall maintain complete and accurate records relating to the services (module 13) and shall make them available to the Customer on request. Each party shall bear its own costs in connection with the matters described in this clause, save as otherwise expressly provided.</w:t>
      </w:r>
    </w:p>
    <w:p>
      <w:r>
        <w:rPr>
          <w:b/>
        </w:rPr>
        <w:t xml:space="preserve">290.7 </w:t>
      </w:r>
      <w:r>
        <w:rPr/>
        <w:t xml:space="preserve">Nothing in this clause shall limit any other right or remedy of the Customer under this Agreement or at law. Where the Supplier becomes aware of any matter which may affect the services (</w:t>
      </w:r>
      <w:r>
        <w:rPr>
          <w:b/>
        </w:rPr>
        <w:t xml:space="preserve">module 13), </w:t>
      </w:r>
      <w:r>
        <w:rPr/>
        <w:t xml:space="preserve">it shall notify the Customer promptly and in any event within five Working Days.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w:r>
        <w:rPr>
          <w:b/>
        </w:rPr>
        <w:t xml:space="preserve">290.8 </w:t>
      </w:r>
      <w:r>
        <w:rPr/>
        <w:t>The Supplier shall maintain complete and accurate records relating to the services (module 13)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291. Service Levels (Module 13)</w:t>
      </w:r>
    </w:p>
    <w:p>
      <w:r>
        <w:rPr>
          <w:b/>
        </w:rPr>
        <w:t xml:space="preserve">291.1 </w:t>
      </w:r>
      <w:r>
        <w:rPr/>
        <w:t xml:space="preserve">The Supplier shall maintain complete and accurate records relating to the service levels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291.2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Each party shall bear its own costs in connection with the matters described in this clause, save as otherwise expressly provided.</w:t>
      </w:r>
      <w:ins w:id="9096" w:author="Helena Voss" w:date="2026-09-28T08:30:09Z">
        <w:r>
          <w:rPr/>
          <w:t xml:space="preserve"> This obligation survives termination.</w:t>
        </w:r>
      </w:ins>
    </w:p>
    <w:p>
      <w:r>
        <w:rPr>
          <w:b/>
        </w:rPr>
        <w:t xml:space="preserve">291.3 </w:t>
      </w:r>
      <w:r>
        <w:rPr/>
        <w:t>The Supplier shall maintain complete and accurate records relating to the service levels (module 13) and shall make them available to the Customer on request. Where the Supplier becomes aware of any matter which may affect the service levels (module 13), it shall notify the Customer promptly and in any event within five Working Days. Each party shall bear its own costs in connection with the matters described in this clause, save as otherwise expressly provided.</w:t>
      </w:r>
    </w:p>
    <w:p>
      <w:r>
        <w:rPr>
          <w:b/>
        </w:rPr>
        <w:t xml:space="preserve">291.4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291.5 </w:t>
      </w:r>
      <w:r>
        <w:rPr/>
        <w:t>Nothing in this clause shall limit any other right or remedy of the Customer under this Agreement or at law. The parties shall meet at least quarterly to review performance in relation to the service levels (module 13) and agree any improvements required. The parties shall meet at least quarterly to review performance in relation to the service levels (module 13) and agree any improvements required. The Customer may, acting reasonably, request such information from the Supplier as it requires to verify compliance with this clause.</w:t>
      </w:r>
    </w:p>
    <w:p>
      <w:r>
        <w:rPr>
          <w:b/>
        </w:rPr>
        <w:t xml:space="preserve">291.6 </w:t>
      </w:r>
      <w:r>
        <w:rPr/>
        <w:t xml:space="preserve">The Supplier shall maintain complete and accurate records relating to the service levels (module 13)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291.7 </w:t>
      </w:r>
      <w:r>
        <w:rPr/>
        <w:t xml:space="preserve">Nothing in this clause shall limit any other right or remedy of the Customer under this Agreement or at law. Where the Supplier becomes aware of any matter which may affect the service levels (module 13), it shall notify the Customer </w:t>
      </w:r>
      <w:r>
        <w:rPr/>
        <w:t xml:space="preserve">reasonable</w:t>
      </w:r>
      <w:r>
        <w:rPr/>
        <w:t xml:space="preserve"> and in any event within five Working Days. The Customer may, acting reasonably, request such information from the Supplier as it requires to verify compliance with this clause.</w:t>
      </w:r>
    </w:p>
    <w:p>
      <w:r>
        <w:rPr>
          <w:b/>
        </w:rPr>
        <w:t xml:space="preserve">291.8 </w:t>
      </w:r>
      <w:r>
        <w:rPr/>
        <w:t>Nothing in this clause shall limit any other right or remedy of the Customer under this Agreement or at law. The Supplier shall maintain complete and accurate records relating to the service levels (module 13) and shall make them available to the Customer on request.</w:t>
      </w:r>
    </w:p>
    <w:p>
      <w:r>
        <w:rPr>
          <w:b/>
        </w:rPr>
        <w:t xml:space="preserve">291.9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291.10 </w:t>
      </w:r>
      <w:r>
        <w:rPr/>
        <w:t>Subject to Clause 9.4, the Supplier shall provide the deliverables described in this clause to the Customer.</w:t>
      </w:r>
    </w:p>
    <w:p>
      <w:r>
        <w:rPr>
          <w:b/>
        </w:rPr>
        <w:t xml:space="preserve">291.11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service levels (module 13) and agree any improvements required.</w:t>
      </w:r>
      <w:ins w:id="9009" w:author="Helena Voss" w:date="2026-09-28T08:30:09Z">
        <w:r>
          <w:rPr/>
          <w:t xml:space="preserve"> This obligation survives termination.</w:t>
        </w:r>
      </w:ins>
    </w:p>
    <w:p>
      <w:r>
        <w:rPr>
          <w:b/>
        </w:rPr>
        <w:t xml:space="preserve">291.12 </w:t>
      </w:r>
      <w:r>
        <w:rPr/>
        <w:t xml:space="preserve">Each party shall bear its own costs in connection with the matters described in this clause, save as otherwise expressly provided. The Supplier shall maintain complete and accurate records relating to the service levels (module 13) and shall make them available to the Customer on request.</w:t>
      </w:r>
      <w:r>
        <w:rPr/>
        <w:t xml:space="preserve"> This obligation survives termination.</w:t>
      </w:r>
      <w:r>
        <w:rPr/>
        <w:t xml:space="preserve"> This obligation survives termination.</w:t>
      </w:r>
    </w:p>
    <w:p>
      <w:r>
        <w:rPr>
          <w:b/>
        </w:rPr>
        <w:t xml:space="preserve">291.13 </w:t>
      </w:r>
      <w:r>
        <w:rPr/>
        <w:t xml:space="preserve">Each party shall bear its own costs in connection with the matters described in this clause, save as otherwise expressly provided. Nothing in this clause shall limit any other right or remedy of the </w:t>
      </w:r>
      <w:del w:id="9069" w:author="Helena Voss" w:date="2026-09-28T08:30:09Z">
        <w:r>
          <w:rPr/>
          <w:delText xml:space="preserve">Customer</w:delText>
        </w:r>
      </w:del>
      <w:ins w:id="9070" w:author="Helena Voss" w:date="2026-09-28T08:30:09Z">
        <w:r>
          <w:rPr/>
          <w:t xml:space="preserve">reasonable</w:t>
        </w:r>
      </w:ins>
      <w:r>
        <w:rPr/>
        <w:t xml:space="preserve"> under this Agreement or at law.</w:t>
      </w:r>
    </w:p>
    <w:p>
      <w:pPr>
        <w:pStyle w:val="Heading1"/>
      </w:pPr>
      <w:r>
        <w:rPr/>
        <w:t>292. Personnel (Module 13)</w:t>
      </w:r>
    </w:p>
    <w:p>
      <w:r>
        <w:rPr>
          <w:b/>
        </w:rPr>
        <w:t xml:space="preserve">292.1 </w:t>
      </w:r>
      <w:r>
        <w:rPr/>
        <w:t>Any approval given by the Customer under this clause shall not relieve the Supplier of any of its obligations under this Agreement. The parties shall meet at least quarterly to review performance in relation to the personnel (module 13) and agree any improvements required. Any approval given by the Customer under this clause shall not relieve the Supplier of any of its obligations under this Agreement.</w:t>
      </w:r>
    </w:p>
    <w:p>
      <w:r>
        <w:rPr>
          <w:b/>
        </w:rPr>
        <w:t xml:space="preserve">292.2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292.3 </w:t>
      </w:r>
      <w:r>
        <w:rPr/>
        <w:t xml:space="preserve">Where the Supplier becomes aware of any matter which may affect the personnel (module 13),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292.4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292.5 </w:t>
      </w:r>
      <w:r>
        <w:rPr/>
        <w:t>The Supplier shall maintain complete and accurate records relating to the personnel (module 13) and shall make them available to the Customer on request. The parties shall meet at least quarterly to review performance in relation to the personnel (module 13) and agree any improvements required.</w:t>
      </w:r>
    </w:p>
    <w:p>
      <w:r>
        <w:rPr>
          <w:b/>
        </w:rPr>
        <w:t xml:space="preserve">292.6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292.7 </w:t>
      </w:r>
      <w:r>
        <w:rPr/>
        <w:t>The Supplier shall maintain complete and accurate records relating to the personnel (module 13) and shall make them available to the Customer on request. The Customer may, acting reasonably, request such information from the Supplier as it requires to verify compliance with this clause.</w:t>
      </w:r>
    </w:p>
    <w:p>
      <w:r>
        <w:rPr>
          <w:b/>
        </w:rPr>
        <w:t xml:space="preserve">292.8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292.9 </w:t>
      </w:r>
      <w:r>
        <w:rPr/>
        <w:t>Subject to Clause 9.2, the Supplier shall provide the deliverables described in this clause to the Customer.</w:t>
      </w:r>
    </w:p>
    <w:p>
      <w:r>
        <w:rPr>
          <w:b/>
        </w:rPr>
        <w:t xml:space="preserve">292.11 </w:t>
      </w:r>
      <w:r>
        <w:rPr/>
        <w:t xml:space="preserve">The parties shall meet at least quarterly to review performance in relation to the personnel (module 13)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293. Customer Obligations (Module 13)</w:t>
      </w:r>
    </w:p>
    <w:p>
      <w:r>
        <w:rPr>
          <w:b/>
        </w:rPr>
        <w:t xml:space="preserve">293.1 </w:t>
      </w:r>
      <w:r>
        <w:rPr/>
        <w:t>Subject to Clause 9.4, the Supplier shall provide the deliverables described in this clause to the Customer.</w:t>
      </w:r>
    </w:p>
    <w:p>
      <w:r>
        <w:rPr>
          <w:b/>
        </w:rPr>
        <w:t xml:space="preserve">293.2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customer obligations (module 13) and agree any improvements required.</w:t>
      </w:r>
    </w:p>
    <w:p>
      <w:r>
        <w:rPr>
          <w:b/>
        </w:rPr>
        <w:t xml:space="preserve">293.3 </w:t>
      </w:r>
      <w:r>
        <w:rPr/>
        <w:t>The parties shall meet at least quarterly to review performance in relation to the customer obligations (module 13) and agree any improvements required.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customer obligations (module 13) and agree any improvements required.</w:t>
      </w:r>
    </w:p>
    <w:p>
      <w:r>
        <w:rPr>
          <w:b/>
        </w:rPr>
        <w:t xml:space="preserve">293.4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293.5 </w:t>
      </w:r>
      <w:r>
        <w:rPr/>
        <w:t>The parties shall meet at least quarterly to review performance in relation to the customer obligations (module 13) and agree any improvements required. Each party shall bear its own costs in connection with the matters described in this clause, save as otherwise expressly provided.</w:t>
      </w:r>
    </w:p>
    <w:p>
      <w:r>
        <w:rPr>
          <w:b/>
        </w:rPr>
        <w:t xml:space="preserve">293.6 </w:t>
      </w:r>
      <w:r>
        <w:rPr/>
        <w:t>Any approval given by the Customer under this clause shall not relieve the Supplier of any of its obligations under this Agreement. Where the Supplier becomes aware of any matter which may affect the customer obligations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w:t>
      </w:r>
    </w:p>
    <w:p>
      <w:r>
        <w:rPr>
          <w:b/>
        </w:rPr>
        <w:t xml:space="preserve">293.7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customer obligations (module 13) and shall make them available to the Customer on request. The Supplier shall maintain complete and accurate records relating to the customer obligations (module 13) and shall make them available to the Customer on request.</w:t>
      </w:r>
    </w:p>
    <w:p>
      <w:r>
        <w:rPr>
          <w:b/>
        </w:rPr>
        <w:t xml:space="preserve">293.8 </w:t>
      </w:r>
      <w:r>
        <w:rPr/>
        <w:t>Either party may terminate this Agreement for convenience on not less than thirty (30) days' written notice.</w:t>
      </w:r>
    </w:p>
    <w:p>
      <w:r>
        <w:rPr>
          <w:b/>
        </w:rPr>
        <w:t xml:space="preserve">293.9 </w:t>
      </w:r>
      <w:r>
        <w:rPr/>
        <w:t>The Supplier shall maintain complete and accurate records relating to the customer obligations (module 13)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w:r>
        <w:rPr>
          <w:b/>
        </w:rPr>
        <w:t xml:space="preserve">293.10 </w:t>
      </w:r>
      <w:r>
        <w:rPr/>
        <w:t>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w:r>
        <w:rPr>
          <w:b/>
        </w:rPr>
        <w:t xml:space="preserve">293.11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294. Change Control (Module 13)</w:t>
      </w:r>
    </w:p>
    <w:p>
      <w:r>
        <w:rPr>
          <w:b/>
        </w:rPr>
        <w:t xml:space="preserve">294.1 </w:t>
      </w:r>
      <w:r>
        <w:rPr/>
        <w:t>Nothing in this clause shall limit any other right or remedy of the Customer under this Agreement or at law. The parties shall meet at least quarterly to review performance in relation to the change control (module 13) and agree any improvements required. The parties shall meet at least quarterly to review performance in relation to the change control (module 13) and agree any improvements required.</w:t>
      </w:r>
    </w:p>
    <w:p>
      <w:r>
        <w:rPr>
          <w:b/>
        </w:rPr>
        <w:t xml:space="preserve">294.2 </w:t>
      </w:r>
      <w:r>
        <w:rPr/>
        <w:t xml:space="preserve">Where the Supplier becomes </w:t>
      </w:r>
      <w:del w:id="9094" w:author="Helena Voss" w:date="2026-09-28T08:30:09Z">
        <w:r>
          <w:rPr/>
          <w:delText xml:space="preserve">aware</w:delText>
        </w:r>
      </w:del>
      <w:ins w:id="9095" w:author="Helena Voss" w:date="2026-09-28T08:30:09Z">
        <w:r>
          <w:rPr/>
          <w:t xml:space="preserve">reasonable</w:t>
        </w:r>
      </w:ins>
      <w:r>
        <w:rPr/>
        <w:t xml:space="preserve"> of any matter which may affect the change control (module 13), it shall notify the Customer promptly and in any event within five Working Days. Nothing in this clause shall limit any other right or remedy of the Customer under this Agreement or at law. The Supplier shall maintain complete and accurate records relating to the change control (module 13) and shall make them available to the Customer on request.</w:t>
      </w:r>
    </w:p>
    <w:p>
      <w:r>
        <w:rPr>
          <w:b/>
        </w:rPr>
        <w:t xml:space="preserve">294.3 </w:t>
      </w:r>
      <w:r>
        <w:rPr/>
        <w:t>The Customer may, acting reasonably, request such information from the Supplier as it requires to verify compliance with this clause. The Supplier shall maintain complete and accurate records relating to the change control (module 13) and shall make them available to the Customer on request.</w:t>
      </w:r>
    </w:p>
    <w:p>
      <w:r>
        <w:rPr>
          <w:b/>
        </w:rPr>
        <w:t xml:space="preserve">294.4 </w:t>
      </w:r>
      <w:r>
        <w:rPr/>
        <w:t xml:space="preserve">Subject to Clause 9.4, the Supplier shall provide the deliverables described in this clause to the Customer.</w:t>
      </w:r>
      <w:r>
        <w:rPr/>
        <w:t xml:space="preserve"> This obligation survives termination.</w:t>
      </w:r>
    </w:p>
    <w:p>
      <w:r>
        <w:rPr>
          <w:b/>
        </w:rPr>
        <w:t xml:space="preserve">294.5 </w:t>
      </w:r>
      <w:r>
        <w:rPr/>
        <w:t>Either party may terminate this Agreement for convenience on not less than thirty (30) days' written notice.</w:t>
      </w:r>
    </w:p>
    <w:p>
      <w:pPr>
        <w:rPr>
          <w:ins w:id="9214" w:author="Helena Voss" w:date="2026-09-28T08:30:09Z"/>
        </w:rPr>
      </w:pPr>
      <w:ins w:id="9213" w:author="Helena Voss" w:date="2026-09-28T08:30:09Z">
        <w:r>
          <w:rPr/>
          <w:t xml:space="preserve">3352.A The Parties shall co-operate in good faith.</w:t>
        </w:r>
      </w:ins>
    </w:p>
    <w:p>
      <w:r>
        <w:rPr>
          <w:b/>
        </w:rPr>
        <w:t xml:space="preserve">294.6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294.7 </w:t>
      </w:r>
      <w:r>
        <w:rPr/>
        <w:t>The Customer may, acting reasonably, request such information from the Supplier as it requires to verify compliance with this clause. The Supplier shall maintain complete and accurate records relating to the change control (module 13) and shall make them available to the Customer on request. Any approval given by the Customer under this clause shall not relieve the Supplier of any of its obligations under this Agreement.</w:t>
      </w:r>
    </w:p>
    <w:p>
      <w:r>
        <w:rPr>
          <w:b/>
        </w:rPr>
        <w:t xml:space="preserve">294.8 </w:t>
      </w:r>
      <w:r>
        <w:rPr/>
        <w:t>Where the Supplier becomes aware of any matter which may affect the change control (module 13),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change control (module 13) and agree any improvements required.</w:t>
      </w:r>
    </w:p>
    <w:p>
      <w:r>
        <w:rPr>
          <w:b/>
        </w:rPr>
        <w:t xml:space="preserve">294.9 </w:t>
      </w:r>
      <w:r>
        <w:rPr/>
        <w:t xml:space="preserve">The Customer may, acting reasonably, request such information from </w:t>
      </w:r>
      <w:del w:id="9041" w:author="Helena Voss" w:date="2026-09-28T08:30:09Z">
        <w:r>
          <w:rPr/>
          <w:delText xml:space="preserve">the</w:delText>
        </w:r>
      </w:del>
      <w:ins w:id="9042" w:author="Helena Voss" w:date="2026-09-28T08:30:09Z">
        <w:r>
          <w:rPr/>
          <w:t xml:space="preserve">reasonable</w:t>
        </w:r>
      </w:ins>
      <w:r>
        <w:rPr/>
        <w:t xml:space="preserve"> Supplier as it requires to verify compliance with this clause. Nothing in this clause shall limit any other right or remedy of the Customer under this Agreement or at law.</w:t>
      </w:r>
    </w:p>
    <w:p>
      <w:r>
        <w:rPr>
          <w:b/>
        </w:rPr>
        <w:t xml:space="preserve">294.10 </w:t>
      </w:r>
      <w:r>
        <w:rPr/>
        <w:t xml:space="preserve">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294.11 </w:t>
      </w:r>
      <w:r>
        <w:rPr/>
        <w:t>The Supplier shall maintain complete and accurate records relating to the change control (module 13) and shall make them available to the Customer on request. The Customer may, acting reasonably, request such information from the Supplier as it requires to verify compliance with this clause.</w:t>
      </w:r>
    </w:p>
    <w:p>
      <w:r>
        <w:rPr>
          <w:b/>
        </w:rPr>
        <w:t xml:space="preserve">294.12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295. Fees and Payment (Module 13)</w:t>
      </w:r>
    </w:p>
    <w:p>
      <w:r>
        <w:rPr>
          <w:b/>
        </w:rPr>
        <w:t xml:space="preserve">295.1 </w:t>
      </w:r>
      <w:r>
        <w:rPr/>
        <w:t>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295.2 </w:t>
      </w:r>
      <w:r>
        <w:rPr/>
        <w:t>The Customer shall pay each valid invoice within thirty (30) days of receipt.</w:t>
      </w:r>
    </w:p>
    <w:p>
      <w:r>
        <w:rPr>
          <w:b/>
        </w:rPr>
        <w:t xml:space="preserve">295.3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295.4 </w:t>
      </w:r>
      <w:r>
        <w:rPr/>
        <w:t>Where the Supplier becomes aware of any matter which may affect the fees and payment (module 13), it shall notify the Customer promptly and in any event within five Working Days. The parties shall meet at least quarterly to review performance in relation to the fees and payment (module 13) and agree any improvements required. The parties shall meet at least quarterly to review performance in relation to the fees and payment (module 13) and agree any improvements required.</w:t>
      </w:r>
    </w:p>
    <w:p>
      <w:r>
        <w:rPr>
          <w:b/>
        </w:rPr>
        <w:t xml:space="preserve">295.5 </w:t>
      </w:r>
      <w:r>
        <w:rPr/>
        <w:t>The Customer shall settle the Milestone Payment within 30 days of the Acceptance Certificate.</w:t>
      </w:r>
    </w:p>
    <w:p>
      <w:r>
        <w:rPr>
          <w:b/>
        </w:rPr>
        <w:t xml:space="preserve">295.6 </w:t>
      </w:r>
      <w:r>
        <w:rPr/>
        <w:t>Where the Supplier becomes aware of any matter which may affect the fees and payment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295.7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fees and payment (module 13), it shall notify the Customer promptly and in any event within five Working Days.</w:t>
      </w:r>
    </w:p>
    <w:p>
      <w:r>
        <w:rPr>
          <w:b/>
        </w:rPr>
        <w:t xml:space="preserve">295.8 </w:t>
      </w:r>
      <w:r>
        <w:rPr/>
        <w:t>Nothing in this clause shall limit any other right or remedy of the Customer under this Agreement or at law. The Supplier shall maintain complete and accurate records relating to the fees and payment (module 13) and shall make them available to the Customer on request.</w:t>
      </w:r>
    </w:p>
    <w:p>
      <w:r>
        <w:rPr>
          <w:b/>
        </w:rPr>
        <w:t xml:space="preserve">295.9 </w:t>
      </w:r>
      <w:r>
        <w:rPr/>
        <w:t>Any approval given by the Customer under this clause shall not relieve the Supplier of any of its obligations under this Agreement. The parties shall meet at least quarterly to review performance in relation to the fees and payment (module 13)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295.10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w:t>
      </w:r>
    </w:p>
    <w:p>
      <w:r>
        <w:rPr>
          <w:b/>
        </w:rPr>
        <w:t xml:space="preserve">295.11 </w:t>
      </w:r>
      <w:r>
        <w:rPr/>
        <w:t xml:space="preserve">The </w:t>
      </w:r>
      <w:r>
        <w:rPr/>
        <w:t xml:space="preserve">reasonable</w:t>
      </w:r>
      <w:r>
        <w:rPr/>
        <w:t xml:space="preserve"> shall provide the exit plan within thirty (30) days of the Effective Date.</w:t>
      </w:r>
    </w:p>
    <w:p>
      <w:pPr>
        <w:pStyle w:val="Heading1"/>
      </w:pPr>
      <w:r>
        <w:rPr/>
        <w:t>296. Invoicing (Module 13)</w:t>
      </w:r>
    </w:p>
    <w:p>
      <w:r>
        <w:rPr>
          <w:b/>
        </w:rPr>
        <w:t xml:space="preserve">296.1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invoicing (module 13) and shall make them available to the Customer on request.</w:t>
      </w:r>
    </w:p>
    <w:p>
      <w:r>
        <w:rPr>
          <w:b/>
        </w:rPr>
        <w:t xml:space="preserve">296.2 </w:t>
      </w:r>
      <w:r>
        <w:rPr/>
        <w:t xml:space="preserve">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13) and shall make them available to the Customer on request.</w:t>
      </w:r>
    </w:p>
    <w:p>
      <w:r>
        <w:rPr>
          <w:b/>
        </w:rPr>
        <w:t xml:space="preserve">296.3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296.4 </w:t>
      </w:r>
      <w:r>
        <w:rPr/>
        <w:t>Nothing in this clause shall limit any other right or remedy of the Customer under this Agreement or at law. The Supplier shall maintain complete and accurate records relating to the invoicing (module 13) and shall make them available to the Customer on request.</w:t>
      </w:r>
    </w:p>
    <w:p>
      <w:r>
        <w:rPr>
          <w:b/>
        </w:rPr>
        <w:t xml:space="preserve">296.5 </w:t>
      </w:r>
      <w:r>
        <w:rPr/>
        <w:t xml:space="preserve">Clause 19 applies to any dispute arising under </w:t>
      </w:r>
      <w:del w:id="9010" w:author="Helena Voss" w:date="2026-09-28T08:30:09Z">
        <w:r>
          <w:rPr/>
          <w:delText xml:space="preserve">this</w:delText>
        </w:r>
      </w:del>
      <w:ins w:id="9011" w:author="Helena Voss" w:date="2026-09-28T08:30:09Z">
        <w:r>
          <w:rPr/>
          <w:t xml:space="preserve">reasonable</w:t>
        </w:r>
      </w:ins>
      <w:r>
        <w:rPr/>
        <w:t xml:space="preserve"> clause.</w:t>
      </w:r>
    </w:p>
    <w:p>
      <w:r>
        <w:rPr>
          <w:b/>
        </w:rPr>
        <w:t xml:space="preserve">296.6 </w:t>
      </w:r>
      <w:r>
        <w:rPr/>
        <w:t xml:space="preserve">Where the Supplier becomes aware of any matter which may affect the invoicing (module 13), it shall notify the Customer promptly and in any event within five Working Days. 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invoicing (module 13), it shall notify the Customer promptly and in any event within five Working Days.</w:t>
      </w:r>
    </w:p>
    <w:p>
      <w:r>
        <w:rPr>
          <w:b/>
        </w:rPr>
        <w:t xml:space="preserve">296.7 </w:t>
      </w:r>
      <w:r>
        <w:rPr/>
        <w:t>Clause 19.3 applies to any dispute arising under this clause.</w:t>
      </w:r>
    </w:p>
    <w:p>
      <w:r>
        <w:rPr>
          <w:b/>
        </w:rPr>
        <w:t xml:space="preserve">296.8 </w:t>
      </w:r>
      <w:r>
        <w:rPr/>
        <w:t>The parties shall meet at least quarterly to review performance in relation to the invoicing (module 13) and agree any improvements required. The parties shall meet at least quarterly to review performance in relation to the invoicing (module 13) and agree any improvements required. The Customer may, acting reasonably, request such information from the Supplier as it requires to verify compliance with this clause. Where the Supplier becomes aware of any matter which may affect the invoicing (module 13), it shall notify the Customer promptly and in any event within five Working Days.</w:t>
      </w:r>
    </w:p>
    <w:p>
      <w:r>
        <w:rPr>
          <w:b/>
        </w:rPr>
        <w:t xml:space="preserve">296.9 </w:t>
      </w:r>
      <w:r>
        <w:rPr/>
        <w:t>Where the Supplier becomes aware of any matter which may affect the invoicing (module 13), it shall notify the Customer promptly and in any event within five Working Days. The parties shall meet at least quarterly to review performance in relation to the invoicing (module 13) and agree any improvements required. Nothing in this clause shall limit any other right or remedy of the Customer under this Agreement or at law.</w:t>
      </w:r>
    </w:p>
    <w:p>
      <w:pPr>
        <w:pStyle w:val="Heading1"/>
      </w:pPr>
      <w:r>
        <w:rPr/>
        <w:t>297. Term (Module 13)</w:t>
      </w:r>
    </w:p>
    <w:p>
      <w:r>
        <w:rPr>
          <w:b/>
        </w:rPr>
        <w:t xml:space="preserve">297.1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13),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 (module 13), it shall notify the Customer promptly and in any event within five Working Days.</w:t>
      </w:r>
    </w:p>
    <w:p>
      <w:r>
        <w:rPr>
          <w:b/>
        </w:rPr>
        <w:t xml:space="preserve">297.2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13) and agree any improvements required. Nothing in this clause shall limit any other right or remedy of the Customer under this Agreement or at law.</w:t>
      </w:r>
    </w:p>
    <w:p>
      <w:r>
        <w:rPr>
          <w:b/>
        </w:rPr>
        <w:t xml:space="preserve">297.3 </w:t>
      </w:r>
      <w:r>
        <w:rPr/>
        <w:t xml:space="preserve">The Supplier shall maintain complete and accurate records relating to the term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297.4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w:r>
        <w:rPr>
          <w:b/>
        </w:rPr>
        <w:t xml:space="preserve">297.5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297.6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 The Customer may, acting reasonably, request such information from the Supplier as it requires to verify compliance with this clause.</w:t>
      </w:r>
    </w:p>
    <w:p>
      <w:r>
        <w:rPr>
          <w:b/>
        </w:rPr>
        <w:t xml:space="preserve">297.7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w:r>
        <w:rPr>
          <w:b/>
        </w:rPr>
        <w:t xml:space="preserve">297.8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297.9 </w:t>
      </w:r>
      <w:r>
        <w:rPr/>
        <w:t xml:space="preserve">Where the Supplier becomes aware of any matter which may affect the term (module 13),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297.10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298. Termination (Module 13)</w:t>
      </w:r>
    </w:p>
    <w:p>
      <w:r>
        <w:rPr>
          <w:b/>
        </w:rPr>
        <w:t xml:space="preserve">298.1 </w:t>
      </w:r>
      <w:r>
        <w:rPr/>
        <w:t>The Supplier shall maintain complete and accurate records relating to the termination (module 13) and shall make them available to the Customer on request. The Customer may, acting reasonably, request such information from the Supplier as it requires to verify compliance with this clause.</w:t>
      </w:r>
    </w:p>
    <w:p>
      <w:r>
        <w:rPr>
          <w:b/>
        </w:rPr>
        <w:t xml:space="preserve">298.2 </w:t>
      </w:r>
      <w:r>
        <w:rPr/>
        <w:t>Where the Supplier becomes aware of any matter which may affect the termination (module 13), it shall notify the Customer promptly and in any event within five Working Days. The parties shall meet at least quarterly to review performance in relation to the termination (module 13) and agree any improvements required.</w:t>
      </w:r>
    </w:p>
    <w:p>
      <w:r>
        <w:rPr>
          <w:b/>
        </w:rPr>
        <w:t xml:space="preserve">298.3 </w:t>
      </w:r>
      <w:r>
        <w:rPr/>
        <w:t>Subject to Clause 9.4, the Supplier shall provide the deliverables described in this clause to the Customer.</w:t>
      </w:r>
    </w:p>
    <w:p>
      <w:r>
        <w:rPr>
          <w:b/>
        </w:rPr>
        <w:t xml:space="preserve">298.4 </w:t>
      </w:r>
      <w:r>
        <w:rPr/>
        <w:t>The Supplier shall provide the exit plan within thirty (30) days of the Effective Date.</w:t>
      </w:r>
    </w:p>
    <w:p>
      <w:r>
        <w:rPr>
          <w:b/>
        </w:rPr>
        <w:t xml:space="preserve">298.5 </w:t>
      </w:r>
      <w:r>
        <w:rPr/>
        <w:t>The parties shall meet at least quarterly to review performance in relation to the termination (module 13)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298.6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13) and shall make them available to the Customer on request.</w:t>
      </w:r>
    </w:p>
    <w:p>
      <w:r>
        <w:rPr>
          <w:b/>
        </w:rPr>
        <w:t xml:space="preserve">298.7 </w:t>
      </w:r>
      <w:r>
        <w:rPr/>
        <w:t xml:space="preserve">The parties shall meet at least quarterly to review performance in relation to the termination (module 13) and agree any improvements required. The Supplier shall maintain complete and accurate records relating to </w:t>
      </w:r>
      <w:r>
        <w:rPr/>
        <w:t xml:space="preserve">reasonable</w:t>
      </w:r>
      <w:r>
        <w:rPr/>
        <w:t xml:space="preserve"> termination (module 13) and shall make them available to the Customer on request.</w:t>
      </w:r>
    </w:p>
    <w:p>
      <w:r>
        <w:rPr>
          <w:b/>
        </w:rPr>
        <w:t xml:space="preserve">298.8 </w:t>
      </w:r>
      <w:r>
        <w:rPr/>
        <w:t xml:space="preserve">The parties shall meet at least quarterly to review performance in relation to the termination (module 13) and agree any improvements required. Any approval given by the Customer under this clause shall not relieve the Supplier of any of its obligations under this Agreement. Where the Supplier becomes aware of any matter which may affect the termination (module 13), it shall notify the Customer promptly and in any event within five Working Days. The parties shall meet at least quarterly to review performance in relation to the termination (module </w:t>
      </w:r>
      <w:r>
        <w:rPr/>
        <w:t xml:space="preserve">reasonable</w:t>
      </w:r>
      <w:r>
        <w:rPr/>
        <w:t xml:space="preserve"> and agree any improvements required.</w:t>
      </w:r>
    </w:p>
    <w:p>
      <w:r>
        <w:rPr>
          <w:b/>
        </w:rPr>
        <w:t xml:space="preserve">298.9 </w:t>
      </w:r>
      <w:r>
        <w:rPr/>
        <w:t xml:space="preserve">The Customer may, acting reasonably, request such information from the Supplier as it requires to verify compliance with this clause. Where the Supplier becomes aware of any matter which may affect the termination (module 13), it shall notify the Customer promptly and in any event within five Working Days. The Supplier shall maintain complete and accurate records relating to the termination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298.10 </w:t>
      </w:r>
      <w:r>
        <w:rPr/>
        <w:t>The Supplier shall remedy any material breach within 30 days of written notice requiring it to do so.</w:t>
      </w:r>
    </w:p>
    <w:p>
      <w:pPr>
        <w:pStyle w:val="Heading1"/>
      </w:pPr>
      <w:r>
        <w:rPr/>
        <w:t>299. Confidentiality (Module 13)</w:t>
      </w:r>
    </w:p>
    <w:p>
      <w:r>
        <w:rPr>
          <w:b/>
        </w:rPr>
        <w:t xml:space="preserve">299.1 </w:t>
      </w:r>
      <w:r>
        <w:rPr/>
        <w:t>Subject to Clause 9.4, the Supplier shall provide the deliverables described in this clause to the Customer.</w:t>
      </w:r>
    </w:p>
    <w:p>
      <w:r>
        <w:rPr>
          <w:b/>
        </w:rPr>
        <w:t xml:space="preserve">299.2 </w:t>
      </w:r>
      <w:r>
        <w:rPr/>
        <w:t>The parties shall meet at least quarterly to review performance in relation to the confidentiality (module 13) and agree any improvements required. Each party shall bear its own costs in connection with the matters described in this clause, save as otherwise expressly provided.</w:t>
      </w:r>
    </w:p>
    <w:p>
      <w:r>
        <w:rPr>
          <w:b/>
        </w:rPr>
        <w:t xml:space="preserve">299.3 </w:t>
      </w:r>
      <w:r>
        <w:rPr/>
        <w:t>Subject to Clause 9.2, the Supplier shall provide the deliverables described in this clause to the Customer.</w:t>
      </w:r>
    </w:p>
    <w:p>
      <w:r>
        <w:rPr>
          <w:b/>
        </w:rPr>
        <w:t xml:space="preserve">299.4 </w:t>
      </w:r>
      <w:r>
        <w:rPr/>
        <w:t>Any approval given by the Customer under this clause shall not relieve the Supplier of any of its obligations under this Agreement. The parties shall meet at least quarterly to review performance in relation to the confidentiality (module 13) and agree any improvements required. Nothing in this clause shall limit any other right or remedy of the Customer under this Agreement or at law.</w:t>
      </w:r>
    </w:p>
    <w:p>
      <w:r>
        <w:rPr>
          <w:b/>
        </w:rPr>
        <w:t xml:space="preserve">299.5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13) and shall make them available to the Customer on request.</w:t>
      </w:r>
    </w:p>
    <w:p>
      <w:r>
        <w:rPr>
          <w:b/>
        </w:rPr>
        <w:t xml:space="preserve">299.6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299.7 </w:t>
      </w:r>
      <w:r>
        <w:rPr/>
        <w:t>The parties shall meet at least quarterly to review performance in relation to the confidentiality (module 13) and agree any improvements required. The Customer may, acting reasonably, request such information from the Supplier as it requires to verify compliance with this clause.</w:t>
      </w:r>
    </w:p>
    <w:p>
      <w:r>
        <w:rPr>
          <w:b/>
        </w:rPr>
        <w:t xml:space="preserve">299.8 </w:t>
      </w:r>
      <w:r>
        <w:rPr/>
        <w:t xml:space="preserve">The Customer may, acting reasonably, request such information from the Supplier as it requires to verify compliance with this clause. The parties shall meet at least quarterly to review performance in relation to the confidentiality (module 13)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13), it shall notify the Customer promptly and in any event within five Working Days.</w:t>
      </w:r>
    </w:p>
    <w:p>
      <w:r>
        <w:rPr>
          <w:b/>
        </w:rPr>
        <w:t xml:space="preserve">299.9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299.10 </w:t>
      </w:r>
      <w:r>
        <w:rPr/>
        <w:t>The parties shall meet at least quarterly to review performance in relation to the confidentiality (module 13) and agree any improvements required. Nothing in this clause shall limit any other right or remedy of the Customer under this Agreement or at law.</w:t>
      </w:r>
    </w:p>
    <w:p>
      <w:r>
        <w:rPr>
          <w:b/>
        </w:rPr>
        <w:t xml:space="preserve">299.11 </w:t>
      </w:r>
      <w:r>
        <w:rPr/>
        <w:t>Where the Supplier becomes aware of any matter which may affect the confidentiality (module 13), it shall notify the Customer promptly and in any event within five Working Days. The Supplier shall maintain complete and accurate records relating to the confidentiality (module 13) and shall make them available to the Customer on request.</w:t>
      </w:r>
    </w:p>
    <w:p>
      <w:pPr>
        <w:pStyle w:val="Heading1"/>
      </w:pPr>
      <w:r>
        <w:rPr/>
        <w:t>300. Intellectual Property (Module 13)</w:t>
      </w:r>
    </w:p>
    <w:p>
      <w:r>
        <w:rPr>
          <w:b/>
        </w:rPr>
        <w:t xml:space="preserve">300.1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w:t>
      </w:r>
    </w:p>
    <w:p>
      <w:r>
        <w:rPr>
          <w:b/>
        </w:rPr>
        <w:t xml:space="preserve">300.2 </w:t>
      </w:r>
      <w:r>
        <w:rPr/>
        <w:t>The parties shall meet at least quarterly to review performance in relation to the intellectual property (module 13)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300.3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300.4 </w:t>
      </w:r>
      <w:r>
        <w:rPr/>
        <w:t xml:space="preserve">Nothing in this clause shall limit any other right or remedy of the Customer under this Agreement or at law. Where the Supplier becomes aware of any matter which may affect the intellectual property (module 13),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300.5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300.6 </w:t>
      </w:r>
      <w:r>
        <w:rPr/>
        <w:t>Subject to Clause 9.4, the Supplier shall provide the deliverables described in this clause to the Customer.</w:t>
      </w:r>
    </w:p>
    <w:p>
      <w:r>
        <w:rPr>
          <w:b/>
        </w:rPr>
        <w:t xml:space="preserve">300.7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300.8 </w:t>
      </w:r>
      <w:r>
        <w:rPr/>
        <w:t xml:space="preserve">Where the Supplier becomes aware of any matter which may affect the intellectual property (module 13), it shall notify the Customer promptly and in any event within five Working Days. Any </w:t>
      </w:r>
      <w:r>
        <w:rPr>
          <w:b/>
        </w:rPr>
        <w:t xml:space="preserve">approval giv</w:t>
      </w:r>
      <w:r>
        <w:rPr/>
        <w:t xml:space="preserve">en by the Customer under this clause shall not relieve the Supplier of any of its obligations under this Agreement. The parties shall meet at least quarterly to review performance in relation to the intellectual property (module 13) and agree any improvements required. Nothing in this clause shall limit any other right or remedy of the Customer under this Agreement or at law.</w:t>
      </w:r>
    </w:p>
    <w:p>
      <w:r>
        <w:rPr>
          <w:b/>
        </w:rPr>
        <w:t xml:space="preserve">300.9 </w:t>
      </w:r>
      <w:r>
        <w:rPr/>
        <w:t>The Supplier shall retain all Customer Data for 30 days after termination before secure deletion.</w:t>
      </w:r>
    </w:p>
    <w:p>
      <w:pPr>
        <w:pStyle w:val="Heading1"/>
      </w:pPr>
      <w:r>
        <w:rPr/>
        <w:t>301. Data Protection (Module 13)</w:t>
      </w:r>
    </w:p>
    <w:p>
      <w:r>
        <w:rPr>
          <w:b/>
        </w:rPr>
        <w:t xml:space="preserve">301.1 </w:t>
      </w:r>
      <w:r>
        <w:rPr/>
        <w:t>Each party shall bear its own costs in connection with the matters described in this clause, save as otherwise expressly provided. The parties shall meet at least quarterly to review performance in relation to the data protection (module 13) and agree any improvements required.</w:t>
      </w:r>
    </w:p>
    <w:p>
      <w:r>
        <w:rPr>
          <w:b/>
        </w:rPr>
        <w:t xml:space="preserve">301.2 </w:t>
      </w:r>
      <w:r>
        <w:rPr/>
        <w:t>Where the Supplier becomes aware of any matter which may affect the data protection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data protection (module 13) and agree any improvements required. The Supplier shall maintain complete and accurate records relating to the data protection (module 13) and shall make them available to the Customer on request.</w:t>
      </w:r>
    </w:p>
    <w:p>
      <w:r>
        <w:rPr>
          <w:b/>
        </w:rPr>
        <w:t xml:space="preserve">301.3 </w:t>
      </w:r>
      <w:r>
        <w:rPr/>
        <w:t xml:space="preserve">The parties shall meet at least quarterly to review performance in relation to the data protection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301.4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data protection (module 13), it shall notify the Customer promptly and in any event within five Working Days.</w:t>
      </w:r>
    </w:p>
    <w:p>
      <w:r>
        <w:rPr>
          <w:b/>
        </w:rPr>
        <w:t xml:space="preserve">301.5 </w:t>
      </w:r>
      <w:r>
        <w:rPr/>
        <w:t>The Customer may, acting reasonably, request such information from the Supplier as it requires to verify compliance with this clause. The parties shall meet at least quarterly to review performance in relation to the data protection (module 13) and agree any improvements required. Where the Supplier becomes aware of any matter which may affect the data protection (module 13), it shall notify the Customer promptly and in any event within five Working Days.</w:t>
      </w:r>
    </w:p>
    <w:p>
      <w:r>
        <w:rPr>
          <w:b/>
        </w:rPr>
        <w:t xml:space="preserve">301.6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data protection (module 13) and agree any improvements required.</w:t>
      </w:r>
      <w:ins w:id="9093" w:author="Helena Voss" w:date="2026-09-28T08:30:09Z">
        <w:r>
          <w:rPr/>
          <w:t xml:space="preserve"> This obligation survives termination.</w:t>
        </w:r>
      </w:ins>
    </w:p>
    <w:p>
      <w:r>
        <w:rPr>
          <w:b/>
        </w:rPr>
        <w:t xml:space="preserve">301.7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301.8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301.9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data protection (module 13), it shall notify the Customer promptly and in any event within five Working Days. The Customer may, acting reasonably, request such information from the Supplier as it requires to verify compliance with this clause.</w:t>
      </w:r>
    </w:p>
    <w:p>
      <w:r>
        <w:rPr>
          <w:b/>
        </w:rPr>
        <w:t xml:space="preserve">301.10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data protection (module 13) and shall make them available to the Customer on request. Each party shall bear its own costs in connection with the matters described in this clause, save as otherwise expressly provided.</w:t>
      </w:r>
    </w:p>
    <w:p>
      <w:r>
        <w:rPr>
          <w:b/>
        </w:rPr>
        <w:t xml:space="preserve">301.11 </w:t>
      </w:r>
      <w:r>
        <w:rPr/>
        <w:t>The Supplier shall maintain complete and accurate records relating to the data protection (module 13) and shall make them available to the Customer on request. The parties shall meet at least quarterly to review performance in relation to the data protection (module 13) and agree any improvements required.</w:t>
      </w:r>
    </w:p>
    <w:p>
      <w:r>
        <w:rPr>
          <w:b/>
        </w:rPr>
        <w:t xml:space="preserve">301.12 </w:t>
      </w:r>
      <w:r>
        <w:rPr/>
        <w:t>Each party shall bear its own costs in connection with the matters described in this clause, save as otherwise expressly provided. The Supplier shall maintain complete and accurate records relating to the data protection (module 13) and shall make them available to the Customer on request.</w:t>
      </w:r>
    </w:p>
    <w:p>
      <w:pPr>
        <w:pStyle w:val="Heading1"/>
      </w:pPr>
      <w:r>
        <w:rPr/>
        <w:t>302. Security (Module 13)</w:t>
      </w:r>
    </w:p>
    <w:p>
      <w:r>
        <w:rPr>
          <w:b/>
        </w:rPr>
        <w:t xml:space="preserve">302.1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2"/>
      </w:pPr>
      <w:r>
        <w:rPr>
          <w:b/>
        </w:rPr>
        <w:t xml:space="preserve">302.2 </w:t>
      </w:r>
      <w:r>
        <w:rPr/>
        <w:t>Each party shall bear its own costs in connection with the matters described in this clause, save as otherwise expressly provided. The Supplier shall maintain complete and accurate records relating to the security (module 13) and shall make them available to the Customer on request.</w:t>
      </w:r>
    </w:p>
    <w:p>
      <w:r>
        <w:rPr>
          <w:b/>
        </w:rPr>
        <w:t xml:space="preserve">302.3 </w:t>
      </w:r>
      <w:r>
        <w:rPr/>
        <w:t>The parties shall meet at least quarterly to review performance in relation to the security (module 13) and agree any improvements required. The parties shall meet at least quarterly to review performance in relation to the security (module 13) and agree any improvements required. Nothing in this clause shall limit any other right or remedy of the Customer under this Agreement or at law.</w:t>
      </w:r>
    </w:p>
    <w:p>
      <w:r>
        <w:rPr>
          <w:b/>
        </w:rPr>
        <w:t xml:space="preserve">302.4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302.5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302.6 </w:t>
      </w:r>
      <w:r>
        <w:rPr/>
        <w:t>The Supplier shall maintain complete and accurate records relating to the security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security (module 13) and shall make them available to the Customer on request.</w:t>
      </w:r>
    </w:p>
    <w:p>
      <w:r>
        <w:rPr>
          <w:b/>
        </w:rPr>
        <w:t xml:space="preserve">302.7 </w:t>
      </w:r>
      <w:r>
        <w:rPr/>
        <w:t>Any approval given by the Customer under this clause shall not relieve the Supplier of any of its obligations under this Agreement. The parties shall meet at least quarterly to review performance in relation to the security (module 13) and agree any improvements required.</w:t>
      </w:r>
    </w:p>
    <w:p>
      <w:r>
        <w:rPr>
          <w:b/>
        </w:rPr>
        <w:t xml:space="preserve">302.8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302.9 </w:t>
      </w:r>
      <w:r>
        <w:rPr/>
        <w:t>The parties shall meet at least quarterly to review performance in relation to the security (module 13) and agree any improvements required. Where the Supplier becomes aware of any matter which may affect the security (module 13), it shall notify the Customer promptly and in any event within five Working Days.</w:t>
      </w:r>
    </w:p>
    <w:p>
      <w:r>
        <w:rPr>
          <w:b/>
        </w:rPr>
        <w:t xml:space="preserve">302.10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w:t>
      </w:r>
      <w:ins w:id="9110" w:author="Helena Voss" w:date="2026-09-28T08:30:09Z">
        <w:r>
          <w:rPr/>
          <w:t xml:space="preserve"> This obligation survives termination.</w:t>
        </w:r>
      </w:ins>
    </w:p>
    <w:p>
      <w:r>
        <w:rPr>
          <w:b/>
        </w:rPr>
        <w:t xml:space="preserve">302.11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302.12 </w:t>
      </w:r>
      <w:r>
        <w:rPr/>
        <w:t>The parties shall meet at least quarterly to review performance in relation to the security (module 13)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303. Audit (Module 13)</w:t>
      </w:r>
    </w:p>
    <w:p>
      <w:r>
        <w:rPr>
          <w:b/>
        </w:rPr>
        <w:t xml:space="preserve">303.1 </w:t>
      </w:r>
      <w:r>
        <w:rPr/>
        <w:t>The Supplier shall maintain complete and accurate records relating to the audit (module 13) and shall make them available to the Customer on request. Nothing in this clause shall limit any other right or remedy of the Customer under this Agreement or at law. The parties shall meet at least quarterly to review performance in relation to the audit (module 13) and agree any improvements required. The Supplier shall maintain complete and accurate records relating to the audit (module 13) and shall make them available to the Customer on request.</w:t>
      </w:r>
    </w:p>
    <w:p>
      <w:r>
        <w:rPr>
          <w:b/>
        </w:rPr>
        <w:t xml:space="preserve">303.2 </w:t>
      </w:r>
      <w:r>
        <w:rPr/>
        <w:t xml:space="preserve">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audit (module 13), it shall notify the Customer promptly and in any event within five Working Days.</w:t>
      </w:r>
    </w:p>
    <w:p>
      <w:r>
        <w:rPr>
          <w:b/>
        </w:rPr>
        <w:t xml:space="preserve">303.3 </w:t>
      </w:r>
      <w:r>
        <w:rPr/>
        <w:t>Each party shall bear its own costs in connection with the matters described in this clause, save as otherwise expressly provided. The parties shall meet at least quarterly to review performance in relation to the audit (module 13) and agree any improvements required. The parties shall meet at least quarterly to review performance in relation to the audit (module 13) and agree any improvements required.</w:t>
      </w:r>
    </w:p>
    <w:p>
      <w:r>
        <w:rPr>
          <w:b/>
        </w:rPr>
        <w:t xml:space="preserve">303.4 </w:t>
      </w:r>
      <w:r>
        <w:rPr/>
        <w:t>Each party shall bear its own costs in connection with the matters described in this clause, save as otherwise expressly provided. The Supplier shall maintain complete and accurate records relating to the audit (module 13) and shall make them available to the Customer on request. Each party shall bear its own costs in connection with the matters described in this clause, save as otherwise expressly provided.</w:t>
      </w:r>
    </w:p>
    <w:p>
      <w:r>
        <w:rPr>
          <w:b/>
        </w:rPr>
        <w:t xml:space="preserve">303.5 </w:t>
      </w:r>
      <w:r>
        <w:rPr/>
        <w:t xml:space="preserve">Where the Supplier becomes aware of any matter which may affect the audit (module 13),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303.6 </w:t>
      </w:r>
      <w:r>
        <w:rPr/>
        <w:t xml:space="preserve">Any approval given by the Customer under this clause </w:t>
      </w:r>
      <w:r>
        <w:rPr/>
        <w:t xml:space="preserve">reasonable</w:t>
      </w:r>
      <w:r>
        <w:rPr/>
        <w:t xml:space="preserve"> not relieve the Supplier of any of its obligations under this Agreement. The parties shall meet at least quarterly to review performance in relation to the audit (module 13) and agree any improvements required.</w:t>
      </w:r>
    </w:p>
    <w:p>
      <w:r>
        <w:rPr>
          <w:b/>
        </w:rPr>
        <w:t xml:space="preserve">303.7 </w:t>
      </w:r>
      <w:r>
        <w:rPr/>
        <w:t xml:space="preserve">The Supplier shall maintain complete and accurate records relating to the audit (module 13) and shall make them available to the Customer on request. Any approval given by the </w:t>
      </w:r>
      <w:r>
        <w:rPr>
          <w:b/>
          <w:rPrChange w:id="20017" w:author="Helena Voss" w:date="2026-09-28T08:30:09Z">
            <w:rPr/>
          </w:rPrChange>
        </w:rPr>
        <w:t xml:space="preserve">Customer und</w:t>
      </w:r>
      <w:r>
        <w:rPr/>
        <w:t xml:space="preserve">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13) and shall make them available to the Customer on request.</w:t>
      </w:r>
    </w:p>
    <w:p>
      <w:r>
        <w:rPr>
          <w:b/>
        </w:rPr>
        <w:t xml:space="preserve">303.8 </w:t>
      </w:r>
      <w:r>
        <w:rPr/>
        <w:t>Subject to Clause 9, the Supplier shall provide the deliverables described in this clause to the Customer.</w:t>
      </w:r>
    </w:p>
    <w:p>
      <w:r>
        <w:rPr>
          <w:b/>
        </w:rPr>
        <w:t xml:space="preserve">303.9 </w:t>
      </w:r>
      <w:r>
        <w:rPr/>
        <w:t>Each party shall bear its own costs in connection with the matters described in this clause, save as otherwise expressly provided. 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w:t>
      </w:r>
    </w:p>
    <w:p>
      <w:r>
        <w:rPr>
          <w:b/>
        </w:rPr>
        <w:t xml:space="preserve">303.10 </w:t>
      </w:r>
      <w:r>
        <w:rPr/>
        <w:t>Any approval given by the Customer under this clause shall not relieve the Supplier of any of its obligations under this Agreement. Where the Supplier becomes aware of any matter which may affect the audit (module 13), it shall notify the Customer promptly and in any event within five Working Days.</w:t>
      </w:r>
    </w:p>
    <w:p>
      <w:pPr>
        <w:pStyle w:val="Heading1"/>
      </w:pPr>
      <w:r>
        <w:rPr/>
        <w:t>304. Warranties (Module 13)</w:t>
      </w:r>
    </w:p>
    <w:p>
      <w:r>
        <w:rPr>
          <w:b/>
        </w:rPr>
        <w:t xml:space="preserve">304.1 </w:t>
      </w:r>
      <w:r>
        <w:rPr/>
        <w:t>Any approval given by the Customer under this clause shall not relieve the Supplier of any of its obligations under this Agreement. The Supplier shall maintain complete and accurate records relating to the warranties (module 13)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304.2 </w:t>
      </w:r>
      <w:r>
        <w:rPr/>
        <w:t xml:space="preserve">The Supplier shall maintain complete and accurate records relating to the warranties (module 13)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304.3 </w:t>
      </w:r>
      <w:r>
        <w:rPr/>
        <w:t xml:space="preserve">The parties shall meet at least quarterly to review performance in relation to the warranties (module 13)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304.4 </w:t>
      </w:r>
      <w:r>
        <w:rPr/>
        <w:t xml:space="preserve">The Supplier shall maintain complete and accurate records relating to the warranties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304.5 </w:t>
      </w:r>
      <w:r>
        <w:rPr/>
        <w:t>Each party shall bear its own costs in connection with the matters described in this clause, save as otherwise expressly provided. The parties shall meet at least quarterly to review performance in relation to the warranties (module 13)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304.6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304.7 </w:t>
      </w:r>
      <w:r>
        <w:rPr/>
        <w:t xml:space="preserve">The parties </w:t>
      </w:r>
      <w:r>
        <w:rPr/>
        <w:t xml:space="preserve">reasonable</w:t>
      </w:r>
      <w:r>
        <w:rPr/>
        <w:t xml:space="preserve"> meet at least quarterly to review performance in relation to the warranties (module 13) and agree any improvements required. The Supplier shall perform its obligations under this clause with reasonable skill, care and diligence and in accordance with </w:t>
      </w:r>
      <w:r>
        <w:rPr>
          <w:i/>
        </w:rPr>
        <w:t xml:space="preserve">Good Industry Practice</w:t>
      </w:r>
      <w:r>
        <w:rPr/>
        <w:t xml:space="preserve">.</w:t>
      </w:r>
    </w:p>
    <w:p>
      <w:r>
        <w:rPr>
          <w:b/>
        </w:rPr>
        <w:t xml:space="preserve">304.8 </w:t>
      </w:r>
      <w:r>
        <w:rPr/>
        <w:t>The parties shall meet at least quarterly to review performance in relation to the warranties (module 13) and agree any improvements required. Where the Supplier becomes aware of any matter which may affect the warranties (module 13),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304.9 </w:t>
      </w:r>
      <w:r>
        <w:rPr/>
        <w:t>Clause 19.3 applies to any dispute arising under this clause.</w:t>
      </w:r>
    </w:p>
    <w:p>
      <w:pPr>
        <w:pStyle w:val="Heading1"/>
      </w:pPr>
      <w:r>
        <w:rPr/>
        <w:t>305. Indemnities (Module 13)</w:t>
      </w:r>
    </w:p>
    <w:p>
      <w:r>
        <w:rPr>
          <w:b/>
        </w:rPr>
        <w:t xml:space="preserve">305.1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w:r>
        <w:rPr>
          <w:b/>
        </w:rPr>
        <w:t xml:space="preserve">305.2 </w:t>
      </w:r>
      <w:r>
        <w:rPr/>
        <w:t>Where the Supplier becomes aware of any matter which may affect the indemnities (module 13), it shall notify the Customer promptly and in any event within five Working Days. Each party shall bear its own costs in connection with the matters described in this clause, save as otherwise expressly provided. Where the Supplier becomes aware of any matter which may affect the indemnities (module 13), it shall notify the Customer promptly and in any event within five Working Days. The parties shall meet at least quarterly to review performance in relation to the indemnities (module 13) and agree any improvements required.</w:t>
      </w:r>
    </w:p>
    <w:p>
      <w:r>
        <w:rPr>
          <w:b/>
        </w:rPr>
        <w:t xml:space="preserve">305.3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305.4 </w:t>
      </w:r>
      <w:r>
        <w:rPr/>
        <w:t>The parties shall meet at least quarterly to review performance in relation to the indemnities (module 13)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305.5 </w:t>
      </w:r>
      <w:r>
        <w:rPr/>
        <w:t>The Customer may, acting reasonably, request such information from the Supplier as it requires to verify compliance with this clause. The parties shall meet at least quarterly to review performance in relation to the indemnities (module 13) and agree any improvements required. Where the Supplier becomes aware of any matter which may affect the indemnities (module 13), it shall notify the Customer promptly and in any event within five Working Days.</w:t>
      </w:r>
    </w:p>
    <w:p>
      <w:r>
        <w:rPr>
          <w:b/>
        </w:rPr>
        <w:t xml:space="preserve">305.6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w:pPr>
        <w:rPr/>
      </w:pPr>
      <w:r>
        <w:rPr/>
        <w:t xml:space="preserve">3479.A The Parties shall co-operate in good faith.</w:t>
      </w:r>
    </w:p>
    <w:p>
      <w:r>
        <w:rPr>
          <w:b/>
        </w:rPr>
        <w:t xml:space="preserve">305.7 </w:t>
      </w:r>
      <w:r>
        <w:rPr/>
        <w:t xml:space="preserve">The parties shall meet at least quarterly to review performance in relation to the indemnities (module 13) and agree any improvements required. The parties shall meet at least quarterly to review performance in relation to the indemnities (module 13) and agree any improvements required. Each party shall bear its own costs in connection with the matters described in this clause, save as otherwise expressly provided. The Supplier shall maintain complete and accurate records relating to the indemnities (module 13) and shall make them available to the Customer on request.</w:t>
      </w:r>
      <w:r>
        <w:rPr/>
        <w:t xml:space="preserve"> This obligation survives termination.</w:t>
      </w:r>
    </w:p>
    <w:p>
      <w:r>
        <w:rPr>
          <w:b/>
        </w:rPr>
        <w:t xml:space="preserve">305.8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306. Limitation of Liability (Module 13)</w:t>
      </w:r>
    </w:p>
    <w:p>
      <w:r>
        <w:rPr>
          <w:b/>
        </w:rPr>
        <w:t xml:space="preserve">306.1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306.2 </w:t>
      </w:r>
      <w:r>
        <w:rPr/>
        <w:t>Where the Supplier becomes aware of any matter which may affect the limitation of liability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limitation of liability (module 13) and agree any improvements required.</w:t>
      </w:r>
    </w:p>
    <w:p>
      <w:r>
        <w:rPr>
          <w:b/>
        </w:rPr>
        <w:t xml:space="preserve">306.3 </w:t>
      </w:r>
      <w:r>
        <w:rPr/>
        <w:t xml:space="preserve">The Supplier shall maintain complete and accurate records relating to the limitation of liability (module 13) and shall make them available to the Customer on request. The Supplier shall maintain complete and accurate records relating to the limitation of liability (module 13)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306.4 </w:t>
      </w:r>
      <w:r>
        <w:rPr/>
        <w:t>The parties shall meet at least quarterly to review performance in relation to the limitation of liability (module 13) and agree any improvements required. The Customer may, acting reasonably, request such information from the Supplier as it requires to verify compliance with this clause. The Supplier shall maintain complete and accurate records relating to the limitation of liability (module 13) and shall make them available to the Customer on request. Where the Supplier becomes aware of any matter which may affect the limitation of liability (module 13), it shall notify the Customer promptly and in any event within five Working Days.</w:t>
      </w:r>
    </w:p>
    <w:p>
      <w:r>
        <w:rPr>
          <w:b/>
        </w:rPr>
        <w:t xml:space="preserve">306.5 </w:t>
      </w:r>
      <w:r>
        <w:rPr/>
        <w:t>The Supplier shall provide the exit plan within thirty (30) days of the Effective Date.</w:t>
      </w:r>
    </w:p>
    <w:p>
      <w:pPr>
        <w:pStyle w:val="Heading2"/>
        <w:pPrChange w:id="20034" w:author="Helena Voss" w:date="2026-09-28T08:30:09Z">
          <w:pPr/>
        </w:pPrChange>
      </w:pPr>
      <w:r>
        <w:rPr>
          <w:b/>
        </w:rPr>
        <w:t xml:space="preserve">306.6 </w:t>
      </w:r>
      <w:r>
        <w:rPr/>
        <w:t>The Supplier shall provide the exit plan within thirty (30) days of the Effective Date.</w:t>
      </w:r>
    </w:p>
    <w:p>
      <w:r>
        <w:rPr>
          <w:b/>
        </w:rPr>
        <w:t xml:space="preserve">306.7 </w:t>
      </w:r>
      <w:r>
        <w:rPr/>
        <w:t>The Supplier shall provide the exit plan within thirty (30) days of the Effective Date.</w:t>
      </w:r>
    </w:p>
    <w:p>
      <w:r>
        <w:rPr>
          <w:b/>
        </w:rPr>
        <w:t xml:space="preserve">306.8 </w:t>
      </w:r>
      <w:r>
        <w:rPr/>
        <w:t xml:space="preserve">The Supplier shall perform its obligations under this clause with reasonable skill, care and diligence and in accordance </w:t>
      </w:r>
      <w:r>
        <w:rPr/>
        <w:t xml:space="preserve">reasonable</w:t>
      </w:r>
      <w:r>
        <w:rPr/>
        <w:t xml:space="preserve"> </w:t>
      </w:r>
      <w:r>
        <w:rPr>
          <w:i/>
        </w:rPr>
        <w:t xml:space="preserve">Good Industry Practice</w:t>
      </w:r>
      <w:r>
        <w:rPr/>
        <w:t xml:space="preserve">. The parties shall meet at least quarterly to review performance in relation to the limitation of liability (module 13) and agree any improvements required. The Supplier shall maintain complete and accurate records relating to the limitation of liability (module 13) and shall make them available to the Customer on request. The Customer may, acting reasonably, request such information from the Supplier as it requires to verify compliance with this clause.</w:t>
      </w:r>
    </w:p>
    <w:p>
      <w:r>
        <w:rPr>
          <w:b/>
        </w:rPr>
        <w:t xml:space="preserve">306.9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13), it shall notify the Customer promptly and in any event within five Working Days. The Supplier shall perform its obligations under this clause with reasonable skill, care and diligence and in accordance with Good Industry Practice.</w:t>
      </w:r>
    </w:p>
    <w:p>
      <w:r>
        <w:rPr>
          <w:b/>
        </w:rPr>
        <w:t xml:space="preserve">306.10 </w:t>
      </w:r>
      <w:r>
        <w:rPr/>
        <w:t>Each party shall bear its own costs in connection with the matters described in this clause, save as otherwise expressly provided. The Supplier shall maintain complete and accurate records relating to the limitation of liability (module 13) and shall make them available to the Customer on request.</w:t>
      </w:r>
    </w:p>
    <w:p>
      <w:r>
        <w:rPr>
          <w:b/>
        </w:rPr>
        <w:t xml:space="preserve">306.11 </w:t>
      </w:r>
      <w:r>
        <w:rPr/>
        <w:t>Where the Supplier becomes aware of any matter which may affect the limitation of liability (module 13),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306.12 </w:t>
      </w:r>
      <w:r>
        <w:rPr/>
        <w:t>The Supplier shall maintain complete and accurate records relating to the limitation of liability (module 13)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306.13 </w:t>
      </w:r>
      <w:r>
        <w:rPr/>
        <w:t>The Supplier shall retain all Customer Data for 30 days after termination before secure deletion.</w:t>
      </w:r>
    </w:p>
    <w:p>
      <w:pPr>
        <w:pStyle w:val="Heading1"/>
      </w:pPr>
      <w:r>
        <w:rPr/>
        <w:t>307. Insurance (Module 13)</w:t>
      </w:r>
    </w:p>
    <w:p>
      <w:r>
        <w:rPr>
          <w:b/>
        </w:rPr>
        <w:t xml:space="preserve">307.1 </w:t>
      </w:r>
      <w:r>
        <w:rPr/>
        <w:t xml:space="preserve">Each party shall bear its own costs in connection with the matters described in this clause, save as otherwise expressly provided. 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307.2 </w:t>
      </w:r>
      <w:r>
        <w:rPr/>
        <w:t xml:space="preserve">The parties shall meet at least quarterly to review performance in relation to the insurance (module 13) and agree any improvements required. The parties shall </w:t>
      </w:r>
      <w:del w:id="9084" w:author="Helena Voss" w:date="2026-09-28T08:30:09Z">
        <w:r>
          <w:rPr/>
          <w:delText xml:space="preserve">meet</w:delText>
        </w:r>
      </w:del>
      <w:ins w:id="9085" w:author="Helena Voss" w:date="2026-09-28T08:30:09Z">
        <w:r>
          <w:rPr/>
          <w:t xml:space="preserve">reasonable</w:t>
        </w:r>
      </w:ins>
      <w:r>
        <w:rPr/>
        <w:t xml:space="preserve"> at least quarterly to review performance in relation to the insurance (module 13) and agree any improvements required. Any approval given by the Customer under this clause shall not relieve the Supplier of any of its obligations under this Agreement.</w:t>
      </w:r>
    </w:p>
    <w:p>
      <w:r>
        <w:rPr>
          <w:b/>
        </w:rPr>
        <w:t xml:space="preserve">307.3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insurance (module 13) and shall make them available to the Customer on request. Each party shall bear its own costs in connection with the matters described in this clause, save as otherwise expressly provided.</w:t>
      </w:r>
    </w:p>
    <w:p>
      <w:r>
        <w:rPr>
          <w:b/>
        </w:rPr>
        <w:t xml:space="preserve">307.4 </w:t>
      </w:r>
      <w:r>
        <w:rPr/>
        <w:t>Subject to Clause 9, the Supplier shall provide the deliverables described in this clause to the Customer.</w:t>
      </w:r>
    </w:p>
    <w:p>
      <w:r>
        <w:rPr>
          <w:b/>
        </w:rPr>
        <w:t xml:space="preserve">307.5 </w:t>
      </w:r>
      <w:r>
        <w:rPr/>
        <w:t xml:space="preserve">The Customer may, acting reasonably, request such information from the Supplier as it requires to </w:t>
      </w:r>
      <w:r>
        <w:rPr/>
        <w:t xml:space="preserve">reasonable</w:t>
      </w:r>
      <w:r>
        <w:rPr/>
        <w:t xml:space="preserve"> compliance with this clause. 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307.6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307.7 </w:t>
      </w:r>
      <w:r>
        <w:rPr/>
        <w:t>Where the Supplier becomes aware of any matter which may affect the insurance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insurance (module 13) and agree any improvements required.</w:t>
      </w:r>
    </w:p>
    <w:p>
      <w:r>
        <w:rPr>
          <w:b/>
        </w:rPr>
        <w:t xml:space="preserve">307.8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307.9 </w:t>
      </w:r>
      <w:r>
        <w:rPr/>
        <w:t>Nothing in this clause shall limit any other right or remedy of the Customer under this Agreement or at law. Where the Supplier becomes aware of any matter which may affect the insurance (module 13), it shall notify the Customer promptly and in any event within five Working Days. Nothing in this clause shall limit any other right or remedy of the Customer under this Agreement or at law.</w:t>
      </w:r>
    </w:p>
    <w:p>
      <w:r>
        <w:rPr>
          <w:b/>
        </w:rPr>
        <w:t xml:space="preserve">307.10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r>
        <w:rPr/>
        <w:t xml:space="preserve"> This obligation survives termination.</w:t>
      </w:r>
    </w:p>
    <w:p>
      <w:r>
        <w:rPr>
          <w:b/>
        </w:rPr>
        <w:t xml:space="preserve">307.11 </w:t>
      </w:r>
      <w:r>
        <w:rPr/>
        <w:t xml:space="preserve">The Customer may, acting reasonably, request such information from the Supplier as it requires to verify compliance with this clause. The parties shall meet at least quarterly to review performance in relation to the insurance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307.12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307.13 </w:t>
      </w:r>
      <w:r>
        <w:rPr/>
        <w:t>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w:t>
      </w:r>
    </w:p>
    <w:p>
      <w:pPr>
        <w:pStyle w:val="Heading1"/>
      </w:pPr>
      <w:r>
        <w:rPr/>
        <w:t>308. Force Majeure (Module 13)</w:t>
      </w:r>
    </w:p>
    <w:p>
      <w:r>
        <w:rPr>
          <w:b/>
        </w:rPr>
        <w:t xml:space="preserve">308.1 </w:t>
      </w:r>
      <w:r>
        <w:rPr/>
        <w:t>Either party may terminate this Agreement for convenience on not less than thirty (30) days' written notice.</w:t>
      </w:r>
    </w:p>
    <w:p>
      <w:r>
        <w:rPr>
          <w:b/>
        </w:rPr>
        <w:t xml:space="preserve">308.2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308.3 </w:t>
      </w:r>
      <w:r>
        <w:rPr/>
        <w:t>Either party may terminate this Agreement for convenience on not less than thirty (30) days' written notice.</w:t>
      </w:r>
    </w:p>
    <w:p>
      <w:r>
        <w:rPr>
          <w:b/>
        </w:rPr>
        <w:t xml:space="preserve">308.4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308.5 </w:t>
      </w:r>
      <w:r>
        <w:rPr/>
        <w:t>Where the Supplier becomes aware of any matter which may affect the force majeure (module 13), it shall notify the Customer promptly and in any event within five Working Days. Where the Supplier becomes aware of any matter which may affect the force majeure (module 13),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308.6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308.7 </w:t>
      </w:r>
      <w:r>
        <w:rPr/>
        <w:t>The parties shall meet at least quarterly to review performance in relation to the force majeure (module 13) and agree any improvements required. The parties shall meet at least quarterly to review performance in relation to the force majeure (module 13) and agree any improvements required.</w:t>
      </w:r>
    </w:p>
    <w:p>
      <w:r>
        <w:rPr>
          <w:b/>
        </w:rPr>
        <w:t xml:space="preserve">308.8 </w:t>
      </w:r>
      <w:r>
        <w:rPr/>
        <w:t>The Supplier shall provide the exit plan within thirty (30) days of the Effective Date.</w:t>
      </w:r>
    </w:p>
    <w:p>
      <w:pPr>
        <w:pStyle w:val="Heading1"/>
      </w:pPr>
      <w:r>
        <w:rPr/>
        <w:t>309. Subcontracting (Module 13)</w:t>
      </w:r>
    </w:p>
    <w:p>
      <w:r>
        <w:rPr>
          <w:b/>
        </w:rPr>
        <w:t xml:space="preserve">309.1 </w:t>
      </w:r>
      <w:r>
        <w:rPr/>
        <w:t>The Supplier shall maintain complete and accurate records relating to the subcontracting (module 13)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309.2 </w:t>
      </w:r>
      <w:r>
        <w:rPr/>
        <w:t xml:space="preserve">The parties shall meet at least quarterly to review performance in relation to the subcontracting (module 13) and agree any improvements required. Any approval given by the Customer under this clause shall not relieve the Supplier of any of its obligations under this Agreement. The parties shall meet at least quarterly to review performance in relation to the subcontracting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309.3 </w:t>
      </w:r>
      <w:r>
        <w:rPr/>
        <w:t>The parties shall meet at least quarterly to review performance in relation to the subcontracting (module 13) and agree any improvements required. Nothing in this clause shall limit any other right or remedy of the Customer under this Agreement or at law.</w:t>
      </w:r>
    </w:p>
    <w:p>
      <w:r>
        <w:rPr>
          <w:b/>
        </w:rPr>
        <w:t xml:space="preserve">309.4 </w:t>
      </w:r>
      <w:r>
        <w:rPr/>
        <w:t xml:space="preserve">Any approval given by the Customer under this clause shall not relieve the Supplier of any of its obligations under this Agreement. The parties shall meet at least quarterly to review performance in relation to the subcontracting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309.5 </w:t>
      </w:r>
      <w:r>
        <w:rPr/>
        <w:t>The Customer may, acting reasonably, request such information from the Supplier as it requires to verify compliance with this clause. Where the Supplier becomes aware of any matter which may affect the subcontracting (module 13), it shall notify the Customer promptly and in any event within five Working Days.</w:t>
      </w:r>
    </w:p>
    <w:p>
      <w:r>
        <w:rPr>
          <w:b/>
        </w:rPr>
        <w:t xml:space="preserve">309.6 </w:t>
      </w:r>
      <w:r>
        <w:rPr/>
        <w:t>Each party shall bear its own costs in connection with the matters described in this clause, save as otherwise expressly provided. Where the Supplier becomes aware of any matter which may affect the subcontracting (module 13),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subcontracting (module 13) and shall make them available to the Customer on request.</w:t>
      </w:r>
    </w:p>
    <w:p>
      <w:r>
        <w:rPr>
          <w:b/>
        </w:rPr>
        <w:t xml:space="preserve">309.7 </w:t>
      </w:r>
      <w:r>
        <w:rPr/>
        <w:t xml:space="preserve">The Customer may, acting reasonably, request such information from the Supplier as it requires to verify compliance with this clause. The Supplier shall maintain complete and accurate records relating to the subcontracting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309.9 </w:t>
      </w:r>
      <w:r>
        <w:rPr/>
        <w:t>Where the Supplier becomes aware of any matter which may affect the subcontracting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309.10 </w:t>
      </w:r>
      <w:r>
        <w:rPr/>
        <w:t>The Customer may, acting reasonably, request such information from the Supplier as it requires to verify compliance with this clause. The parties shall meet at least quarterly to review performance in relation to the subcontracting (module 13)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309.11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310. Assignment (Module 13)</w:t>
      </w:r>
    </w:p>
    <w:p>
      <w:r>
        <w:rPr>
          <w:b/>
        </w:rPr>
        <w:t xml:space="preserve">310.1 </w:t>
      </w:r>
      <w:r>
        <w:rPr/>
        <w:t xml:space="preserve">Any approval given </w:t>
      </w:r>
      <w:del w:id="9079" w:author="Helena Voss" w:date="2026-09-28T08:30:09Z">
        <w:r>
          <w:rPr/>
          <w:delText xml:space="preserve">by</w:delText>
        </w:r>
      </w:del>
      <w:ins w:id="9080" w:author="Helena Voss" w:date="2026-09-28T08:30:09Z">
        <w:r>
          <w:rPr/>
          <w:t xml:space="preserve">reasonable</w:t>
        </w:r>
      </w:ins>
      <w:r>
        <w:rPr/>
        <w:t xml:space="preserve">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p>
    <w:p>
      <w:r>
        <w:rPr>
          <w:b/>
        </w:rPr>
        <w:t xml:space="preserve">310.2 </w:t>
      </w:r>
      <w:r>
        <w:rPr/>
        <w:t>The Customer may, acting reasonably, request such information from the Supplier as it requires to verify compliance with this clause. The Supplier shall maintain complete and accurate records relating to the assignment (module 13)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310.3 </w:t>
      </w:r>
      <w:r>
        <w:rPr/>
        <w:t xml:space="preserve">Any approval given by the Customer under this clause shall not relieve the Supplier of any of its obligations under this Agreement. Where the Supplier becomes aware of any matter which may affect the assignment (module 13),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310.4 </w:t>
      </w:r>
      <w:r>
        <w:rPr/>
        <w:t>Nothing in this clause shall limit any other right or remedy of the Customer under this Agreement or at law. Where the Supplier becomes aware of any matter which may affect the assignment (module 13), it shall notify the Customer promptly and in any event within five Working Days. The parties shall meet at least quarterly to review performance in relation to the assignment (module 13) and agree any improvements required.</w:t>
      </w:r>
    </w:p>
    <w:p>
      <w:r>
        <w:rPr>
          <w:b/>
        </w:rPr>
        <w:t xml:space="preserve">310.5 </w:t>
      </w:r>
      <w:r>
        <w:rPr/>
        <w:t>The Customer may, acting reasonably, request such information from the Supplier as it requires to verify compliance with this clause. 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w:t>
      </w:r>
    </w:p>
    <w:p>
      <w:r>
        <w:rPr>
          <w:b/>
        </w:rPr>
        <w:t xml:space="preserve">310.6 </w:t>
      </w:r>
      <w:r>
        <w:rPr/>
        <w:t>The parties shall meet at least quarterly to review performance in relation to the assignment (module 13) and agree any improvements required. The parties shall meet at least quarterly to review performance in relation to the assignment (module 13) and agree any improvements required.</w:t>
      </w:r>
    </w:p>
    <w:p>
      <w:r>
        <w:rPr>
          <w:b/>
        </w:rPr>
        <w:t xml:space="preserve">310.7 </w:t>
      </w:r>
      <w:r>
        <w:rPr/>
        <w:t>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w:r>
        <w:rPr>
          <w:b/>
        </w:rPr>
        <w:t xml:space="preserve">310.8 </w:t>
      </w:r>
      <w:r>
        <w:rPr/>
        <w:t xml:space="preserve">Nothing </w:t>
      </w:r>
      <w:r>
        <w:rPr/>
        <w:t xml:space="preserve">reasonable</w:t>
      </w:r>
      <w:r>
        <w:rPr/>
        <w:t xml:space="preserve"> this clause shall limit any other right or remedy of the Customer under this Agreement or at law. The parties shall meet at least quarterly to review performance in relation to the assignment (module 13) and agree any improvements required. Any approval given by the Customer under this clause shall not relieve the Supplier of any of its obligations under this Agreement.</w:t>
      </w:r>
    </w:p>
    <w:p>
      <w:r>
        <w:rPr>
          <w:b/>
        </w:rPr>
        <w:t xml:space="preserve">310.9 </w:t>
      </w:r>
      <w:r>
        <w:rPr/>
        <w:t xml:space="preserve">Any approval given by the Customer under this clause shall not relieve the Supplier of any of its obligations under this Agreement. The Supplier shall maintain complete and accurate records relating t</w:t>
      </w:r>
      <w:r>
        <w:rPr>
          <w:b/>
        </w:rPr>
        <w:t xml:space="preserve">o the assign</w:t>
      </w:r>
      <w:r>
        <w:rPr/>
        <w:t xml:space="preserve">ment (module 13) and shall make them available to the Customer on request.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w:r>
        <w:rPr>
          <w:b/>
        </w:rPr>
        <w:t xml:space="preserve">310.10 </w:t>
      </w:r>
      <w:r>
        <w:rPr/>
        <w:t>Subject to Clause 9.2, the Supplier shall provide the deliverables described in this clause to the Customer.</w:t>
      </w:r>
    </w:p>
    <w:p>
      <w:r>
        <w:rPr>
          <w:b/>
        </w:rPr>
        <w:t xml:space="preserve">310.11 </w:t>
      </w:r>
      <w:r>
        <w:rPr/>
        <w:t xml:space="preserve">The parties shall meet at least quarterly to review performance in relation to the assignment (module 13) and agree any improvements required. Any approval given by the Customer under this clause shall not relieve the Supplier of any of its obligations under this Agreement. The parties shall meet at least quarterly to review performance in relation to the assignment (module 13) and agree any improvements required. The Supplier shall perform its obligations under this clause with reasonable skill, care and diligence and in accordance with </w:t>
      </w:r>
      <w:r>
        <w:rPr>
          <w:i/>
        </w:rPr>
        <w:t>Good Industry Practice</w:t>
      </w:r>
      <w:r>
        <w:rPr/>
        <w:t>.</w:t>
      </w:r>
    </w:p>
    <w:p>
      <w:pPr>
        <w:pStyle w:val="Heading1"/>
      </w:pPr>
      <w:r>
        <w:rPr/>
        <w:t>311. Dispute Resolution (Module 13)</w:t>
      </w:r>
    </w:p>
    <w:p>
      <w:r>
        <w:rPr>
          <w:b/>
        </w:rPr>
        <w:t xml:space="preserve">311.1 </w:t>
      </w:r>
      <w:r>
        <w:rPr/>
        <w:t xml:space="preserve">Subject to Clause 9.4, the Supplier shall provide the deliverables described in this clause to the Customer.</w:t>
      </w:r>
      <w:r>
        <w:rPr/>
        <w:t xml:space="preserve"> This obligation survives termination.</w:t>
      </w:r>
    </w:p>
    <w:p>
      <w:r>
        <w:rPr>
          <w:b/>
        </w:rPr>
        <w:t xml:space="preserve">311.2 </w:t>
      </w:r>
      <w:r>
        <w:rPr/>
        <w:t>Subject to Clause 9.4, the Supplier shall provide the deliverables described in this clause to the Customer.</w:t>
      </w:r>
    </w:p>
    <w:p>
      <w:r>
        <w:rPr>
          <w:b/>
        </w:rPr>
        <w:t xml:space="preserve">311.3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311.4 </w:t>
      </w:r>
      <w:r>
        <w:rPr/>
        <w:t xml:space="preserve">The Supplier shall remedy any material breach within </w:t>
      </w:r>
      <w:del w:id="9019" w:author="Helena Voss" w:date="2026-09-28T08:30:09Z">
        <w:r>
          <w:rPr/>
          <w:delText xml:space="preserve">30</w:delText>
        </w:r>
      </w:del>
      <w:ins w:id="9020" w:author="Helena Voss" w:date="2026-09-28T08:30:09Z">
        <w:r>
          <w:rPr/>
          <w:t xml:space="preserve">reasonable</w:t>
        </w:r>
      </w:ins>
      <w:r>
        <w:rPr/>
        <w:t xml:space="preserve"> days of written notice requiring it to do so.</w:t>
      </w:r>
    </w:p>
    <w:p>
      <w:r>
        <w:rPr>
          <w:b/>
        </w:rPr>
        <w:t xml:space="preserve">311.5 </w:t>
      </w:r>
      <w:r>
        <w:rPr/>
        <w:t>The Supplier shall retain all Customer Data for 30 days after termination before secure deletion.</w:t>
      </w:r>
    </w:p>
    <w:p>
      <w:pPr>
        <w:rPr/>
      </w:pPr>
      <w:r>
        <w:rPr/>
        <w:t xml:space="preserve">3550.A The Parties shall co-operate in good faith.</w:t>
      </w:r>
    </w:p>
    <w:p>
      <w:r>
        <w:rPr>
          <w:b/>
        </w:rPr>
        <w:t xml:space="preserve">311.6 </w:t>
      </w:r>
      <w:r>
        <w:rPr/>
        <w:t>Where the Supplier becomes aware of any matter which may affect the dispute resolution (module 13), it shall notify the Customer promptly and in any event within five Working Days. Each party shall bear its own costs in connection with the matters described in this clause, save as otherwise expressly provided.</w:t>
      </w:r>
    </w:p>
    <w:p>
      <w:r>
        <w:rPr>
          <w:b/>
        </w:rPr>
        <w:t xml:space="preserve">311.8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311.9 </w:t>
      </w:r>
      <w:r>
        <w:rPr/>
        <w:t>The Supplier shall maintain complete and accurate records relating to the dispute resolution (module 13)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311.10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311.11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13) and agree any improvements required.</w:t>
      </w:r>
    </w:p>
    <w:p>
      <w:pPr>
        <w:pStyle w:val="Heading1"/>
      </w:pPr>
      <w:r>
        <w:rPr/>
        <w:t>312. Notices (Module 13)</w:t>
      </w:r>
    </w:p>
    <w:p>
      <w:r>
        <w:rPr>
          <w:b/>
        </w:rPr>
        <w:t xml:space="preserve">312.1 </w:t>
      </w:r>
      <w:r>
        <w:rPr/>
        <w:t>The Supplier shall provide the exit plan within thirty (30) days of the Effective Date.</w:t>
      </w:r>
    </w:p>
    <w:p>
      <w:r>
        <w:rPr>
          <w:b/>
        </w:rPr>
        <w:t xml:space="preserve">312.2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 The parties shall meet at least quarterly to review performance in relation to the notices (module 13) and agree any improvements required. Nothing in this clause shall limit any other right or remedy of the Customer under this Agreement or at law.</w:t>
      </w:r>
    </w:p>
    <w:p>
      <w:r>
        <w:rPr>
          <w:b/>
        </w:rPr>
        <w:t xml:space="preserve">312.3 </w:t>
      </w:r>
      <w:r>
        <w:rPr/>
        <w:t>Either party may terminate this Agreement for convenience on not less than thirty (30) days' written notice.</w:t>
      </w:r>
    </w:p>
    <w:p>
      <w:r>
        <w:rPr>
          <w:b/>
        </w:rPr>
        <w:t xml:space="preserve">312.4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notices (module 13) and agree any improvements required.</w:t>
      </w:r>
    </w:p>
    <w:p>
      <w:r>
        <w:rPr>
          <w:b/>
        </w:rPr>
        <w:t xml:space="preserve">312.5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w:t>
      </w:r>
    </w:p>
    <w:p>
      <w:r>
        <w:rPr>
          <w:b/>
        </w:rPr>
        <w:t xml:space="preserve">312.6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312.7 </w:t>
      </w:r>
      <w:r>
        <w:rPr/>
        <w:t xml:space="preserve">Any approval given by the Customer under this clause shall not relieve the Supplier of any of its obligations under this Agreement. The Supplier shall maintain complete and accurate records relating to the notices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312.8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notices (module 13), it shall notify the Customer promptly and in any event within five Working Days. Each party shall bear its own costs in connection with the matters described in this clause, save as otherwise expressly provided.</w:t>
      </w:r>
    </w:p>
    <w:p>
      <w:r>
        <w:rPr>
          <w:b/>
        </w:rPr>
        <w:t xml:space="preserve">312.9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313. Governing Law (Module 13)</w:t>
      </w:r>
    </w:p>
    <w:p>
      <w:r>
        <w:rPr>
          <w:b/>
        </w:rPr>
        <w:t xml:space="preserve">313.1 </w:t>
      </w:r>
      <w:r>
        <w:rPr/>
        <w:t>Where the Supplier becomes aware of any matter which may affect the governing law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governing law (module 13) and agree any improvements required. The parties shall meet at least quarterly to review performance in relation to the governing law (module 13) and agree any improvements required.</w:t>
      </w:r>
    </w:p>
    <w:p>
      <w:r>
        <w:rPr>
          <w:b/>
        </w:rPr>
        <w:t xml:space="preserve">313.2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313.3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governing law (module 13) and shall make them available to the Customer on request.</w:t>
      </w:r>
    </w:p>
    <w:p>
      <w:r>
        <w:rPr>
          <w:b/>
        </w:rPr>
        <w:t xml:space="preserve">313.4 </w:t>
      </w:r>
      <w:r>
        <w:rPr/>
        <w:t>Where the Supplier becomes aware of any matter which may affect the governing law (module 13), it shall notify the Customer promptly and in any event within five Working Days. Where the Supplier becomes aware of any matter which may affect the governing law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313.5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313.6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governing law (module 13) and agree any improvements required. The Customer may, acting reasonably, request such information from the Supplier as it requires to verify compliance with this clause.</w:t>
      </w:r>
    </w:p>
    <w:p>
      <w:r>
        <w:rPr>
          <w:b/>
        </w:rPr>
        <w:t xml:space="preserve">313.7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313.8 </w:t>
      </w:r>
      <w:r>
        <w:rPr/>
        <w:t>Clause 19.3 applies to any dispute arising under this clause.</w:t>
      </w:r>
    </w:p>
    <w:p>
      <w:pPr>
        <w:pStyle w:val="Heading1"/>
      </w:pPr>
      <w:r>
        <w:rPr/>
        <w:t>314. Services (Module 14)</w:t>
      </w:r>
    </w:p>
    <w:p>
      <w:pPr>
        <w:pStyle w:val="Heading2"/>
        <w:pPrChange w:id="20004" w:author="Helena Voss" w:date="2026-09-28T08:30:09Z">
          <w:pPr/>
        </w:pPrChange>
      </w:pPr>
      <w:r>
        <w:rPr>
          <w:b/>
        </w:rPr>
        <w:t xml:space="preserve">314.1 </w:t>
      </w:r>
      <w:r>
        <w:rPr/>
        <w:t xml:space="preserve">Nothing in this clause shall limit any other right or remedy of the Customer under this Agreement or at law. The parties shall meet at least quarterly to review performance in relation to the services (module 14) and agree any improvements required.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r>
        <w:rPr/>
        <w:t xml:space="preserve"> This obligation survives termination.</w:t>
      </w:r>
    </w:p>
    <w:p>
      <w:r>
        <w:rPr>
          <w:b/>
        </w:rPr>
        <w:t xml:space="preserve">314.2 </w:t>
      </w:r>
      <w:r>
        <w:rPr/>
        <w:t>The Supplier shall maintain complete and accurate records relating to the services (module 14) and shall make them available to the Customer on request. Nothing in this clause shall limit any other right or remedy of the Customer under this Agreement or at law.</w:t>
      </w:r>
    </w:p>
    <w:p>
      <w:r>
        <w:rPr>
          <w:b/>
        </w:rPr>
        <w:t xml:space="preserve">314.3 </w:t>
      </w:r>
      <w:r>
        <w:rPr/>
        <w:t>Where the Supplier becomes aware of any matter which may affect the services (module 14), it shall notify the Customer promptly and in any event within five Working Days.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w:r>
        <w:rPr>
          <w:b/>
        </w:rPr>
        <w:t xml:space="preserve">314.4 </w:t>
      </w:r>
      <w:r>
        <w:rPr/>
        <w:t xml:space="preserve">Where the Supplier becomes aware of any matter which may affect the services (module 14), it shall notify the</w:t>
      </w:r>
      <w:r>
        <w:rPr>
          <w:b/>
          <w:rPrChange w:id="20027" w:author="Helena Voss" w:date="2026-09-28T08:30:09Z">
            <w:rPr/>
          </w:rPrChange>
        </w:rPr>
        <w:t xml:space="preserve"> Customer pr</w:t>
      </w:r>
      <w:r>
        <w:rPr/>
        <w:t xml:space="preserve">omptly and in any event within five Working Days. Where the Supplier becomes aware of any matter which may affect the services (module 14), it shall notify the Customer promptly and in any event within five Working Days.</w:t>
      </w:r>
    </w:p>
    <w:p>
      <w:r>
        <w:rPr>
          <w:b/>
        </w:rPr>
        <w:t xml:space="preserve">314.5 </w:t>
      </w:r>
      <w:r>
        <w:rPr/>
        <w:t>Nothing in this clause shall limit any other right or remedy of the Customer under this Agreement or at law. The Supplier shall maintain complete and accurate records relating to the services (module 14) and shall make them available to the Customer on request. Any approval given by the Customer under this clause shall not relieve the Supplier of any of its obligations under this Agreement.</w:t>
      </w:r>
    </w:p>
    <w:p>
      <w:r>
        <w:rPr>
          <w:b/>
        </w:rPr>
        <w:t xml:space="preserve">314.6 </w:t>
      </w:r>
      <w:r>
        <w:rPr/>
        <w:t xml:space="preserve">Nothing in this clause shall limit any other right or remedy of the Customer under this Agreement or at law. The Customer may, acting reasonably, request such infor</w:t>
      </w:r>
      <w:r>
        <w:rPr>
          <w:b/>
          <w:rPrChange w:id="20033" w:author="Helena Voss" w:date="2026-09-28T08:30:09Z">
            <w:rPr/>
          </w:rPrChange>
        </w:rPr>
        <w:t xml:space="preserve">mation from </w:t>
      </w:r>
      <w:r>
        <w:rPr/>
        <w:t xml:space="preserve">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314.7 </w:t>
      </w:r>
      <w:r>
        <w:rPr/>
        <w:t xml:space="preserve">The Customer may, acting reasonably, request such information from the Supplier as it requires to verify compliance with this clause. The parties shall meet at least quarterly to review performance in relation to the services (module 14) and agree any improvements required. Each party shall bear its own costs in connection with the matters described in this clause, save as otherwise expressly </w:t>
      </w:r>
      <w:r>
        <w:rPr/>
        <w:t xml:space="preserve">reasonable</w:t>
      </w:r>
      <w:r>
        <w:rPr/>
        <w:t xml:space="preserve"> The Supplier shall maintain complete and accurate records relating to the services (module 14) and shall make them available to the Customer on request.</w:t>
      </w:r>
    </w:p>
    <w:p>
      <w:r>
        <w:rPr>
          <w:b/>
        </w:rPr>
        <w:t xml:space="preserve">314.8 </w:t>
      </w:r>
      <w:r>
        <w:rPr/>
        <w:t xml:space="preserve">The Supplier shall maintain complete and accurate records relating to the services (module 14)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314.9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314.10 </w:t>
      </w:r>
      <w:r>
        <w:rPr/>
        <w:t xml:space="preserve">The Supplier shall maintain complete and accurate records relating to the services (module 14)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314.11 </w:t>
      </w:r>
      <w:r>
        <w:rPr/>
        <w:t>Each party shall bear its own costs in connection with the matters described in this clause, save as otherwise expressly provided. The parties shall meet at least quarterly to review performance in relation to the services (module 14) and agree any improvements required. Where the Supplier becomes aware of any matter which may affect the services (module 14), it shall notify the Customer promptly and in any event within five Working Days.</w:t>
      </w:r>
    </w:p>
    <w:p>
      <w:r>
        <w:rPr>
          <w:b/>
        </w:rPr>
        <w:t xml:space="preserve">314.12 </w:t>
      </w:r>
      <w:r>
        <w:rPr/>
        <w:t xml:space="preserve">The parties shall meet at least quarterly to review performance in relation to the services (module 14)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314.13 </w:t>
      </w:r>
      <w:r>
        <w:rPr/>
        <w:t>The Customer may, acting reasonably, request such information from the Supplier as it requires to verify compliance with this clause. The parties shall meet at least quarterly to review performance in relation to the services (module 14) and agree any improvements required.</w:t>
      </w:r>
    </w:p>
    <w:p>
      <w:pPr>
        <w:pStyle w:val="Heading1"/>
      </w:pPr>
      <w:r>
        <w:rPr/>
        <w:t>315. Service Levels (Module 14)</w:t>
      </w:r>
    </w:p>
    <w:p>
      <w:r>
        <w:rPr>
          <w:b/>
        </w:rPr>
        <w:t xml:space="preserve">315.1 </w:t>
      </w:r>
      <w:r>
        <w:rPr/>
        <w:t>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 levels (module 14) and shall make them available to the Customer on request.</w:t>
      </w:r>
    </w:p>
    <w:p>
      <w:r>
        <w:rPr>
          <w:b/>
        </w:rPr>
        <w:t xml:space="preserve">315.3 </w:t>
      </w:r>
      <w:r>
        <w:rPr/>
        <w:t>Any approval given by the Customer under this clause shall not relieve the Supplier of any of its obligations under this Agreement.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315.4 </w:t>
      </w:r>
      <w:r>
        <w:rPr/>
        <w:t>The Supplier shall maintain complete and accurate records relating to the service levels (module 14) and shall make them available to the Customer on request. Nothing in this clause shall limit any other right or remedy of the Customer under this Agreement or at law.</w:t>
      </w:r>
    </w:p>
    <w:p>
      <w:r>
        <w:rPr>
          <w:b/>
        </w:rPr>
        <w:t xml:space="preserve">315.5 </w:t>
      </w:r>
      <w:r>
        <w:rPr/>
        <w:t>Where the Supplier becomes aware of any matter which may affect the service levels (module 14),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315.6 </w:t>
      </w:r>
      <w:r>
        <w:rPr/>
        <w:t>Either party may terminate this Agreement for convenience on not less than thirty (30) days' written notice.</w:t>
      </w:r>
    </w:p>
    <w:p>
      <w:pPr>
        <w:rPr>
          <w:del w:id="9170" w:author="Helena Voss" w:date="2026-09-28T08:30:09Z"/>
        </w:rPr>
      </w:pPr>
      <w:del w:id="9169" w:author="Helena Voss" w:date="2026-09-28T08:30:09Z">
        <w:r>
          <w:rPr>
            <w:b/>
          </w:rPr>
          <w:delText xml:space="preserve">315.7 </w:delText>
        </w:r>
        <w:r>
          <w:rPr/>
          <w:delText xml:space="preserve">Nothing in this clause shall limit any other right or remedy of the Customer under this Agreement or at law. The Supplier shall perform its obligations under this clause with reasonable skill, care and diligence and in accordance with </w:delText>
        </w:r>
        <w:r>
          <w:rPr>
            <w:i/>
          </w:rPr>
          <w:delText>Good Industry Practice</w:delText>
        </w:r>
        <w:r>
          <w:rPr/>
          <w:delText>. The parties shall meet at least quarterly to review performance in relation to the service levels (module 14) and agree any improvements required.</w:delText>
        </w:r>
      </w:del>
    </w:p>
    <w:p>
      <w:r>
        <w:rPr>
          <w:b/>
        </w:rPr>
        <w:t xml:space="preserve">315.8 </w:t>
      </w:r>
      <w:r>
        <w:rPr/>
        <w:t>The parties shall meet at least quarterly to review performance in relation to the service levels (module 14) and agree any improvements required.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315.9 </w:t>
      </w:r>
      <w:r>
        <w:rPr/>
        <w:t>Nothing in this clause shall limit any other right or remedy of the Customer under this Agreement or at law. Where the Supplier becomes aware of any matter which may affect the service levels (module 14), it shall notify the Customer promptly and in any event within five Working Days. The Supplier shall maintain complete and accurate records relating to the service levels (module 14) and shall make them available to the Customer on request.</w:t>
      </w:r>
    </w:p>
    <w:p>
      <w:r>
        <w:rPr>
          <w:b/>
        </w:rPr>
        <w:t xml:space="preserve">315.10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service levels (module 14), it shall notify the Customer promptly and in any event within five Working Days.</w:t>
      </w:r>
    </w:p>
    <w:p>
      <w:r>
        <w:rPr>
          <w:b/>
        </w:rPr>
        <w:t xml:space="preserve">315.11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316. Personnel (Module 14)</w:t>
      </w:r>
    </w:p>
    <w:p>
      <w:r>
        <w:rPr>
          <w:b/>
        </w:rPr>
        <w:t xml:space="preserve">316.1 </w:t>
      </w:r>
      <w:r>
        <w:rPr/>
        <w:t xml:space="preserve">The parties shall meet at least quarterly to review performance in relation to </w:t>
      </w:r>
      <w:del w:id="9116" w:author="Helena Voss" w:date="2026-09-28T08:30:09Z">
        <w:r>
          <w:rPr/>
          <w:delText xml:space="preserve">the</w:delText>
        </w:r>
      </w:del>
      <w:ins w:id="9117" w:author="Helena Voss" w:date="2026-09-28T08:30:09Z">
        <w:r>
          <w:rPr/>
          <w:t xml:space="preserve">reasonable</w:t>
        </w:r>
      </w:ins>
      <w:r>
        <w:rPr/>
        <w:t xml:space="preserve"> personnel (module 14) and agree any improvements required. The Customer may, acting reasonably, request such information from the Supplier as it requires to verify compliance with this clause.</w:t>
      </w:r>
    </w:p>
    <w:p>
      <w:r>
        <w:rPr>
          <w:b/>
        </w:rPr>
        <w:t xml:space="preserve">316.2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316.3 </w:t>
      </w:r>
      <w:r>
        <w:rPr/>
        <w:t>Clause 29.1 applies to any dispute arising under this clause.</w:t>
      </w:r>
    </w:p>
    <w:p>
      <w:r>
        <w:rPr>
          <w:b/>
        </w:rPr>
        <w:t xml:space="preserve">316.4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14) and agree any improvements required.</w:t>
      </w:r>
    </w:p>
    <w:p>
      <w:r>
        <w:rPr>
          <w:b/>
        </w:rPr>
        <w:t xml:space="preserve">316.5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personnel (module 14), it shall notify the Customer promptly and in any event within five Working Days.</w:t>
      </w:r>
    </w:p>
    <w:p>
      <w:r>
        <w:rPr>
          <w:b/>
        </w:rPr>
        <w:t xml:space="preserve">316.6 </w:t>
      </w:r>
      <w:r>
        <w:rPr/>
        <w:t>Subject to Clause 9, the Supplier shall provide the deliverables described in this clause to the Customer.</w:t>
      </w:r>
    </w:p>
    <w:p>
      <w:r>
        <w:rPr>
          <w:b/>
        </w:rPr>
        <w:t xml:space="preserve">316.7 </w:t>
      </w:r>
      <w:r>
        <w:rPr/>
        <w:t>The Supplier shall maintain complete and accurate records relating to the personnel (module 14)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personnel (module 14) and agree any improvements required.</w:t>
      </w:r>
    </w:p>
    <w:p>
      <w:r>
        <w:rPr>
          <w:b/>
        </w:rPr>
        <w:t xml:space="preserve">316.8 </w:t>
      </w:r>
      <w:r>
        <w:rPr/>
        <w:t>Subject to Clause 9.2, the Supplier shall provide the deliverables described in this clause to the Customer.</w:t>
      </w:r>
    </w:p>
    <w:p>
      <w:r>
        <w:rPr>
          <w:b/>
        </w:rPr>
        <w:t xml:space="preserve">316.9 </w:t>
      </w:r>
      <w:r>
        <w:rPr/>
        <w:t>Nothing in this clause shall limit any other right or remedy of the Customer under this Agreement or at law. The Supplier shall maintain complete and accurate records relating to the personnel (module 14) and shall make them available to the Customer on request.</w:t>
      </w:r>
    </w:p>
    <w:p>
      <w:pPr>
        <w:rPr/>
      </w:pPr>
      <w:r>
        <w:rPr/>
        <w:t xml:space="preserve">3610.A The Parties shall co-operate in good faith.</w:t>
      </w:r>
    </w:p>
    <w:p>
      <w:r>
        <w:rPr>
          <w:b/>
        </w:rPr>
        <w:t xml:space="preserve">316.10 </w:t>
      </w:r>
      <w:r>
        <w:rPr/>
        <w:t>Each party shall bear its own costs in connection with the matters described in this clause, save as otherwise expressly provided.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w:r>
        <w:rPr>
          <w:b/>
        </w:rPr>
        <w:t xml:space="preserve">316.11 </w:t>
      </w:r>
      <w:r>
        <w:rPr/>
        <w:t>Where the Supplier becomes aware of any matter which may affect the personnel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w:r>
        <w:rPr>
          <w:b/>
        </w:rPr>
        <w:t xml:space="preserve">316.12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316.13 </w:t>
      </w:r>
      <w:r>
        <w:rPr/>
        <w:t>Where the Supplier becomes aware of any matter which may affect the personnel (module 14),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personnel (module 14) and shall make them available to the Customer on request.</w:t>
      </w:r>
    </w:p>
    <w:p>
      <w:pPr>
        <w:rPr/>
      </w:pPr>
      <w:r>
        <w:rPr/>
        <w:t xml:space="preserve">3615.A The Parties shall co-operate in good faith.</w:t>
      </w:r>
    </w:p>
    <w:p>
      <w:pPr>
        <w:pStyle w:val="Heading1"/>
      </w:pPr>
      <w:r>
        <w:rPr/>
        <w:t>317. Customer Obligations (Module 14)</w:t>
      </w:r>
    </w:p>
    <w:p>
      <w:r>
        <w:rPr>
          <w:b/>
        </w:rPr>
        <w:t xml:space="preserve">317.1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w:t>
      </w:r>
    </w:p>
    <w:p>
      <w:r>
        <w:rPr>
          <w:b/>
        </w:rPr>
        <w:t xml:space="preserve">317.2 </w:t>
      </w:r>
      <w:r>
        <w:rPr/>
        <w:t xml:space="preserve">The parties shall meet at least quarterly to review performance in relation to the customer obligations (module 14)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317.3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317.4 </w:t>
      </w:r>
      <w:r>
        <w:rPr/>
        <w:t>The Supplier shall maintain complete and accurate records relating to the customer obligations (module 14) and shall make them available to the Customer on request. Where the Supplier becomes aware of any matter which may affect the customer obligations (module 14), it shall notify the Customer promptly and in any event within five Working Days.</w:t>
      </w:r>
    </w:p>
    <w:p>
      <w:r>
        <w:rPr>
          <w:b/>
        </w:rPr>
        <w:t xml:space="preserve">317.5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14), it shall notify the Customer promptly and in any event within five Working Days.</w:t>
      </w:r>
    </w:p>
    <w:p>
      <w:r>
        <w:rPr>
          <w:b/>
        </w:rPr>
        <w:t xml:space="preserve">317.6 </w:t>
      </w:r>
      <w:r>
        <w:rPr/>
        <w:t>The Supplier shall maintain complete and accurate records relating to the customer obligations (module 14) and shall make them available to the Customer on request. The parties shall meet at least quarterly to review performance in relation to the customer obligations (module 14) and agree any improvements required.</w:t>
      </w:r>
    </w:p>
    <w:p>
      <w:r>
        <w:rPr>
          <w:b/>
        </w:rPr>
        <w:t xml:space="preserve">317.7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customer obligations (module 14) and agree any improvements required.</w:t>
      </w:r>
    </w:p>
    <w:p>
      <w:r>
        <w:rPr>
          <w:b/>
        </w:rPr>
        <w:t xml:space="preserve">317.8 </w:t>
      </w:r>
      <w:r>
        <w:rPr/>
        <w:t xml:space="preserve">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317.9 </w:t>
      </w:r>
      <w:r>
        <w:rPr/>
        <w:t>The Supplier shall provide the exit plan within thirty (30) days of the Effective Date.</w:t>
      </w:r>
    </w:p>
    <w:p>
      <w:pPr>
        <w:pStyle w:val="Heading1"/>
      </w:pPr>
      <w:r>
        <w:rPr/>
        <w:t>318. Change Control (Module 14)</w:t>
      </w:r>
    </w:p>
    <w:p>
      <w:r>
        <w:rPr>
          <w:b/>
        </w:rPr>
        <w:t xml:space="preserve">318.1 </w:t>
      </w:r>
      <w:r>
        <w:rPr/>
        <w:t>Nothing in this clause shall limit any other right or remedy of the Customer under this Agreement or at law. The Supplier shall maintain complete and accurate records relating to the change control (module 14) and shall make them available to the Customer on request. Nothing in this clause shall limit any other right or remedy of the Customer under this Agreement or at law.</w:t>
      </w:r>
    </w:p>
    <w:p>
      <w:r>
        <w:rPr>
          <w:b/>
        </w:rPr>
        <w:t xml:space="preserve">318.2 </w:t>
      </w:r>
      <w:r>
        <w:rPr/>
        <w:t xml:space="preserve">The Supplier shall perform its </w:t>
      </w:r>
      <w:r>
        <w:rPr/>
        <w:t xml:space="preserve">reasonable</w:t>
      </w:r>
      <w:r>
        <w:rPr/>
        <w:t xml:space="preserve">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Where the Supplier becomes aware of any matter which may affect the change control (module 14), it shall notify the Customer promptly and in any event within five Working Days. The Supplier shall maintain complete and accurate records relating to the change control (module 14) and shall make them available to the Customer on request.</w:t>
      </w:r>
    </w:p>
    <w:p>
      <w:r>
        <w:rPr>
          <w:b/>
        </w:rPr>
        <w:t xml:space="preserve">318.3 </w:t>
      </w:r>
      <w:r>
        <w:rPr/>
        <w:t>Where the Supplier becomes aware of any matter which may affect the change control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Supplier shall maintain complete and accurate records relating to the change control (module 14) and shall make them available to the Customer on request.</w:t>
      </w:r>
    </w:p>
    <w:p>
      <w:r>
        <w:rPr>
          <w:b/>
        </w:rPr>
        <w:t xml:space="preserve">318.4 </w:t>
      </w:r>
      <w:r>
        <w:rPr/>
        <w:t>The Supplier shall provide the exit plan within thirty (30) days of the Effective Date.</w:t>
      </w:r>
    </w:p>
    <w:p>
      <w:r>
        <w:rPr>
          <w:b/>
        </w:rPr>
        <w:t xml:space="preserve">318.5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14) and shall make them available to the Customer on request. Nothing in this clause shall limit any other right or remedy of the Customer under this Agreement or at law.</w:t>
      </w:r>
    </w:p>
    <w:p>
      <w:r>
        <w:rPr>
          <w:b/>
        </w:rPr>
        <w:t xml:space="preserve">318.6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14)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318.7 </w:t>
      </w:r>
      <w:r>
        <w:rPr/>
        <w:t xml:space="preserve">The Customer may, acting reasonably, request such information from the Supplier as it requires to verify compliance with this clause. Where the Supplier becomes aware of any matter which may affect the change control (module 14), it shall notify the Customer promptly and in any event within five Working Days. The Customer may, acting reasonably, request such information from the Supplier as it requires to verify compliance with this clause. The Customer may, </w:t>
      </w:r>
      <w:r>
        <w:rPr/>
        <w:t xml:space="preserve">reasonable</w:t>
      </w:r>
      <w:r>
        <w:rPr/>
        <w:t xml:space="preserve"> reasonably, request such information from the Supplier as it requires to verify compliance with this clause.</w:t>
      </w:r>
    </w:p>
    <w:p>
      <w:r>
        <w:rPr>
          <w:b/>
        </w:rPr>
        <w:t xml:space="preserve">318.8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pPr>
        <w:pStyle w:val="Heading2"/>
      </w:pPr>
      <w:r>
        <w:rPr>
          <w:b/>
        </w:rPr>
        <w:t xml:space="preserve">318.9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318.10 </w:t>
      </w:r>
      <w:r>
        <w:rPr/>
        <w:t xml:space="preserve">Each party shall bear its own costs in connection with the matters described in this clause, save as otherwise expressly provided. Any approval given by the Custom</w:t>
      </w:r>
      <w:r>
        <w:rPr>
          <w:b/>
          <w:rPrChange w:id="20003" w:author="Helena Voss" w:date="2026-09-28T08:30:09Z">
            <w:rPr/>
          </w:rPrChange>
        </w:rPr>
        <w:t xml:space="preserve">er under thi</w:t>
      </w:r>
      <w:r>
        <w:rPr/>
        <w:t xml:space="preserve">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318.11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w:t>
      </w:r>
    </w:p>
    <w:p>
      <w:r>
        <w:rPr>
          <w:b/>
        </w:rPr>
        <w:t xml:space="preserve">318.12 </w:t>
      </w:r>
      <w:r>
        <w:rPr/>
        <w:t>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318.13 </w:t>
      </w:r>
      <w:r>
        <w:rPr/>
        <w:t>Subject to Clause 9.4, the Supplier shall provide the deliverables described in this clause to the Customer.</w:t>
      </w:r>
    </w:p>
    <w:p>
      <w:pPr>
        <w:pStyle w:val="Heading1"/>
      </w:pPr>
      <w:r>
        <w:rPr/>
        <w:t>319. Fees and Payment (Module 14)</w:t>
      </w:r>
    </w:p>
    <w:p>
      <w:r>
        <w:rPr>
          <w:b/>
        </w:rPr>
        <w:t xml:space="preserve">319.1 </w:t>
      </w:r>
      <w:r>
        <w:rPr/>
        <w:t xml:space="preserve">Where the Supplier becomes aware of any matter which may affect the fees and payment (module 14),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319.2 </w:t>
      </w:r>
      <w:r>
        <w:rPr/>
        <w:t>Undisputed amounts shall be paid no later than 30 days after the date of the relevant invoice.</w:t>
      </w:r>
    </w:p>
    <w:p>
      <w:r>
        <w:rPr>
          <w:b/>
        </w:rPr>
        <w:t xml:space="preserve">319.3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14) and shall make them available to the Customer on request. Where the Supplier becomes aware of any matter which may affect the fees and payment (module 14), it shall notify the Customer promptly and in any event within five Working Days.</w:t>
      </w:r>
    </w:p>
    <w:p>
      <w:r>
        <w:rPr>
          <w:b/>
        </w:rPr>
        <w:t xml:space="preserve">319.4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319.5 </w:t>
      </w:r>
      <w:r>
        <w:rPr/>
        <w:t>The Customer shall settle the Milestone Payment within 30 days of the Acceptance Certificate.</w:t>
      </w:r>
    </w:p>
    <w:p>
      <w:r>
        <w:rPr>
          <w:b/>
        </w:rPr>
        <w:t xml:space="preserve">319.6 </w:t>
      </w:r>
      <w:r>
        <w:rPr/>
        <w:t>Subject to Clause 9.2, the Supplier shall provide the deliverables described in this clause to the Customer.</w:t>
      </w:r>
    </w:p>
    <w:p>
      <w:r>
        <w:rPr>
          <w:b/>
        </w:rPr>
        <w:t xml:space="preserve">319.7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319.8 </w:t>
      </w:r>
      <w:r>
        <w:rPr/>
        <w:t>Where the Supplier becomes aware of any matter which may affect the fees and payment (module 14),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fees and payment (module 14) and shall make them available to the Customer on request.</w:t>
      </w:r>
    </w:p>
    <w:p>
      <w:pPr>
        <w:pStyle w:val="Heading1"/>
      </w:pPr>
      <w:r>
        <w:rPr/>
        <w:t>320. Invoicing (Module 14)</w:t>
      </w:r>
    </w:p>
    <w:p>
      <w:r>
        <w:rPr>
          <w:b/>
        </w:rPr>
        <w:t xml:space="preserve">320.1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320.2 </w:t>
      </w:r>
      <w:r>
        <w:rPr/>
        <w:t>The parties shall meet at least quarterly to review performance in relation to the invoicing (module 14) and agree any improvements required. Nothing in this clause shall limit any other right or remedy of the Customer under this Agreement or at law.</w:t>
      </w:r>
    </w:p>
    <w:p>
      <w:r>
        <w:rPr>
          <w:b/>
        </w:rPr>
        <w:t xml:space="preserve">320.3 </w:t>
      </w:r>
      <w:r>
        <w:rPr/>
        <w:t>The Supplier shall maintain complete and accurate records relating to the invoicing (module 14) and shall make them available to the Customer on request. The parties shall meet at least quarterly to review performance in relation to the invoicing (module 14)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320.4 </w:t>
      </w:r>
      <w:r>
        <w:rPr/>
        <w:t xml:space="preserve">The Supplier shall perform its obligations under this clause with reasonable skill, care and diligence and in accordance with </w:t>
      </w:r>
      <w:r>
        <w:rPr>
          <w:i/>
        </w:rPr>
        <w:t xml:space="preserve">Good Indust</w:t>
      </w:r>
      <w:r>
        <w:rPr>
          <w:b/>
          <w:i/>
        </w:rPr>
        <w:t xml:space="preserve">ry Practice</w:t>
      </w:r>
      <w:r>
        <w:rPr>
          <w:b/>
        </w:rPr>
        <w:t xml:space="preserve">.</w:t>
      </w:r>
      <w:r>
        <w:rPr/>
        <w:t xml:space="preserve"> The parties shall meet at least quarterly to review performance in relation to the invoicing (module 14) and agree any improvements required. The Customer may, acting reasonably, request such information from the Supplier as it requires to verify compliance with this clause.</w:t>
      </w:r>
    </w:p>
    <w:p>
      <w:pPr>
        <w:pStyle w:val="Heading2"/>
        <w:pPrChange w:id="20030" w:author="Helena Voss" w:date="2026-09-28T08:30:09Z">
          <w:pPr/>
        </w:pPrChange>
      </w:pPr>
      <w:r>
        <w:rPr>
          <w:b/>
        </w:rPr>
        <w:t xml:space="preserve">320.5 </w:t>
      </w:r>
      <w:r>
        <w:rPr/>
        <w:t>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w:r>
        <w:rPr>
          <w:b/>
        </w:rPr>
        <w:t xml:space="preserve">320.6 </w:t>
      </w:r>
      <w:r>
        <w:rPr/>
        <w:t>The parties shall meet at least quarterly to review performance in relation to the invoicing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320.7 </w:t>
      </w:r>
      <w:r>
        <w:rPr/>
        <w:t>Clause 19.3 applies to any dispute arising under this clause.</w:t>
      </w:r>
    </w:p>
    <w:p>
      <w:r>
        <w:rPr>
          <w:b/>
        </w:rPr>
        <w:t xml:space="preserve">320.8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invoicing (module 14), it shall notify the Customer promptly and in any event within five Working Days. The parties shall meet at least quarterly to review performance in relation to the invoicing (module 14) and agree any improvements required.</w:t>
      </w:r>
    </w:p>
    <w:p>
      <w:r>
        <w:rPr>
          <w:b/>
        </w:rPr>
        <w:t xml:space="preserve">320.9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w:r>
        <w:rPr>
          <w:b/>
        </w:rPr>
        <w:t xml:space="preserve">320.10 </w:t>
      </w:r>
      <w:r>
        <w:rPr/>
        <w:t>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321. Term (Module 14)</w:t>
      </w:r>
    </w:p>
    <w:p>
      <w:r>
        <w:rPr>
          <w:b/>
        </w:rPr>
        <w:t xml:space="preserve">321.1 </w:t>
      </w:r>
      <w:r>
        <w:rPr/>
        <w:t>The parties shall meet at least quarterly to review performance in relation to the term (module 14) and agree any improvements required. The Supplier shall maintain complete and accurate records relating to the term (module 14) and shall make them available to the Customer on request. The parties shall meet at least quarterly to review performance in relation to the term (module 14) and agree any improvements required.</w:t>
      </w:r>
    </w:p>
    <w:p>
      <w:r>
        <w:rPr>
          <w:b/>
        </w:rPr>
        <w:t xml:space="preserve">321.2 </w:t>
      </w:r>
      <w:r>
        <w:rPr/>
        <w:t>The parties shall meet at least quarterly to review performance in relation to the term (module 14) and agree any improvements required. Where the Supplier becomes aware of any matter which may affect the term (module 14), it shall notify the Customer promptly and in any event within five Working Days.</w:t>
      </w:r>
    </w:p>
    <w:p>
      <w:r>
        <w:rPr>
          <w:b/>
        </w:rPr>
        <w:t xml:space="preserve">321.3 </w:t>
      </w:r>
      <w:r>
        <w:rPr/>
        <w:t>Where the Supplier becomes aware of any matter which may affect the term (module 14), it shall notify the Customer promptly and in any event within five Working Days. Any approval given by the Customer under this clause shall not relieve the Supplier of any of its obligations under this Agreement.</w:t>
      </w:r>
    </w:p>
    <w:p>
      <w:r>
        <w:rPr>
          <w:b/>
        </w:rPr>
        <w:t xml:space="preserve">321.4 </w:t>
      </w:r>
      <w:r>
        <w:rPr/>
        <w:t>Clause 19 applies to any dispute arising under this clause.</w:t>
      </w:r>
    </w:p>
    <w:p>
      <w:r>
        <w:rPr>
          <w:b/>
        </w:rPr>
        <w:t xml:space="preserve">321.5 </w:t>
      </w:r>
      <w:r>
        <w:rPr/>
        <w:t>The Customer may, acting reasonably, request such information from the Supplier as it requires to verify compliance with this clause. The parties shall meet at least quarterly to review performance in relation to the term (module 14) and agree any improvements required.</w:t>
      </w:r>
    </w:p>
    <w:p>
      <w:r>
        <w:rPr>
          <w:b/>
        </w:rPr>
        <w:t xml:space="preserve">321.6 </w:t>
      </w:r>
      <w:r>
        <w:rPr/>
        <w:t>Where the Supplier becomes aware of any matter which may affect the term (module 14), it shall notify the Customer promptly and in any event within five Working Days. The Customer may, acting reasonably, request such information from the Supplier as it requires to verify compliance with this clause.</w:t>
      </w:r>
    </w:p>
    <w:p>
      <w:r>
        <w:rPr>
          <w:b/>
        </w:rPr>
        <w:t xml:space="preserve">321.7 </w:t>
      </w:r>
      <w:r>
        <w:rPr/>
        <w:t>The Supplier shall maintain complete and accurate records relating to the term (module 14)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321.8 </w:t>
      </w:r>
      <w:r>
        <w:rPr/>
        <w:t>The Supplier shall maintain complete and accurate records relating to the term (module 14) and shall make them available to the Customer on request. The Supplier shall maintain complete and accurate records relating to the term (module 14) and shall make them available to the Customer on request.</w:t>
      </w:r>
    </w:p>
    <w:p>
      <w:r>
        <w:rPr>
          <w:b/>
        </w:rPr>
        <w:t xml:space="preserve">321.9 </w:t>
      </w:r>
      <w:r>
        <w:rPr/>
        <w:t xml:space="preserve">Any approval given by the Customer under this clause shall not relieve </w:t>
      </w:r>
      <w:r>
        <w:rPr/>
        <w:t xml:space="preserve">reasonable</w:t>
      </w:r>
      <w:r>
        <w:rPr/>
        <w:t xml:space="preserv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p>
    <w:p>
      <w:pPr>
        <w:pStyle w:val="Heading1"/>
      </w:pPr>
      <w:r>
        <w:rPr/>
        <w:t>322. Termination (Module 14)</w:t>
      </w:r>
    </w:p>
    <w:p>
      <w:r>
        <w:rPr>
          <w:b/>
        </w:rPr>
        <w:t xml:space="preserve">322.2 </w:t>
      </w:r>
      <w:r>
        <w:rPr/>
        <w:t>Subject to Clause 9.4, the Supplier shall provide the deliverables described in this clause to the Customer.</w:t>
      </w:r>
    </w:p>
    <w:p>
      <w:r>
        <w:rPr>
          <w:b/>
        </w:rPr>
        <w:t xml:space="preserve">322.3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14), it shall notify the Customer promptly and in any event within five Working Days. Each party shall bear its own costs in connection with the matters described in this clause, save as otherwise expressly provided.</w:t>
      </w:r>
    </w:p>
    <w:p>
      <w:r>
        <w:rPr>
          <w:b/>
        </w:rPr>
        <w:t xml:space="preserve">322.4 </w:t>
      </w:r>
      <w:r>
        <w:rPr/>
        <w:t>The parties shall meet at least quarterly to review performance in relation to the termination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322.5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w:t>
      </w:r>
      <w:r>
        <w:rPr/>
        <w:t xml:space="preserve"> This obligation survives termination.</w:t>
      </w:r>
    </w:p>
    <w:p>
      <w:r>
        <w:rPr>
          <w:b/>
        </w:rPr>
        <w:t xml:space="preserve">322.6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14) and agree any improvements required. Where the Supplier becomes aware of any matter which may affect the termination (module 14), it shall notify the Customer promptly and in any event within five Working Days. The Supplier shall perform its obligations under this clause with reasonable skill, care and diligence and in accordance with Good Industry Practice.</w:t>
      </w:r>
    </w:p>
    <w:p>
      <w:r>
        <w:rPr>
          <w:b/>
        </w:rPr>
        <w:t xml:space="preserve">322.7 </w:t>
      </w:r>
      <w:r>
        <w:rPr/>
        <w:t>The Supplier shall retain all Customer Data for 30 days after termination before secure deletion.</w:t>
      </w:r>
    </w:p>
    <w:p>
      <w:r>
        <w:rPr>
          <w:b/>
        </w:rPr>
        <w:t xml:space="preserve">322.8 </w:t>
      </w:r>
      <w:r>
        <w:rPr/>
        <w:t>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w:r>
        <w:rPr>
          <w:b/>
        </w:rPr>
        <w:t xml:space="preserve">322.9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w:t>
      </w:r>
    </w:p>
    <w:p>
      <w:r>
        <w:rPr>
          <w:b/>
        </w:rPr>
        <w:t xml:space="preserve">322.10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w:pPr>
        <w:pStyle w:val="Heading1"/>
      </w:pPr>
      <w:r>
        <w:rPr/>
        <w:t>323. Confidentiality (Module 14)</w:t>
      </w:r>
    </w:p>
    <w:p>
      <w:r>
        <w:rPr>
          <w:b/>
        </w:rPr>
        <w:t xml:space="preserve">323.1 </w:t>
      </w:r>
      <w:r>
        <w:rPr/>
        <w:t>The parties shall meet at least quarterly to review performance in relation to the confidentiality (module 14) and agree any improvements required. Any approval given by the Customer under this clause shall not relieve the Supplier of any of its obligations under this Agreement. The Supplier shall maintain complete and accurate records relating to the confidentiality (module 14) and shall make them available to the Customer on request.</w:t>
      </w:r>
    </w:p>
    <w:p>
      <w:r>
        <w:rPr>
          <w:b/>
        </w:rPr>
        <w:t xml:space="preserve">323.2 </w:t>
      </w:r>
      <w:r>
        <w:rPr/>
        <w:t>The Supplier shall remedy any material breach within 30 days of written notice requiring it to do so.</w:t>
      </w:r>
    </w:p>
    <w:p>
      <w:r>
        <w:rPr>
          <w:b/>
        </w:rPr>
        <w:t xml:space="preserve">323.3 </w:t>
      </w:r>
      <w:r>
        <w:rPr/>
        <w:t>Where the Supplier becomes aware of any matter which may affect the confidentiality (module 14), it shall notify the Customer promptly and in any event within five Working Days. The parties shall meet at least quarterly to review performance in relation to the confidentiality (module 14) and agree any improvements required.</w:t>
      </w:r>
    </w:p>
    <w:p>
      <w:r>
        <w:rPr>
          <w:b/>
        </w:rPr>
        <w:t xml:space="preserve">323.4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323.5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confidentiality (module 14), it shall notify the Customer promptly and in any event within five Working Days. Any approval given by the Customer under this clause shall not relieve the Supplier of any of its obligations under this Agreement.</w:t>
      </w:r>
    </w:p>
    <w:p>
      <w:pPr>
        <w:pStyle w:val="Heading2"/>
      </w:pPr>
      <w:r>
        <w:rPr>
          <w:b/>
        </w:rPr>
        <w:t xml:space="preserve">323.6 </w:t>
      </w:r>
      <w:r>
        <w:rPr/>
        <w:t>The Supplier shall retain all Customer Data for 30 days after termination before secure deletion.</w:t>
      </w:r>
    </w:p>
    <w:p>
      <w:r>
        <w:rPr>
          <w:b/>
        </w:rPr>
        <w:t xml:space="preserve">323.7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14) and shall make them available to the Customer on request. Where the Supplier becomes aware of any matter which may affect the confidentiality (module 14), it shall notify the Customer promptly and in any event within five Working Days.</w:t>
      </w:r>
    </w:p>
    <w:p>
      <w:r>
        <w:rPr>
          <w:b/>
        </w:rPr>
        <w:t xml:space="preserve">323.8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323.9 </w:t>
      </w:r>
      <w:r>
        <w:rPr/>
        <w:t>The Supplier shall retain all Customer Data for 30 days after termination before secure deletion.</w:t>
      </w:r>
    </w:p>
    <w:p>
      <w:pPr>
        <w:pStyle w:val="Heading1"/>
      </w:pPr>
      <w:r>
        <w:rPr/>
        <w:t>324. Intellectual Property (Module 14)</w:t>
      </w:r>
    </w:p>
    <w:p>
      <w:r>
        <w:rPr>
          <w:b/>
        </w:rPr>
        <w:t xml:space="preserve">324.1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intellectual property (module 14) and agree any improvements required. The Customer may, acting reasonably, request such information from the Supplier as it requires to verify compliance with this clause.</w:t>
      </w:r>
    </w:p>
    <w:p>
      <w:pPr>
        <w:rPr>
          <w:del w:id="9178" w:author="Helena Voss" w:date="2026-09-28T08:30:09Z"/>
        </w:rPr>
      </w:pPr>
      <w:del w:id="9177" w:author="Helena Voss" w:date="2026-09-28T08:30:09Z">
        <w:r>
          <w:rPr>
            <w:b/>
          </w:rPr>
          <w:delText xml:space="preserve">324.2 </w:delText>
        </w:r>
        <w:r>
          <w:rPr/>
          <w:delTex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intellectual property (module 14), it shall notify the Customer promptly and in any event within five Working Days.</w:delText>
        </w:r>
      </w:del>
    </w:p>
    <w:p>
      <w:r>
        <w:rPr>
          <w:b/>
        </w:rPr>
        <w:t xml:space="preserve">324.3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324.4 </w:t>
      </w:r>
      <w:r>
        <w:rPr/>
        <w:t>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w:t>
      </w:r>
    </w:p>
    <w:p>
      <w:r>
        <w:rPr>
          <w:b/>
        </w:rPr>
        <w:t xml:space="preserve">324.5 </w:t>
      </w:r>
      <w:r>
        <w:rPr/>
        <w:t xml:space="preserve">Where the Supplier becomes aware of any matter which may affect the intellectual property (module 14),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324.6 </w:t>
      </w:r>
      <w:r>
        <w:rPr/>
        <w:t>Where the Supplier becomes aware of any matter which may affect the intellectual property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 Where the Supplier becomes aware of any matter which may affect the intellectual property (module 14), it shall notify the Customer promptly and in any event within five Working Days.</w:t>
      </w:r>
    </w:p>
    <w:p>
      <w:r>
        <w:rPr>
          <w:b/>
        </w:rPr>
        <w:t xml:space="preserve">324.7 </w:t>
      </w:r>
      <w:r>
        <w:rPr/>
        <w:t xml:space="preserve">Each party shall bear its own costs in connection with the matters described in this clause, save as otherwise expressly provided. The Supplier shall maintain complete and accurate records relating to the intellectual property (module 14)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324.8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324.9 </w:t>
      </w:r>
      <w:r>
        <w:rPr/>
        <w:t>Nothing in this clause shall limit any other right or remedy of the Customer under this Agreement or at law. The parties shall meet at least quarterly to review performance in relation to the intellectual property (module 14) and agree any improvements required.</w:t>
      </w:r>
    </w:p>
    <w:p>
      <w:r>
        <w:rPr>
          <w:b/>
        </w:rPr>
        <w:t xml:space="preserve">324.10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intellectual property (module 14) and agree any improvements required.</w:t>
      </w:r>
    </w:p>
    <w:p>
      <w:pPr>
        <w:pStyle w:val="Heading1"/>
      </w:pPr>
      <w:r>
        <w:rPr/>
        <w:t>325. Data Protection (Module 14)</w:t>
      </w:r>
    </w:p>
    <w:p>
      <w:r>
        <w:rPr>
          <w:b/>
        </w:rPr>
        <w:t xml:space="preserve">325.1 </w:t>
      </w:r>
      <w:r>
        <w:rPr/>
        <w:t xml:space="preserve">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325.2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325.3 </w:t>
      </w:r>
      <w:r>
        <w:rPr/>
        <w:t>The Supplier shall maintain complete and accurate records relating to the data protection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325.4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data protection (module 14) and shall make them available to the Customer on request. Where the Supplier becomes aware of any matter which may affect the data protection (module 14), it shall notify the Customer promptly and in any event within five Working Days.</w:t>
      </w:r>
    </w:p>
    <w:p>
      <w:r>
        <w:rPr>
          <w:b/>
        </w:rPr>
        <w:t xml:space="preserve">325.5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data protection (module 14) and agree any improvements required.</w:t>
      </w:r>
    </w:p>
    <w:p>
      <w:r>
        <w:rPr>
          <w:b/>
        </w:rPr>
        <w:t xml:space="preserve">325.6 </w:t>
      </w:r>
      <w:r>
        <w:rPr/>
        <w:t>The Supplier shall maintain complete and accurate records relating to the data protection (module 14) and shall make them available to the Customer on request. Any approval given by the Customer under this clause shall not relieve the Supplier of any of its obligations under this Agreement.</w:t>
      </w:r>
    </w:p>
    <w:p>
      <w:r>
        <w:rPr>
          <w:b/>
        </w:rPr>
        <w:t xml:space="preserve">325.7 </w:t>
      </w:r>
      <w:r>
        <w:rPr/>
        <w:t>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325.8 </w:t>
      </w:r>
      <w:r>
        <w:rPr/>
        <w:t>The parties shall meet at least quarterly to review performance in relation to the data protection (module 14) and agree any improvements required. Where the Supplier becomes aware of any matter which may affect the data protection (module 14), it shall notify the Customer promptly and in any event within five Working Days. Where the Supplier becomes aware of any matter which may affect the data protection (module 14), it shall notify the Customer promptly and in any event within five Working Days.</w:t>
      </w:r>
    </w:p>
    <w:p>
      <w:r>
        <w:rPr>
          <w:b/>
        </w:rPr>
        <w:t xml:space="preserve">325.9 </w:t>
      </w:r>
      <w:r>
        <w:rPr/>
        <w:t>The parties shall meet at least quarterly to review performance in relation to the data protection (module 14) and agree any improvements required. Any approval given by the Customer under this clause shall not relieve the Supplier of any of its obligations under this Agreement. Where the Supplier becomes aware of any matter which may affect the data protection (module 14), it shall notify the Customer promptly and in any event within five Working Days.</w:t>
      </w:r>
    </w:p>
    <w:p>
      <w:pPr>
        <w:pStyle w:val="Heading1"/>
      </w:pPr>
      <w:r>
        <w:rPr/>
        <w:t>326. Security (Module 14)</w:t>
      </w:r>
    </w:p>
    <w:p>
      <w:r>
        <w:rPr>
          <w:b/>
        </w:rPr>
        <w:t xml:space="preserve">326.1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14), it shall notify the Customer promptly and in any event within five Working Days. The Customer may, acting reasonably, request such information from the Supplier as it requires to verify compliance with this clause.</w:t>
      </w:r>
    </w:p>
    <w:p>
      <w:pPr>
        <w:rPr>
          <w:del w:id="9174" w:author="Helena Voss" w:date="2026-09-28T08:30:09Z"/>
        </w:rPr>
      </w:pPr>
      <w:del w:id="9173" w:author="Helena Voss" w:date="2026-09-28T08:30:09Z">
        <w:r>
          <w:rPr>
            <w:b/>
          </w:rPr>
          <w:delText xml:space="preserve">326.2 </w:delText>
        </w:r>
        <w:r>
          <w:rPr/>
          <w:delTex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delText>
        </w:r>
      </w:del>
    </w:p>
    <w:p>
      <w:r>
        <w:rPr>
          <w:b/>
        </w:rPr>
        <w:t xml:space="preserve">326.3 </w:t>
      </w:r>
      <w:r>
        <w:rPr/>
        <w:t>Either party may terminate this Agreement for convenience on not less than thirty (30) days' written notice.</w:t>
      </w:r>
    </w:p>
    <w:p>
      <w:r>
        <w:rPr>
          <w:b/>
        </w:rPr>
        <w:t xml:space="preserve">326.4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326.5 </w:t>
      </w:r>
      <w:r>
        <w:rPr/>
        <w:t xml:space="preserve">The Supplier shall maintain complete and accurate records relating to the security (module 14)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326.6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security (module 14), it shall notify the Customer promptly and in any event within five Working Days.</w:t>
      </w:r>
    </w:p>
    <w:p>
      <w:r>
        <w:rPr>
          <w:b/>
        </w:rPr>
        <w:t xml:space="preserve">326.7 </w:t>
      </w:r>
      <w:r>
        <w:rPr/>
        <w:t>The Supplier shall maintain complete and accurate records relating to the security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326.8 </w:t>
      </w:r>
      <w:r>
        <w:rPr/>
        <w:t xml:space="preserve">Each party shall bear its own costs in connection with the matters described in this clause, save as otherwise expressly provide</w:t>
      </w:r>
      <w:r>
        <w:rPr>
          <w:b/>
        </w:rPr>
        <w:t xml:space="preserve">d. Any appro</w:t>
      </w:r>
      <w:r>
        <w:rPr/>
        <w:t xml:space="preserve">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326.9 </w:t>
      </w:r>
      <w:r>
        <w:rPr/>
        <w:t>The parties shall meet at least quarterly to review performance in relation to the security (module 14) and agree any improvements required. Any approval given by the Customer under this clause shall not relieve the Supplier of any of its obligations under this Agreement.</w:t>
      </w:r>
    </w:p>
    <w:p>
      <w:r>
        <w:rPr>
          <w:b/>
        </w:rPr>
        <w:t xml:space="preserve">326.10 </w:t>
      </w:r>
      <w:r>
        <w:rPr/>
        <w:t>The parties shall meet at least quarterly to review performance in relation to the security (module 14) and agree any improvements required. Nothing in this clause shall limit any other right or remedy of the Customer under this Agreement or at law.</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 xml:space="preserve">S3.5 Where Service Level 5 is </w:t>
      </w:r>
      <w:del w:id="9054" w:author="Helena Voss" w:date="2026-09-28T08:30:09Z">
        <w:r>
          <w:rPr/>
          <w:delText xml:space="preserve">missed</w:delText>
        </w:r>
      </w:del>
      <w:ins w:id="9055" w:author="Helena Voss" w:date="2026-09-28T08:30:09Z">
        <w:r>
          <w:rPr/>
          <w:t xml:space="preserve">reasonable</w:t>
        </w:r>
      </w:ins>
      <w:r>
        <w:rPr/>
        <w:t xml:space="preserve">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