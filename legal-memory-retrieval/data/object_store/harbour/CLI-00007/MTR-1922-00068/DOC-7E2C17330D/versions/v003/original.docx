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ns0="urn:precentis:edit">
      <w:pPr>
        <w:pStyle w:val="Title"/>
      </w:pPr>
      <w:r>
        <w:t>Services Agreement</w:t>
      </w:r>
    </w:p>
    <w:p xmlns:ns1="urn:precentis:edit">
      <w:pPr>
        <w:pStyle w:val="Heading1"/>
      </w:pPr>
      <w:r>
        <w:t>Article 1 — Term</w:t>
      </w:r>
    </w:p>
    <w:p xmlns:ns2="urn:precentis:edit"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 xmlns:ns3="urn:precentis:edit"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09-28T18:10:49Z">
        <w:r>
          <w:delText xml:space="preserve">thirty</w:delText>
        </w:r>
      </w:del>
      <w:ins w:id="9002" w:author="Helena Voss" w:date="2026-09-28T18:10:49Z">
        <w:r>
          <w:t xml:space="preserve">sixty</w:t>
        </w:r>
      </w:ins>
      <w:r>
        <w:t xml:space="preserve"> </w:t>
      </w:r>
      <w:del w:id="9003" w:author="Helena Voss" w:date="2026-09-28T18:10:49Z">
        <w:r>
          <w:delText xml:space="preserve">(30)</w:delText>
        </w:r>
      </w:del>
      <w:ins w:id="9004" w:author="Helena Voss" w:date="2026-09-28T18:10:49Z">
        <w:r>
          <w:t xml:space="preserve">(60)</w:t>
        </w:r>
      </w:ins>
      <w:r>
        <w:t xml:space="preserve"> days' written notice.</w:t>
      </w:r>
    </w:p>
    <w:p xmlns:ns4="urn:precentis:edit">
      <w:pPr>
        <w:pStyle w:val="Heading1"/>
      </w:pPr>
      <w:r>
        <w:t>Article 2 — Fees</w:t>
      </w:r>
    </w:p>
    <w:p xmlns:ns5="urn:precentis:edit"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 xmlns:ns5="urn:precentis:edit">
      <w:pPr>
        <w:rPr>
          <w:ins w:id="9008" w:author="Helena Voss" w:date="2026-09-28T18:10:49Z"/>
        </w:rPr>
      </w:pPr>
      <w:ins w:id="9007" w:author="Helena Voss" w:date="2026-09-28T18:10:49Z">
        <w:r>
          <w:t xml:space="preserve">Disputed amounts may be withheld in good faith.</w:t>
        </w:r>
      </w:ins>
    </w:p>
    <w:p xmlns:ns6="urn:precentis:edit">
      <w:pPr>
        <w:rPr>
          <w:del w:id="9006" w:author="Helena Voss" w:date="2026-09-28T18:10:49Z"/>
        </w:rPr>
      </w:pPr>
      <w:del w:id="9005" w:author="Helena Voss" w:date="2026-09-28T18:10:49Z">
        <w:r>
          <w:delText>Late payments bear interest at two per cent (2%) per month.</w:delText>
        </w:r>
      </w:del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