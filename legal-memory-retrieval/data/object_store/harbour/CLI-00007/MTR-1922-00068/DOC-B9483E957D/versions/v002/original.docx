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</w:t>
      </w:r>
      <w:r>
        <w:rPr>
          <w:i/>
          <w:rPrChange w:id="20001" w:author="Helena Voss" w:date="2026-09-28T17:53:26Z">
            <w:rPr/>
          </w:rPrChange>
        </w:rPr>
        <w:t xml:space="preserve">forty-five (45) days</w:t>
      </w:r>
      <w:r>
        <w:t xml:space="preserve"> of invoice.</w:t>
      </w:r>
    </w:p>
    <w:p xmlns:ns6="urn:precentis:edit">
      <w:pPr>
        <w:pStyle w:val="Heading2"/>
        <w:pPrChange w:id="20002" w:author="Helena Voss" w:date="2026-09-28T17:53:26Z">
          <w:pPr/>
        </w:pPrChange>
      </w:pPr>
      <w:r>
        <w:t>Late payments bear interest at two per cent (2%) per month.</w:t>
      </w:r>
    </w:p>
    <w:p xmlns:ns6="urn:precentis:edit">
      <w:pPr>
        <w:pStyle w:val="Heading1"/>
        <w:rPr>
          <w:ins w:id="9002" w:author="Helena Voss" w:date="2026-09-28T17:53:26Z"/>
        </w:rPr>
      </w:pPr>
      <w:ins w:id="9001" w:author="Helena Voss" w:date="2026-09-28T17:53:26Z">
        <w:r>
          <w:rPr>
            <w:u w:val="single"/>
          </w:rPr>
          <w:t xml:space="preserve">Schedule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