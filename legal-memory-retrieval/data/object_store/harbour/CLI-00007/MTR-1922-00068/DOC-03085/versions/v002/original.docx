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 xml:space="preserve">“Working </w:t>
      </w:r>
      <w:del w:id="9043" w:author="Helena Voss" w:date="2026-09-28T06:33:47Z">
        <w:r>
          <w:rPr>
            <w:b/>
          </w:rPr>
          <w:delText xml:space="preserve">Day”</w:delText>
        </w:r>
      </w:del>
      <w:ins w:id="9044" w:author="Helena Voss" w:date="2026-09-28T06:33:47Z">
        <w:r>
          <w:rPr>
            <w:b/>
          </w:rPr>
          <w:t xml:space="preserve">reasonable</w:t>
        </w:r>
      </w:ins>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 xml:space="preserve">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ins w:id="9125" w:author="Helena Voss" w:date="2026-09-28T06:33:47Z">
        <w:r>
          <w:rPr/>
          <w:t xml:space="preserve"> This obligation survives termination.</w:t>
        </w:r>
      </w:ins>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 xml:space="preserve">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w:t>
      </w:r>
      <w:del w:id="9135" w:author="Helena Voss" w:date="2026-09-28T06:33:47Z">
        <w:r>
          <w:rPr/>
          <w:delText xml:space="preserve">remedy</w:delText>
        </w:r>
      </w:del>
      <w:ins w:id="9136" w:author="Helena Voss" w:date="2026-09-28T06:33:47Z">
        <w:r>
          <w:rPr/>
          <w:t xml:space="preserve">reasonable</w:t>
        </w:r>
      </w:ins>
      <w:r>
        <w:rPr/>
        <w:t xml:space="preserve">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Clause 29.1 applies to any dispute arising under this clause.</w:t>
      </w:r>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 xml:space="preserve">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w:t>
      </w:r>
      <w:del w:id="9091" w:author="Helena Voss" w:date="2026-09-28T06:33:47Z">
        <w:r>
          <w:rPr/>
          <w:delText xml:space="preserve">relieve</w:delText>
        </w:r>
      </w:del>
      <w:ins w:id="9092" w:author="Helena Voss" w:date="2026-09-28T06:33:47Z">
        <w:r>
          <w:rPr/>
          <w:t xml:space="preserve">reasonable</w:t>
        </w:r>
      </w:ins>
      <w:r>
        <w:rPr/>
        <w:t xml:space="preser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pPr>
        <w:rPr>
          <w:ins w:id="9192" w:author="Helena Voss" w:date="2026-09-28T06:33:47Z"/>
        </w:rPr>
      </w:pPr>
      <w:ins w:id="9191" w:author="Helena Voss" w:date="2026-09-28T06:33:47Z">
        <w:r>
          <w:rPr/>
          <w:t xml:space="preserve">85.A The Parties shall co-operate in good faith.</w:t>
        </w:r>
      </w:ins>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 xml:space="preserve">The Customer may, acting reasonably, request such information from the Supplier as it requires to verify compliance with this clause. Nothing in this clause shall limit any other right or remedy of the </w:t>
      </w:r>
      <w:del w:id="9119" w:author="Helena Voss" w:date="2026-09-28T06:33:47Z">
        <w:r>
          <w:rPr/>
          <w:delText xml:space="preserve">Customer</w:delText>
        </w:r>
      </w:del>
      <w:ins w:id="9120" w:author="Helena Voss" w:date="2026-09-28T06:33:47Z">
        <w:r>
          <w:rPr/>
          <w:t xml:space="preserve">reasonable</w:t>
        </w:r>
      </w:ins>
      <w:r>
        <w:rPr/>
        <w:t xml:space="preserve">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 xml:space="preserve">Each party shall bear its own costs in </w:t>
      </w:r>
      <w:del w:id="9096" w:author="Helena Voss" w:date="2026-09-28T06:33:47Z">
        <w:r>
          <w:rPr/>
          <w:delText xml:space="preserve">connection</w:delText>
        </w:r>
      </w:del>
      <w:ins w:id="9097" w:author="Helena Voss" w:date="2026-09-28T06:33:47Z">
        <w:r>
          <w:rPr/>
          <w:t xml:space="preserve">reasonable</w:t>
        </w:r>
      </w:ins>
      <w:r>
        <w:rPr/>
        <w:t xml:space="preserve"> with the matters described in this clause, save as otherwise expressly provided. The Supplier shall maintain complete and accurate records relating to the term and shall make them available to the Customer on request.</w:t>
      </w:r>
    </w:p>
    <w:p>
      <w:r>
        <w:rPr>
          <w:b/>
        </w:rPr>
        <w:t xml:space="preserve">9.6 </w:t>
      </w:r>
      <w:r>
        <w:rPr/>
        <w:t>Any approval given by the Customer under this clause shall not relieve the Supplier of any of its obligations under this Agreement. The parties shall meet at least quarterly to review performance in relation to the term and agree any improvements required.</w:t>
      </w:r>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Any approval given by the Customer under this clause shall not relieve the Supplier of any of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11. Confidentiality</w:t>
      </w:r>
    </w:p>
    <w:p>
      <w:r>
        <w:rPr>
          <w:b/>
        </w:rPr>
        <w:t xml:space="preserve">11.1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and agree any improvements required. The Supplier shall maintain complete and accurate records relating to the confidentiality and shall make them available to the Customer on request.</w:t>
      </w:r>
    </w:p>
    <w:p>
      <w:r>
        <w:rPr>
          <w:b/>
        </w:rPr>
        <w:t xml:space="preserve">11.2 </w:t>
      </w:r>
      <w:r>
        <w:rPr/>
        <w:t>The Customer shall pay each valid invoice within thirty (30) days of receipt.</w:t>
      </w:r>
    </w:p>
    <w:p>
      <w:r>
        <w:rPr>
          <w:b/>
        </w:rPr>
        <w:t xml:space="preserve">11.3 </w:t>
      </w:r>
      <w:r>
        <w:rPr/>
        <w:t>The Supplier shall maintain complete and accurate records relating to the confidentiality and shall make them available to the Customer on request.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11.4 </w:t>
      </w:r>
      <w:r>
        <w:rPr/>
        <w:t>The Supplier shall maintain complete and accurate records relating to the confidentiality and shall make them available to the Customer on request. The Customer may, acting reasonably, request such information from the Supplier as it requires to verify compliance with this clause. The Supplier shall maintain complete and accurate records relating to the confidentiality and shall make them available to the Customer on request. Any approval given by the Customer under this clause shall not relieve the Supplier of any of its obligations under this Agreement.</w:t>
      </w:r>
    </w:p>
    <w:p>
      <w:r>
        <w:rPr>
          <w:b/>
        </w:rPr>
        <w:t xml:space="preserve">11.5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11.6 </w:t>
      </w:r>
      <w:r>
        <w:rPr/>
        <w:t>Nothing in this clause shall limit any other right or remedy of the Customer under this Agreement or at law. The Supplier shall maintain complete and accurate records relating to the confidentiality and shall make them available to the Customer on request. The parties shall meet at least quarterly to review performance in relation to the confidentiality and agree any improvements required.</w:t>
      </w:r>
    </w:p>
    <w:p>
      <w:r>
        <w:rPr>
          <w:b/>
        </w:rPr>
        <w:t xml:space="preserve">11.7 </w:t>
      </w:r>
      <w:r>
        <w:rPr/>
        <w:t xml:space="preserve">The Supplier shall maintain complete and accurate records relating to the confidentiality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confidentiality and agree any improvements required.</w:t>
      </w:r>
    </w:p>
    <w:p>
      <w:r>
        <w:rPr>
          <w:b/>
        </w:rPr>
        <w:t xml:space="preserve">11.8 </w:t>
      </w:r>
      <w:r>
        <w:rPr/>
        <w:t xml:space="preserve">Payment of the Service Credits reconciliation shall be made within thirty (30) days following the end of each Contract Year.</w:t>
      </w:r>
      <w:ins w:id="9130" w:author="Helena Voss" w:date="2026-09-28T06:33:47Z">
        <w:r>
          <w:rPr/>
          <w:t xml:space="preserve"> This obligation survives termination.</w:t>
        </w:r>
      </w:ins>
    </w:p>
    <w:p>
      <w:pPr>
        <w:pStyle w:val="Heading1"/>
      </w:pPr>
      <w:r>
        <w:rPr/>
        <w:t>12. Intellectual Property</w:t>
      </w:r>
    </w:p>
    <w:p>
      <w:r>
        <w:rPr>
          <w:b/>
        </w:rPr>
        <w:t xml:space="preserve">12.1 </w:t>
      </w:r>
      <w:r>
        <w:rPr/>
        <w:t>Any approval given by the Customer under this clause shall not relieve the Supplier of any of its obligations under this Agreement. The parties shall meet at least quarterly to review performance in relation to the intellectual property and agree any improvements required. The Supplier shall maintain complete and accurate records relating to the intellectual property and shall make them available to the Customer on request.</w:t>
      </w:r>
    </w:p>
    <w:p>
      <w:r>
        <w:rPr>
          <w:b/>
        </w:rPr>
        <w:t xml:space="preserve">12.2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12.4 </w:t>
      </w:r>
      <w:r>
        <w:rPr/>
        <w:t>Where the Supplier becomes aware of any matter which may affect the intellectual property, it shall notify the Customer promptly and in any event within five Working Days. Nothing in this clause shall limit any other right or remedy of the Customer under this Agreement or at law.</w:t>
      </w:r>
    </w:p>
    <w:p>
      <w:r>
        <w:rPr>
          <w:b/>
        </w:rPr>
        <w:t xml:space="preserve">12.5 </w:t>
      </w:r>
      <w:r>
        <w:rPr/>
        <w:t xml:space="preserve">The Supplier shall maintain complete and accurate records relating to the intellectual property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12.6 </w:t>
      </w:r>
      <w:r>
        <w:rPr/>
        <w:t xml:space="preserve">Any approval given by the Customer under this clause shall not relieve the Supplier of any of its obligations under this Agreement. The Supplier shall maintain complete and accurate records relating to the intellectual property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and agree any improvements required.</w:t>
      </w:r>
    </w:p>
    <w:p>
      <w:pPr>
        <w:pStyle w:val="Heading1"/>
      </w:pPr>
      <w:r>
        <w:rPr/>
        <w:t>13. Data Protection</w:t>
      </w:r>
    </w:p>
    <w:p>
      <w:r>
        <w:rPr>
          <w:b/>
        </w:rPr>
        <w:t xml:space="preserve">13.1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13.2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 Nothing in this clause shall limit any other right or remedy of the Customer under this Agreement or at law.</w:t>
      </w:r>
    </w:p>
    <w:p>
      <w:r>
        <w:rPr>
          <w:b/>
        </w:rPr>
        <w:t xml:space="preserve">13.3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13.4 </w:t>
      </w:r>
      <w:r>
        <w:rPr/>
        <w:t>Where the Supplier becomes aware of any matter which may affect the data protection,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13.5 </w:t>
      </w:r>
      <w:r>
        <w:rPr/>
        <w:t>The parties shall meet at least quarterly to review performance in relation to the data protection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13.6 </w:t>
      </w:r>
      <w:r>
        <w:rPr/>
        <w:t>The parties shall meet at least quarterly to review performance in relation to the data protection and agree any improvements required. The parties shall meet at least quarterly to review performance in relation to the data protection and agree any improvements required.</w:t>
      </w:r>
    </w:p>
    <w:p>
      <w:r>
        <w:rPr>
          <w:b/>
        </w:rPr>
        <w:t xml:space="preserve">13.7 </w:t>
      </w:r>
      <w:r>
        <w:rPr/>
        <w:t>Subject to Clause 9.4, the Supplier shall provide the deliverables described in this clause to the Customer.</w:t>
      </w:r>
    </w:p>
    <w:p>
      <w:r>
        <w:rPr>
          <w:b/>
        </w:rPr>
        <w:t xml:space="preserve">13.8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data protection, it shall notify the Customer promptly and in any event within five Working Days.</w:t>
      </w:r>
    </w:p>
    <w:p>
      <w:r>
        <w:rPr>
          <w:b/>
        </w:rPr>
        <w:t xml:space="preserve">13.9 </w:t>
      </w:r>
      <w:r>
        <w:rPr/>
        <w:t>The Supplier shall remedy any material breach within 30 days of written notice requiring it to do so.</w:t>
      </w:r>
    </w:p>
    <w:p>
      <w:r>
        <w:rPr>
          <w:b/>
        </w:rPr>
        <w:t xml:space="preserve">13.10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13.11 </w:t>
      </w:r>
      <w:r>
        <w:rPr/>
        <w:t xml:space="preserve">The Supplier shall maintain complete and accurate records relating to the data protection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and agree any improvements required.</w:t>
      </w:r>
    </w:p>
    <w:p>
      <w:pPr>
        <w:pStyle w:val="Heading1"/>
      </w:pPr>
      <w:r>
        <w:rPr/>
        <w:t>14. Security</w:t>
      </w:r>
    </w:p>
    <w:p>
      <w:r>
        <w:rPr>
          <w:b/>
        </w:rPr>
        <w:t xml:space="preserve">14.1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14.2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security and shall make them available to the Customer on request.</w:t>
      </w:r>
    </w:p>
    <w:p>
      <w:r>
        <w:rPr>
          <w:b/>
        </w:rPr>
        <w:t xml:space="preserve">14.3 </w:t>
      </w:r>
      <w:r>
        <w:rPr/>
        <w:t>Where the Supplier becomes aware of any matter which may affect the security,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14.4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it shall notify the Customer promptly and in any event within five Working Days.</w:t>
      </w:r>
    </w:p>
    <w:p>
      <w:r>
        <w:rPr>
          <w:b/>
        </w:rPr>
        <w:t xml:space="preserve">14.5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14.6 </w:t>
      </w:r>
      <w:r>
        <w:rPr/>
        <w:t>Where the Supplier becomes aware of any matter which may affect the security,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14.7 </w:t>
      </w:r>
      <w:r>
        <w:rPr/>
        <w:t>The parties shall meet at least quarterly to review performance in relation to the security and agree any improvements required. The Supplier shall maintain complete and accurate records relating to the security and shall make them available to the Customer on request. Nothing in this clause shall limit any other right or remedy of the Customer under this Agreement or at law.</w:t>
      </w:r>
    </w:p>
    <w:p>
      <w:r>
        <w:rPr>
          <w:b/>
        </w:rPr>
        <w:t xml:space="preserve">14.8 </w:t>
      </w:r>
      <w:r>
        <w:rPr/>
        <w:t>The Supplier shall retain all Customer Data for 30 days after termination before secure deletion.</w:t>
      </w:r>
    </w:p>
    <w:p>
      <w:pPr>
        <w:pStyle w:val="Heading1"/>
      </w:pPr>
      <w:r>
        <w:rPr/>
        <w:t>15. Audit</w:t>
      </w:r>
    </w:p>
    <w:p>
      <w:r>
        <w:rPr>
          <w:b/>
        </w:rPr>
        <w:t xml:space="preserve">15.1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r>
        <w:rPr>
          <w:b/>
        </w:rPr>
        <w:t xml:space="preserve">15.2 </w:t>
      </w:r>
      <w:r>
        <w:rPr/>
        <w:t>The Customer may, acting reasonably, request such information from the Supplier as it requires to verify compliance with this clause. The parties shall meet at least quarterly to review performance in relation to the audit and agree any improvements required. The parties shall meet at least quarterly to review performance in relation to the audit and agree any improvements required. The parties shall meet at least quarterly to review performance in relation to the audit and agree any improvements required.</w:t>
      </w:r>
    </w:p>
    <w:p>
      <w:r>
        <w:rPr>
          <w:b/>
        </w:rPr>
        <w:t xml:space="preserve">15.3 </w:t>
      </w:r>
      <w:r>
        <w:rPr/>
        <w:t>The Supplier shall maintain complete and accurate records relating to the audit and shall make them available to the Customer on request. The Supplier shall maintain complete and accurate records relating to the audit and shall make them available to the Customer on request.</w:t>
      </w:r>
    </w:p>
    <w:p>
      <w:pPr>
        <w:rPr>
          <w:del w:id="9166" w:author="Helena Voss" w:date="2026-09-28T06:33:47Z"/>
        </w:rPr>
      </w:pPr>
      <w:del w:id="9165" w:author="Helena Voss" w:date="2026-09-28T06:33:47Z">
        <w:r>
          <w:rPr>
            <w:b/>
          </w:rPr>
          <w:delText xml:space="preserve">15.4 </w:delText>
        </w:r>
        <w:r>
          <w:rPr/>
          <w:delText>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audit, it shall notify the Customer promptly and in any event within five Working Days. The Supplier shall maintain complete and accurate records relating to the audit and shall make them available to the Customer on request.</w:delText>
        </w:r>
      </w:del>
    </w:p>
    <w:p>
      <w:r>
        <w:rPr>
          <w:b/>
        </w:rPr>
        <w:t xml:space="preserve">15.5 </w:t>
      </w:r>
      <w:r>
        <w:rPr/>
        <w:t xml:space="preserve">Any approval given by the Customer under this clause shall not relieve the Supplier of any of its obligations under this Agreement. The Supplier shall maintain complete and accurate records relating to the audit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15.6 </w:t>
      </w:r>
      <w:r>
        <w:rPr/>
        <w:t>The Customer may, acting reasonably, request such information from the Supplier as it requires to verify compliance with this clause. Where the Supplier becomes aware of any matter which may affect the audit, it shall notify the Customer promptly and in any event within five Working Days. Any approval given by the Customer under this clause shall not relieve the Supplier of any of its obligations under this Agreement.</w:t>
      </w:r>
    </w:p>
    <w:p>
      <w:r>
        <w:rPr>
          <w:b/>
        </w:rPr>
        <w:t xml:space="preserve">15.7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it shall notify the Customer promptly and in any event within five Working Days. Where the Supplier becomes aware of any matter which may affect the audit, it shall notify the Customer promptly and in any event within five Working Days.</w:t>
      </w:r>
    </w:p>
    <w:p>
      <w:r>
        <w:rPr>
          <w:b/>
        </w:rPr>
        <w:t xml:space="preserve">15.9 </w:t>
      </w:r>
      <w:r>
        <w:rPr/>
        <w:t>Nothing in this clause shall limit any other right or remedy of the Customer under this Agreement or at law. The Supplier shall maintain complete and accurate records relating to the audit and shall make them available to the Customer on request. The parties shall meet at least quarterly to review performance in relation to the audit and agree any improvements required.</w:t>
      </w:r>
    </w:p>
    <w:p>
      <w:r>
        <w:rPr>
          <w:b/>
        </w:rPr>
        <w:t xml:space="preserve">15.10 </w:t>
      </w:r>
      <w:r>
        <w:rPr/>
        <w:t>The Supplier shall maintain complete and accurate records relating to the audit and shall make them available to the Customer on request. Any approval given by the Customer under this clause shall not relieve the Supplier of any of its obligations under this Agreement. The Supplier shall maintain complete and accurate records relating to the audit and shall make them available to the Customer on request.</w:t>
      </w:r>
    </w:p>
    <w:p>
      <w:pPr>
        <w:pStyle w:val="Heading1"/>
      </w:pPr>
      <w:r>
        <w:rPr/>
        <w:t>16. Warranties</w:t>
      </w:r>
    </w:p>
    <w:p>
      <w:r>
        <w:rPr>
          <w:b/>
        </w:rPr>
        <w:t xml:space="preserve">16.1 </w:t>
      </w:r>
      <w:r>
        <w:rPr/>
        <w:t>Subject to Clause 9, the Supplier shall provide the deliverables described in this clause to the Customer.</w:t>
      </w:r>
    </w:p>
    <w:p>
      <w:r>
        <w:rPr>
          <w:b/>
        </w:rPr>
        <w:t xml:space="preserve">16.2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16.3 </w:t>
      </w:r>
      <w:r>
        <w:rPr/>
        <w:t>Where the Supplier becomes aware of any matter which may affect the warranties,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16.4 </w:t>
      </w:r>
      <w:r>
        <w:rPr/>
        <w:t>The Customer may, acting reasonably, request such information from the Supplier as it requires to verify compliance with this clause. The parties shall meet at least quarterly to review performance in relation to the warranties and agree any improvements required. The Supplier shall maintain complete and accurate records relating to the warranties and shall make them available to the Customer on request.</w:t>
      </w:r>
    </w:p>
    <w:p>
      <w:r>
        <w:rPr>
          <w:b/>
        </w:rPr>
        <w:t xml:space="preserve">16.5 </w:t>
      </w:r>
      <w:r>
        <w:rPr/>
        <w:t>Where the Supplier becomes aware of any matter which may affect the warranties, it shall notify the Customer promptly and in any event within five Working Days. Nothing in this clause shall limit any other right or remedy of the Customer under this Agreement or at law. Where the Supplier becomes aware of any matter which may affect the warranties, it shall notify the Customer promptly and in any event within five Working Days.</w:t>
      </w:r>
    </w:p>
    <w:p>
      <w:r>
        <w:rPr>
          <w:b/>
        </w:rPr>
        <w:t xml:space="preserve">16.6 </w:t>
      </w:r>
      <w:r>
        <w:rPr/>
        <w:t xml:space="preserve">Nothing in this clause shall limit any other right or remedy of the Customer under this Agreement or at law. Where the Supplier becomes aware of any matter which may affect the warranties,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16.7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Any approval given by the Customer under this clause shall not relieve the Supplier of any of its obligations </w:t>
      </w:r>
      <w:del w:id="9026" w:author="Helena Voss" w:date="2026-09-28T06:33:47Z">
        <w:r>
          <w:rPr/>
          <w:delText xml:space="preserve">under</w:delText>
        </w:r>
      </w:del>
      <w:ins w:id="9027" w:author="Helena Voss" w:date="2026-09-28T06:33:47Z">
        <w:r>
          <w:rPr/>
          <w:t xml:space="preserve">reasonable</w:t>
        </w:r>
      </w:ins>
      <w:r>
        <w:rPr/>
        <w:t xml:space="preserve"> this Agreement. Each party shall bear its own costs in connection with the matters described in this clause, save as otherwise expressly provided.</w:t>
      </w:r>
    </w:p>
    <w:p>
      <w:r>
        <w:rPr>
          <w:b/>
        </w:rPr>
        <w:t xml:space="preserve">16.8 </w:t>
      </w:r>
      <w:r>
        <w:rPr/>
        <w:t>Where the Supplier becomes aware of any matter which may affect the warranties, it shall notify the Customer promptly and in any event within five Working Days. Where the Supplier becomes aware of any matter which may affect the warranties, it shall notify the Customer promptly and in any event within five Working Days. Each party shall bear its own costs in connection with the matters described in this clause, save as otherwise expressly provided.</w:t>
      </w:r>
    </w:p>
    <w:p>
      <w:r>
        <w:rPr>
          <w:b/>
        </w:rPr>
        <w:t xml:space="preserve">16.9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17. Indemnities</w:t>
      </w:r>
    </w:p>
    <w:p>
      <w:r>
        <w:rPr>
          <w:b/>
        </w:rPr>
        <w:t xml:space="preserve">17.1 </w:t>
      </w:r>
      <w:r>
        <w:rPr/>
        <w:t>Each party shall bear its own costs in connection with the matters described in this clause, save as otherwise expressly provided. Where the Supplier becomes aware of any matter which may affect the indemnities, it shall notify the Customer promptly and in any event within five Working Days. The Supplier shall maintain complete and accurate records relating to the indemnities and shall make them available to the Customer on request.</w:t>
      </w:r>
    </w:p>
    <w:p>
      <w:r>
        <w:rPr>
          <w:b/>
        </w:rPr>
        <w:t xml:space="preserve">17.2 </w:t>
      </w:r>
      <w:r>
        <w:rPr/>
        <w:t>Subject to Clause 9, the Supplier shall provide the deliverables described in this clause to the Customer.</w:t>
      </w:r>
    </w:p>
    <w:p>
      <w:r>
        <w:rPr>
          <w:b/>
        </w:rPr>
        <w:t xml:space="preserve">17.3 </w:t>
      </w:r>
      <w:r>
        <w:rPr/>
        <w:t>The Customer may, acting reasonably, request such information from the Supplier as it requires to verify compliance with this clause. Where the Supplier becomes aware of any matter which may affect the indemnities, it shall notify the Customer promptly and in any event within five Working Days.</w:t>
      </w:r>
    </w:p>
    <w:p>
      <w:r>
        <w:rPr>
          <w:b/>
        </w:rPr>
        <w:t xml:space="preserve">17.4 </w:t>
      </w:r>
      <w:r>
        <w:rPr/>
        <w:t>The Supplier shall retain all Customer Data for 30 days after termination before secure deletion.</w:t>
      </w:r>
    </w:p>
    <w:p>
      <w:r>
        <w:rPr>
          <w:b/>
        </w:rPr>
        <w:t xml:space="preserve">17.5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17.6 </w:t>
      </w:r>
      <w:r>
        <w:rPr/>
        <w:t>The parties shall meet at least quarterly to review performance in relation to the indemnities and agree any improvements required. The parties shall meet at least quarterly to review performance in relation to the indemnities and agree any improvements required.</w:t>
      </w:r>
    </w:p>
    <w:p>
      <w:r>
        <w:rPr>
          <w:b/>
        </w:rPr>
        <w:t xml:space="preserve">17.7 </w:t>
      </w:r>
      <w:r>
        <w:rPr/>
        <w:t>Clause 19 applies to any dispute arising under this clause.</w:t>
      </w:r>
    </w:p>
    <w:p>
      <w:r>
        <w:rPr>
          <w:b/>
        </w:rPr>
        <w:t xml:space="preserve">17.8 </w:t>
      </w:r>
      <w:r>
        <w:rPr/>
        <w:t xml:space="preserve">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17.9 </w:t>
      </w:r>
      <w:r>
        <w:rPr/>
        <w:t>Either party may terminate this Agreement for convenience on not less than thirty (30) days' written notice.</w:t>
      </w:r>
    </w:p>
    <w:p>
      <w:r>
        <w:rPr>
          <w:b/>
        </w:rPr>
        <w:t xml:space="preserve">17.10 </w:t>
      </w:r>
      <w:r>
        <w:rPr/>
        <w:t>The Customer shall settle the Milestone Payment within 30 days of the Acceptance Certificate.</w:t>
      </w:r>
    </w:p>
    <w:p>
      <w:pPr>
        <w:pStyle w:val="Heading1"/>
      </w:pPr>
      <w:r>
        <w:rPr/>
        <w:t>18. Limitation of Liability</w:t>
      </w:r>
    </w:p>
    <w:p>
      <w:r>
        <w:rPr>
          <w:b/>
        </w:rPr>
        <w:t xml:space="preserve">18.1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it shall notify the Customer promptly and in any event within five Working Days. Nothing in this clause shall limit any other right or remedy of the Customer under this Agreement or at law.</w:t>
      </w:r>
    </w:p>
    <w:p>
      <w:r>
        <w:rPr>
          <w:b/>
        </w:rPr>
        <w:t xml:space="preserve">18.2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 </w:t>
      </w:r>
      <w:r>
        <w:rPr/>
        <w:t xml:space="preserve">The Supplier shall maintain complete and accurate records relating to the limitation of liability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18.6 </w:t>
      </w:r>
      <w:r>
        <w:rPr/>
        <w:t>Nothing in this clause shall limit any other right or remedy of the Customer under this Agreement or at law. The parties shall meet at least quarterly to review performance in relation to the limitation of liability and agree any improvements required. Where the Supplier becomes aware of any matter which may affect the limitation of liability, it shall notify the Customer promptly and in any event within five Working Days. The Supplier shall maintain complete and accurate records relating to the limitation of liability and shall make them available to the Customer on request.</w:t>
      </w:r>
    </w:p>
    <w:p>
      <w:r>
        <w:rPr>
          <w:b/>
        </w:rPr>
        <w:t xml:space="preserve">18.7 </w:t>
      </w:r>
      <w:r>
        <w:rPr/>
        <w:t>Where the Supplier becomes aware of any matter which may affect the limitation of liability, it shall notify the Customer promptly and in any event within five Working Days. The parties shall meet at least quarterly to review performance in relation to the limitation of liability and agree any improvements required. The Supplier shall maintain complete and accurate records relating to the limitation of liability and shall make them available to the Customer on request. Where the Supplier becomes aware of any matter which may affect the limitation of liability, it shall notify the Customer promptly and in any event within five Working Days.</w:t>
      </w:r>
    </w:p>
    <w:p>
      <w:r>
        <w:rPr>
          <w:b/>
        </w:rPr>
        <w:t xml:space="preserve">18.8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 Insurance</w:t>
      </w:r>
    </w:p>
    <w:p>
      <w:r>
        <w:rPr>
          <w:b/>
        </w:rPr>
        <w:t xml:space="preserve">19.1 </w:t>
      </w:r>
      <w:r>
        <w:rPr/>
        <w:t>The Supplier shall maintain complete and accurate records relating to the insurance and shall make them available to the Customer on request. The Customer may, acting reasonably, request such information from the Supplier as it requires to verify compliance with this clause. The parties shall meet at least quarterly to review performance in relation to the insurance and agree any improvements required. Each party shall bear its own costs in connection with the matters described in this clause, save as otherwise expressly provided.</w:t>
      </w:r>
    </w:p>
    <w:p>
      <w:r>
        <w:rPr>
          <w:b/>
        </w:rPr>
        <w:t xml:space="preserve">19.2 </w:t>
      </w:r>
      <w:r>
        <w:rPr/>
        <w:t>Subject to Clause 9.2, the Supplier shall provide the deliverables described in this clause to the Customer.</w:t>
      </w:r>
    </w:p>
    <w:p>
      <w:r>
        <w:rPr>
          <w:b/>
        </w:rPr>
        <w:t xml:space="preserve">19.3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19.4 </w:t>
      </w:r>
      <w:r>
        <w:rPr/>
        <w:t>The Supplier shall maintain complete and accurate records relating to the insurance and shall make them available to the Customer on request. Any approval given by the Customer under this clause shall not relieve the Supplier of any of its obligations under this Agreement.</w:t>
      </w:r>
    </w:p>
    <w:p>
      <w:r>
        <w:rPr>
          <w:b/>
        </w:rPr>
        <w:t xml:space="preserve">19.5 </w:t>
      </w:r>
      <w:r>
        <w:rPr/>
        <w:t xml:space="preserve">Where the Supplier becomes aware of any matter which may affect the insurance,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insurance and shall make them available to the Customer on request.</w:t>
      </w:r>
      <w:ins w:id="9015" w:author="Helena Voss" w:date="2026-09-28T06:33:47Z">
        <w:r>
          <w:rPr/>
          <w:t xml:space="preserve"> This obligation survives termination.</w:t>
        </w:r>
      </w:ins>
    </w:p>
    <w:p>
      <w:r>
        <w:rPr>
          <w:b/>
        </w:rPr>
        <w:t xml:space="preserve">19.6 </w:t>
      </w:r>
      <w:r>
        <w:rPr/>
        <w:t>The Customer may, acting reasonably, request such information from the Supplier as it requires to verify compliance with this clause.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 Where the Supplier becomes aware of any matter which may affect the insurance, it shall notify the Customer promptly and in any event within five Working Days.</w:t>
      </w:r>
    </w:p>
    <w:p>
      <w:r>
        <w:rPr>
          <w:b/>
        </w:rPr>
        <w:t xml:space="preserve">19.7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insurance and shall make them available to the Customer on request.</w:t>
      </w:r>
    </w:p>
    <w:p>
      <w:r>
        <w:rPr>
          <w:b/>
        </w:rPr>
        <w:t xml:space="preserve">19.8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it shall notify the Customer promptly and in any event within five Working Days. Each party shall bear its own costs in connection with the matters described in this clause, save as otherwise expressly provided.</w:t>
      </w:r>
    </w:p>
    <w:p>
      <w:r>
        <w:rPr>
          <w:b/>
        </w:rPr>
        <w:t xml:space="preserve">19.9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insurance, it shall notify the Customer promptly and in any event within five Working Days. Any approval given by the Customer under this clause shall not relieve the Supplier of any of its obligations under this Agreement.</w:t>
      </w:r>
    </w:p>
    <w:p>
      <w:r>
        <w:rPr>
          <w:b/>
        </w:rPr>
        <w:t xml:space="preserve">19.10 </w:t>
      </w:r>
      <w:r>
        <w:rPr/>
        <w:t>Clause 19.3 applies to any dispute arising under this clause.</w:t>
      </w:r>
    </w:p>
    <w:p>
      <w:r>
        <w:rPr>
          <w:b/>
        </w:rPr>
        <w:t xml:space="preserve">19.11 </w:t>
      </w:r>
      <w:r>
        <w:rPr/>
        <w:t xml:space="preserve">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20. Force Majeure</w:t>
      </w:r>
    </w:p>
    <w:p>
      <w:r>
        <w:rPr>
          <w:b/>
        </w:rPr>
        <w:t xml:space="preserve">20.1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039" w:author="Helena Voss" w:date="2026-09-28T06:33:47Z">
        <w:r>
          <w:rPr/>
          <w:t xml:space="preserve"> This obligation survives termination.</w:t>
        </w:r>
      </w:ins>
    </w:p>
    <w:p>
      <w:r>
        <w:rPr>
          <w:b/>
        </w:rPr>
        <w:t xml:space="preserve">20.2 </w:t>
      </w:r>
      <w:r>
        <w:rPr/>
        <w:t>Clause 19.3 applies to any dispute arising under this clause.</w:t>
      </w:r>
    </w:p>
    <w:p>
      <w:r>
        <w:rPr>
          <w:b/>
        </w:rPr>
        <w:t xml:space="preserve">20.3 </w:t>
      </w:r>
      <w:r>
        <w:rPr/>
        <w:t>Either party may terminate this Agreement for convenience on not less than thirty (30) days' written notice.</w:t>
      </w:r>
    </w:p>
    <w:p>
      <w:r>
        <w:rPr>
          <w:b/>
        </w:rPr>
        <w:t xml:space="preserve">20.4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force majeure, it shall notify the Customer promptly and in any event within five Working Days.</w:t>
      </w:r>
    </w:p>
    <w:p>
      <w:r>
        <w:rPr>
          <w:b/>
        </w:rPr>
        <w:t xml:space="preserve">20.5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20.6 </w:t>
      </w:r>
      <w:r>
        <w:rPr/>
        <w:t>Clause 19 applies to any dispute arising under this clause.</w:t>
      </w:r>
    </w:p>
    <w:p>
      <w:r>
        <w:rPr>
          <w:b/>
        </w:rPr>
        <w:t xml:space="preserve">20.7 </w:t>
      </w:r>
      <w:r>
        <w:rPr/>
        <w:t>Undisputed amounts shall be paid no later than 30 days after the date of the relevant invoice.</w:t>
      </w:r>
    </w:p>
    <w:p>
      <w:r>
        <w:rPr>
          <w:b/>
        </w:rPr>
        <w:t xml:space="preserve">20.8 </w:t>
      </w:r>
      <w:r>
        <w:rPr/>
        <w:t>The parties shall meet at least quarterly to review performance in relation to the force majeure and agree any improvements required. The Supplier shall maintain complete and accurate records relating to the force majeure and shall make them available to the Customer on request.</w:t>
      </w:r>
    </w:p>
    <w:p>
      <w:r>
        <w:rPr>
          <w:b/>
        </w:rPr>
        <w:t xml:space="preserve">20.9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20.10 </w:t>
      </w:r>
      <w:r>
        <w:rPr/>
        <w:t>Where the Supplier becomes aware of any matter which may affect the force majeure,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force majeure and shall make them available to the Customer on request.</w:t>
      </w:r>
    </w:p>
    <w:p>
      <w:pPr>
        <w:pStyle w:val="Heading1"/>
      </w:pPr>
      <w:r>
        <w:rPr/>
        <w:t>21. Subcontracting</w:t>
      </w:r>
    </w:p>
    <w:p>
      <w:r>
        <w:rPr>
          <w:b/>
        </w:rPr>
        <w:t xml:space="preserve">21.1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 </w:t>
      </w:r>
      <w:r>
        <w:rPr/>
        <w:t xml:space="preserve">Any approval given by the Customer under this clause shall not relieve the Supplier of any of its obligations under this Agreement. Where the Supplier becomes aware of any matter which may affect the subcontracting, it shall notify the Customer promptly and in any event within five Working Days. Any approval given by the Customer under this clause shall not relieve the Supplier of any of its obligations under this Agreement.</w:t>
      </w:r>
      <w:ins w:id="9078" w:author="Helena Voss" w:date="2026-09-28T06:33:47Z">
        <w:r>
          <w:rPr/>
          <w:t xml:space="preserve"> This obligation survives termination.</w:t>
        </w:r>
      </w:ins>
    </w:p>
    <w:p>
      <w:r>
        <w:rPr>
          <w:b/>
        </w:rPr>
        <w:t xml:space="preserve">21.3 </w:t>
      </w:r>
      <w:r>
        <w:rPr/>
        <w:t>The parties shall meet at least quarterly to review performance in relation to the subcontracting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21.4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w:t>
      </w:r>
    </w:p>
    <w:p>
      <w:r>
        <w:rPr>
          <w:b/>
        </w:rPr>
        <w:t xml:space="preserve">21.5 </w:t>
      </w:r>
      <w:r>
        <w:rPr/>
        <w:t>Where the Supplier becomes aware of any matter which may affect the subcontracting,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subcontracting and shall make them available to the Customer on request.</w:t>
      </w:r>
    </w:p>
    <w:p>
      <w:r>
        <w:rPr>
          <w:b/>
        </w:rPr>
        <w:t xml:space="preserve">21.6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 </w:t>
      </w:r>
      <w:r>
        <w:rPr/>
        <w:t xml:space="preserve">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subcontracting,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w:t>
      </w:r>
    </w:p>
    <w:p>
      <w:r>
        <w:rPr>
          <w:b/>
        </w:rPr>
        <w:t xml:space="preserve">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it shall notify the Customer promptly and in any event within five Working Days.</w:t>
      </w:r>
    </w:p>
    <w:p>
      <w:r>
        <w:rPr>
          <w:b/>
        </w:rPr>
        <w:t xml:space="preserve">21.10 </w:t>
      </w:r>
      <w:r>
        <w:rPr/>
        <w:t>Each party shall bear its own costs in connection with the matters described in this clause, save as otherwise expressly provided. The Supplier shall maintain complete and accurate records relating to the subcontracting and shall make them available to the Customer on request. The parties shall meet at least quarterly to review performance in relation to the subcontracting and agree any improvements required. The parties shall meet at least quarterly to review performance in relation to the subcontracting and agree any improvements required.</w:t>
      </w:r>
    </w:p>
    <w:p>
      <w:r>
        <w:rPr>
          <w:b/>
        </w:rPr>
        <w:t xml:space="preserve">21.11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and shall make them available to the Customer on request.</w:t>
      </w:r>
    </w:p>
    <w:p>
      <w:r>
        <w:rPr>
          <w:b/>
        </w:rPr>
        <w:t xml:space="preserve">21.12 </w:t>
      </w:r>
      <w:r>
        <w:rPr/>
        <w:t xml:space="preserve">Each party shall bear its own costs in connection with the matters described in this clause, save as otherwise expressly provided. The parties shall meet at least quarterly to review performance in relation to the subcontracting and agree any improvements required. The Supplier shall perform its obligations under this clause with reasonable skill, care and diligence and in accordance with </w:t>
      </w:r>
      <w:r>
        <w:rPr>
          <w:i/>
        </w:rPr>
        <w:t>Good Industry Practice</w:t>
      </w:r>
      <w:r>
        <w:rPr/>
        <w:t>.</w:t>
      </w:r>
    </w:p>
    <w:p>
      <w:r>
        <w:rPr>
          <w:b/>
        </w:rPr>
        <w:t xml:space="preserve">21.13 </w:t>
      </w:r>
      <w:r>
        <w:rPr/>
        <w:t>Any approval given by the Customer under this clause shall not relieve the Supplier of any of its obligations under this Agreement. The parties shall meet at least quarterly to review performance in relation to the subcontracting and agree any improvements required. Where the Supplier becomes aware of any matter which may affect the subcontracting, it shall notify the Customer promptly and in any event within five Working Days.</w:t>
      </w:r>
    </w:p>
    <w:p>
      <w:pPr>
        <w:pStyle w:val="Heading1"/>
      </w:pPr>
      <w:r>
        <w:rPr/>
        <w:t>22. Assignment</w:t>
      </w:r>
    </w:p>
    <w:p>
      <w:r>
        <w:rPr>
          <w:b/>
        </w:rPr>
        <w:t xml:space="preserve">22.1 </w:t>
      </w:r>
      <w:r>
        <w:rPr/>
        <w:t>Any approval given by the Customer under this clause shall not relieve the Supplier of any of its obligations under this Agreement. The parties shall meet at least quarterly to review performance in relation to the assignment and agree any improvements required. The parties shall meet at least quarterly to review performance in relation to the assignment and agree any improvements required.</w:t>
      </w:r>
    </w:p>
    <w:p>
      <w:r>
        <w:rPr>
          <w:b/>
        </w:rPr>
        <w:t xml:space="preserve">22.2 </w:t>
      </w:r>
      <w:r>
        <w:rPr/>
        <w:t>Nothing in this clause shall limit any other right or remedy of the Customer under this Agreement or at law. Where the Supplier becomes aware of any matter which may affect the assignment,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22.3 </w:t>
      </w:r>
      <w:r>
        <w:rPr/>
        <w:t>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 Where the Supplier becomes aware of any matter which may affect the assignment, it shall notify the Customer promptly and in any event within five Working Days.</w:t>
      </w:r>
    </w:p>
    <w:p>
      <w:r>
        <w:rPr>
          <w:b/>
        </w:rPr>
        <w:t xml:space="preserve">22.4 </w:t>
      </w:r>
      <w:r>
        <w:rPr/>
        <w:t>The parties shall meet at least quarterly to review performance in relation to the assignment and agree any improvements required. Nothing in this clause shall limit any other right or remedy of the Customer under this Agreement or at law.</w:t>
      </w:r>
    </w:p>
    <w:p>
      <w:r>
        <w:rPr>
          <w:b/>
        </w:rPr>
        <w:t xml:space="preserve">22.5 </w:t>
      </w:r>
      <w:r>
        <w:rPr/>
        <w:t>Where the Supplier becomes aware of any matter which may affect the assignment, it shall notify the Customer promptly and in any event within five Working Days.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Supplier shall maintain complete and accurate records relating to the assignment and shall make them available to the Customer on request.</w:t>
      </w:r>
    </w:p>
    <w:p>
      <w:r>
        <w:rPr>
          <w:b/>
        </w:rPr>
        <w:t xml:space="preserve">22.6 </w:t>
      </w:r>
      <w:r>
        <w:rPr/>
        <w:t xml:space="preserve">Where the Supplier becomes aware of any matter which may affect the assignment,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assignment and shall make them available to the Customer on request. Where the Supplier becomes aware of any matter which may affect the assignment, it shall notify the Customer promptly and in any event within five Working Days.</w:t>
      </w:r>
    </w:p>
    <w:p>
      <w:r>
        <w:rPr>
          <w:b/>
        </w:rPr>
        <w:t xml:space="preserve">22.7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w:t>
      </w:r>
    </w:p>
    <w:p>
      <w:r>
        <w:rPr>
          <w:b/>
        </w:rPr>
        <w:t xml:space="preserve">22.8 </w:t>
      </w:r>
      <w:r>
        <w:rPr/>
        <w:t>Clause 29.1 applies to any dispute arising under this clause.</w:t>
      </w:r>
    </w:p>
    <w:p>
      <w:r>
        <w:rPr>
          <w:b/>
        </w:rPr>
        <w:t xml:space="preserve">22.9 </w:t>
      </w:r>
      <w:r>
        <w:rPr/>
        <w:t xml:space="preserve">Where the Supplier becomes aware of any matter which may affect the assignment,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22.10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it shall notify the Customer promptly and in any event within five Working Days. The parties shall meet at least quarterly to review performance in relation to the assignment and agree any improvements required.</w:t>
      </w:r>
    </w:p>
    <w:p>
      <w:r>
        <w:rPr>
          <w:b/>
        </w:rPr>
        <w:t xml:space="preserve">22.11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22.12 </w:t>
      </w:r>
      <w:r>
        <w:rPr/>
        <w:t>Either party may terminate this Agreement for convenience on not less than thirty (30) days' written notice.</w:t>
      </w:r>
    </w:p>
    <w:p>
      <w:r>
        <w:rPr>
          <w:b/>
        </w:rPr>
        <w:t xml:space="preserve">22.13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it shall notify the Customer promptly and in any event within five Working Days. The Customer may, acting reasonably, request such information from the Supplier as it requires to verify compliance with this clause.</w:t>
      </w:r>
    </w:p>
    <w:p>
      <w:pPr>
        <w:pStyle w:val="Heading1"/>
      </w:pPr>
      <w:r>
        <w:rPr/>
        <w:t>23. Dispute Resolution</w:t>
      </w:r>
    </w:p>
    <w:p>
      <w:r>
        <w:rPr>
          <w:b/>
        </w:rPr>
        <w:t xml:space="preserve">23.1 </w:t>
      </w:r>
      <w:r>
        <w:rPr/>
        <w:t xml:space="preserve">The Customer may, acting reasonably, request such information from the Supplier as it requires to verify compliance with this clause. The Supplier shall maintain complete and accurate records relating to the dispute resolution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 </w:t>
      </w:r>
      <w:r>
        <w:rPr/>
        <w:t xml:space="preserve">The Supplier shall provide the exit plan within thirty (30) days of the Effective Date.</w:t>
      </w:r>
      <w:ins w:id="9034" w:author="Helena Voss" w:date="2026-09-28T06:33:47Z">
        <w:r>
          <w:rPr/>
          <w:t xml:space="preserve"> This obligation survives termination.</w:t>
        </w:r>
      </w:ins>
    </w:p>
    <w:p>
      <w:r>
        <w:rPr>
          <w:b/>
        </w:rPr>
        <w:t xml:space="preserve">23.3 </w:t>
      </w:r>
      <w:r>
        <w:rPr/>
        <w:t>The Supplier shall maintain complete and accurate records relating to the dispute resolution and shall make them available to the Customer on request. The parties shall meet at least quarterly to review performance in relation to the dispute resolution and agree any improvements required. The parties shall meet at least quarterly to review performance in relation to the dispute resolution and agree any improvements required.</w:t>
      </w:r>
    </w:p>
    <w:p>
      <w:r>
        <w:rPr>
          <w:b/>
        </w:rPr>
        <w:t xml:space="preserve">23.4 </w:t>
      </w:r>
      <w:r>
        <w:rPr/>
        <w:t xml:space="preserve">Each party shall bear its own costs in connection with the matters described in this clause, save as otherwise expressly provided. The Supplier shall maintain complete and accurate records relating to the dispute resolution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23.5 </w:t>
      </w:r>
      <w:r>
        <w:rPr/>
        <w:t>Where the Supplier becomes aware of any matter which may affect the dispute resolution, it shall notify the Customer promptly and in any event within five Working Days. Where the Supplier becomes aware of any matter which may affect the dispute resolution, it shall notify the Customer promptly and in any event within five Working Days.</w:t>
      </w:r>
    </w:p>
    <w:p>
      <w:r>
        <w:rPr>
          <w:b/>
        </w:rPr>
        <w:t xml:space="preserve">23.6 </w:t>
      </w:r>
      <w:r>
        <w:rPr/>
        <w:t>The Customer shall settle the Milestone Payment within 30 days of the Acceptance Certificate.</w:t>
      </w:r>
    </w:p>
    <w:p>
      <w:r>
        <w:rPr>
          <w:b/>
        </w:rPr>
        <w:t xml:space="preserve">23.7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23.8 </w:t>
      </w:r>
      <w:r>
        <w:rPr/>
        <w:t xml:space="preserve">The parties shall meet at least quarterly to review performance in relation to the dispute resolution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23.9 </w:t>
      </w:r>
      <w:r>
        <w:rPr/>
        <w:t xml:space="preserve">The Supplier shall maintain complete and accurate records relating to the dispute resolution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23.10 </w:t>
      </w:r>
      <w:r>
        <w:rPr/>
        <w:t>The parties shall meet at least quarterly to review performance in relation to the dispute resolution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23.11 </w:t>
      </w:r>
      <w:r>
        <w:rPr/>
        <w:t>Subject to Clause 9.2, the Supplier shall provide the deliverables described in this clause to the Customer.</w:t>
      </w:r>
    </w:p>
    <w:p>
      <w:r>
        <w:rPr>
          <w:b/>
        </w:rPr>
        <w:t xml:space="preserve">23.12 </w:t>
      </w:r>
      <w:r>
        <w:rPr/>
        <w:t>The parties shall meet at least quarterly to review performance in relation to the dispute resolution and agree any improvements required. Where the Supplier becomes aware of any matter which may affect the dispute resolution,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23.13 </w:t>
      </w:r>
      <w:r>
        <w:rPr/>
        <w:t>Each party shall bear its own costs in connection with the matters described in this clause, save as otherwise expressly provided. The parties shall meet at least quarterly to review performance in relation to the dispute resolution and agree any improvements required.</w:t>
      </w:r>
    </w:p>
    <w:p>
      <w:pPr>
        <w:pStyle w:val="Heading1"/>
      </w:pPr>
      <w:r>
        <w:rPr/>
        <w:t>24. Notices</w:t>
      </w:r>
    </w:p>
    <w:p>
      <w:r>
        <w:rPr>
          <w:b/>
        </w:rPr>
        <w:t xml:space="preserve">24.1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24.2 </w:t>
      </w:r>
      <w:r>
        <w:rPr/>
        <w:t xml:space="preserve">The Supplier shall remedy any material breach within 30 days of written notice requiring it to do so.</w:t>
      </w:r>
      <w:ins w:id="9016" w:author="Helena Voss" w:date="2026-09-28T06:33:47Z">
        <w:r>
          <w:rPr/>
          <w:t xml:space="preserve"> This obligation survives termination.</w:t>
        </w:r>
      </w:ins>
    </w:p>
    <w:p>
      <w:r>
        <w:rPr>
          <w:b/>
        </w:rPr>
        <w:t xml:space="preserve">24.3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24.4 </w:t>
      </w:r>
      <w:r>
        <w:rPr/>
        <w:t>The parties shall meet at least quarterly to review performance in relation to the notices and agree any improvements required. Where the Supplier becomes aware of any matter which may affect the notices, it shall notify the Customer promptly and in any event within five Working Days. Where the Supplier becomes aware of any matter which may affect the notices, it shall notify the Customer promptly and in any event within five Working Days. Each party shall bear its own costs in connection with the matters described in this clause, save as otherwise expressly provided.</w:t>
      </w:r>
    </w:p>
    <w:p>
      <w:r>
        <w:rPr>
          <w:b/>
        </w:rPr>
        <w:t xml:space="preserve">24.5 </w:t>
      </w:r>
      <w:r>
        <w:rPr/>
        <w:t>Subject to Clause 9.4, the Supplier shall provide the deliverables described in this clause to the Customer.</w:t>
      </w:r>
    </w:p>
    <w:p>
      <w:r>
        <w:rPr>
          <w:b/>
        </w:rPr>
        <w:t xml:space="preserve">24.6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24.8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24.9 </w:t>
      </w:r>
      <w:r>
        <w:rPr/>
        <w:t xml:space="preserve">Nothing in this clause shall limit any other right or remedy of the Customer under this Agreement or at law. 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24.10 </w:t>
      </w:r>
      <w:r>
        <w:rPr/>
        <w:t>Clause 19 applies to any dispute arising under this clause.</w:t>
      </w:r>
    </w:p>
    <w:p>
      <w:r>
        <w:rPr>
          <w:b/>
        </w:rPr>
        <w:t xml:space="preserve">24.11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r>
        <w:rPr>
          <w:b/>
        </w:rPr>
        <w:t xml:space="preserve">24.12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24.13 </w:t>
      </w:r>
      <w:r>
        <w:rPr/>
        <w:t xml:space="preserve">The Supplier shall maintain complete and accurate records relating to the notices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notices and shall make them available to the Customer on request.</w:t>
      </w:r>
    </w:p>
    <w:p>
      <w:pPr>
        <w:pStyle w:val="Heading1"/>
      </w:pPr>
      <w:r>
        <w:rPr/>
        <w:t>25. Governing Law</w:t>
      </w:r>
    </w:p>
    <w:p>
      <w:r>
        <w:rPr>
          <w:b/>
        </w:rPr>
        <w:t xml:space="preserve">25.1 </w:t>
      </w:r>
      <w:r>
        <w:rPr/>
        <w:t>Where the Supplier becomes aware of any matter which may affect the governing law,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25.2 </w:t>
      </w:r>
      <w:r>
        <w:rPr/>
        <w:t>Any approval given by the Customer under this clause shall not relieve the Supplier of any of its obligations under this Agreement.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Nothing in this clause shall limit any other right or remedy of the Customer under this Agreement or at law.</w:t>
      </w:r>
    </w:p>
    <w:p>
      <w:r>
        <w:rPr>
          <w:b/>
        </w:rPr>
        <w:t xml:space="preserve">25.3 </w:t>
      </w:r>
      <w:r>
        <w:rPr/>
        <w:t>Clause 29.1 applies to any dispute arising under this clause.</w:t>
      </w:r>
    </w:p>
    <w:p>
      <w:r>
        <w:rPr>
          <w:b/>
        </w:rPr>
        <w:t xml:space="preserve">25.4 </w:t>
      </w:r>
      <w:r>
        <w:rPr/>
        <w:t>Any approval given by the Customer under this clause shall not relieve the Supplier of any of its obligations under this Agreement. The Supplier shall maintain complete and accurate records relating to the governing law and shall make them available to the Customer on request. The Customer may, acting reasonably, request such information from the Supplier as it requires to verify compliance with this clause.</w:t>
      </w:r>
    </w:p>
    <w:p>
      <w:r>
        <w:rPr>
          <w:b/>
        </w:rPr>
        <w:t xml:space="preserve">25.5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25.6 </w:t>
      </w:r>
      <w:r>
        <w:rPr/>
        <w:t xml:space="preserve">The Customer may, acting reasonably, request such information from the Supplier as it requires to verify compliance with this clause. The parties shall meet at least quarterly to review performance in relation to the governing law and agree any improvements required. The Supplier shall perform its obligations under this clause with reasonable skill, care and diligence and in accordance with </w:t>
      </w:r>
      <w:r>
        <w:rPr>
          <w:i/>
        </w:rPr>
        <w:t>Good Industry Practice</w:t>
      </w:r>
      <w:r>
        <w:rPr/>
        <w:t>.</w:t>
      </w:r>
    </w:p>
    <w:p>
      <w:r>
        <w:rPr>
          <w:b/>
        </w:rPr>
        <w:t xml:space="preserve">25.7 </w:t>
      </w:r>
      <w:r>
        <w:rPr/>
        <w:t>Each party shall bear its own costs in connection with the matters described in this clause, save as otherwise expressly provided. Where the Supplier becomes aware of any matter which may affect the governing law, it shall notify the Customer promptly and in any event within five Working Days.</w:t>
      </w:r>
    </w:p>
    <w:p>
      <w:r>
        <w:rPr>
          <w:b/>
        </w:rPr>
        <w:t xml:space="preserve">25.8 </w:t>
      </w:r>
      <w:r>
        <w:rPr/>
        <w:t xml:space="preserve">Where the Supplier becomes aware of any matter which may affect the governing law,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governing law, it shall notify the Customer promptly and in any event within five Working Days.</w:t>
      </w:r>
    </w:p>
    <w:p>
      <w:pPr>
        <w:rPr>
          <w:ins w:id="9184" w:author="Helena Voss" w:date="2026-09-28T06:33:47Z"/>
        </w:rPr>
      </w:pPr>
      <w:ins w:id="9183" w:author="Helena Voss" w:date="2026-09-28T06:33:47Z">
        <w:r>
          <w:rPr/>
          <w:t xml:space="preserve">282.A The Parties shall co-operate in good faith.</w:t>
        </w:r>
      </w:ins>
    </w:p>
    <w:p>
      <w:r>
        <w:rPr>
          <w:b/>
        </w:rPr>
        <w:t xml:space="preserve">25.10 </w:t>
      </w:r>
      <w:r>
        <w:rPr/>
        <w:t>Clause 19.3 applies to any dispute arising under this clause.</w:t>
      </w:r>
    </w:p>
    <w:p>
      <w:pPr>
        <w:rPr>
          <w:ins w:id="9188" w:author="Helena Voss" w:date="2026-09-28T06:33:47Z"/>
        </w:rPr>
      </w:pPr>
      <w:ins w:id="9187" w:author="Helena Voss" w:date="2026-09-28T06:33:47Z">
        <w:r>
          <w:rPr/>
          <w:t xml:space="preserve">283.A The Parties shall co-operate in good faith.</w:t>
        </w:r>
      </w:ins>
    </w:p>
    <w:p>
      <w:r>
        <w:rPr>
          <w:b/>
        </w:rPr>
        <w:t xml:space="preserve">25.11 </w:t>
      </w:r>
      <w:r>
        <w:rPr/>
        <w:t>Nothing in this clause shall limit any other right or remedy of the Customer under this Agreement or at law. Where the Supplier becomes aware of any matter which may affect the governing law, it shall notify the Customer promptly and in any event within five Working Days. Where the Supplier becomes aware of any matter which may affect the governing law, it shall notify the Customer promptly and in any event within five Working Days. Each party shall bear its own costs in connection with the matters described in this clause, save as otherwise expressly provided.</w:t>
      </w:r>
    </w:p>
    <w:p>
      <w:pPr>
        <w:pStyle w:val="Heading1"/>
      </w:pPr>
      <w:r>
        <w:rPr/>
        <w:t>26. Services (Module 2)</w:t>
      </w:r>
    </w:p>
    <w:p>
      <w:r>
        <w:rPr>
          <w:b/>
        </w:rPr>
        <w:t xml:space="preserve">26.1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26.2 </w:t>
      </w:r>
      <w:r>
        <w:rPr/>
        <w:t>Where the Supplier becomes aware of any matter which may affect the services (module 2),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26.3 </w:t>
      </w:r>
      <w:r>
        <w:rPr/>
        <w:t>Each party shall bear its own costs in connection with the matters described in this clause, save as otherwise expressly provided. The Supplier shall maintain complete and accurate records relating to the services (module 2) and shall make them available to the Customer on request. Nothing in this clause shall limit any other right or remedy of the Customer under this Agreement or at law.</w:t>
      </w:r>
    </w:p>
    <w:p>
      <w:r>
        <w:rPr>
          <w:b/>
        </w:rPr>
        <w:t xml:space="preserve">26.4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(module 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services (module 2) and agree any improvements required.</w:t>
      </w:r>
    </w:p>
    <w:p>
      <w:r>
        <w:rPr>
          <w:b/>
        </w:rPr>
        <w:t xml:space="preserve">26.7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26.8 </w:t>
      </w:r>
      <w:r>
        <w:rPr/>
        <w:t>Where the Supplier becomes aware of any matter which may affect the services (module 2), it shall notify the Customer promptly and in any event within five Working Days. The parties shall meet at least quarterly to review performance in relation to the services (module 2)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26.9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26.10 </w:t>
      </w:r>
      <w:r>
        <w:rPr/>
        <w:t>Nothing in this clause shall limit any other right or remedy of the Customer under this Agreement or at law. Where the Supplier becomes aware of any matter which may affect the services (module 2), it shall notify the Customer promptly and in any event within five Working Days. The Supplier shall maintain complete and accurate records relating to the services (module 2) and shall make them available to the Customer on request.</w:t>
      </w:r>
    </w:p>
    <w:p>
      <w:r>
        <w:rPr>
          <w:b/>
        </w:rPr>
        <w:t xml:space="preserve">26.11 </w:t>
      </w:r>
      <w:r>
        <w:rPr/>
        <w:t>The parties shall meet at least quarterly to review performance in relation to the services (module 2) and agree any improvements required. The Supplier shall maintain complete and accurate records relating to the services (module 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26.12 </w:t>
      </w:r>
      <w:r>
        <w:rPr/>
        <w:t>Where the Supplier becomes aware of any matter which may affect the services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services (module 2) and shall make them available to the Customer on request.</w:t>
      </w:r>
    </w:p>
    <w:p>
      <w:r>
        <w:rPr>
          <w:b/>
        </w:rPr>
        <w:t xml:space="preserve">26.13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27. Service Levels (Module 2)</w:t>
      </w:r>
    </w:p>
    <w:p>
      <w:r>
        <w:rPr>
          <w:b/>
        </w:rPr>
        <w:t xml:space="preserve">27.1 </w:t>
      </w:r>
      <w:r>
        <w:rPr/>
        <w:t xml:space="preserve">The parties shall meet at least quarterly to review performance in relation to the service levels (module 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 </w:t>
      </w:r>
      <w:r>
        <w:rPr/>
        <w:t>Each party shall bear its own costs in connection with the matters described in this clause, save as otherwise expressly provided. The parties shall meet at least quarterly to review performance in relation to the service levels (module 2) and agree any improvements required.</w:t>
      </w:r>
    </w:p>
    <w:p>
      <w:r>
        <w:rPr>
          <w:b/>
        </w:rPr>
        <w:t xml:space="preserve">27.4 </w:t>
      </w:r>
      <w:r>
        <w:rPr/>
        <w:t>The Supplier shall provide the exit plan within thirty (30) days of the Effective Date.</w:t>
      </w:r>
    </w:p>
    <w:p>
      <w:r>
        <w:rPr>
          <w:b/>
        </w:rPr>
        <w:t xml:space="preserve">27.5 </w:t>
      </w:r>
      <w:r>
        <w:rPr/>
        <w:t>The Supplier shall maintain complete and accurate records relating to the service levels (module 2) and shall make them available to the Customer on request. The Supplier shall maintain complete and accurate records relating to the service levels (module 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27.7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27.8 </w:t>
      </w:r>
      <w:r>
        <w:rPr/>
        <w:t>Where the Supplier becomes aware of any matter which may affect the service levels (module 2), it shall notify the Customer promptly and in any event within five Working Days. The Supplier shall maintain complete and accurate records relating to the service levels (module 2) and shall make them available to the Customer on request. Each party shall bear its own costs in connection with the matters described in this clause, save as otherwise expressly provided.</w:t>
      </w:r>
    </w:p>
    <w:p>
      <w:r>
        <w:rPr>
          <w:b/>
        </w:rPr>
        <w:t xml:space="preserve">27.9 </w:t>
      </w:r>
      <w:r>
        <w:rPr/>
        <w:t>Subject to Clause 9.2, the Supplier shall provide the deliverables described in this clause to the Customer.</w:t>
      </w:r>
    </w:p>
    <w:p>
      <w:r>
        <w:rPr>
          <w:b/>
        </w:rPr>
        <w:t xml:space="preserve">27.10 </w:t>
      </w:r>
      <w:r>
        <w:rPr/>
        <w:t>The Supplier shall retain all Customer Data for 30 days after termination before secure deletion.</w:t>
      </w:r>
    </w:p>
    <w:p>
      <w:pPr>
        <w:pStyle w:val="Heading1"/>
      </w:pPr>
      <w:r>
        <w:rPr/>
        <w:t>28. Personnel (Module 2)</w:t>
      </w:r>
    </w:p>
    <w:p>
      <w:r>
        <w:rPr>
          <w:b/>
        </w:rPr>
        <w:t xml:space="preserve">28.1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Supplier shall maintain complete and accurate records relating to the personnel (module 2) and shall make them available to the Customer on request. The Supplier shall maintain complete and accurate records relating to the personnel (module 2) and shall make them available to the Customer on request.</w:t>
      </w:r>
    </w:p>
    <w:p>
      <w:r>
        <w:rPr>
          <w:b/>
        </w:rPr>
        <w:t xml:space="preserve">28.2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personnel (module 2), it shall notify the Customer promptly and in any event within five Working Days. The parties shall meet at least quarterly to review performance in relation to the personnel (module 2) and agree any improvements required. Where the Supplier becomes aware of any matter which may affect the personnel (module 2), it shall notify the Customer promptly and in any event within five Working Days.</w:t>
      </w:r>
    </w:p>
    <w:p>
      <w:r>
        <w:rPr>
          <w:b/>
        </w:rPr>
        <w:t xml:space="preserve">28.3 </w:t>
      </w:r>
      <w:r>
        <w:rPr/>
        <w:t xml:space="preserve">Where the Supplier becomes aware of any matter which may affect the personnel (module 2),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28.4 </w:t>
      </w:r>
      <w:r>
        <w:rPr/>
        <w:t>Either party may terminate this Agreement for convenience on not less than thirty (30) days' written notice.</w:t>
      </w:r>
    </w:p>
    <w:p>
      <w:r>
        <w:rPr>
          <w:b/>
        </w:rPr>
        <w:t xml:space="preserve">28.5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28.6 </w:t>
      </w:r>
      <w:r>
        <w:rPr/>
        <w:t>Each party shall bear its own costs in connection with the matters described in this clause, save as otherwise expressly provided. The Supplier shall maintain complete and accurate records relating to the personnel (module 2) and shall make them available to the Customer on request.</w:t>
      </w:r>
    </w:p>
    <w:p>
      <w:r>
        <w:rPr>
          <w:b/>
        </w:rPr>
        <w:t xml:space="preserve">28.7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28.8 </w:t>
      </w:r>
      <w:r>
        <w:rPr/>
        <w:t>Where the Supplier becomes aware of any matter which may affect the personnel (module 2), it shall notify the Customer promptly and in any event within five Working Days. Where the Supplier becomes aware of any matter which may affect the personnel (module 2), it shall notify the Customer promptly and in any event within five Working Days.</w:t>
      </w:r>
    </w:p>
    <w:p>
      <w:r>
        <w:rPr>
          <w:b/>
        </w:rPr>
        <w:t xml:space="preserve">28.9 </w:t>
      </w:r>
      <w:r>
        <w:rPr/>
        <w:t>Any approval given by the Customer under this clause shall not relieve the Supplier of any of its obligations under this Agreement. 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w:t>
      </w:r>
    </w:p>
    <w:p>
      <w:r>
        <w:rPr>
          <w:b/>
        </w:rPr>
        <w:t xml:space="preserve">28.10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28.11 </w:t>
      </w:r>
      <w:r>
        <w:rPr/>
        <w:t>The parties shall meet at least quarterly to review performance in relation to the personnel (module 2) and agree any improvements required. Any approval given by the Customer under this clause shall not relieve the Supplier of any of its obligations under this Agreement.</w:t>
      </w:r>
    </w:p>
    <w:p>
      <w:r>
        <w:rPr>
          <w:b/>
        </w:rPr>
        <w:t xml:space="preserve">28.12 </w:t>
      </w:r>
      <w:r>
        <w:rPr/>
        <w:t>The parties shall meet at least quarterly to review performance in relation to the personnel (module 2) and agree any improvements required. The Supplier shall maintain complete and accurate records relating to the personnel (module 2) and shall make them available to the Customer on request. Nothing in this clause shall limit any other right or remedy of the Customer under this Agreement or at law. Where the Supplier becomes aware of any matter which may affect the personnel (module 2), it shall notify the Customer promptly and in any event within five Working Days.</w:t>
      </w:r>
    </w:p>
    <w:p>
      <w:r>
        <w:rPr>
          <w:b/>
        </w:rPr>
        <w:t xml:space="preserve">28.13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29. Customer Obligations (Module 2)</w:t>
      </w:r>
    </w:p>
    <w:p>
      <w:r>
        <w:rPr>
          <w:b/>
        </w:rPr>
        <w:t xml:space="preserve">29.1 </w:t>
      </w:r>
      <w:r>
        <w:rPr/>
        <w:t>Either party may terminate this Agreement for convenience on not less than thirty (30) days' written notice.</w:t>
      </w:r>
    </w:p>
    <w:p>
      <w:r>
        <w:rPr>
          <w:b/>
        </w:rPr>
        <w:t xml:space="preserve">29.2 </w:t>
      </w:r>
      <w:r>
        <w:rPr/>
        <w:t>The Supplier shall maintain complete and accurate records relating to the customer obligations (module 2) and shall make them available to the Customer on request. The Customer may, acting reasonably, request such information from the Supplier as it requires to verify compliance with this clause.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29.3 </w:t>
      </w:r>
      <w:r>
        <w:rPr/>
        <w:t>The Supplier shall maintain complete and accurate records relating to the customer obligations (module 2) and shall make them available to the Customer on request. Where the Supplier becomes aware of any matter which may affect the customer obligations (module 2),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29.4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customer obligations (module 2) and agree any improvements required.</w:t>
      </w:r>
    </w:p>
    <w:p>
      <w:r>
        <w:rPr>
          <w:b/>
        </w:rPr>
        <w:t xml:space="preserve">29.5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29.6 </w:t>
      </w:r>
      <w:r>
        <w:rPr/>
        <w:t>Any approval given by the Customer under this clause shall not relieve the Supplier of any of its obligations under this Agreement. The Supplier shall maintain complete and accurate records relating to the customer obligations (module 2) and shall make them available to the Customer on request.</w:t>
      </w:r>
    </w:p>
    <w:p>
      <w:r>
        <w:rPr>
          <w:b/>
        </w:rPr>
        <w:t xml:space="preserve">29.7 </w:t>
      </w:r>
      <w:r>
        <w:rPr/>
        <w:t>The Supplier shall provide the exit plan within thirty (30) days of the Effective Date.</w:t>
      </w:r>
    </w:p>
    <w:p>
      <w:r>
        <w:rPr>
          <w:b/>
        </w:rPr>
        <w:t xml:space="preserve">29.8 </w:t>
      </w:r>
      <w:r>
        <w:rPr/>
        <w:t>Any approval given by the Customer under this clause shall not relieve the Supplier of any of its obligations under this Agreement. Where the Supplier becomes aware of any matter which may affect the customer obligations (module 2), it shall notify the Customer promptly and in any event within five Working Days. The Customer may, acting reasonably, request such information from the Supplier as it requires to verify compliance with this clause.</w:t>
      </w:r>
    </w:p>
    <w:p>
      <w:r>
        <w:rPr>
          <w:b/>
        </w:rPr>
        <w:t xml:space="preserve">29.9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29.10 </w:t>
      </w:r>
      <w:r>
        <w:rPr/>
        <w:t xml:space="preserve">The parties shall meet at least quarterly to review performance in relation to the customer obligations (module 2) and agree any improvements required. The parties shall meet at least quarterly to review performance in relation to the customer obligations (module 2)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2) and shall make them available to the Customer on request.</w:t>
      </w:r>
    </w:p>
    <w:p>
      <w:r>
        <w:rPr>
          <w:b/>
        </w:rPr>
        <w:t xml:space="preserve">29.11 </w:t>
      </w:r>
      <w:r>
        <w:rPr/>
        <w:t>Nothing in this clause shall limit any other right or remedy of the Customer under this Agreement or at law. The parties shall meet at least quarterly to review performance in relation to the customer obligations (module 2) and agree any improvements required.</w:t>
      </w:r>
    </w:p>
    <w:p>
      <w:r>
        <w:rPr>
          <w:b/>
        </w:rPr>
        <w:t xml:space="preserve">29.12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2) and agree any improvements required. Any approval given by the Customer under this clause shall not relieve the Supplier of any of its obligations under this Agreement.</w:t>
      </w:r>
    </w:p>
    <w:p>
      <w:r>
        <w:rPr>
          <w:b/>
        </w:rPr>
        <w:t xml:space="preserve">29.13 </w:t>
      </w:r>
      <w:r>
        <w:rPr/>
        <w:t>Subject to Clause 9, the Supplier shall provide the deliverables described in this clause to the Customer.</w:t>
      </w:r>
    </w:p>
    <w:p>
      <w:pPr>
        <w:pStyle w:val="Heading1"/>
      </w:pPr>
      <w:r>
        <w:rPr/>
        <w:t>30. Change Control (Module 2)</w:t>
      </w:r>
    </w:p>
    <w:p>
      <w:r>
        <w:rPr>
          <w:b/>
        </w:rPr>
        <w:t xml:space="preserve">30.1 </w:t>
      </w:r>
      <w:r>
        <w:rPr/>
        <w:t>The Supplier shall maintain complete and accurate records relating to the change control (module 2) and shall make them available to the Customer on request. Each party shall bear its own costs in connection with the matters described in this clause, save as otherwise expressly provided.</w:t>
      </w:r>
    </w:p>
    <w:p>
      <w:r>
        <w:rPr>
          <w:b/>
        </w:rPr>
        <w:t xml:space="preserve">30.2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change control (module 2) and agree any improvements required.</w:t>
      </w:r>
    </w:p>
    <w:p>
      <w:r>
        <w:rPr>
          <w:b/>
        </w:rPr>
        <w:t xml:space="preserve">30.3 </w:t>
      </w:r>
      <w:r>
        <w:rPr/>
        <w:t>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 Where the Supplier becomes aware of any matter which may affect the change control (module 2), it shall notify the Customer promptly and in any event within five Working Days.</w:t>
      </w:r>
    </w:p>
    <w:p>
      <w:r>
        <w:rPr>
          <w:b/>
        </w:rPr>
        <w:t xml:space="preserve">30.4 </w:t>
      </w:r>
      <w:r>
        <w:rPr/>
        <w:t>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30.5 </w:t>
      </w:r>
      <w:r>
        <w:rPr/>
        <w:t xml:space="preserve">The Supplier shall maintain complete and accurate records relating to the change control (module 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2) and agree any improvements required. Each party shall bear its own costs in connection with the matters described in this clause, save as otherwise expressly provided.</w:t>
      </w:r>
    </w:p>
    <w:p>
      <w:r>
        <w:rPr>
          <w:b/>
        </w:rPr>
        <w:t xml:space="preserve">30.6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30.7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30.8 </w:t>
      </w:r>
      <w:r>
        <w:rPr/>
        <w:t>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change control (module 2), it shall notify the Customer promptly and in any event within five Working Days.</w:t>
      </w:r>
    </w:p>
    <w:p>
      <w:r>
        <w:rPr>
          <w:b/>
        </w:rPr>
        <w:t xml:space="preserve">30.10 </w:t>
      </w:r>
      <w:r>
        <w:rPr/>
        <w:t>Clause 19 applies to any dispute arising under this clause.</w:t>
      </w:r>
    </w:p>
    <w:p>
      <w:r>
        <w:rPr>
          <w:b/>
        </w:rPr>
        <w:t xml:space="preserve">30.11 </w:t>
      </w:r>
      <w:r>
        <w:rPr/>
        <w:t xml:space="preserve">The </w:t>
      </w:r>
      <w:del w:id="9112" w:author="Helena Voss" w:date="2026-09-28T06:33:47Z">
        <w:r>
          <w:rPr/>
          <w:delText xml:space="preserve">Supplier</w:delText>
        </w:r>
      </w:del>
      <w:ins w:id="9113" w:author="Helena Voss" w:date="2026-09-28T06:33:47Z">
        <w:r>
          <w:rPr/>
          <w:t xml:space="preserve">reasonable</w:t>
        </w:r>
      </w:ins>
      <w:r>
        <w:rPr/>
        <w:t xml:space="preserve"> shall provide the exit plan within thirty (30) days of the Effective Date.</w:t>
      </w:r>
    </w:p>
    <w:p>
      <w:r>
        <w:rPr>
          <w:b/>
        </w:rPr>
        <w:t xml:space="preserve">30.12 </w:t>
      </w:r>
      <w:r>
        <w:rPr/>
        <w:t>The Supplier shall maintain complete and accurate records relating to the change control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30.13 </w:t>
      </w:r>
      <w:r>
        <w:rPr/>
        <w:t xml:space="preserve">Where the Supplier becomes aware of any matter which may affect the change control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31. Fees and Payment (Module 2)</w:t>
      </w:r>
    </w:p>
    <w:p>
      <w:r>
        <w:rPr>
          <w:b/>
        </w:rPr>
        <w:t xml:space="preserve">31.1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31.2 </w:t>
      </w:r>
      <w:r>
        <w:rPr/>
        <w:t>The Customer shall pay each valid invoice within thirty (30) days of receipt.</w:t>
      </w:r>
    </w:p>
    <w:p>
      <w:r>
        <w:rPr>
          <w:b/>
        </w:rPr>
        <w:t xml:space="preserve">31.3 </w:t>
      </w:r>
      <w:r>
        <w:rPr/>
        <w:t>Where the Supplier becomes aware of any matter which may affect the fees and payment (module 2), it shall notify the Customer promptly and in any event within five Working Days. Each party shall bear its own costs in connection with the matters described in this clause, save as otherwise expressly provided.</w:t>
      </w:r>
    </w:p>
    <w:p>
      <w:r>
        <w:rPr>
          <w:b/>
        </w:rPr>
        <w:t xml:space="preserve">31.4 </w:t>
      </w:r>
      <w:r>
        <w:rPr/>
        <w:t>The parties shall meet at least quarterly to review performance in relation to the fees and payment (module 2) and agree any improvements required. The Supplier shall maintain complete and accurate records relating to the fees and payment (module 2) and shall make them available to the Customer on request. Each party shall bear its own costs in connection with the matters described in this clause, save as otherwise expressly provided.</w:t>
      </w:r>
    </w:p>
    <w:p>
      <w:r>
        <w:rPr>
          <w:b/>
        </w:rPr>
        <w:t xml:space="preserve">31.5 </w:t>
      </w:r>
      <w:r>
        <w:rPr/>
        <w:t>Undisputed amounts shall be paid no later than 30 days after the date of the relevant invoice.</w:t>
      </w:r>
    </w:p>
    <w:p>
      <w:r>
        <w:rPr>
          <w:b/>
        </w:rPr>
        <w:t xml:space="preserve">31.6 </w:t>
      </w:r>
      <w:r>
        <w:rPr/>
        <w:t>Each party shall bear its own costs in connection with the matters described in this clause, save as otherwise expressly provided. The parties shall meet at least quarterly to review performance in relation to the fees and payment (module 2) and agree any improvements required. The Customer may, acting reasonably, request such information from the Supplier as it requires to verify compliance with this clause. The Supplier shall maintain complete and accurate records relating to the fees and payment (module 2) and shall make them available to the Customer on request.</w:t>
      </w:r>
    </w:p>
    <w:p>
      <w:r>
        <w:rPr>
          <w:b/>
        </w:rPr>
        <w:t xml:space="preserve">31.7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2) and agree any improvements required.</w:t>
      </w:r>
    </w:p>
    <w:p>
      <w:r>
        <w:rPr>
          <w:b/>
        </w:rPr>
        <w:t xml:space="preserve">31.8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31.10 </w:t>
      </w:r>
      <w:r>
        <w:rPr/>
        <w:t>Either party may terminate this Agreement for convenience on not less than thirty (30) days' written notice.</w:t>
      </w:r>
    </w:p>
    <w:p>
      <w:r>
        <w:rPr>
          <w:b/>
        </w:rPr>
        <w:t xml:space="preserve">31.11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32. Invoicing (Module 2)</w:t>
      </w:r>
    </w:p>
    <w:p>
      <w:r>
        <w:rPr>
          <w:b/>
        </w:rPr>
        <w:t xml:space="preserve">32.1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32.2 </w:t>
      </w:r>
      <w:r>
        <w:rPr/>
        <w:t>Any approval given by the Customer under this clause shall not relieve the Supplier of any of its obligations under this Agreement. The parties shall meet at least quarterly to review performance in relation to the invoicing (module 2) and agree any improvements required. The Customer may, acting reasonably, request such information from the Supplier as it requires to verify compliance with this clause.</w:t>
      </w:r>
    </w:p>
    <w:p>
      <w:r>
        <w:rPr>
          <w:b/>
        </w:rPr>
        <w:t xml:space="preserve">32.3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w:t>
      </w:r>
    </w:p>
    <w:p>
      <w:r>
        <w:rPr>
          <w:b/>
        </w:rPr>
        <w:t xml:space="preserve">32.4 </w:t>
      </w:r>
      <w:r>
        <w:rPr/>
        <w:t>The Customer may, acting reasonably, request such information from the Supplier as it requires to verify compliance with this clause. The parties shall meet at least quarterly to review performance in relation to the invoicing (module 2) and agree any improvements required. The parties shall meet at least quarterly to review performance in relation to the invoicing (module 2) and agree any improvements required.</w:t>
      </w:r>
    </w:p>
    <w:p>
      <w:r>
        <w:rPr>
          <w:b/>
        </w:rPr>
        <w:t xml:space="preserve">32.5 </w:t>
      </w:r>
      <w:r>
        <w:rPr/>
        <w:t>The Customer may, acting reasonably, request such information from the Supplier as it requires to verify compliance with this clause. Where the Supplier becomes aware of any matter which may affect the invoicing (module 2), it shall notify the Customer promptly and in any event within five Working Days. Each party shall bear its own costs in connection with the matters described in this clause, save as otherwise expressly provided.</w:t>
      </w:r>
    </w:p>
    <w:p>
      <w:r>
        <w:rPr>
          <w:b/>
        </w:rPr>
        <w:t xml:space="preserve">32.6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32.7 </w:t>
      </w:r>
      <w:r>
        <w:rPr/>
        <w:t>Subject to Clause 9.2, the Supplier shall provide the deliverables described in this clause to the Customer.</w:t>
      </w:r>
    </w:p>
    <w:p>
      <w:r>
        <w:rPr>
          <w:b/>
        </w:rPr>
        <w:t xml:space="preserve">32.8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32.9 </w:t>
      </w:r>
      <w:r>
        <w:rPr/>
        <w:t>The Supplier shall maintain complete and accurate records relating to the invoicing (module 2) and shall make them available to the Customer on request. The parties shall meet at least quarterly to review performance in relation to the invoicing (module 2) and agree any improvements required.</w:t>
      </w:r>
    </w:p>
    <w:p>
      <w:pPr>
        <w:pStyle w:val="Heading1"/>
      </w:pPr>
      <w:r>
        <w:rPr/>
        <w:t>33. Term (Module 2)</w:t>
      </w:r>
    </w:p>
    <w:p>
      <w:r>
        <w:rPr>
          <w:b/>
        </w:rPr>
        <w:t xml:space="preserve">33.1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term (module 2), it shall notify the Customer promptly and in any event within five Working Days.</w:t>
      </w:r>
    </w:p>
    <w:p>
      <w:r>
        <w:rPr>
          <w:b/>
        </w:rPr>
        <w:t xml:space="preserve">33.2 </w:t>
      </w:r>
      <w:r>
        <w:rPr/>
        <w:t>The parties shall meet at least quarterly to review performance in relation to the term (module 2) and agree any improvements required. Nothing in this clause shall limit any other right or remedy of the Customer under this Agreement or at law.</w:t>
      </w:r>
    </w:p>
    <w:p>
      <w:r>
        <w:rPr>
          <w:b/>
        </w:rPr>
        <w:t xml:space="preserve">33.3 </w:t>
      </w:r>
      <w:r>
        <w:rPr/>
        <w:t>Nothing in this clause shall limit any other right or remedy of the Customer under this Agreement or at law. The parties shall meet at least quarterly to review performance in relation to the term (module 2) and agree any improvements required.</w:t>
      </w:r>
    </w:p>
    <w:p>
      <w:r>
        <w:rPr>
          <w:b/>
        </w:rPr>
        <w:t xml:space="preserve">33.4 </w:t>
      </w:r>
      <w:r>
        <w:rPr/>
        <w:t>Where the Supplier becomes aware of any matter which may affect the term (module 2), it shall notify the Customer promptly and in any event within five Working Days. The Supplier shall maintain complete and accurate records relating to the term (module 2) and shall make them available to the Customer on request.</w:t>
      </w:r>
    </w:p>
    <w:p>
      <w:pPr>
        <w:rPr>
          <w:ins w:id="9180" w:author="Helena Voss" w:date="2026-09-28T06:33:47Z"/>
        </w:rPr>
      </w:pPr>
      <w:ins w:id="9179" w:author="Helena Voss" w:date="2026-09-28T06:33:47Z">
        <w:r>
          <w:rPr/>
          <w:t xml:space="preserve">378.A The Parties shall co-operate in good faith.</w:t>
        </w:r>
      </w:ins>
    </w:p>
    <w:p>
      <w:r>
        <w:rPr>
          <w:b/>
        </w:rPr>
        <w:t xml:space="preserve">33.5 </w:t>
      </w:r>
      <w:r>
        <w:rPr/>
        <w:t>The Customer may, acting reasonably, request such information from the Supplier as it requires to verify compliance with this clause.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 The parties shall meet at least quarterly to review performance in relation to the term (module 2) and agree any improvements required.</w:t>
      </w:r>
    </w:p>
    <w:p>
      <w:r>
        <w:rPr>
          <w:b/>
        </w:rPr>
        <w:t xml:space="preserve">33.6 </w:t>
      </w:r>
      <w:r>
        <w:rPr/>
        <w:t>The parties shall meet at least quarterly to review performance in relation to the term (module 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33.8 </w:t>
      </w:r>
      <w:r>
        <w:rPr/>
        <w:t xml:space="preserve">The parties shall meet at least quarterly to review performance in relation to the term (module 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 (module 2), it shall notify the Customer promptly and in any event within five Working Days. The parties shall meet at least quarterly to review performance in relation to the term (module 2) and agree any improvements required.</w:t>
      </w:r>
    </w:p>
    <w:p>
      <w:r>
        <w:rPr>
          <w:b/>
        </w:rPr>
        <w:t xml:space="preserve">33.9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34. Termination (Module 2)</w:t>
      </w:r>
    </w:p>
    <w:p>
      <w:r>
        <w:rPr>
          <w:b/>
        </w:rPr>
        <w:t xml:space="preserve">34.1 </w:t>
      </w:r>
      <w:r>
        <w:rPr/>
        <w:t>Each party shall bear its own costs in connection with the matters described in this clause, save as otherwise expressly provided. 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34.2 </w:t>
      </w:r>
      <w:r>
        <w:rPr/>
        <w:t xml:space="preserve">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34.3 </w:t>
      </w:r>
      <w:r>
        <w:rPr/>
        <w:t>The Supplier shall provide the exit plan within thirty (30) days of the Effective Date.</w:t>
      </w:r>
    </w:p>
    <w:p>
      <w:r>
        <w:rPr>
          <w:b/>
        </w:rPr>
        <w:t xml:space="preserve">34.4 </w:t>
      </w:r>
      <w:r>
        <w:rPr/>
        <w:t>Where the Supplier becomes aware of any matter which may affect the termination (module 2),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34.5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34.6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34.7 </w:t>
      </w:r>
      <w:r>
        <w:rPr/>
        <w:t xml:space="preserve">The parties shall meet at least quarterly to review performance in relation to the termination (module 2)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34.8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34.9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34.10 </w:t>
      </w:r>
      <w:r>
        <w:rPr/>
        <w:t>The Supplier shall maintain complete and accurate records relating to the termination (module 2)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34.11 </w:t>
      </w:r>
      <w:r>
        <w:rPr/>
        <w:t>The Supplier shall provide the exit plan within thirty (30) days of the Effective Date.</w:t>
      </w:r>
    </w:p>
    <w:p>
      <w:r>
        <w:rPr>
          <w:b/>
        </w:rPr>
        <w:t xml:space="preserve">34.12 </w:t>
      </w:r>
      <w:r>
        <w:rPr/>
        <w:t>The parties shall meet at least quarterly to review performance in relation to the termination (module 2) and agree any improvements required. Nothing in this clause shall limit any other right or remedy of the Customer under this Agreement or at law. Nothing in this clause shall limit any other right or remedy of the Customer under this Agreement or at law.</w:t>
      </w:r>
    </w:p>
    <w:p>
      <w:pPr>
        <w:pStyle w:val="Heading1"/>
      </w:pPr>
      <w:r>
        <w:rPr/>
        <w:t>35. Confidentiality (Module 2)</w:t>
      </w:r>
    </w:p>
    <w:p>
      <w:r>
        <w:rPr>
          <w:b/>
        </w:rPr>
        <w:t xml:space="preserve">35.1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35.2 </w:t>
      </w:r>
      <w:r>
        <w:rPr/>
        <w:t>The Supplier shall maintain complete and accurate records relating to the confidentiality (module 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35.3 </w:t>
      </w:r>
      <w:r>
        <w:rPr/>
        <w:t>Clause 19 applies to any dispute arising under this clause.</w:t>
      </w:r>
    </w:p>
    <w:p>
      <w:r>
        <w:rPr>
          <w:b/>
        </w:rPr>
        <w:t xml:space="preserve">35.4 </w:t>
      </w:r>
      <w:r>
        <w:rPr/>
        <w:t>Either party may terminate this Agreement for convenience on not less than thirty (30) days' written notice.</w:t>
      </w:r>
    </w:p>
    <w:p>
      <w:r>
        <w:rPr>
          <w:b/>
        </w:rPr>
        <w:t xml:space="preserve">35.5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2) and agree any improvements required.</w:t>
      </w:r>
    </w:p>
    <w:p>
      <w:r>
        <w:rPr>
          <w:b/>
        </w:rPr>
        <w:t xml:space="preserve">35.6 </w:t>
      </w:r>
      <w:r>
        <w:rPr/>
        <w:t>The Customer may, acting reasonably, request such information from the Supplier as it requires to verify compliance with this clause. The Supplier shall maintain complete and accurate records relating to the confidentiality (module 2) and shall make them available to the Customer on request.</w:t>
      </w:r>
    </w:p>
    <w:p>
      <w:r>
        <w:rPr>
          <w:b/>
        </w:rPr>
        <w:t xml:space="preserve">35.7 </w:t>
      </w:r>
      <w:r>
        <w:rPr/>
        <w:t>The Supplier shall maintain complete and accurate records relating to the confidentiality (module 2) and shall make them available to the Customer on request. The parties shall meet at least quarterly to review performance in relation to the confidentiality (module 2)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35.8 </w:t>
      </w:r>
      <w:r>
        <w:rPr/>
        <w:t xml:space="preserve">The Supplier shall maintain complete and accurate records relating to the confidentiality (module 2)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36. Intellectual Property (Module 2)</w:t>
      </w:r>
    </w:p>
    <w:p>
      <w:r>
        <w:rPr>
          <w:b/>
        </w:rPr>
        <w:t xml:space="preserve">36.1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36.2 </w:t>
      </w:r>
      <w:r>
        <w:rPr/>
        <w:t>Subject to Clause 9.2, the Supplier shall provide the deliverables described in this clause to the Customer.</w:t>
      </w:r>
    </w:p>
    <w:p>
      <w:r>
        <w:rPr>
          <w:b/>
        </w:rPr>
        <w:t xml:space="preserve">36.3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36.4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36.5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36.6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intellectual property (module 2), it shall notify the Customer promptly and in any event within five Working Days.</w:t>
      </w:r>
    </w:p>
    <w:p>
      <w:r>
        <w:rPr>
          <w:b/>
        </w:rPr>
        <w:t xml:space="preserve">36.7 </w:t>
      </w:r>
      <w:r>
        <w:rPr/>
        <w:t xml:space="preserve">The Supplier shall maintain complete and accurate records relating to the intellectual property (module 2)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36.8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36.9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intellectual property (module 2) and shall make them available to the Customer on request.</w:t>
      </w:r>
    </w:p>
    <w:p>
      <w:r>
        <w:rPr>
          <w:b/>
        </w:rPr>
        <w:t xml:space="preserve">36.10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36.11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36.12 </w:t>
      </w:r>
      <w:r>
        <w:rPr/>
        <w:t>The parties shall meet at least quarterly to review performance in relation to the intellectual property (module 2) and agree any improvements required. Each party shall bear its own costs in connection with the matters described in this clause, save as otherwise expressly provided.</w:t>
      </w:r>
    </w:p>
    <w:p>
      <w:r>
        <w:rPr>
          <w:b/>
        </w:rPr>
        <w:t xml:space="preserve">36.13 </w:t>
      </w:r>
      <w:r>
        <w:rPr/>
        <w:t xml:space="preserve">Nothing in this clause shall limit any other right or remedy of the Customer under this Agreement or at law. The parties shall meet at least quarterly to review performance in relation to the intellectual property (module 2)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37. Data Protection (Module 2)</w:t>
      </w:r>
    </w:p>
    <w:p>
      <w:r>
        <w:rPr>
          <w:b/>
        </w:rPr>
        <w:t xml:space="preserve">37.1 </w:t>
      </w:r>
      <w:r>
        <w:rPr/>
        <w:t>The parties shall meet at least quarterly to review performance in relation to the data protection (module 2) and agree any improvements required. 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w:t>
      </w:r>
    </w:p>
    <w:p>
      <w:r>
        <w:rPr>
          <w:b/>
        </w:rPr>
        <w:t xml:space="preserve">37.2 </w:t>
      </w:r>
      <w:r>
        <w:rPr/>
        <w:t>Each party shall bear its own costs in connection with the matters described in this clause, save as otherwise expressly provided. Where the Supplier becomes aware of any matter which may affect the data protection (module 2), it shall notify the Customer promptly and in any event within five Working Days. The parties shall meet at least quarterly to review performance in relation to the data protection (module 2) and agree any improvements required.</w:t>
      </w:r>
    </w:p>
    <w:p>
      <w:r>
        <w:rPr>
          <w:b/>
        </w:rPr>
        <w:t xml:space="preserve">37.3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data protection (module 2) and agree any improvements required. Nothing in this clause shall limit any other right or remedy of the Customer under this Agreement or at law.</w:t>
      </w:r>
    </w:p>
    <w:p>
      <w:r>
        <w:rPr>
          <w:b/>
        </w:rPr>
        <w:t xml:space="preserve">37.4 </w:t>
      </w:r>
      <w:r>
        <w:rPr/>
        <w:t>Where the Supplier becomes aware of any matter which may affect the data protection (module 2), it shall notify the Customer promptly and in any event within five Working Days. The Supplier shall maintain complete and accurate records relating to the data protection (module 2) and shall make them available to the Customer on request.</w:t>
      </w:r>
    </w:p>
    <w:p>
      <w:r>
        <w:rPr>
          <w:b/>
        </w:rPr>
        <w:t xml:space="preserve">37.5 </w:t>
      </w:r>
      <w:r>
        <w:rPr/>
        <w:t>Each party shall bear its own costs in connection with the matters described in this clause, save as otherwise expressly provided. The Supplier shall maintain complete and accurate records relating to the data protection (module 2) and shall make them available to the Customer on request.</w:t>
      </w:r>
    </w:p>
    <w:p>
      <w:r>
        <w:rPr>
          <w:b/>
        </w:rPr>
        <w:t xml:space="preserve">37.6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37.7 </w:t>
      </w:r>
      <w:r>
        <w:rPr/>
        <w:t>Any approval given by the Customer under this clause shall not relieve the Supplier of any of its obligations under this Agreement. The Supplier shall maintain complete and accurate records relating to the data protection (module 2) and shall make them available to the Customer on request. Each party shall bear its own costs in connection with the matters described in this clause, save as otherwise expressly provided.</w:t>
      </w:r>
    </w:p>
    <w:p>
      <w:r>
        <w:rPr>
          <w:b/>
        </w:rPr>
        <w:t xml:space="preserve">37.8 </w:t>
      </w:r>
      <w:r>
        <w:rPr/>
        <w:t>Subject to Clause 9, the Supplier shall provide the deliverables described in this clause to the Customer.</w:t>
      </w:r>
    </w:p>
    <w:p>
      <w:r>
        <w:rPr>
          <w:b/>
        </w:rPr>
        <w:t xml:space="preserve">37.9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2) and shall make them available to the Customer on request.</w:t>
      </w:r>
    </w:p>
    <w:p>
      <w:r>
        <w:rPr>
          <w:b/>
        </w:rPr>
        <w:t xml:space="preserve">37.10 </w:t>
      </w:r>
      <w:r>
        <w:rPr/>
        <w:t xml:space="preserve">The Supplier shall maintain complete and accurate records relating to the data protection (module 2)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38. Security (Module 2)</w:t>
      </w:r>
    </w:p>
    <w:p>
      <w:r>
        <w:rPr>
          <w:b/>
        </w:rPr>
        <w:t xml:space="preserve">38.1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38.2 </w:t>
      </w:r>
      <w:r>
        <w:rPr/>
        <w:t>Subject to Clause 9, the Supplier shall provide the deliverables described in this clause to the Customer.</w:t>
      </w:r>
    </w:p>
    <w:p>
      <w:r>
        <w:rPr>
          <w:b/>
        </w:rPr>
        <w:t xml:space="preserve">38.3 </w:t>
      </w:r>
      <w:r>
        <w:rPr/>
        <w:t xml:space="preserve">The Supplier shall maintain complete and accurate records relating to the security (module 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38.4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38.5 </w:t>
      </w:r>
      <w:r>
        <w:rPr/>
        <w:t xml:space="preserve">Where the Supplier becomes aware of any matter which may affect the security (module 2), it shall notify the Customer promptly and in any event within five Working Days. The Supplier shall maintain complete and accurate records relating to the security (module 2) and shall make them available to the Customer on request. Where the Supplier becomes aware of any matter which may affect the security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38.6 </w:t>
      </w:r>
      <w:r>
        <w:rPr/>
        <w:t>Clause 19 applies to any dispute arising under this clause.</w:t>
      </w:r>
    </w:p>
    <w:p>
      <w:r>
        <w:rPr>
          <w:b/>
        </w:rPr>
        <w:t xml:space="preserve">38.7 </w:t>
      </w:r>
      <w:r>
        <w:rPr/>
        <w:t>Subject to Clause 9.4, the Supplier shall provide the deliverables described in this clause to the Customer.</w:t>
      </w:r>
    </w:p>
    <w:p>
      <w:r>
        <w:rPr>
          <w:b/>
        </w:rPr>
        <w:t xml:space="preserve">38.8 </w:t>
      </w:r>
      <w:r>
        <w:rPr/>
        <w:t>The Customer may, acting reasonably, request such information from the Supplier as it requires to verify compliance with this clause. The parties shall meet at least quarterly to review performance in relation to the security (module 2) and agree any improvements required. The Customer may, acting reasonably, request such information from the Supplier as it requires to verify compliance with this clause.</w:t>
      </w:r>
    </w:p>
    <w:p>
      <w:r>
        <w:rPr>
          <w:b/>
        </w:rPr>
        <w:t xml:space="preserve">38.9 </w:t>
      </w:r>
      <w:r>
        <w:rPr/>
        <w:t>Where the Supplier becomes aware of any matter which may affect the security (module 2), it shall notify the Customer promptly and in any event within five Working Days. Nothing in this clause shall limit any other right or remedy of the Customer under this Agreement or at law. The Supplier shall maintain complete and accurate records relating to the security (module 2) and shall make them available to the Customer on request.</w:t>
      </w:r>
    </w:p>
    <w:p>
      <w:r>
        <w:rPr>
          <w:b/>
        </w:rPr>
        <w:t xml:space="preserve">38.10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38.11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38.12 </w:t>
      </w:r>
      <w:r>
        <w:rPr/>
        <w:t>Each party shall bear its own costs in connection with the matters described in this clause, save as otherwise expressly provided. The Supplier shall maintain complete and accurate records relating to the security (module 2) and shall make them available to the Customer on request.</w:t>
      </w:r>
    </w:p>
    <w:p>
      <w:pPr>
        <w:pStyle w:val="Heading1"/>
      </w:pPr>
      <w:r>
        <w:rPr/>
        <w:t>39. Audit (Module 2)</w:t>
      </w:r>
    </w:p>
    <w:p>
      <w:r>
        <w:rPr>
          <w:b/>
        </w:rPr>
        <w:t xml:space="preserve">39.1 </w:t>
      </w:r>
      <w:r>
        <w:rPr/>
        <w:t>The parties shall meet at least quarterly to review performance in relation to the audit (module 2) and agree any improvements required. The Supplier shall maintain complete and accurate records relating to the audit (module 2) and shall make them available to the Customer on request.</w:t>
      </w:r>
    </w:p>
    <w:p>
      <w:r>
        <w:rPr>
          <w:b/>
        </w:rPr>
        <w:t xml:space="preserve">39.2 </w:t>
      </w:r>
      <w:r>
        <w:rPr/>
        <w:t>Either party may terminate this Agreement for convenience on not less than thirty (30) days' written notice.</w:t>
      </w:r>
    </w:p>
    <w:p>
      <w:r>
        <w:rPr>
          <w:b/>
        </w:rPr>
        <w:t xml:space="preserve">39.3 </w:t>
      </w:r>
      <w:r>
        <w:rPr/>
        <w:t xml:space="preserve">The parties shall meet at least quarterly to review performance in relation to the audit (module 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39.4 </w:t>
      </w:r>
      <w:r>
        <w:rPr/>
        <w:t xml:space="preserve">The Supplier shall maintain complete and accurate records relating to the audit (module 2)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audit (module 2) and shall make them available to the Customer on request. The parties shall meet at least quarterly to review performance in relation to the audit (module 2) and agree any improvements required.</w:t>
      </w:r>
    </w:p>
    <w:p>
      <w:r>
        <w:rPr>
          <w:b/>
        </w:rPr>
        <w:t xml:space="preserve">39.5 </w:t>
      </w:r>
      <w:r>
        <w:rPr/>
        <w:t xml:space="preserve">Where the Supplier becomes aware of any matter which may affect the audit (module 2),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39.6 </w:t>
      </w:r>
      <w:r>
        <w:rPr/>
        <w:t>The Supplier shall maintain complete and accurate records relating to the audit (module 2) and shall make them available to the Customer on request. Each party shall bear its own costs in connection with the matters described in this clause, save as otherwise expressly provided. The Supplier shall maintain complete and accurate records relating to the audit (module 2) and shall make them available to the Customer on request.</w:t>
      </w:r>
    </w:p>
    <w:p>
      <w:r>
        <w:rPr>
          <w:b/>
        </w:rPr>
        <w:t xml:space="preserve">39.7 </w:t>
      </w:r>
      <w:r>
        <w:rPr/>
        <w:t>The Supplier shall maintain complete and accurate records relating to the audit (module 2) and shall make them available to the Customer on request. The Supplier shall maintain complete and accurate records relating to the audit (module 2) and shall make them available to the Customer on request. Each party shall bear its own costs in connection with the matters described in this clause, save as otherwise expressly provided.</w:t>
      </w:r>
    </w:p>
    <w:p>
      <w:r>
        <w:rPr>
          <w:b/>
        </w:rPr>
        <w:t xml:space="preserve">39.8 </w:t>
      </w:r>
      <w:r>
        <w:rPr/>
        <w:t>Either party may terminate this Agreement for convenience on not less than thirty (30) days' written notice.</w:t>
      </w:r>
    </w:p>
    <w:p>
      <w:r>
        <w:rPr>
          <w:b/>
        </w:rPr>
        <w:t xml:space="preserve">39.9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39.11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audit (module 2), it shall notify the Customer promptly and in any event within five Working Days. The Customer may, acting reasonably, request such information from the Supplier as it requires to verify compliance with this clause.</w:t>
      </w:r>
    </w:p>
    <w:p>
      <w:r>
        <w:rPr>
          <w:b/>
        </w:rPr>
        <w:t xml:space="preserve">39.12 </w:t>
      </w:r>
      <w:r>
        <w:rPr/>
        <w:t>Any approval given by the Customer under this clause shall not relieve the Supplier of any of its obligations under this Agreement. Where the Supplier becomes aware of any matter which may affect the audit (module 2), it shall notify the Customer promptly and in any event within five Working Days.</w:t>
      </w:r>
    </w:p>
    <w:p>
      <w:pPr>
        <w:pStyle w:val="Heading1"/>
      </w:pPr>
      <w:r>
        <w:rPr/>
        <w:t>40. Warranties (Module 2)</w:t>
      </w:r>
    </w:p>
    <w:p>
      <w:r>
        <w:rPr>
          <w:b/>
        </w:rPr>
        <w:t xml:space="preserve">40.1 </w:t>
      </w:r>
      <w:r>
        <w:rPr/>
        <w:t>Subject to Clause 9, the Supplier shall provide the deliverables described in this clause to the Customer.</w:t>
      </w:r>
    </w:p>
    <w:p>
      <w:r>
        <w:rPr>
          <w:b/>
        </w:rPr>
        <w:t xml:space="preserve">40.2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warranties (module 2) and agree any improvements required.</w:t>
      </w:r>
    </w:p>
    <w:p>
      <w:r>
        <w:rPr>
          <w:b/>
        </w:rPr>
        <w:t xml:space="preserve">40.3 </w:t>
      </w:r>
      <w:r>
        <w:rPr/>
        <w:t>The parties shall meet at least quarterly to review performance in relation to the warranties (module 2) and agree any improvements required. The Customer may, acting reasonably, request such information from the Supplier as it requires to verify compliance with this clause. The Supplier shall maintain complete and accurate records relating to the warranties (module 2) and shall make them available to the Customer on request. Nothing in this clause shall limit any other right or remedy of the Customer under this Agreement or at law.</w:t>
      </w:r>
    </w:p>
    <w:p>
      <w:r>
        <w:rPr>
          <w:b/>
        </w:rPr>
        <w:t xml:space="preserve">40.4 </w:t>
      </w:r>
      <w:r>
        <w:rPr/>
        <w:t>Subject to Clause 9.2, the Supplier shall provide the deliverables described in this clause to the Customer.</w:t>
      </w:r>
    </w:p>
    <w:p>
      <w:r>
        <w:rPr>
          <w:b/>
        </w:rPr>
        <w:t xml:space="preserve">40.5 </w:t>
      </w:r>
      <w:r>
        <w:rPr/>
        <w:t>Where the Supplier becomes aware of any matter which may affect the warranties (module 2),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warranties (module 2) and agree any improvements required. The Customer may, acting reasonably, request such information from the Supplier as it requires to verify compliance with this clause.</w:t>
      </w:r>
    </w:p>
    <w:p>
      <w:r>
        <w:rPr>
          <w:b/>
        </w:rPr>
        <w:t xml:space="preserve">40.6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warranties (module 2) and shall make them available to the Customer on request. Each party shall bear its own costs in connection with the matters described in this clause, save as otherwise expressly provided.</w:t>
      </w:r>
    </w:p>
    <w:p>
      <w:r>
        <w:rPr>
          <w:b/>
        </w:rPr>
        <w:t xml:space="preserve">40.7 </w:t>
      </w:r>
      <w:r>
        <w:rPr/>
        <w:t>The parties shall meet at least quarterly to review performance in relation to the warranties (module 2) and agree any improvements required. Any approval given by the Customer under this clause shall not relieve the Supplier of any of its obligations under this Agreement.</w:t>
      </w:r>
    </w:p>
    <w:p>
      <w:r>
        <w:rPr>
          <w:b/>
        </w:rPr>
        <w:t xml:space="preserve">40.8 </w:t>
      </w:r>
      <w:r>
        <w:rPr/>
        <w:t>The Supplier shall maintain complete and accurate records relating to the warranties (module 2) and shall make them available to the Customer on request. The Supplier shall maintain complete and accurate records relating to the warranties (module 2) and shall make them available to the Customer on request. Where the Supplier becomes aware of any matter which may affect the warranties (module 2), it shall notify the Customer promptly and in any event within five Working Days.</w:t>
      </w:r>
    </w:p>
    <w:p>
      <w:r>
        <w:rPr>
          <w:b/>
        </w:rPr>
        <w:t xml:space="preserve">40.9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warranties (module 2), it shall notify the Customer promptly and in any event within five Working Days. Any approval given by the Customer under this clause shall not relieve the Supplier of any of its obligations under this Agreement.</w:t>
      </w:r>
    </w:p>
    <w:p>
      <w:pPr>
        <w:pStyle w:val="Heading1"/>
      </w:pPr>
      <w:r>
        <w:rPr/>
        <w:t>41. Indemnities (Module 2)</w:t>
      </w:r>
    </w:p>
    <w:p>
      <w:r>
        <w:rPr>
          <w:b/>
        </w:rPr>
        <w:t xml:space="preserve">41.1 </w:t>
      </w:r>
      <w:r>
        <w:rPr/>
        <w:t>The Supplier shall maintain complete and accurate records relating to the indemnities (module 2) and shall make them available to the Customer on request. The Customer may, acting reasonably, request such information from the Supplier as it requires to verify compliance with this clause. The Supplier shall maintain complete and accurate records relating to the indemnities (module 2) and shall make them available to the Customer on request.</w:t>
      </w:r>
    </w:p>
    <w:p>
      <w:r>
        <w:rPr>
          <w:b/>
        </w:rPr>
        <w:t xml:space="preserve">41.2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41.3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41.4 </w:t>
      </w:r>
      <w:r>
        <w:rPr/>
        <w:t xml:space="preserve">Where the Supplier becomes aware of any matter which may affect the indemnities (module 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41.5 </w:t>
      </w:r>
      <w:r>
        <w:rPr/>
        <w:t>Each party shall bear its own costs in connection with the matters described in this clause, save as otherwise expressly provided. Where the Supplier becomes aware of any matter which may affect the indemnities (module 2), it shall notify the Customer promptly and in any event within five Working Days.</w:t>
      </w:r>
    </w:p>
    <w:p>
      <w:r>
        <w:rPr>
          <w:b/>
        </w:rPr>
        <w:t xml:space="preserve">41.6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41.7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41.8 </w:t>
      </w:r>
      <w:r>
        <w:rPr/>
        <w:t>Clause 19.3 applies to any dispute arising under this clause.</w:t>
      </w:r>
    </w:p>
    <w:p>
      <w:r>
        <w:rPr>
          <w:b/>
        </w:rPr>
        <w:t xml:space="preserve">41.9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Good Industry Practice.</w:t>
      </w:r>
    </w:p>
    <w:p>
      <w:r>
        <w:rPr>
          <w:b/>
        </w:rPr>
        <w:t xml:space="preserve">41.10 </w:t>
      </w:r>
      <w:r>
        <w:rPr/>
        <w:t>Clause 29.1 applies to any dispute arising under this clause.</w:t>
      </w:r>
    </w:p>
    <w:p>
      <w:pPr>
        <w:pStyle w:val="Heading1"/>
      </w:pPr>
      <w:r>
        <w:rPr/>
        <w:t>42. Limitation of Liability (Module 2)</w:t>
      </w:r>
    </w:p>
    <w:p>
      <w:r>
        <w:rPr>
          <w:b/>
        </w:rPr>
        <w:t xml:space="preserve">42.1 </w:t>
      </w:r>
      <w:r>
        <w:rPr/>
        <w:t>Subject to Clause 9, the Supplier shall provide the deliverables described in this clause to the Customer.</w:t>
      </w:r>
    </w:p>
    <w:p>
      <w:r>
        <w:rPr>
          <w:b/>
        </w:rPr>
        <w:t xml:space="preserve">42.2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limitation of liability (module 2) and shall make them available to the Customer on request.</w:t>
      </w:r>
    </w:p>
    <w:p>
      <w:r>
        <w:rPr>
          <w:b/>
        </w:rPr>
        <w:t xml:space="preserve">42.3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42.4 </w:t>
      </w:r>
      <w:r>
        <w:rPr/>
        <w:t>Where the Supplier becomes aware of any matter which may affect the limitation of liability (module 2), it shall notify the Customer promptly and in any event within five Working Days. Any approval given by the Customer under this clause shall not relieve the Supplier of any of its obligations under this Agreement.</w:t>
      </w:r>
    </w:p>
    <w:p>
      <w:r>
        <w:rPr>
          <w:b/>
        </w:rPr>
        <w:t xml:space="preserve">42.5 </w:t>
      </w:r>
      <w:r>
        <w:rPr/>
        <w:t>Nothing in this clause shall limit any other right or remedy of the Customer under this Agreement or at law. The Supplier shall maintain complete and accurate records relating to the limitation of liability (module 2) and shall make them available to the Customer on request.</w:t>
      </w:r>
    </w:p>
    <w:p>
      <w:r>
        <w:rPr>
          <w:b/>
        </w:rPr>
        <w:t xml:space="preserve">42.6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42.7 </w:t>
      </w:r>
      <w:r>
        <w:rPr/>
        <w:t>The Customer may, acting reasonably, request such information from the Supplier as it requires to verify compliance with this clause. The Supplier shall maintain complete and accurate records relating to the limitation of liability (module 2) and shall make them available to the Customer on request. Any approval given by the Customer under this clause shall not relieve the Supplier of any of its obligations under this Agreement.</w:t>
      </w:r>
    </w:p>
    <w:p>
      <w:r>
        <w:rPr>
          <w:b/>
        </w:rPr>
        <w:t xml:space="preserve">42.8 </w:t>
      </w:r>
      <w:r>
        <w:rPr/>
        <w:t>Clause 19 applies to any dispute arising under this clause.</w:t>
      </w:r>
    </w:p>
    <w:p>
      <w:r>
        <w:rPr>
          <w:b/>
        </w:rPr>
        <w:t xml:space="preserve">42.9 </w:t>
      </w:r>
      <w:r>
        <w:rPr/>
        <w:t xml:space="preserve">The Supplier shall maintain complete and accurate records relating to the limitation of liability (module 2)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limitation of liability (module 2) and shall make them available to the Customer on request.</w:t>
      </w:r>
    </w:p>
    <w:p>
      <w:r>
        <w:rPr>
          <w:b/>
        </w:rPr>
        <w:t xml:space="preserve">42.10 </w:t>
      </w:r>
      <w:r>
        <w:rPr/>
        <w:t>Where the Supplier becomes aware of any matter which may affect the limitation of liability (module 2), it shall notify the Customer promptly and in any event within five Working Days. The parties shall meet at least quarterly to review performance in relation to the limitation of liability (module 2) and agree any improvements required. The Supplier shall maintain complete and accurate records relating to the limitation of liability (module 2) and shall make them available to the Customer on request. Each party shall bear its own costs in connection with the matters described in this clause, save as otherwise expressly provided.</w:t>
      </w:r>
    </w:p>
    <w:p>
      <w:r>
        <w:rPr>
          <w:b/>
        </w:rPr>
        <w:t xml:space="preserve">42.11 </w:t>
      </w:r>
      <w:r>
        <w:rPr/>
        <w:t xml:space="preserve">The parties shall meet at least quarterly </w:t>
      </w:r>
      <w:del w:id="9059" w:author="Helena Voss" w:date="2026-09-28T06:33:47Z">
        <w:r>
          <w:rPr/>
          <w:delText xml:space="preserve">to</w:delText>
        </w:r>
      </w:del>
      <w:ins w:id="9060" w:author="Helena Voss" w:date="2026-09-28T06:33:47Z">
        <w:r>
          <w:rPr/>
          <w:t xml:space="preserve">reasonable</w:t>
        </w:r>
      </w:ins>
      <w:r>
        <w:rPr/>
        <w:t xml:space="preserve"> review performance in relation to the limitation of liability (module 2) and agree any improvements required. Nothing in this clause shall limit any other right or remedy of the Customer under this Agreement or at law.</w:t>
      </w:r>
    </w:p>
    <w:p>
      <w:pPr>
        <w:pStyle w:val="Heading1"/>
      </w:pPr>
      <w:r>
        <w:rPr/>
        <w:t>43. Insurance (Module 2)</w:t>
      </w:r>
    </w:p>
    <w:p>
      <w:r>
        <w:rPr>
          <w:b/>
        </w:rPr>
        <w:t xml:space="preserve">43.1 </w:t>
      </w:r>
      <w:r>
        <w:rPr/>
        <w:t>Either party may terminate this Agreement for convenience on not less than thirty (30) days' written notice.</w:t>
      </w:r>
    </w:p>
    <w:p>
      <w:r>
        <w:rPr>
          <w:b/>
        </w:rPr>
        <w:t xml:space="preserve">43.2 </w:t>
      </w:r>
      <w:r>
        <w:rPr/>
        <w:t>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 Where the Supplier becomes aware of any matter which may affect the insurance (module 2), it shall notify the Customer promptly and in any event within five Working Days.</w:t>
      </w:r>
    </w:p>
    <w:p>
      <w:r>
        <w:rPr>
          <w:b/>
        </w:rPr>
        <w:t xml:space="preserve">43.3 </w:t>
      </w:r>
      <w:r>
        <w:rPr/>
        <w:t>The Supplier shall provide the exit plan within thirty (30) days of the Effective Date.</w:t>
      </w:r>
    </w:p>
    <w:p>
      <w:r>
        <w:rPr>
          <w:b/>
        </w:rPr>
        <w:t xml:space="preserve">43.4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insurance (module 2), it shall notify the Customer promptly and in any event within five Working Days.</w:t>
      </w:r>
    </w:p>
    <w:p>
      <w:r>
        <w:rPr>
          <w:b/>
        </w:rPr>
        <w:t xml:space="preserve">43.5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43.6 </w:t>
      </w:r>
      <w:r>
        <w:rPr/>
        <w:t xml:space="preserve">Where the Supplier becomes aware of any matter which may affect the insurance (module 2),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43.7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43.8 </w:t>
      </w:r>
      <w:r>
        <w:rPr/>
        <w:t>Any approval given by the Customer under this clause shall not relieve the Supplier of any of its obligations under this Agreement. 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43.9 </w:t>
      </w:r>
      <w:r>
        <w:rPr/>
        <w:t>Where the Supplier becomes aware of any matter which may affect the insurance (module 2), it shall notify the Customer promptly and in any event within five Working Days. Any approval given by the Customer under this clause shall not relieve the Supplier of any of its obligations under this Agreement.</w:t>
      </w:r>
    </w:p>
    <w:p>
      <w:r>
        <w:rPr>
          <w:b/>
        </w:rPr>
        <w:t xml:space="preserve">43.10 </w:t>
      </w:r>
      <w:r>
        <w:rPr/>
        <w:t xml:space="preserve">Each party shall bear its own costs in connection with the matters described in this clause, save as otherwise expressly provided. Where the Supplier becomes aware of any matter which may affect the insurance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43.11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44. Force Majeure (Module 2)</w:t>
      </w:r>
    </w:p>
    <w:p>
      <w:r>
        <w:rPr>
          <w:b/>
        </w:rPr>
        <w:t xml:space="preserve">44.1 </w:t>
      </w:r>
      <w:r>
        <w:rPr/>
        <w:t>Where the Supplier becomes aware of any matter which may affect the force majeure (module 2),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44.2 </w:t>
      </w:r>
      <w:r>
        <w:rPr/>
        <w:t>Each party shall bear its own costs in connection with the matters described in this clause, save as otherwise expressly provided. The Supplier shall maintain complete and accurate records relating to the force majeure (module 2) and shall make them available to the Customer on request. Where the Supplier becomes aware of any matter which may affect the force majeure (module 2), it shall notify the Customer promptly and in any event within five Working Days.</w:t>
      </w:r>
    </w:p>
    <w:p>
      <w:r>
        <w:rPr>
          <w:b/>
        </w:rPr>
        <w:t xml:space="preserve">44.3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r>
        <w:rPr>
          <w:b/>
        </w:rPr>
        <w:t xml:space="preserve">44.4 </w:t>
      </w:r>
      <w:r>
        <w:rPr/>
        <w:t>The parties shall meet at least quarterly to review performance in relation to the force majeure (module 2)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force majeure (module 2), it shall notify the Customer promptly and in any event within five Working Days.</w:t>
      </w:r>
    </w:p>
    <w:p>
      <w:r>
        <w:rPr>
          <w:b/>
        </w:rPr>
        <w:t xml:space="preserve">44.5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w:t>
      </w:r>
    </w:p>
    <w:p>
      <w:r>
        <w:rPr>
          <w:b/>
        </w:rPr>
        <w:t xml:space="preserve">44.6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2) and agree any improvements required.</w:t>
      </w:r>
    </w:p>
    <w:p>
      <w:pPr>
        <w:rPr>
          <w:del w:id="9148" w:author="Helena Voss" w:date="2026-09-28T06:33:47Z"/>
        </w:rPr>
      </w:pPr>
      <w:del w:id="9147" w:author="Helena Voss" w:date="2026-09-28T06:33:47Z">
        <w:r>
          <w:rPr>
            <w:b/>
          </w:rPr>
          <w:delText xml:space="preserve">44.7 </w:delText>
        </w:r>
        <w:r>
          <w:rPr/>
          <w:delText>The Supplier shall provide the exit plan within thirty (30) days of the Effective Date.</w:delText>
        </w:r>
      </w:del>
    </w:p>
    <w:p>
      <w:r>
        <w:rPr>
          <w:b/>
        </w:rPr>
        <w:t xml:space="preserve">44.8 </w:t>
      </w:r>
      <w:r>
        <w:rPr/>
        <w:t>The Customer may, acting reasonably, request such information from the Supplier as it requires to verify compliance with this clause. The Supplier shall maintain complete and accurate records relating to the force majeure (module 2)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44.9 </w:t>
      </w:r>
      <w:r>
        <w:rPr/>
        <w:t>The Customer may, acting reasonably, request such information from the Supplier as it requires to verify compliance with this clause. Where the Supplier becomes aware of any matter which may affect the force majeure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44.10 </w:t>
      </w:r>
      <w:r>
        <w:rPr/>
        <w:t>The parties shall meet at least quarterly to review performance in relation to the force majeure (module 2) and agree any improvements required. The Supplier shall maintain complete and accurate records relating to the force majeure (module 2) and shall make them available to the Customer on request. The parties shall meet at least quarterly to review performance in relation to the force majeure (module 2) and agree any improvements required. The Customer may, acting reasonably, request such information from the Supplier as it requires to verify compliance with this clause.</w:t>
      </w:r>
    </w:p>
    <w:p>
      <w:pPr>
        <w:pStyle w:val="Heading1"/>
      </w:pPr>
      <w:r>
        <w:rPr/>
        <w:t>45. Subcontracting (Module 2)</w:t>
      </w:r>
    </w:p>
    <w:p>
      <w:r>
        <w:rPr>
          <w:b/>
        </w:rPr>
        <w:t xml:space="preserve">45.1 </w:t>
      </w:r>
      <w:r>
        <w:rPr/>
        <w:t>Where the Supplier becomes aware of any matter which may affect the subcontracting (module 2), it shall notify the Customer promptly and in any event within five Working Days. The parties shall meet at least quarterly to review performance in relation to the subcontracting (module 2)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45.2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45.3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45.4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subcontracting (module 2) and shall make them available to the Customer on request.</w:t>
      </w:r>
    </w:p>
    <w:p>
      <w:r>
        <w:rPr>
          <w:b/>
        </w:rPr>
        <w:t xml:space="preserve">45.5 </w:t>
      </w:r>
      <w:r>
        <w:rPr/>
        <w:t xml:space="preserve">The Supplier shall maintain complete and accurate records relating to the subcontracting (module 2)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2), it shall notify the Customer promptly and in any event within five Working Days.</w:t>
      </w:r>
    </w:p>
    <w:p>
      <w:r>
        <w:rPr>
          <w:b/>
        </w:rPr>
        <w:t xml:space="preserve">45.6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45.7 </w:t>
      </w:r>
      <w:r>
        <w:rPr/>
        <w:t>Where the Supplier becomes aware of any matter which may affect the subcontracting (module 2), it shall notify the Customer promptly and in any event within five Working Days. Each party shall bear its own costs in connection with the matters described in this clause, save as otherwise expressly provided.</w:t>
      </w:r>
    </w:p>
    <w:p>
      <w:r>
        <w:rPr>
          <w:b/>
        </w:rPr>
        <w:t xml:space="preserve">45.8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45.9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2) and agree any improvements required. The Customer may, acting reasonably, request such information from the Supplier as it requires to verify compliance with this clause.</w:t>
      </w:r>
    </w:p>
    <w:p>
      <w:r>
        <w:rPr>
          <w:b/>
        </w:rPr>
        <w:t xml:space="preserve">45.10 </w:t>
      </w:r>
      <w:r>
        <w:rPr/>
        <w:t>Any approval given by the Customer under this clause shall not relieve the Supplier of any of its obligations under this Agreement. The parties shall meet at least quarterly to review performance in relation to the subcontracting (module 2) and agree any improvements required. Nothing in this clause shall limit any other right or remedy of the Customer under this Agreement or at law. Where the Supplier becomes aware of any matter which may affect the subcontracting (module 2), it shall notify the Customer promptly and in any event within five Working Days.</w:t>
      </w:r>
    </w:p>
    <w:p>
      <w:r>
        <w:rPr>
          <w:b/>
        </w:rPr>
        <w:t xml:space="preserve">45.11 </w:t>
      </w:r>
      <w:r>
        <w:rPr/>
        <w:t>Any approval given by the Customer under this clause shall not relieve the Supplier of any of its obligations under this Agreement. Where the Supplier becomes aware of any matter which may affect the subcontracting (module 2), it shall notify the Customer promptly and in any event within five Working Days. Nothing in this clause shall limit any other right or remedy of the Customer under this Agreement or at law.</w:t>
      </w:r>
    </w:p>
    <w:p>
      <w:pPr>
        <w:pStyle w:val="Heading1"/>
      </w:pPr>
      <w:r>
        <w:rPr/>
        <w:t>46. Assignment (Module 2)</w:t>
      </w:r>
    </w:p>
    <w:p>
      <w:r>
        <w:rPr>
          <w:b/>
        </w:rPr>
        <w:t xml:space="preserve">46.1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46.2 </w:t>
      </w:r>
      <w:r>
        <w:rPr/>
        <w:t>Each party shall bear its own costs in connection with the matters described in this clause, save as otherwise expressly provided. Where the Supplier becomes aware of any matter which may affect the assignment (module 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46.3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assignment (module 2) and shall make them available to the Customer on request.</w:t>
      </w:r>
    </w:p>
    <w:p>
      <w:r>
        <w:rPr>
          <w:b/>
        </w:rPr>
        <w:t xml:space="preserve">46.4 </w:t>
      </w:r>
      <w:r>
        <w:rPr/>
        <w:t>The Supplier shall retain all Customer Data for 30 days after termination before secure deletion.</w:t>
      </w:r>
    </w:p>
    <w:p>
      <w:r>
        <w:rPr>
          <w:b/>
        </w:rPr>
        <w:t xml:space="preserve">46.5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46.6 </w:t>
      </w:r>
      <w:r>
        <w:rPr/>
        <w:t>The parties shall meet at least quarterly to review performance in relation to the assignment (module 2)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46.7 </w:t>
      </w:r>
      <w:r>
        <w:rPr/>
        <w:t xml:space="preserve">Each party shall bear its own costs in connection with the matters described in this clause, save as otherwise expressly provided. The parties shall meet at least quarterly to review performance in relation to the assignment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46.8 </w:t>
      </w:r>
      <w:r>
        <w:rPr/>
        <w:t xml:space="preserve">Where the Supplier becomes aware of any matter which may affect the assignment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47. Dispute Resolution (Module 2)</w:t>
      </w:r>
    </w:p>
    <w:p>
      <w:r>
        <w:rPr>
          <w:b/>
        </w:rPr>
        <w:t xml:space="preserve">47.1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dispute resolution (module 2) and agree any improvements required.</w:t>
      </w:r>
    </w:p>
    <w:p>
      <w:r>
        <w:rPr>
          <w:b/>
        </w:rPr>
        <w:t xml:space="preserve">47.2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47.3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47.4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47.5 </w:t>
      </w:r>
      <w:r>
        <w:rPr/>
        <w:t>The parties shall meet at least quarterly to review performance in relation to the dispute resolution (module 2) and agree any improvements required. Where the Supplier becomes aware of any matter which may affect the dispute resolution (module 2),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47.6 </w:t>
      </w:r>
      <w:r>
        <w:rPr/>
        <w:t xml:space="preserve">Each party shall bear its own costs in connection with the matters described in this clause, save as otherwise expressly provided. The parties shall meet at least quarterly to review performance in relation to the dispute resolution (module 2)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47.7 </w:t>
      </w:r>
      <w:r>
        <w:rPr/>
        <w:t>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dispute resolution (module 2), it shall notify the Customer promptly and in any event within five Working Days.</w:t>
      </w:r>
    </w:p>
    <w:p>
      <w:r>
        <w:rPr>
          <w:b/>
        </w:rPr>
        <w:t xml:space="preserve">47.8 </w:t>
      </w:r>
      <w:r>
        <w:rPr/>
        <w:t>The Supplier shall maintain complete and accurate records relating to the dispute resolution (module 2) and shall make them available to the Customer on request. The parties shall meet at least quarterly to review performance in relation to the dispute resolution (module 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47.9 </w:t>
      </w:r>
      <w:r>
        <w:rPr/>
        <w:t>The Supplier shall maintain complete and accurate records relating to the dispute resolution (module 2) and shall make them available to the Customer on request. Where the Supplier becomes aware of any matter which may affect the dispute resolution (module 2), it shall notify the Customer promptly and in any event within five Working Days. The parties shall meet at least quarterly to review performance in relation to the dispute resolution (module 2) and agree any improvements required.</w:t>
      </w:r>
    </w:p>
    <w:p>
      <w:r>
        <w:rPr>
          <w:b/>
        </w:rPr>
        <w:t xml:space="preserve">47.10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2) and agree any improvements required. Each party shall bear its own costs in connection with the matters described in this clause, save as otherwise expressly provided.</w:t>
      </w:r>
    </w:p>
    <w:p>
      <w:r>
        <w:rPr>
          <w:b/>
        </w:rPr>
        <w:t xml:space="preserve">47.11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47.12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dispute resolution (module 2), it shall notify the Customer promptly and in any event within five Working Days. Any approval given by the Customer under this clause shall not relieve the Supplier of any of its obligations under this Agreement.</w:t>
      </w:r>
    </w:p>
    <w:p>
      <w:r>
        <w:rPr>
          <w:b/>
        </w:rPr>
        <w:t xml:space="preserve">47.13 </w:t>
      </w:r>
      <w:r>
        <w:rPr/>
        <w:t>Where the Supplier becomes aware of any matter which may affect the dispute resolution (module 2), it shall notify the Customer promptly and in any event within five Working Days. Where the Supplier becomes aware of any matter which may affect the dispute resolution (module 2), it shall notify the Customer promptly and in any event within five Working Days.</w:t>
      </w:r>
    </w:p>
    <w:p>
      <w:pPr>
        <w:pStyle w:val="Heading1"/>
      </w:pPr>
      <w:r>
        <w:rPr/>
        <w:t>48. Notices (Module 2)</w:t>
      </w:r>
    </w:p>
    <w:p>
      <w:r>
        <w:rPr>
          <w:b/>
        </w:rPr>
        <w:t xml:space="preserve">48.1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48.2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notices (module 2), it shall notify the Customer promptly and in any event within five Working Days.</w:t>
      </w:r>
    </w:p>
    <w:p>
      <w:r>
        <w:rPr>
          <w:b/>
        </w:rPr>
        <w:t xml:space="preserve">48.3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48.4 </w:t>
      </w:r>
      <w:r>
        <w:rPr/>
        <w:t>Clause 19.3 applies to any dispute arising under this clause.</w:t>
      </w:r>
    </w:p>
    <w:p>
      <w:r>
        <w:rPr>
          <w:b/>
        </w:rPr>
        <w:t xml:space="preserve">48.5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48.7 </w:t>
      </w:r>
      <w:r>
        <w:rPr/>
        <w:t>The Supplier shall maintain complete and accurate records relating to the notices (module 2) and shall make them available to the Customer on request. The Supplier shall maintain complete and accurate records relating to the notices (module 2) and shall make them available to the Customer on request. Each party shall bear its own costs in connection with the matters described in this clause, save as otherwise expressly provided. Where the Supplier becomes aware of any matter which may affect the notices (module 2), it shall notify the Customer promptly and in any event within five Working Days.</w:t>
      </w:r>
    </w:p>
    <w:p>
      <w:r>
        <w:rPr>
          <w:b/>
        </w:rPr>
        <w:t xml:space="preserve">48.8 </w:t>
      </w:r>
      <w:r>
        <w:rPr/>
        <w:t>The Supplier shall maintain complete and accurate records relating to the notices (module 2) and shall make them available to the Customer on request. Nothing in this clause shall limit any other right or remedy of the Customer under this Agreement or at law. The parties shall meet at least quarterly to review performance in relation to the notices (module 2) and agree any improvements required.</w:t>
      </w:r>
    </w:p>
    <w:p>
      <w:r>
        <w:rPr>
          <w:b/>
        </w:rPr>
        <w:t xml:space="preserve">48.9 </w:t>
      </w:r>
      <w:r>
        <w:rPr/>
        <w:t>Where the Supplier becomes aware of any matter which may affect the notices (module 2),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48.10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48.11 </w:t>
      </w:r>
      <w:r>
        <w:rPr/>
        <w:t xml:space="preserve">Where the Supplier becomes aware of any matter which may affect the notices (module 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48.12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49. Governing Law (Module 2)</w:t>
      </w:r>
    </w:p>
    <w:p>
      <w:r>
        <w:rPr>
          <w:b/>
        </w:rPr>
        <w:t xml:space="preserve">49.1 </w:t>
      </w:r>
      <w:r>
        <w:rPr/>
        <w:t>The Supplier shall maintain complete and accurate records relating to the governing law (module 2) and shall make them available to the Customer on request. Where the Supplier becomes aware of any matter which may affect the governing law (module 2), it shall notify the Customer promptly and in any event within five Working Days. Each party shall bear its own costs in connection with the matters described in this clause, save as otherwise expressly provided.</w:t>
      </w:r>
    </w:p>
    <w:p>
      <w:r>
        <w:rPr>
          <w:b/>
        </w:rPr>
        <w:t xml:space="preserve">49.2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49.3 </w:t>
      </w:r>
      <w:r>
        <w:rPr/>
        <w:t>The Supplier shall retain all Customer Data for 30 days after termination before secure deletion.</w:t>
      </w:r>
    </w:p>
    <w:p>
      <w:r>
        <w:rPr>
          <w:b/>
        </w:rPr>
        <w:t xml:space="preserve">49.4 </w:t>
      </w:r>
      <w:r>
        <w:rPr/>
        <w:t>The Supplier shall remedy any material breach within 30 days of written notice requiring it to do so.</w:t>
      </w:r>
    </w:p>
    <w:p>
      <w:r>
        <w:rPr>
          <w:b/>
        </w:rPr>
        <w:t xml:space="preserve">49.5 </w:t>
      </w:r>
      <w:r>
        <w:rPr/>
        <w:t>The Supplier shall maintain complete and accurate records relating to the governing law (module 2) and shall make them available to the Customer on request. The Supplier shall maintain complete and accurate records relating to the governing law (module 2) and shall make them available to the Customer on request. Nothing in this clause shall limit any other right or remedy of the Customer under this Agreement or at law.</w:t>
      </w:r>
    </w:p>
    <w:p>
      <w:r>
        <w:rPr>
          <w:b/>
        </w:rPr>
        <w:t xml:space="preserve">49.6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2) and agree any improvements required. Each party shall bear its own costs in connection with the matters described in this clause, save as otherwise expressly provided.</w:t>
      </w:r>
    </w:p>
    <w:p>
      <w:r>
        <w:rPr>
          <w:b/>
        </w:rPr>
        <w:t xml:space="preserve">49.7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49.8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governing law (module 2) and agree any improvements required. The Supplier shall perform its obligations under this clause with reasonable skill, care and diligence and in accordance with </w:t>
      </w:r>
      <w:r>
        <w:rPr>
          <w:i/>
        </w:rPr>
        <w:t>Good Industry Practice</w:t>
      </w:r>
      <w:r>
        <w:rPr/>
        <w:t>.</w:t>
      </w:r>
    </w:p>
    <w:p>
      <w:r>
        <w:rPr>
          <w:b/>
        </w:rPr>
        <w:t xml:space="preserve">49.9 </w:t>
      </w:r>
      <w:r>
        <w:rPr/>
        <w:t>Where the Supplier becomes aware of any matter which may affect the governing law (module 2), it shall notify the Customer promptly and in any event within five Working Days. The Customer may, acting reasonably, request such information from the Supplier as it requires to verify compliance with this clause.</w:t>
      </w:r>
    </w:p>
    <w:p>
      <w:pPr>
        <w:pStyle w:val="Heading1"/>
      </w:pPr>
      <w:r>
        <w:rPr/>
        <w:t>50. Services (Module 3)</w:t>
      </w:r>
    </w:p>
    <w:p>
      <w:r>
        <w:rPr>
          <w:b/>
        </w:rPr>
        <w:t xml:space="preserve">50.1 </w:t>
      </w:r>
      <w:r>
        <w:rPr/>
        <w:t>The Supplier shall maintain complete and accurate records relating to the services (module 3) and shall make them available to the Customer on request. The Customer may, acting reasonably, request such information from the Supplier as it requires to verify compliance with this clause.</w:t>
      </w:r>
    </w:p>
    <w:p>
      <w:r>
        <w:rPr>
          <w:b/>
        </w:rPr>
        <w:t xml:space="preserve">50.2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50.3 </w:t>
      </w:r>
      <w:r>
        <w:rPr/>
        <w:t>Clause 19 applies to any dispute arising under this clause.</w:t>
      </w:r>
    </w:p>
    <w:p>
      <w:r>
        <w:rPr>
          <w:b/>
        </w:rPr>
        <w:t xml:space="preserve">50.4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50.5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w:t>
      </w:r>
    </w:p>
    <w:p>
      <w:r>
        <w:rPr>
          <w:b/>
        </w:rPr>
        <w:t xml:space="preserve">50.6 </w:t>
      </w:r>
      <w:r>
        <w:rPr/>
        <w:t xml:space="preserve">Any approval given by the Customer under this clause shall not relieve the Supplier of any of its obligations under this Agreement. The Supplier shall maintain complete and accurate records relating to the services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50.7 </w:t>
      </w:r>
      <w:r>
        <w:rPr/>
        <w:t>Each party shall bear its own costs in connection with the matters described in this clause, save as otherwise expressly provided. The Supplier shall maintain complete and accurate records relating to the services (module 3) and shall make them available to the Customer on request. Nothing in this clause shall limit any other right or remedy of the Customer under this Agreement or at law.</w:t>
      </w:r>
    </w:p>
    <w:p>
      <w:r>
        <w:rPr>
          <w:b/>
        </w:rPr>
        <w:t xml:space="preserve">50.8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3) and agree any improvements required. Nothing in this clause shall limit any other right or remedy of the Customer under this Agreement or at law.</w:t>
      </w:r>
    </w:p>
    <w:p>
      <w:pPr>
        <w:pStyle w:val="Heading1"/>
      </w:pPr>
      <w:r>
        <w:rPr/>
        <w:t>51. Service Levels (Module 3)</w:t>
      </w:r>
    </w:p>
    <w:p>
      <w:r>
        <w:rPr>
          <w:b/>
        </w:rPr>
        <w:t xml:space="preserve">51.1 </w:t>
      </w:r>
      <w:r>
        <w:rPr/>
        <w:t>Either party may terminate this Agreement for convenience on not less than thirty (30) days' written notice.</w:t>
      </w:r>
    </w:p>
    <w:p>
      <w:r>
        <w:rPr>
          <w:b/>
        </w:rPr>
        <w:t xml:space="preserve">51.2 </w:t>
      </w:r>
      <w:r>
        <w:rPr/>
        <w:t>Subject to Clause 9, the Supplier shall provide the deliverables described in this clause to the Customer.</w:t>
      </w:r>
    </w:p>
    <w:p>
      <w:r>
        <w:rPr>
          <w:b/>
        </w:rPr>
        <w:t xml:space="preserve">51.3 </w:t>
      </w:r>
      <w:r>
        <w:rPr/>
        <w:t>The Supplier shall maintain complete and accurate records relating to the service levels (module 3) and shall make them available to the Customer on request. The Supplier shall maintain complete and accurate records relating to the service levels (module 3) and shall make them available to the Customer on request.</w:t>
      </w:r>
    </w:p>
    <w:p>
      <w:r>
        <w:rPr>
          <w:b/>
        </w:rPr>
        <w:t xml:space="preserve">51.4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51.5 </w:t>
      </w:r>
      <w:r>
        <w:rPr/>
        <w:t>Where the Supplier becomes aware of any matter which may affect the service levels (module 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service levels (module 3) and agree any improvements required. The parties shall meet at least quarterly to review performance in relation to the service levels (module 3) and agree any improvements required.</w:t>
      </w:r>
    </w:p>
    <w:p>
      <w:r>
        <w:rPr>
          <w:b/>
        </w:rPr>
        <w:t xml:space="preserve">51.6 </w:t>
      </w:r>
      <w:r>
        <w:rPr/>
        <w:t xml:space="preserve">Any approval given by the Customer under this clause shall not relieve the Supplier of any of its obligations under this Agreement. The parties shall meet at least quarterly to review performance in relation to the service levels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51.7 </w:t>
      </w:r>
      <w:r>
        <w:rPr/>
        <w:t>Where the Supplier becomes aware of any matter which may affect the service levels (module 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51.8 </w:t>
      </w:r>
      <w:r>
        <w:rPr/>
        <w:t>Nothing in this clause shall limit any other right or remedy of the Customer under this Agreement or at law. The Supplier shall maintain complete and accurate records relating to the service levels (module 3) and shall make them available to the Customer on request.</w:t>
      </w:r>
    </w:p>
    <w:p>
      <w:r>
        <w:rPr>
          <w:b/>
        </w:rPr>
        <w:t xml:space="preserve">51.9 </w:t>
      </w:r>
      <w:r>
        <w:rPr/>
        <w:t>The parties shall meet at least quarterly to review performance in relation to the service levels (module 3) and agree any improvements required. Each party shall bear its own costs in connection with the matters described in this clause, save as otherwise expressly provided.</w:t>
      </w:r>
    </w:p>
    <w:p>
      <w:r>
        <w:rPr>
          <w:b/>
        </w:rPr>
        <w:t xml:space="preserve">51.10 </w:t>
      </w:r>
      <w:r>
        <w:rPr/>
        <w:t>The Supplier shall maintain complete and accurate records relating to the service levels (module 3) and shall make them available to the Customer on request. Nothing in this clause shall limit any other right or remedy of the Customer under this Agreement or at law. The parties shall meet at least quarterly to review performance in relation to the service levels (module 3) and agree any improvements required.</w:t>
      </w:r>
    </w:p>
    <w:p>
      <w:r>
        <w:rPr>
          <w:b/>
        </w:rPr>
        <w:t xml:space="preserve">51.11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51.12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51.13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52. Personnel (Module 3)</w:t>
      </w:r>
    </w:p>
    <w:p>
      <w:r>
        <w:rPr>
          <w:b/>
        </w:rPr>
        <w:t xml:space="preserve">52.1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 The Customer may, acting reasonably, request such information from the Supplier as it requires to verify compliance with this clause. The parties shall meet at least quarterly to review performance in relation to the personnel (module 3) and agree any improvements required.</w:t>
      </w:r>
    </w:p>
    <w:p>
      <w:r>
        <w:rPr>
          <w:b/>
        </w:rPr>
        <w:t xml:space="preserve">52.2 </w:t>
      </w:r>
      <w:r>
        <w:rPr/>
        <w:t>The parties shall meet at least quarterly to review performance in relation to the personnel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personnel (module 3) and agree any improvements required.</w:t>
      </w:r>
    </w:p>
    <w:p>
      <w:r>
        <w:rPr>
          <w:b/>
        </w:rPr>
        <w:t xml:space="preserve">52.3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3) and agree any improvements required.</w:t>
      </w:r>
    </w:p>
    <w:p>
      <w:r>
        <w:rPr>
          <w:b/>
        </w:rPr>
        <w:t xml:space="preserve">52.4 </w:t>
      </w:r>
      <w:r>
        <w:rPr/>
        <w:t xml:space="preserve">Nothing in this clause shall limit any other right or remedy of the Customer under this Agreement or at law. Where the Supplier becomes aware of any matter which may affect the personnel (module 3), it shall notify the Customer promptly and in any event within five Working Days. The parties shall meet at least quarterly to review performance in relation to the personnel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52.5 </w:t>
      </w:r>
      <w:r>
        <w:rPr/>
        <w:t xml:space="preserve">Where the Supplier becomes aware of any matter which may affect the personnel (module 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52.6 </w:t>
      </w:r>
      <w:r>
        <w:rPr/>
        <w:t>The parties shall meet at least quarterly to review performance in relation to the personnel (module 3) and agree any improvements required. Nothing in this clause shall limit any other right or remedy of the Customer under this Agreement or at law. The Supplier shall maintain complete and accurate records relating to the personnel (module 3) and shall make them available to the Customer on request. Nothing in this clause shall limit any other right or remedy of the Customer under this Agreement or at law.</w:t>
      </w:r>
    </w:p>
    <w:p>
      <w:r>
        <w:rPr>
          <w:b/>
        </w:rPr>
        <w:t xml:space="preserve">52.7 </w:t>
      </w:r>
      <w:r>
        <w:rPr/>
        <w:t xml:space="preserve">Each party shall bear its own costs in connection with the matters described in this clause, save as otherwise expressly provided. The Supplier shall maintain complete and accurate records relating to the personnel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52.8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3) and shall make them available to the Customer on request.</w:t>
      </w:r>
    </w:p>
    <w:p>
      <w:r>
        <w:rPr>
          <w:b/>
        </w:rPr>
        <w:t xml:space="preserve">52.9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53. Customer Obligations (Module 3)</w:t>
      </w:r>
    </w:p>
    <w:p>
      <w:r>
        <w:rPr>
          <w:b/>
        </w:rPr>
        <w:t xml:space="preserve">53.1 </w:t>
      </w:r>
      <w:r>
        <w:rPr/>
        <w:t>Either party may terminate this Agreement for convenience on not less than thirty (30) days' written notice.</w:t>
      </w:r>
    </w:p>
    <w:p>
      <w:r>
        <w:rPr>
          <w:b/>
        </w:rPr>
        <w:t xml:space="preserve">53.2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53.3 </w:t>
      </w:r>
      <w:r>
        <w:rPr/>
        <w:t xml:space="preserve">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 Where the Supplier becomes aware of any matter which may affect the customer obligations (module 3), it shall notify the Customer promptly and in any event within five Working Days.</w:t>
      </w:r>
      <w:ins w:id="9017" w:author="Helena Voss" w:date="2026-09-28T06:33:47Z">
        <w:r>
          <w:rPr/>
          <w:t xml:space="preserve"> This obligation survives termination.</w:t>
        </w:r>
      </w:ins>
    </w:p>
    <w:p>
      <w:r>
        <w:rPr>
          <w:b/>
        </w:rPr>
        <w:t xml:space="preserve">53.4 </w:t>
      </w:r>
      <w:r>
        <w:rPr/>
        <w:t>Nothing in this clause shall limit any other right or remedy of the Customer under this Agreement or at law.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53.5 </w:t>
      </w:r>
      <w:r>
        <w:rPr/>
        <w:t>Subject to Clause 9.4, the Supplier shall provide the deliverables described in this clause to the Customer.</w:t>
      </w:r>
    </w:p>
    <w:p>
      <w:r>
        <w:rPr>
          <w:b/>
        </w:rPr>
        <w:t xml:space="preserve">53.6 </w:t>
      </w:r>
      <w:r>
        <w:rPr/>
        <w:t>Where the Supplier becomes aware of any matter which may affect the customer obligations (module 3), it shall notify the Customer promptly and in any event within five Working Days. The parties shall meet at least quarterly to review performance in relation to the customer obligations (module 3) and agree any improvements required. The Customer may, acting reasonably, request such information from the Supplier as it requires to verify compliance with this clause.</w:t>
      </w:r>
    </w:p>
    <w:p>
      <w:r>
        <w:rPr>
          <w:b/>
        </w:rPr>
        <w:t xml:space="preserve">53.7 </w:t>
      </w:r>
      <w:r>
        <w:rPr/>
        <w:t>Any approval given by the Customer under this clause shall not relieve the Supplier of any of its obligations under this Agreement. Where the Supplier becomes aware of any matter which may affect the customer obligations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del w:id="9172" w:author="Helena Voss" w:date="2026-09-28T06:33:47Z"/>
        </w:rPr>
      </w:pPr>
      <w:del w:id="9171" w:author="Helena Voss" w:date="2026-09-28T06:33:47Z">
        <w:r>
          <w:rPr>
            <w:b/>
          </w:rPr>
          <w:delText xml:space="preserve">53.8 </w:delText>
        </w:r>
        <w:r>
          <w:rPr/>
          <w:delText>Clause 29.1 applies to any dispute arising under this clause.</w:delText>
        </w:r>
      </w:del>
    </w:p>
    <w:p>
      <w:r>
        <w:rPr>
          <w:b/>
        </w:rPr>
        <w:t xml:space="preserve">53.9 </w:t>
      </w:r>
      <w:r>
        <w:rPr/>
        <w:t>Where the Supplier becomes aware of any matter which may affect the customer obligations (module 3), it shall notify the Customer promptly and in any event within five Working Days. Any approval given by the Customer under this clause shall not relieve the Supplier of any of its obligations under this Agreement.</w:t>
      </w:r>
    </w:p>
    <w:p>
      <w:pPr>
        <w:pStyle w:val="Heading1"/>
      </w:pPr>
      <w:r>
        <w:rPr/>
        <w:t>54. Change Control (Module 3)</w:t>
      </w:r>
    </w:p>
    <w:p>
      <w:r>
        <w:rPr>
          <w:b/>
        </w:rPr>
        <w:t xml:space="preserve">54.1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Supplier shall maintain complete and accurate records relating to the change control (module 3) and shall make them available to the Customer on request. The Supplier shall maintain complete and accurate records relating to the change control (module 3) and shall make them available to the Customer on request.</w:t>
      </w:r>
    </w:p>
    <w:p>
      <w:r>
        <w:rPr>
          <w:b/>
        </w:rPr>
        <w:t xml:space="preserve">54.2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54.3 </w:t>
      </w:r>
      <w:r>
        <w:rPr/>
        <w:t>Where the Supplier becomes aware of any matter which may affect the change control (module 3), it shall notify the Customer promptly and in any event within five Working Days. Nothing in this clause shall limit any other right or remedy of the Customer under this Agreement or at law. Where the Supplier becomes aware of any matter which may affect the change control (module 3), it shall notify the Customer promptly and in any event within five Working Days. Any approval given by the Customer under this clause shall not relieve the Supplier of any of its obligations under this Agreement.</w:t>
      </w:r>
    </w:p>
    <w:p>
      <w:r>
        <w:rPr>
          <w:b/>
        </w:rPr>
        <w:t xml:space="preserve">54.4 </w:t>
      </w:r>
      <w:r>
        <w:rPr/>
        <w:t>Where the Supplier becomes aware of any matter which may affect the change control (module 3), it shall notify the Customer promptly and in any event within five Working Days. The parties shall meet at least quarterly to review performance in relation to the change control (module 3) and agree any improvements required.</w:t>
      </w:r>
    </w:p>
    <w:p>
      <w:r>
        <w:rPr>
          <w:b/>
        </w:rPr>
        <w:t xml:space="preserve">54.5 </w:t>
      </w:r>
      <w:r>
        <w:rPr/>
        <w:t>Subject to Clause 9.4, the Supplier shall provide the deliverables described in this clause to the Customer.</w:t>
      </w:r>
    </w:p>
    <w:p>
      <w:r>
        <w:rPr>
          <w:b/>
        </w:rPr>
        <w:t xml:space="preserve">54.6 </w:t>
      </w:r>
      <w:r>
        <w:rPr/>
        <w:t xml:space="preserve">The parties shall meet at least quarterly to review performance in relation to the change control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54.7 </w:t>
      </w:r>
      <w:r>
        <w:rPr/>
        <w:t>Clause 29.1 applies to any dispute arising under this clause.</w:t>
      </w:r>
    </w:p>
    <w:p>
      <w:r>
        <w:rPr>
          <w:b/>
        </w:rPr>
        <w:t xml:space="preserve">54.8 </w:t>
      </w:r>
      <w:r>
        <w:rPr/>
        <w:t>Where the Supplier becomes aware of any matter which may affect the change control (module 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change control (module 3), it shall notify the Customer promptly and in any event within five Working Days.</w:t>
      </w:r>
    </w:p>
    <w:p>
      <w:r>
        <w:rPr>
          <w:b/>
        </w:rPr>
        <w:t xml:space="preserve">54.9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3) and agree any improvements required.</w:t>
      </w:r>
    </w:p>
    <w:p>
      <w:r>
        <w:rPr>
          <w:b/>
        </w:rPr>
        <w:t xml:space="preserve">54.10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55. Fees and Payment (Module 3)</w:t>
      </w:r>
    </w:p>
    <w:p>
      <w:r>
        <w:rPr>
          <w:b/>
        </w:rPr>
        <w:t xml:space="preserve">55.1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fees and payment (module 3) and agree any improvements required. The Supplier shall maintain complete and accurate records relating to the fees and payment (module 3) and shall make them available to the Customer on request.</w:t>
      </w:r>
    </w:p>
    <w:p>
      <w:r>
        <w:rPr>
          <w:b/>
        </w:rPr>
        <w:t xml:space="preserve">55.2 </w:t>
      </w:r>
      <w:r>
        <w:rPr/>
        <w:t>The Customer shall settle the Milestone Payment within 30 days of the Acceptance Certificate.</w:t>
      </w:r>
    </w:p>
    <w:p>
      <w:r>
        <w:rPr>
          <w:b/>
        </w:rPr>
        <w:t xml:space="preserve">55.3 </w:t>
      </w:r>
      <w:r>
        <w:rPr/>
        <w:t>Each party shall bear its own costs in connection with the matters described in this clause, save as otherwise expressly provided. The Supplier shall maintain complete and accurate records relating to the fees and payment (module 3)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55.4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55.5 </w:t>
      </w:r>
      <w:r>
        <w:rPr/>
        <w:t>Undisputed amounts shall be paid no later than 30 days after the date of the relevant invoice.</w:t>
      </w:r>
    </w:p>
    <w:p>
      <w:r>
        <w:rPr>
          <w:b/>
        </w:rPr>
        <w:t xml:space="preserve">55.6 </w:t>
      </w:r>
      <w:r>
        <w:rPr/>
        <w:t>The Customer may, acting reasonably, request such information from the Supplier as it requires to verify compliance with this clause. The Supplier shall maintain complete and accurate records relating to the fees and payment (module 3) and shall make them available to the Customer on request.</w:t>
      </w:r>
    </w:p>
    <w:p>
      <w:r>
        <w:rPr>
          <w:b/>
        </w:rPr>
        <w:t xml:space="preserve">55.7 </w:t>
      </w:r>
      <w:r>
        <w:rPr/>
        <w:t>The Supplier shall maintain complete and accurate records relating to the fees and payment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55.8 </w:t>
      </w:r>
      <w:r>
        <w:rPr/>
        <w:t>Where the Supplier becomes aware of any matter which may affect the fees and payment (module 3), it shall notify the Customer promptly and in any event within five Working Days. Any approval given by the Customer under this clause shall not relieve the Supplier of any of its obligations under this Agreement.</w:t>
      </w:r>
    </w:p>
    <w:p>
      <w:r>
        <w:rPr>
          <w:b/>
        </w:rPr>
        <w:t xml:space="preserve">55.9 </w:t>
      </w:r>
      <w:r>
        <w:rPr/>
        <w:t>Clause 19 applies to any dispute arising under this clause.</w:t>
      </w:r>
    </w:p>
    <w:p>
      <w:pPr>
        <w:pStyle w:val="Heading1"/>
      </w:pPr>
      <w:r>
        <w:rPr/>
        <w:t>56. Invoicing (Module 3)</w:t>
      </w:r>
    </w:p>
    <w:p>
      <w:r>
        <w:rPr>
          <w:b/>
        </w:rPr>
        <w:t xml:space="preserve">56.1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invoicing (module 3), it shall notify the Customer promptly and in any event within five Working Days. Each party shall bear its own costs in connection with the matters described in this clause, save as otherwise expressly provided.</w:t>
      </w:r>
    </w:p>
    <w:p>
      <w:r>
        <w:rPr>
          <w:b/>
        </w:rPr>
        <w:t xml:space="preserve">56.2 </w:t>
      </w:r>
      <w:r>
        <w:rPr/>
        <w:t>Clause 19.3 applies to any dispute arising under this clause.</w:t>
      </w:r>
    </w:p>
    <w:p>
      <w:r>
        <w:rPr>
          <w:b/>
        </w:rPr>
        <w:t xml:space="preserve">56.3 </w:t>
      </w:r>
      <w:r>
        <w:rPr/>
        <w:t>Nothing in this clause shall limit any other right or remedy of the Customer under this Agreement or at law. The Supplier shall maintain complete and accurate records relating to the invoicing (module 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56.4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w:t>
      </w:r>
    </w:p>
    <w:p>
      <w:r>
        <w:rPr>
          <w:b/>
        </w:rPr>
        <w:t xml:space="preserve">56.5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56.6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56.7 </w:t>
      </w:r>
      <w:r>
        <w:rPr/>
        <w:t>Each party shall bear its own costs in connection with the matters described in this clause, save as otherwise expressly provided. Where the Supplier becomes aware of any matter which may affect the invoicing (module 3), it shall notify the Customer promptly and in any event within five Working Days. The Supplier shall maintain complete and accurate records relating to the invoicing (module 3) and shall make them available to the Customer on request.</w:t>
      </w:r>
    </w:p>
    <w:p>
      <w:r>
        <w:rPr>
          <w:b/>
        </w:rPr>
        <w:t xml:space="preserve">56.8 </w:t>
      </w:r>
      <w:r>
        <w:rPr/>
        <w:t>Any approval given by the Customer under this clause shall not relieve the Supplier of any of its obligations under this Agreement. The Supplier shall maintain complete and accurate records relating to the invoicing (module 3) and shall make them available to the Customer on request.</w:t>
      </w:r>
    </w:p>
    <w:p>
      <w:r>
        <w:rPr>
          <w:b/>
        </w:rPr>
        <w:t xml:space="preserve">56.9 </w:t>
      </w:r>
      <w:r>
        <w:rPr/>
        <w:t xml:space="preserve">Any approval given by the Customer under this clause shall not relieve </w:t>
      </w:r>
      <w:del w:id="9057" w:author="Helena Voss" w:date="2026-09-28T06:33:47Z">
        <w:r>
          <w:rPr/>
          <w:delText xml:space="preserve">the</w:delText>
        </w:r>
      </w:del>
      <w:ins w:id="9058" w:author="Helena Voss" w:date="2026-09-28T06:33:47Z">
        <w:r>
          <w:rPr/>
          <w:t xml:space="preserve">reasonable</w:t>
        </w:r>
      </w:ins>
      <w:r>
        <w:rPr/>
        <w:t xml:space="preserv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56.10 </w:t>
      </w:r>
      <w:r>
        <w:rPr/>
        <w:t>The Supplier shall maintain complete and accurate records relating to the invoicing (module 3) and shall make them available to the Customer on request. The Customer may, acting reasonably, request such information from the Supplier as it requires to verify compliance with this clause.</w:t>
      </w:r>
    </w:p>
    <w:p>
      <w:r>
        <w:rPr>
          <w:b/>
        </w:rPr>
        <w:t xml:space="preserve">56.11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57. Term (Module 3)</w:t>
      </w:r>
    </w:p>
    <w:p>
      <w:r>
        <w:rPr>
          <w:b/>
        </w:rPr>
        <w:t xml:space="preserve">57.1 </w:t>
      </w:r>
      <w:r>
        <w:rPr/>
        <w:t>The Supplier shall maintain complete and accurate records relating to the term (module 3)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term (module 3) and agree any improvements required.</w:t>
      </w:r>
    </w:p>
    <w:p>
      <w:r>
        <w:rPr>
          <w:b/>
        </w:rPr>
        <w:t xml:space="preserve">57.2 </w:t>
      </w:r>
      <w:r>
        <w:rPr/>
        <w:t>Any approval given by the Customer under this clause shall not relieve the Supplier of any of its obligations under this Agreement. The Supplier shall maintain complete and accurate records relating to the term (module 3) and shall make them available to the Customer on request. Nothing in this clause shall limit any other right or remedy of the Customer under this Agreement or at law. The Supplier shall maintain complete and accurate records relating to the term (module 3) and shall make them available to the Customer on request.</w:t>
      </w:r>
    </w:p>
    <w:p>
      <w:r>
        <w:rPr>
          <w:b/>
        </w:rPr>
        <w:t xml:space="preserve">57.3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57.4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57.5 </w:t>
      </w:r>
      <w:r>
        <w:rPr/>
        <w:t>Each party shall bear its own costs in connection with the matters described in this clause, save as otherwise expressly provided. The Supplier shall maintain complete and accurate records relating to the term (module 3) and shall make them available to the Customer on request.</w:t>
      </w:r>
    </w:p>
    <w:p>
      <w:r>
        <w:rPr>
          <w:b/>
        </w:rPr>
        <w:t xml:space="preserve">57.6 </w:t>
      </w:r>
      <w:r>
        <w:rPr/>
        <w:t>Where the Supplier becomes aware of any matter which may affect the term (module 3), it shall notify the Customer promptly and in any event within five Working Days. Nothing in this clause shall limit any other right or remedy of the Customer under this Agreement or at law. The parties shall meet at least quarterly to review performance in relation to the term (module 3) and agree any improvements required.</w:t>
      </w:r>
    </w:p>
    <w:p>
      <w:r>
        <w:rPr>
          <w:b/>
        </w:rPr>
        <w:t xml:space="preserve">57.7 </w:t>
      </w:r>
      <w:r>
        <w:rPr/>
        <w:t xml:space="preserve">Where the Supplier becomes aware of any matter which may affect the term (module 3),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3), it shall notify the Customer promptly and in any event within five Working Days.</w:t>
      </w:r>
    </w:p>
    <w:p>
      <w:r>
        <w:rPr>
          <w:b/>
        </w:rPr>
        <w:t xml:space="preserve">57.8 </w:t>
      </w:r>
      <w:r>
        <w:rPr/>
        <w:t>Subject to Clause 9.4, the Supplier shall provide the deliverables described in this clause to the Customer.</w:t>
      </w:r>
    </w:p>
    <w:p>
      <w:r>
        <w:rPr>
          <w:b/>
        </w:rPr>
        <w:t xml:space="preserve">57.9 </w:t>
      </w:r>
      <w:r>
        <w:rPr/>
        <w:t>The parties shall meet at least quarterly to review performance in relation to the term (module 3) and agree any improvements required. Where the Supplier becomes aware of any matter which may affect the term (module 3), it shall notify the Customer promptly and in any event within five Working Days. Any approval given by the Customer under this clause shall not relieve the Supplier of any of its obligations under this Agreement.</w:t>
      </w:r>
    </w:p>
    <w:p>
      <w:r>
        <w:rPr>
          <w:b/>
        </w:rPr>
        <w:t xml:space="preserve">57.10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57.11 </w:t>
      </w:r>
      <w:r>
        <w:rPr/>
        <w:t>Subject to Clause 9.2, the Supplier shall provide the deliverables described in this clause to the Customer.</w:t>
      </w:r>
    </w:p>
    <w:p>
      <w:pPr>
        <w:pStyle w:val="Heading1"/>
      </w:pPr>
      <w:r>
        <w:rPr/>
        <w:t>58. Termination (Module 3)</w:t>
      </w:r>
    </w:p>
    <w:p>
      <w:r>
        <w:rPr>
          <w:b/>
        </w:rPr>
        <w:t xml:space="preserve">58.1 </w:t>
      </w:r>
      <w:r>
        <w:rPr/>
        <w:t>The Customer may, acting reasonably, request such information from the Supplier as it requires to verify compliance with this clause. The Supplier shall maintain complete and accurate records relating to the termination (module 3) and shall make them available to the Customer on request. Nothing in this clause shall limit any other right or remedy of the Customer under this Agreement or at law.</w:t>
      </w:r>
    </w:p>
    <w:p>
      <w:r>
        <w:rPr>
          <w:b/>
        </w:rPr>
        <w:t xml:space="preserve">58.2 </w:t>
      </w:r>
      <w:r>
        <w:rPr/>
        <w:t>Each party shall bear its own costs in connection with the matters described in this clause, save as otherwise expressly provided. Where the Supplier becomes aware of any matter which may affect the termination (module 3), it shall notify the Customer promptly and in any event within five Working Days. Each party shall bear its own costs in connection with the matters described in this clause, save as otherwise expressly provided.</w:t>
      </w:r>
    </w:p>
    <w:p>
      <w:r>
        <w:rPr>
          <w:b/>
        </w:rPr>
        <w:t xml:space="preserve">58.3 </w:t>
      </w:r>
      <w:r>
        <w:rPr/>
        <w:t>Where the Supplier becomes aware of any matter which may affect the termination (module 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termination (module 3) and shall make them available to the Customer on request.</w:t>
      </w:r>
    </w:p>
    <w:p>
      <w:pPr>
        <w:rPr>
          <w:del w:id="9170" w:author="Helena Voss" w:date="2026-09-28T06:33:47Z"/>
        </w:rPr>
      </w:pPr>
      <w:del w:id="9169" w:author="Helena Voss" w:date="2026-09-28T06:33:47Z">
        <w:r>
          <w:rPr>
            <w:b/>
          </w:rPr>
          <w:delText xml:space="preserve">58.4 </w:delText>
        </w:r>
        <w:r>
          <w:rPr/>
          <w:delText>Where the Supplier becomes aware of any matter which may affect the termination (module 3), it shall notify the Customer promptly and in any event within five Working Days. The parties shall meet at least quarterly to review performance in relation to the termination (module 3) and agree any improvements required.</w:delText>
        </w:r>
      </w:del>
    </w:p>
    <w:p>
      <w:r>
        <w:rPr>
          <w:b/>
        </w:rPr>
        <w:t xml:space="preserve">58.5 </w:t>
      </w:r>
      <w:r>
        <w:rPr/>
        <w:t>The Supplier shall retain all Customer Data for 30 days after termination before secure deletion.</w:t>
      </w:r>
    </w:p>
    <w:p>
      <w:r>
        <w:rPr>
          <w:b/>
        </w:rPr>
        <w:t xml:space="preserve">58.6 </w:t>
      </w:r>
      <w:r>
        <w:rPr/>
        <w:t>The Supplier shall maintain complete and accurate records relating to the termination (module 3) and shall make them available to the Customer on request. The Customer may, acting reasonably, request such information from the Supplier as it requires to verify compliance with this clause.</w:t>
      </w:r>
    </w:p>
    <w:p>
      <w:r>
        <w:rPr>
          <w:b/>
        </w:rPr>
        <w:t xml:space="preserve">58.7 </w:t>
      </w:r>
      <w:r>
        <w:rPr/>
        <w:t>The Supplier shall remedy any material breach within 30 days of written notice requiring it to do so.</w:t>
      </w:r>
    </w:p>
    <w:p>
      <w:r>
        <w:rPr>
          <w:b/>
        </w:rPr>
        <w:t xml:space="preserve">58.8 </w:t>
      </w:r>
      <w:r>
        <w:rPr/>
        <w:t>The Supplier shall maintain complete and accurate records relating to the termination (module 3) and shall make them available to the Customer on request. Any approval given by the Customer under this clause shall not relieve the Supplier of any of its obligations under this Agreement. Where the Supplier becomes aware of any matter which may affect the termination (module 3), it shall notify the Customer promptly and in any event within five Working Days. Nothing in this clause shall limit any other right or remedy of the Customer under this Agreement or at law.</w:t>
      </w:r>
    </w:p>
    <w:p>
      <w:r>
        <w:rPr>
          <w:b/>
        </w:rPr>
        <w:t xml:space="preserve">58.9 </w:t>
      </w:r>
      <w:r>
        <w:rPr/>
        <w:t xml:space="preserve">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58.10 </w:t>
      </w:r>
      <w:r>
        <w:rPr/>
        <w:t>Nothing in this clause shall limit any other right or remedy of the Customer under this Agreement or at law. The parties shall meet at least quarterly to review performance in relation to the termination (module 3) and agree any improvements required. The parties shall meet at least quarterly to review performance in relation to the termination (module 3) and agree any improvements required. Where the Supplier becomes aware of any matter which may affect the termination (module 3), it shall notify the Customer promptly and in any event within five Working Days.</w:t>
      </w:r>
    </w:p>
    <w:p>
      <w:r>
        <w:rPr>
          <w:b/>
        </w:rPr>
        <w:t xml:space="preserve">58.11 </w:t>
      </w:r>
      <w:r>
        <w:rPr/>
        <w:t xml:space="preserve">The Supplier shall maintain complete and accurate records relating to the termination (module 3)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59. Confidentiality (Module 3)</w:t>
      </w:r>
    </w:p>
    <w:p>
      <w:r>
        <w:rPr>
          <w:b/>
        </w:rPr>
        <w:t xml:space="preserve">59.1 </w:t>
      </w:r>
      <w:r>
        <w:rPr/>
        <w:t>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59.2 </w:t>
      </w:r>
      <w:r>
        <w:rPr/>
        <w:t>The parties shall meet at least quarterly to review performance in relation to the confidentiality (module 3) and agree any improvements required. Any approval given by the Customer under this clause shall not relieve the Supplier of any of its obligations under this Agreement. Where the Supplier becomes aware of any matter which may affect the confidentiality (module 3), it shall notify the Customer promptly and in any event within five Working Days. Any approval given by the Customer under this clause shall not relieve the Supplier of any of its obligations under this Agreement.</w:t>
      </w:r>
    </w:p>
    <w:p>
      <w:r>
        <w:rPr>
          <w:b/>
        </w:rPr>
        <w:t xml:space="preserve">59.3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59.4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59.5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3) and agree any improvements required.</w:t>
      </w:r>
    </w:p>
    <w:p>
      <w:r>
        <w:rPr>
          <w:b/>
        </w:rPr>
        <w:t xml:space="preserve">59.6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59.7 </w:t>
      </w:r>
      <w:r>
        <w:rPr/>
        <w:t>Subject to Clause 9.4, the Supplier shall provide the deliverables described in this clause to the Customer.</w:t>
      </w:r>
    </w:p>
    <w:p>
      <w:r>
        <w:rPr>
          <w:b/>
        </w:rPr>
        <w:t xml:space="preserve">59.8 </w:t>
      </w:r>
      <w:r>
        <w:rPr/>
        <w:t>The Supplier shall maintain complete and accurate records relating to the confidentiality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59.9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confidentiality (module 3) and agree any improvements required. The Supplier shall maintain complete and accurate records relating to the confidentiality (module 3) and shall make them available to the Customer on request.</w:t>
      </w:r>
    </w:p>
    <w:p>
      <w:pPr>
        <w:pStyle w:val="Heading1"/>
      </w:pPr>
      <w:r>
        <w:rPr/>
        <w:t>60. Intellectual Property (Module 3)</w:t>
      </w:r>
    </w:p>
    <w:p>
      <w:r>
        <w:rPr>
          <w:b/>
        </w:rPr>
        <w:t xml:space="preserve">60.1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intellectual property (module 3) and agree any improvements required. The Supplier shall maintain complete and accurate records relating to the intellectual property (module 3) and shall make them available to the Customer on request.</w:t>
      </w:r>
    </w:p>
    <w:p>
      <w:r>
        <w:rPr>
          <w:b/>
        </w:rPr>
        <w:t xml:space="preserve">60.3 </w:t>
      </w:r>
      <w:r>
        <w:rPr/>
        <w:t>The parties shall meet at least quarterly to review performance in relation to the intellectual property (module 3)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60.5 </w:t>
      </w:r>
      <w:r>
        <w:rPr/>
        <w:t>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3) and agree any improvements required.</w:t>
      </w:r>
    </w:p>
    <w:p>
      <w:r>
        <w:rPr>
          <w:b/>
        </w:rPr>
        <w:t xml:space="preserve">60.6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60.7 </w:t>
      </w:r>
      <w:r>
        <w:rPr/>
        <w:t>The Supplier shall retain all Customer Data for 30 days after termination before secure deletion.</w:t>
      </w:r>
    </w:p>
    <w:p>
      <w:r>
        <w:rPr>
          <w:b/>
        </w:rPr>
        <w:t xml:space="preserve">60.8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60.9 </w:t>
      </w:r>
      <w:r>
        <w:rPr/>
        <w:t>Clause 19.3 applies to any dispute arising under this clause.</w:t>
      </w:r>
    </w:p>
    <w:p>
      <w:r>
        <w:rPr>
          <w:b/>
        </w:rPr>
        <w:t xml:space="preserve">60.10 </w:t>
      </w:r>
      <w:r>
        <w:rPr/>
        <w:t>Any approval given by the Customer under this clause shall not relieve the Supplier of any of its obligations under this Agreement. The Supplier shall maintain complete and accurate records relating to the intellectual property (module 3)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60.11 </w:t>
      </w:r>
      <w:r>
        <w:rPr/>
        <w:t>Any approval given by the Customer under this clause shall not relieve the Supplier of any of its obligations under this Agreement. Where the Supplier becomes aware of any matter which may affect the intellectual property (module 3), it shall notify the Customer promptly and in any event within five Working Days. Each party shall bear its own costs in connection with the matters described in this clause, save as otherwise expressly provided.</w:t>
      </w:r>
    </w:p>
    <w:p>
      <w:r>
        <w:rPr>
          <w:b/>
        </w:rPr>
        <w:t xml:space="preserve">60.12 </w:t>
      </w:r>
      <w:r>
        <w:rPr/>
        <w:t xml:space="preserve">Nothing in this clause shall limit any other right or remedy of the Customer under this Agreement or at law. The Supplier shall maintain complete and accurate records relating to the intellectual property (module 3)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61. Data Protection (Module 3)</w:t>
      </w:r>
    </w:p>
    <w:p>
      <w:r>
        <w:rPr>
          <w:b/>
        </w:rPr>
        <w:t xml:space="preserve">61.1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61.2 </w:t>
      </w:r>
      <w:r>
        <w:rPr/>
        <w:t>Subject to Clause 9, the Supplier shall provide the deliverables described in this clause to the Customer.</w:t>
      </w:r>
    </w:p>
    <w:p>
      <w:r>
        <w:rPr>
          <w:b/>
        </w:rPr>
        <w:t xml:space="preserve">61.3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61.4 </w:t>
      </w:r>
      <w:r>
        <w:rPr/>
        <w:t>The Supplier shall provide the exit plan within thirty (30) days of the Effective Date.</w:t>
      </w:r>
    </w:p>
    <w:p>
      <w:r>
        <w:rPr>
          <w:b/>
        </w:rPr>
        <w:t xml:space="preserve">61.5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61.8 </w:t>
      </w:r>
      <w:r>
        <w:rPr/>
        <w:t>The Supplier shall provide the exit plan within thirty (30) days of the Effective Date.</w:t>
      </w:r>
    </w:p>
    <w:p>
      <w:r>
        <w:rPr>
          <w:b/>
        </w:rPr>
        <w:t xml:space="preserve">61.9 </w:t>
      </w:r>
      <w:r>
        <w:rPr/>
        <w:t>The parties shall meet at least quarterly to review performance in relation to the data protection (module 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61.10 </w:t>
      </w:r>
      <w:r>
        <w:rPr/>
        <w:t>The parties shall meet at least quarterly to review performance in relation to the data protection (module 3) and agree any improvements required. The parties shall meet at least quarterly to review performance in relation to the data protection (module 3) and agree any improvements required. Where the Supplier becomes aware of any matter which may affect the data protection (module 3), it shall notify the Customer promptly and in any event within five Working Days.</w:t>
      </w:r>
    </w:p>
    <w:p>
      <w:r>
        <w:rPr>
          <w:b/>
        </w:rPr>
        <w:t xml:space="preserve">61.11 </w:t>
      </w:r>
      <w:r>
        <w:rPr/>
        <w:t xml:space="preserve">The parties shall meet at least quarterly to review performance in relation to the data protection (module 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61.12 </w:t>
      </w:r>
      <w:r>
        <w:rPr/>
        <w:t xml:space="preserve">The parties shall meet at least quarterly to review performance in relation to the data protection (module 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62. Security (Module 3)</w:t>
      </w:r>
    </w:p>
    <w:p>
      <w:r>
        <w:rPr>
          <w:b/>
        </w:rPr>
        <w:t xml:space="preserve">62.1 </w:t>
      </w:r>
      <w:r>
        <w:rPr/>
        <w:t>Clause 29.1 applies to any dispute arising under this clause.</w:t>
      </w:r>
    </w:p>
    <w:p>
      <w:r>
        <w:rPr>
          <w:b/>
        </w:rPr>
        <w:t xml:space="preserve">62.2 </w:t>
      </w:r>
      <w:r>
        <w:rPr/>
        <w:t>Nothing in this clause shall limit any other right or remedy of the Customer under this Agreement or at law. Where the Supplier becomes aware of any matter which may affect the security (module 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pPr>
        <w:rPr>
          <w:ins w:id="9198" w:author="Helena Voss" w:date="2026-09-28T06:33:47Z"/>
        </w:rPr>
      </w:pPr>
      <w:ins w:id="9197" w:author="Helena Voss" w:date="2026-09-28T06:33:47Z">
        <w:r>
          <w:rPr/>
          <w:t xml:space="preserve">709.A The Parties shall co-operate in good faith.</w:t>
        </w:r>
      </w:ins>
    </w:p>
    <w:p>
      <w:r>
        <w:rPr>
          <w:b/>
        </w:rPr>
        <w:t xml:space="preserve">62.3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62.4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 Any approval given by the Customer under this clause shall not relieve the Supplier of any of its obligations under this Agreement.</w:t>
      </w:r>
    </w:p>
    <w:p>
      <w:r>
        <w:rPr>
          <w:b/>
        </w:rPr>
        <w:t xml:space="preserve">62.5 </w:t>
      </w:r>
      <w:r>
        <w:rPr/>
        <w:t>The parties shall meet at least quarterly to review performance in relation to the security (module 3) and agree any improvements required. The parties shall meet at least quarterly to review performance in relation to the security (module 3) and agree any improvements required.</w:t>
      </w:r>
    </w:p>
    <w:p>
      <w:r>
        <w:rPr>
          <w:b/>
        </w:rPr>
        <w:t xml:space="preserve">62.6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security (module 3) and agree any improvements required. The Customer may, acting reasonably, request such information from the Supplier as it requires to verify compliance with this clause.</w:t>
      </w:r>
    </w:p>
    <w:p>
      <w:r>
        <w:rPr>
          <w:b/>
        </w:rPr>
        <w:t xml:space="preserve">62.7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62.8 </w:t>
      </w:r>
      <w:r>
        <w:rPr/>
        <w:t>The Supplier shall maintain complete and accurate records relating to the security (module 3) and shall make them available to the Customer on request. Any approval given by the Customer under this clause shall not relieve the Supplier of any of its obligations under this Agreement. The Supplier shall maintain complete and accurate records relating to the security (module 3) and shall make them available to the Customer on request.</w:t>
      </w:r>
    </w:p>
    <w:p>
      <w:r>
        <w:rPr>
          <w:b/>
        </w:rPr>
        <w:t xml:space="preserve">62.9 </w:t>
      </w:r>
      <w:r>
        <w:rPr/>
        <w:t>Any approval given by the Customer under this clause shall not relieve the Supplier of any of its obligations under this Agreement. Where the Supplier becomes aware of any matter which may affect the security (module 3), it shall notify the Customer promptly and in any event within five Working Days. The Supplier shall maintain complete and accurate records relating to the security (module 3) and shall make them available to the Customer on request. Each party shall bear its own costs in connection with the matters described in this clause, save as otherwise expressly provided.</w:t>
      </w:r>
    </w:p>
    <w:p>
      <w:pPr>
        <w:pStyle w:val="Heading1"/>
      </w:pPr>
      <w:r>
        <w:rPr/>
        <w:t>63. Audit (Module 3)</w:t>
      </w:r>
    </w:p>
    <w:p>
      <w:r>
        <w:rPr>
          <w:b/>
        </w:rPr>
        <w:t xml:space="preserve">63.1 </w:t>
      </w:r>
      <w:r>
        <w:rPr/>
        <w:t>Where the Supplier becomes aware of any matter which may affect the audit (module 3), it shall notify the Customer promptly and in any event within five Working Days. The Supplier shall maintain complete and accurate records relating to the audit (module 3) and shall make them available to the Customer on request.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w:t>
      </w:r>
    </w:p>
    <w:p>
      <w:r>
        <w:rPr>
          <w:b/>
        </w:rPr>
        <w:t xml:space="preserve">63.2 </w:t>
      </w:r>
      <w:r>
        <w:rPr/>
        <w:t>The parties shall meet at least quarterly to review performance in relation to the audit (module 3) and agree any improvements required. Where the Supplier becomes aware of any matter which may affect the audit (module 3), it shall notify the Customer promptly and in any event within five Working Days.</w:t>
      </w:r>
    </w:p>
    <w:p>
      <w:r>
        <w:rPr>
          <w:b/>
        </w:rPr>
        <w:t xml:space="preserve">63.3 </w:t>
      </w:r>
      <w:r>
        <w:rPr/>
        <w:t>Where the Supplier becomes aware of any matter which may affect the audit (module 3),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63.4 </w:t>
      </w:r>
      <w:r>
        <w:rPr/>
        <w:t>Where the Supplier becomes aware of any matter which may affect the audit (module 3), it shall notify the Customer promptly and in any event within five Working Days. Each party shall bear its own costs in connection with the matters described in this clause, save as otherwise expressly provided.</w:t>
      </w:r>
    </w:p>
    <w:p>
      <w:r>
        <w:rPr>
          <w:b/>
        </w:rPr>
        <w:t xml:space="preserve">63.5 </w:t>
      </w:r>
      <w:r>
        <w:rPr/>
        <w:t xml:space="preserve">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63.6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63.7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63.8 </w:t>
      </w:r>
      <w:r>
        <w:rPr/>
        <w:t>Any approval given by the Customer under this clause shall not relieve the Supplier of any of its obligations under this Agreement. Where the Supplier becomes aware of any matter which may affect the audit (module 3), it shall notify the Customer promptly and in any event within five Working Days. The parties shall meet at least quarterly to review performance in relation to the audit (module 3) and agree any improvements required. The Supplier shall maintain complete and accurate records relating to the audit (module 3) and shall make them available to the Customer on request.</w:t>
      </w:r>
    </w:p>
    <w:p>
      <w:r>
        <w:rPr>
          <w:b/>
        </w:rPr>
        <w:t xml:space="preserve">63.9 </w:t>
      </w:r>
      <w:r>
        <w:rPr/>
        <w:t>Any approval given by the Customer under this clause shall not relieve the Supplier of any of its obligations under this Agreement. The parties shall meet at least quarterly to review performance in relation to the audit (module 3) and agree any improvements required. The parties shall meet at least quarterly to review performance in relation to the audit (module 3) and agree any improvements required.</w:t>
      </w:r>
    </w:p>
    <w:p>
      <w:r>
        <w:rPr>
          <w:b/>
        </w:rPr>
        <w:t xml:space="preserve">63.10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audit (module 3), it shall notify the Customer promptly and in any event within five Working Days.</w:t>
      </w:r>
    </w:p>
    <w:p>
      <w:r>
        <w:rPr>
          <w:b/>
        </w:rPr>
        <w:t xml:space="preserve">63.11 </w:t>
      </w:r>
      <w:r>
        <w:rPr/>
        <w:t xml:space="preserve">The Customer may, acting reasonably, request such information from the Supplier as it requires to verify compliance with this clause. The Supplier shall maintain complete and accurate records relating to the audit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63.12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63.13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3) and agree any improvements required.</w:t>
      </w:r>
    </w:p>
    <w:p>
      <w:pPr>
        <w:pStyle w:val="Heading1"/>
      </w:pPr>
      <w:r>
        <w:rPr/>
        <w:t>64. Warranties (Module 3)</w:t>
      </w:r>
    </w:p>
    <w:p>
      <w:r>
        <w:rPr>
          <w:b/>
        </w:rPr>
        <w:t xml:space="preserve">64.1 </w:t>
      </w:r>
      <w:r>
        <w:rPr/>
        <w:t>Subject to Clause 9.2, the Supplier shall provide the deliverables described in this clause to the Customer.</w:t>
      </w:r>
    </w:p>
    <w:p>
      <w:r>
        <w:rPr>
          <w:b/>
        </w:rPr>
        <w:t xml:space="preserve">64.2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64.3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3) and agree any improvements required. Nothing in this clause shall limit any other right or remedy of the Customer under this Agreement or at law.</w:t>
      </w:r>
    </w:p>
    <w:p>
      <w:r>
        <w:rPr>
          <w:b/>
        </w:rPr>
        <w:t xml:space="preserve">64.4 </w:t>
      </w:r>
      <w:r>
        <w:rPr/>
        <w:t>Clause 19.3 applies to any dispute arising under this clause.</w:t>
      </w:r>
    </w:p>
    <w:p>
      <w:r>
        <w:rPr>
          <w:b/>
        </w:rPr>
        <w:t xml:space="preserve">64.5 </w:t>
      </w:r>
      <w:r>
        <w:rPr/>
        <w:t>The Supplier shall retain all Customer Data for 30 days after termination before secure deletion.</w:t>
      </w:r>
    </w:p>
    <w:p>
      <w:r>
        <w:rPr>
          <w:b/>
        </w:rPr>
        <w:t xml:space="preserve">64.6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64.7 </w:t>
      </w:r>
      <w:r>
        <w:rPr/>
        <w:t>Nothing in this clause shall limit any other right or remedy of the Customer under this Agreement or at law. The Supplier shall maintain complete and accurate records relating to the warranties (module 3) and shall make them available to the Customer on request.</w:t>
      </w:r>
    </w:p>
    <w:p>
      <w:r>
        <w:rPr>
          <w:b/>
        </w:rPr>
        <w:t xml:space="preserve">64.8 </w:t>
      </w:r>
      <w:r>
        <w:rPr/>
        <w:t xml:space="preserve">Where the Supplier becomes aware of any matter which may affect the warranties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3) and shall make them available to the Customer on request. Where the Supplier becomes aware of any matter which may affect the warranties (module 3), it shall notify the Customer promptly and in any event within five Working Days.</w:t>
      </w:r>
    </w:p>
    <w:p>
      <w:r>
        <w:rPr>
          <w:b/>
        </w:rPr>
        <w:t xml:space="preserve">64.9 </w:t>
      </w:r>
      <w:r>
        <w:rPr/>
        <w:t xml:space="preserve">Any approval given by the Customer under this clause shall not relieve the Supplier of any of its obligations under this Agreement. Nothing in this clause shall limit any other right or remedy of the Customer under this Agreement or at law.</w:t>
      </w:r>
      <w:ins w:id="9075" w:author="Helena Voss" w:date="2026-09-28T06:33:47Z">
        <w:r>
          <w:rPr/>
          <w:t xml:space="preserve"> This obligation survives termination.</w:t>
        </w:r>
      </w:ins>
    </w:p>
    <w:p>
      <w:pPr>
        <w:pStyle w:val="Heading1"/>
      </w:pPr>
      <w:r>
        <w:rPr/>
        <w:t>65. Indemnities (Module 3)</w:t>
      </w:r>
    </w:p>
    <w:p>
      <w:r>
        <w:rPr>
          <w:b/>
        </w:rPr>
        <w:t xml:space="preserve">65.1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65.2 </w:t>
      </w:r>
      <w:r>
        <w:rPr/>
        <w:t>The Supplier shall remedy any material breach within 30 days of written notice requiring it to do so.</w:t>
      </w:r>
    </w:p>
    <w:p>
      <w:r>
        <w:rPr>
          <w:b/>
        </w:rPr>
        <w:t xml:space="preserve">65.3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3) and agree any improvements required.</w:t>
      </w:r>
    </w:p>
    <w:p>
      <w:r>
        <w:rPr>
          <w:b/>
        </w:rPr>
        <w:t xml:space="preserve">65.4 </w:t>
      </w:r>
      <w:r>
        <w:rPr/>
        <w:t>The Supplier shall maintain complete and accurate records relating to the indemnities (module 3)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3) and shall make them available to the Customer on request. The Supplier shall maintain complete and accurate records relating to the indemnities (module 3) and shall make them available to the Customer on request.</w:t>
      </w:r>
    </w:p>
    <w:p>
      <w:r>
        <w:rPr>
          <w:b/>
        </w:rPr>
        <w:t xml:space="preserve">65.5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65.6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65.7 </w:t>
      </w:r>
      <w:r>
        <w:rPr/>
        <w:t>Subject to Clause 9, the Supplier shall provide the deliverables described in this clause to the Customer.</w:t>
      </w:r>
    </w:p>
    <w:p>
      <w:r>
        <w:rPr>
          <w:b/>
        </w:rPr>
        <w:t xml:space="preserve">65.8 </w:t>
      </w:r>
      <w:r>
        <w:rPr/>
        <w:t>The Supplier shall maintain complete and accurate records relating to the indemnities (module 3) and shall make them available to the Customer on request. The parties shall meet at least quarterly to review performance in relation to the indemnities (module 3) and agree any improvements required. The Supplier shall maintain complete and accurate records relating to the indemnities (module 3) and shall make them available to the Customer on request.</w:t>
      </w:r>
    </w:p>
    <w:p>
      <w:r>
        <w:rPr>
          <w:b/>
        </w:rPr>
        <w:t xml:space="preserve">65.9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65.10 </w:t>
      </w:r>
      <w:r>
        <w:rPr/>
        <w:t>The parties shall meet at least quarterly to review performance in relation to the indemnities (module 3) and agree any improvements required. Each party shall bear its own costs in connection with the matters described in this clause, save as otherwise expressly provided. The Supplier shall maintain complete and accurate records relating to the indemnities (module 3) and shall make them available to the Customer on request. Each party shall bear its own costs in connection with the matters described in this clause, save as otherwise expressly provided.</w:t>
      </w:r>
    </w:p>
    <w:p>
      <w:r>
        <w:rPr>
          <w:b/>
        </w:rPr>
        <w:t xml:space="preserve">65.11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indemnities (module 3) and shall make them available to the Customer on request.</w:t>
      </w:r>
    </w:p>
    <w:p>
      <w:r>
        <w:rPr>
          <w:b/>
        </w:rPr>
        <w:t xml:space="preserve">65.12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66. Limitation of Liability (Module 3)</w:t>
      </w:r>
    </w:p>
    <w:p>
      <w:r>
        <w:rPr>
          <w:b/>
        </w:rPr>
        <w:t xml:space="preserve">66.1 </w:t>
      </w:r>
      <w:r>
        <w:rPr/>
        <w:t>Subject to Clause 9, the Supplier shall provide the deliverables described in this clause to the Customer.</w:t>
      </w:r>
    </w:p>
    <w:p>
      <w:r>
        <w:rPr>
          <w:b/>
        </w:rPr>
        <w:t xml:space="preserve">66.2 </w:t>
      </w:r>
      <w:r>
        <w:rPr/>
        <w:t xml:space="preserve">The Supplier shall maintain complete and accurate records relating to the limitation of liability (module 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66.3 </w:t>
      </w:r>
      <w:r>
        <w:rPr/>
        <w:t>The parties shall meet at least quarterly to review performance in relation to the limitation of liability (module 3) and agree any improvements required. Where the Supplier becomes aware of any matter which may affect the limitation of liability (module 3), it shall notify the Customer promptly and in any event within five Working Days.</w:t>
      </w:r>
    </w:p>
    <w:p>
      <w:r>
        <w:rPr>
          <w:b/>
        </w:rPr>
        <w:t xml:space="preserve">66.4 </w:t>
      </w:r>
      <w:r>
        <w:rPr/>
        <w:t>The Supplier shall maintain complete and accurate records relating to the limitation of liability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66.5 </w:t>
      </w:r>
      <w:r>
        <w:rPr/>
        <w:t>Clause 19 applies to any dispute arising under this clause.</w:t>
      </w:r>
    </w:p>
    <w:p>
      <w:r>
        <w:rPr>
          <w:b/>
        </w:rPr>
        <w:t xml:space="preserve">66.6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66.7 </w:t>
      </w:r>
      <w:r>
        <w:rPr/>
        <w:t>Clause 19 applies to any dispute arising under this clause.</w:t>
      </w:r>
    </w:p>
    <w:p>
      <w:r>
        <w:rPr>
          <w:b/>
        </w:rPr>
        <w:t xml:space="preserve">66.8 </w:t>
      </w:r>
      <w:r>
        <w:rPr/>
        <w:t>The Supplier shall maintain complete and accurate records relating to the limitation of liability (module 3) and shall make them available to the Customer on request. The Supplier shall maintain complete and accurate records relating to the limitation of liability (module 3) and shall make them available to the Customer on request. The parties shall meet at least quarterly to review performance in relation to the limitation of liability (module 3) and agree any improvements required.</w:t>
      </w:r>
    </w:p>
    <w:p>
      <w:pPr>
        <w:pStyle w:val="Heading1"/>
      </w:pPr>
      <w:r>
        <w:rPr/>
        <w:t>67. Insurance (Module 3)</w:t>
      </w:r>
    </w:p>
    <w:p>
      <w:r>
        <w:rPr>
          <w:b/>
        </w:rPr>
        <w:t xml:space="preserve">67.1 </w:t>
      </w:r>
      <w:r>
        <w:rPr/>
        <w:t>The Supplier shall maintain complete and accurate records relating to the insurance (module 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67.2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67.3 </w:t>
      </w:r>
      <w:r>
        <w:rPr/>
        <w:t>Any approval given by the Customer under this clause shall not relieve the Supplier of any of its obligations under this Agreement. The Supplier shall maintain complete and accurate records relating to the insurance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67.5 </w:t>
      </w:r>
      <w:r>
        <w:rPr/>
        <w:t>Subject to Clause 9.2, the Supplier shall provide the deliverables described in this clause to the Customer.</w:t>
      </w:r>
    </w:p>
    <w:p>
      <w:r>
        <w:rPr>
          <w:b/>
        </w:rPr>
        <w:t xml:space="preserve">67.6 </w:t>
      </w:r>
      <w:r>
        <w:rPr/>
        <w:t xml:space="preserve">The Customer may, acting reasonably, request such information from the Supplier as it requires to verify compliance with this clause. The parties shall meet at least quarterly to review performance in relation to the insurance (module 3) and agree any improvements required. The Supplier shall perform its obligations under this clause with reasonable skill, care and diligence and in accordance with </w:t>
      </w:r>
      <w:r>
        <w:rPr>
          <w:i/>
        </w:rPr>
        <w:t>Good Industry Practice</w:t>
      </w:r>
      <w:r>
        <w:rPr/>
        <w:t>.</w:t>
      </w:r>
    </w:p>
    <w:p>
      <w:r>
        <w:rPr>
          <w:b/>
        </w:rPr>
        <w:t xml:space="preserve">67.7 </w:t>
      </w:r>
      <w:r>
        <w:rPr/>
        <w:t>The Supplier shall maintain complete and accurate records relating to the insurance (module 3) and shall make them available to the Customer on request. Where the Supplier becomes aware of any matter which may affect the insurance (module 3), it shall notify the Customer promptly and in any event within five Working Days.</w:t>
      </w:r>
    </w:p>
    <w:p>
      <w:r>
        <w:rPr>
          <w:b/>
        </w:rPr>
        <w:t xml:space="preserve">67.8 </w:t>
      </w:r>
      <w:r>
        <w:rPr/>
        <w:t>Where the Supplier becomes aware of any matter which may affect the insurance (module 3), it shall notify the Customer promptly and in any event within five Working Days. Where the Supplier becomes aware of any matter which may affect the insurance (module 3), it shall notify the Customer promptly and in any event within five Working Days.</w:t>
      </w:r>
    </w:p>
    <w:p>
      <w:r>
        <w:rPr>
          <w:b/>
        </w:rPr>
        <w:t xml:space="preserve">67.9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67.10 </w:t>
      </w:r>
      <w:r>
        <w:rPr/>
        <w:t>Either party may terminate this Agreement for convenience on not less than thirty (30) days' written notice.</w:t>
      </w:r>
    </w:p>
    <w:p>
      <w:pPr>
        <w:pStyle w:val="Heading1"/>
      </w:pPr>
      <w:r>
        <w:rPr/>
        <w:t>68. Force Majeure (Module 3)</w:t>
      </w:r>
    </w:p>
    <w:p>
      <w:r>
        <w:rPr>
          <w:b/>
        </w:rPr>
        <w:t xml:space="preserve">68.1 </w:t>
      </w:r>
      <w:r>
        <w:rPr/>
        <w:t xml:space="preserve">Where the Supplier becomes aware of any matter which may affect the force majeure (module 3), it shall notify the Customer promptly and in any event within five Working Days. The parties shall meet at least quarterly to review performance in relation to the force majeure (module 3) and agree any improvements required. The Supplier shall maintain complete and accurate records relating to the force majeure (module 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68.2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68.3 </w:t>
      </w:r>
      <w:r>
        <w:rPr/>
        <w:t>Any approval given by the Customer under this clause shall not relieve the Supplier of any of its obligations under this Agreement. Where the Supplier becomes aware of any matter which may affect the force majeure (module 3), it shall notify the Customer promptly and in any event within five Working Days. Where the Supplier becomes aware of any matter which may affect the force majeure (module 3), it shall notify the Customer promptly and in any event within five Working Days.</w:t>
      </w:r>
    </w:p>
    <w:p>
      <w:r>
        <w:rPr>
          <w:b/>
        </w:rPr>
        <w:t xml:space="preserve">68.4 </w:t>
      </w:r>
      <w:r>
        <w:rPr/>
        <w:t>The Supplier shall maintain complete and accurate records relating to the force majeure (module 3) and shall make them available to the Customer on request. 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The Customer may, acting reasonably, request such information from the Supplier as it requires to verify compliance with this clause.</w:t>
      </w:r>
    </w:p>
    <w:p>
      <w:r>
        <w:rPr>
          <w:b/>
        </w:rPr>
        <w:t xml:space="preserve">68.5 </w:t>
      </w:r>
      <w:r>
        <w:rPr/>
        <w:t>The parties shall meet at least quarterly to review performance in relation to the force majeure (module 3) and agree any improvements required. Any approval given by the Customer under this clause shall not relieve the Supplier of any of its obligations under this Agreement.</w:t>
      </w:r>
    </w:p>
    <w:p>
      <w:r>
        <w:rPr>
          <w:b/>
        </w:rPr>
        <w:t xml:space="preserve">68.6 </w:t>
      </w:r>
      <w:r>
        <w:rPr/>
        <w:t>The Customer may, acting reasonably, request such information from the Supplier as it requires to verify compliance with this clause. The parties shall meet at least quarterly to review performance in relation to the force majeure (module 3) and agree any improvements required.</w:t>
      </w:r>
    </w:p>
    <w:p>
      <w:r>
        <w:rPr>
          <w:b/>
        </w:rPr>
        <w:t xml:space="preserve">68.7 </w:t>
      </w:r>
      <w:r>
        <w:rPr/>
        <w:t xml:space="preserve">The Supplier shall maintain complete and accurate records relating to the force majeure (module 3) and shall make them available to the Customer on request. Where the Supplier becomes aware of any matter which may affect the force majeure (module 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68.8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68.9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68.10 </w:t>
      </w:r>
      <w:r>
        <w:rPr/>
        <w:t>The Supplier shall remedy any material breach within 30 days of written notice requiring it to do so.</w:t>
      </w:r>
    </w:p>
    <w:p>
      <w:r>
        <w:rPr>
          <w:b/>
        </w:rPr>
        <w:t xml:space="preserve">68.11 </w:t>
      </w:r>
      <w:r>
        <w:rPr/>
        <w:t>The parties shall meet at least quarterly to review performance in relation to the force majeure (module 3) and agree any improvements required. The parties shall meet at least quarterly to review performance in relation to the force majeure (module 3) and agree any improvements required. Nothing in this clause shall limit any other right or remedy of the Customer under this Agreement or at law.</w:t>
      </w:r>
    </w:p>
    <w:p>
      <w:r>
        <w:rPr>
          <w:b/>
        </w:rPr>
        <w:t xml:space="preserve">68.12 </w:t>
      </w:r>
      <w:r>
        <w:rPr/>
        <w:t>Where the Supplier becomes aware of any matter which may affect the force majeure (module 3), it shall notify the Customer promptly and in any event within five Working Days. The Customer may, acting reasonably, request such information from the Supplier as it requires to verify compliance with this clause.</w:t>
      </w:r>
    </w:p>
    <w:p>
      <w:pPr>
        <w:pStyle w:val="Heading1"/>
      </w:pPr>
      <w:r>
        <w:rPr/>
        <w:t>69. Subcontracting (Module 3)</w:t>
      </w:r>
    </w:p>
    <w:p>
      <w:r>
        <w:rPr>
          <w:b/>
        </w:rPr>
        <w:t xml:space="preserve">69.1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subcontracting (module 3), it shall notify the Customer promptly and in any event within five Working Days.</w:t>
      </w:r>
    </w:p>
    <w:p>
      <w:r>
        <w:rPr>
          <w:b/>
        </w:rPr>
        <w:t xml:space="preserve">69.2 </w:t>
      </w:r>
      <w:r>
        <w:rPr/>
        <w:t>The Supplier shall remedy any material breach within 30 days of written notice requiring it to do so.</w:t>
      </w:r>
    </w:p>
    <w:p>
      <w:r>
        <w:rPr>
          <w:b/>
        </w:rPr>
        <w:t xml:space="preserve">69.3 </w:t>
      </w:r>
      <w:r>
        <w:rPr/>
        <w:t>Subject to Clause 9, the Supplier shall provide the deliverables described in this clause to the Customer.</w:t>
      </w:r>
    </w:p>
    <w:p>
      <w:r>
        <w:rPr>
          <w:b/>
        </w:rPr>
        <w:t xml:space="preserve">69.4 </w:t>
      </w:r>
      <w:r>
        <w:rPr/>
        <w:t>Clause 19.3 applies to any dispute arising under this clause.</w:t>
      </w:r>
    </w:p>
    <w:p>
      <w:r>
        <w:rPr>
          <w:b/>
        </w:rPr>
        <w:t xml:space="preserve">69.5 </w:t>
      </w:r>
      <w:r>
        <w:rPr/>
        <w:t>The Supplier shall maintain complete and accurate records relating to the subcontracting (module 3) and shall make them available to the Customer on request. The Supplier shall maintain complete and accurate records relating to the subcontracting (module 3) and shall make them available to the Customer on request.</w:t>
      </w:r>
    </w:p>
    <w:p>
      <w:r>
        <w:rPr>
          <w:b/>
        </w:rPr>
        <w:t xml:space="preserve">69.6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69.7 </w:t>
      </w:r>
      <w:r>
        <w:rPr/>
        <w:t>The Customer may, acting reasonably, request such information from the Supplier as it requires to verify compliance with this clause. The Supplier shall maintain complete and accurate records relating to the subcontracting (module 3)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69.8 </w:t>
      </w:r>
      <w:r>
        <w:rPr/>
        <w:t>The Supplier shall retain all Customer Data for 30 days after termination before secure deletion.</w:t>
      </w:r>
    </w:p>
    <w:p>
      <w:r>
        <w:rPr>
          <w:b/>
        </w:rPr>
        <w:t xml:space="preserve">69.9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70. Assignment (Module 3)</w:t>
      </w:r>
    </w:p>
    <w:p>
      <w:r>
        <w:rPr>
          <w:b/>
        </w:rPr>
        <w:t xml:space="preserve">70.1 </w:t>
      </w:r>
      <w:r>
        <w:rPr/>
        <w:t>Clause 19 applies to any dispute arising under this clause.</w:t>
      </w:r>
    </w:p>
    <w:p>
      <w:r>
        <w:rPr>
          <w:b/>
        </w:rPr>
        <w:t xml:space="preserve">70.2 </w:t>
      </w:r>
      <w:r>
        <w:rPr/>
        <w:t>The parties shall meet at least quarterly to review performance in relation to the assignment (module 3) and agree any improvements required. The parties shall meet at least quarterly to review performance in relation to the assignment (module 3) and agree any improvements required.</w:t>
      </w:r>
    </w:p>
    <w:p>
      <w:r>
        <w:rPr>
          <w:b/>
        </w:rPr>
        <w:t xml:space="preserve">70.3 </w:t>
      </w:r>
      <w:r>
        <w:rPr/>
        <w:t>The Customer may, acting reasonably, request such information from the Supplier as it requires to verify compliance with this clause. The Supplier shall maintain complete and accurate records relating to the assignment (module 3) and shall make them available to the Customer on request.</w:t>
      </w:r>
    </w:p>
    <w:p>
      <w:r>
        <w:rPr>
          <w:b/>
        </w:rPr>
        <w:t xml:space="preserve">70.4 </w:t>
      </w:r>
      <w:r>
        <w:rPr/>
        <w:t>The parties shall meet at least quarterly to review performance in relation to the assignment (module 3) and agree any improvements required. The Supplier shall maintain complete and accurate records relating to the assignment (module 3) and shall make them available to the Customer on request.</w:t>
      </w:r>
    </w:p>
    <w:p>
      <w:r>
        <w:rPr>
          <w:b/>
        </w:rPr>
        <w:t xml:space="preserve">70.5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w:t>
      </w:r>
    </w:p>
    <w:p>
      <w:r>
        <w:rPr>
          <w:b/>
        </w:rPr>
        <w:t xml:space="preserve">70.6 </w:t>
      </w:r>
      <w:r>
        <w:rPr/>
        <w:t>The Supplier shall maintain complete and accurate records relating to the assignment (module 3) and shall make them available to the Customer on request. Nothing in this clause shall limit any other right or remedy of the Customer under this Agreement or at law.</w:t>
      </w:r>
    </w:p>
    <w:p>
      <w:r>
        <w:rPr>
          <w:b/>
        </w:rPr>
        <w:t xml:space="preserve">70.7 </w:t>
      </w:r>
      <w:r>
        <w:rPr/>
        <w:t>Any approval given by the Customer under this clause shall not relieve the Supplier of any of its obligations under this Agreement.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assignment (module 3), it shall notify the Customer promptly and in any event within five Working Days.</w:t>
      </w:r>
    </w:p>
    <w:p>
      <w:r>
        <w:rPr>
          <w:b/>
        </w:rPr>
        <w:t xml:space="preserve">70.8 </w:t>
      </w:r>
      <w:r>
        <w:rPr/>
        <w:t>The Supplier shall maintain complete and accurate records relating to the assignment (module 3) and shall make them available to the Customer on request. The Supplier shall maintain complete and accurate records relating to the assignment (module 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70.9 </w:t>
      </w:r>
      <w:r>
        <w:rPr/>
        <w:t>The Supplier shall maintain complete and accurate records relating to the assignment (module 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71. Dispute Resolution (Module 3)</w:t>
      </w:r>
    </w:p>
    <w:p>
      <w:r>
        <w:rPr>
          <w:b/>
        </w:rPr>
        <w:t xml:space="preserve">71.1 </w:t>
      </w:r>
      <w:r>
        <w:rPr/>
        <w:t>Subject to Clause 9.2, the Supplier shall provide the deliverables described in this clause to the Customer.</w:t>
      </w:r>
    </w:p>
    <w:p>
      <w:r>
        <w:rPr>
          <w:b/>
        </w:rPr>
        <w:t xml:space="preserve">71.2 </w:t>
      </w:r>
      <w:r>
        <w:rPr/>
        <w:t xml:space="preserve">The parties shall meet at least quarterly to review performance in relation to the dispute resolution (module 3)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71.3 </w:t>
      </w:r>
      <w:r>
        <w:rPr/>
        <w:t>The Supplier shall maintain complete and accurate records relating to the dispute resolution (module 3) and shall make them available to the Customer on request. Any approval given by the Customer under this clause shall not relieve the Supplier of any of its obligations under this Agreement.</w:t>
      </w:r>
    </w:p>
    <w:p>
      <w:r>
        <w:rPr>
          <w:b/>
        </w:rPr>
        <w:t xml:space="preserve">71.4 </w:t>
      </w:r>
      <w:r>
        <w:rPr/>
        <w:t xml:space="preserve">Where the Supplier becomes aware of any matter which may affect the dispute resolution (module 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3) and shall make them available to the Customer on request. The Customer may, acting reasonably, request such information from the Supplier as it requires to verify compliance with this clause.</w:t>
      </w:r>
    </w:p>
    <w:p>
      <w:r>
        <w:rPr>
          <w:b/>
        </w:rPr>
        <w:t xml:space="preserve">71.5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71.6 </w:t>
      </w:r>
      <w:r>
        <w:rPr/>
        <w:t>Each party shall bear its own costs in connection with the matters described in this clause, save as otherwise expressly provided. The Supplier shall maintain complete and accurate records relating to the dispute resolution (module 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71.7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71.8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3) and agree any improvements required.</w:t>
      </w:r>
    </w:p>
    <w:p>
      <w:pPr>
        <w:pStyle w:val="Heading1"/>
      </w:pPr>
      <w:r>
        <w:rPr/>
        <w:t>72. Notices (Module 3)</w:t>
      </w:r>
    </w:p>
    <w:p>
      <w:r>
        <w:rPr>
          <w:b/>
        </w:rPr>
        <w:t xml:space="preserve">72.1 </w:t>
      </w:r>
      <w:r>
        <w:rPr/>
        <w:t>The Supplier shall maintain complete and accurate records relating to the notices (module 3) and shall make them available to the Customer on request. The Supplier shall maintain complete and accurate records relating to the notices (module 3)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72.2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72.3 </w:t>
      </w:r>
      <w:r>
        <w:rPr/>
        <w:t xml:space="preserve">The </w:t>
      </w:r>
      <w:del w:id="9117" w:author="Helena Voss" w:date="2026-09-28T06:33:47Z">
        <w:r>
          <w:rPr/>
          <w:delText xml:space="preserve">Supplier</w:delText>
        </w:r>
      </w:del>
      <w:ins w:id="9118" w:author="Helena Voss" w:date="2026-09-28T06:33:47Z">
        <w:r>
          <w:rPr/>
          <w:t xml:space="preserve">reasonable</w:t>
        </w:r>
      </w:ins>
      <w:r>
        <w:rPr/>
        <w:t xml:space="preserve"> shall retain all Customer Data for 30 days after termination before secure deletion.</w:t>
      </w:r>
    </w:p>
    <w:p>
      <w:r>
        <w:rPr>
          <w:b/>
        </w:rPr>
        <w:t xml:space="preserve">72.4 </w:t>
      </w:r>
      <w:r>
        <w:rPr/>
        <w:t>Either party may terminate this Agreement for convenience on not less than thirty (30) days' written notice.</w:t>
      </w:r>
    </w:p>
    <w:p>
      <w:r>
        <w:rPr>
          <w:b/>
        </w:rPr>
        <w:t xml:space="preserve">72.5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notices (module 3), it shall notify the Customer promptly and in any event within five Working Days.</w:t>
      </w:r>
    </w:p>
    <w:p>
      <w:r>
        <w:rPr>
          <w:b/>
        </w:rPr>
        <w:t xml:space="preserve">72.6 </w:t>
      </w:r>
      <w:r>
        <w:rPr/>
        <w:t>The Supplier shall provide the exit plan within thirty (30) days of the Effective Date.</w:t>
      </w:r>
    </w:p>
    <w:p>
      <w:r>
        <w:rPr>
          <w:b/>
        </w:rPr>
        <w:t xml:space="preserve">72.7 </w:t>
      </w:r>
      <w:r>
        <w:rPr/>
        <w:t>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72.8 </w:t>
      </w:r>
      <w:r>
        <w:rPr/>
        <w:t>Where the Supplier becomes aware of any matter which may affect the notices (module 3), it shall notify the Customer promptly and in any event within five Working Days. Each party shall bear its own costs in connection with the matters described in this clause, save as otherwise expressly provided.</w:t>
      </w:r>
    </w:p>
    <w:p>
      <w:r>
        <w:rPr>
          <w:b/>
        </w:rPr>
        <w:t xml:space="preserve">72.9 </w:t>
      </w:r>
      <w:r>
        <w:rPr/>
        <w:t>Clause 29.1 applies to any dispute arising under this clause.</w:t>
      </w:r>
    </w:p>
    <w:p>
      <w:pPr>
        <w:pStyle w:val="Heading1"/>
      </w:pPr>
      <w:r>
        <w:rPr/>
        <w:t>73. Governing Law (Module 3)</w:t>
      </w:r>
    </w:p>
    <w:p>
      <w:r>
        <w:rPr>
          <w:b/>
        </w:rPr>
        <w:t xml:space="preserve">73.1 </w:t>
      </w:r>
      <w:r>
        <w:rPr/>
        <w:t xml:space="preserve">Where the Supplier becomes aware of any matter which may affect the governing law (module 3),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73.2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73.3 </w:t>
      </w:r>
      <w:r>
        <w:rPr/>
        <w:t>Subject to Clause 9.4, the Supplier shall provide the deliverables described in this clause to the Customer.</w:t>
      </w:r>
    </w:p>
    <w:p>
      <w:r>
        <w:rPr>
          <w:b/>
        </w:rPr>
        <w:t xml:space="preserve">73.4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73.5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73.6 </w:t>
      </w:r>
      <w:r>
        <w:rPr/>
        <w:t>Where the Supplier becomes aware of any matter which may affect the governing law (module 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73.7 </w:t>
      </w:r>
      <w:r>
        <w:rPr/>
        <w:t>The parties shall meet at least quarterly to review performance in relation to the governing law (module 3) and agree any improvements required. Each party shall bear its own costs in connection with the matters described in this clause, save as otherwise expressly provided. Where the Supplier becomes aware of any matter which may affect the governing law (module 3), it shall notify the Customer promptly and in any event within five Working Days. Any approval given by the Customer under this clause shall not relieve the Supplier of any of its obligations under this Agreement.</w:t>
      </w:r>
    </w:p>
    <w:p>
      <w:r>
        <w:rPr>
          <w:b/>
        </w:rPr>
        <w:t xml:space="preserve">73.8 </w:t>
      </w:r>
      <w:r>
        <w:rPr/>
        <w:t>Any approval given by the Customer under this clause shall not relieve the Supplier of any of its obligations under this Agreement. Where the Supplier becomes aware of any matter which may affect the governing law (module 3), it shall notify the Customer promptly and in any event within five Working Days.</w:t>
      </w:r>
    </w:p>
    <w:p>
      <w:r>
        <w:rPr>
          <w:b/>
        </w:rPr>
        <w:t xml:space="preserve">73.9 </w:t>
      </w:r>
      <w:r>
        <w:rPr/>
        <w:t>Where the Supplier becomes aware of any matter which may affect the governing law (module 3), it shall notify the Customer promptly and in any event within five Working Days. Where the Supplier becomes aware of any matter which may affect the governing law (module 3), it shall notify the Customer promptly and in any event within five Working Days. The parties shall meet at least quarterly to review performance in relation to the governing law (module 3) and agree any improvements required. Nothing in this clause shall limit any other right or remedy of the Customer under this Agreement or at law.</w:t>
      </w:r>
    </w:p>
    <w:p>
      <w:r>
        <w:rPr>
          <w:b/>
        </w:rPr>
        <w:t xml:space="preserve">73.10 </w:t>
      </w:r>
      <w:r>
        <w:rPr/>
        <w:t>The parties shall meet at least quarterly to review performance in relation to the governing law (module 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73.11 </w:t>
      </w:r>
      <w:r>
        <w:rPr/>
        <w:t>The Supplier shall remedy any material breach within 30 days of written notice requiring it to do so.</w:t>
      </w:r>
    </w:p>
    <w:p>
      <w:r>
        <w:rPr>
          <w:b/>
        </w:rPr>
        <w:t xml:space="preserve">73.12 </w:t>
      </w:r>
      <w:r>
        <w:rPr/>
        <w:t>Clause 19 applies to any dispute arising under this clause.</w:t>
      </w:r>
    </w:p>
    <w:p>
      <w:pPr>
        <w:pStyle w:val="Heading1"/>
      </w:pPr>
      <w:r>
        <w:rPr/>
        <w:t>74. Services (Module 4)</w:t>
      </w:r>
    </w:p>
    <w:p>
      <w:r>
        <w:rPr>
          <w:b/>
        </w:rPr>
        <w:t xml:space="preserve">74.1 </w:t>
      </w:r>
      <w:r>
        <w:rPr/>
        <w:t xml:space="preserve">The parties shall meet at least quarterly to review performance in relation to the services (module 4)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services (module 4) and shall make them available to the Customer on request. The Supplier shall maintain complete and accurate records relating to the services (module 4) and shall make them available to the Customer on request.</w:t>
      </w:r>
    </w:p>
    <w:p>
      <w:r>
        <w:rPr>
          <w:b/>
        </w:rPr>
        <w:t xml:space="preserve">74.2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74.3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services (module 4) and shall make them available to the Customer on request.</w:t>
      </w:r>
    </w:p>
    <w:p>
      <w:r>
        <w:rPr>
          <w:b/>
        </w:rPr>
        <w:t xml:space="preserve">74.4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74.5 </w:t>
      </w:r>
      <w:r>
        <w:rPr/>
        <w:t>The Supplier shall maintain complete and accurate records relating to the services (module 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74.6 </w:t>
      </w:r>
      <w:r>
        <w:rPr/>
        <w:t>The Supplier shall maintain complete and accurate records relating to the services (module 4) and shall make them available to the Customer on request. The parties shall meet at least quarterly to review performance in relation to the services (module 4) and agree any improvements required. The Customer may, acting reasonably, request such information from the Supplier as it requires to verify compliance with this clause.</w:t>
      </w:r>
    </w:p>
    <w:p>
      <w:r>
        <w:rPr>
          <w:b/>
        </w:rPr>
        <w:t xml:space="preserve">74.7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74.8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74.9 </w:t>
      </w:r>
      <w:r>
        <w:rPr/>
        <w:t>The parties shall meet at least quarterly to review performance in relation to the services (module 4) and agree any improvements required. Where the Supplier becomes aware of any matter which may affect the services (module 4), it shall notify the Customer promptly and in any event within five Working Days. The parties shall meet at least quarterly to review performance in relation to the services (module 4) and agree any improvements required.</w:t>
      </w:r>
    </w:p>
    <w:p>
      <w:pPr>
        <w:pStyle w:val="Heading1"/>
      </w:pPr>
      <w:r>
        <w:rPr/>
        <w:t>75. Service Levels (Module 4)</w:t>
      </w:r>
    </w:p>
    <w:p>
      <w:r>
        <w:rPr>
          <w:b/>
        </w:rPr>
        <w:t xml:space="preserve">75.1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 levels (module 4) and agree any improvements required.</w:t>
      </w:r>
    </w:p>
    <w:p>
      <w:r>
        <w:rPr>
          <w:b/>
        </w:rPr>
        <w:t xml:space="preserve">75.2 </w:t>
      </w:r>
      <w:r>
        <w:rPr/>
        <w:t>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75.3 </w:t>
      </w:r>
      <w:r>
        <w:rPr/>
        <w:t xml:space="preserve">Any approval given by the Customer under this clause shall not relieve the Supplier of any of its obligations under this Agreement. The parties shall meet at least quarterly to review performance in relation to the service levels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75.4 </w:t>
      </w:r>
      <w:r>
        <w:rPr/>
        <w:t>Where the Supplier becomes aware of any matter which may affect the service levels (module 4), it shall notify the Customer promptly and in any event within five Working Days. 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75.5 </w:t>
      </w:r>
      <w:r>
        <w:rPr/>
        <w:t>The parties shall meet at least quarterly to review performance in relation to the service levels (module 4)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service levels (module 4) and shall make them available to the Customer on request.</w:t>
      </w:r>
    </w:p>
    <w:p>
      <w:r>
        <w:rPr>
          <w:b/>
        </w:rPr>
        <w:t xml:space="preserve">75.6 </w:t>
      </w:r>
      <w:r>
        <w:rPr/>
        <w:t>Where the Supplier becomes aware of any matter which may affect the service levels (module 4), it shall notify the Customer promptly and in any event within five Working Days. The parties shall meet at least quarterly to review performance in relation to the service levels (module 4) and agree any improvements required.</w:t>
      </w:r>
    </w:p>
    <w:p>
      <w:r>
        <w:rPr>
          <w:b/>
        </w:rPr>
        <w:t xml:space="preserve">75.7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75.8 </w:t>
      </w:r>
      <w:r>
        <w:rPr/>
        <w:t>Where the Supplier becomes aware of any matter which may affect the service levels (module 4), it shall notify the Customer promptly and in any event within five Working Days. The Customer may, acting reasonably, request such information from the Supplier as it requires to verify compliance with this clause.</w:t>
      </w:r>
    </w:p>
    <w:p>
      <w:r>
        <w:rPr>
          <w:b/>
        </w:rPr>
        <w:t xml:space="preserve">75.9 </w:t>
      </w:r>
      <w:r>
        <w:rPr/>
        <w:t>The parties shall meet at least quarterly to review performance in relation to the service levels (module 4)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75.10 </w:t>
      </w:r>
      <w:r>
        <w:rPr/>
        <w:t>Subject to Clause 9.2, the Supplier shall provide the deliverables described in this clause to the Customer.</w:t>
      </w:r>
    </w:p>
    <w:p>
      <w:r>
        <w:rPr>
          <w:b/>
        </w:rPr>
        <w:t xml:space="preserve">75.11 </w:t>
      </w:r>
      <w:r>
        <w:rPr/>
        <w:t>The Supplier shall remedy any material breach within 30 days of written notice requiring it to do so.</w:t>
      </w:r>
    </w:p>
    <w:p>
      <w:r>
        <w:rPr>
          <w:b/>
        </w:rPr>
        <w:t xml:space="preserve">75.12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service levels (module 4), it shall notify the Customer promptly and in any event within five Working Days.</w:t>
      </w:r>
    </w:p>
    <w:p>
      <w:pPr>
        <w:pStyle w:val="Heading1"/>
      </w:pPr>
      <w:r>
        <w:rPr/>
        <w:t>76. Personnel (Module 4)</w:t>
      </w:r>
    </w:p>
    <w:p>
      <w:r>
        <w:rPr>
          <w:b/>
        </w:rPr>
        <w:t xml:space="preserve">76.1 </w:t>
      </w:r>
      <w:r>
        <w:rPr/>
        <w:t>Any approval given by the Customer under this clause shall not relieve the Supplier of any of its obligations under this Agreement. The parties shall meet at least quarterly to review performance in relation to the personnel (module 4) and agree any improvements required. The Customer may, acting reasonably, request such information from the Supplier as it requires to verify compliance with this clause. Where the Supplier becomes aware of any matter which may affect the personnel (module 4), it shall notify the Customer promptly and in any event within five Working Days.</w:t>
      </w:r>
    </w:p>
    <w:p>
      <w:r>
        <w:rPr>
          <w:b/>
        </w:rPr>
        <w:t xml:space="preserve">76.2 </w:t>
      </w:r>
      <w:r>
        <w:rPr/>
        <w:t>The Supplier shall maintain complete and accurate records relating to the personnel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76.3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76.4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personnel (module 4) and shall make them available to the Customer on request. Nothing in this clause shall limit any other right or remedy of the Customer under this Agreement or at law.</w:t>
      </w:r>
    </w:p>
    <w:p>
      <w:r>
        <w:rPr>
          <w:b/>
        </w:rPr>
        <w:t xml:space="preserve">76.5 </w:t>
      </w:r>
      <w:r>
        <w:rPr/>
        <w:t xml:space="preserve">Where the Supplier becomes aware of any matter which may affect the personnel (module 4),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personnel (module 4), it shall notify the Customer promptly and in any event within five Working Days.</w:t>
      </w:r>
    </w:p>
    <w:p>
      <w:r>
        <w:rPr>
          <w:b/>
        </w:rPr>
        <w:t xml:space="preserve">76.6 </w:t>
      </w:r>
      <w:r>
        <w:rPr/>
        <w:t>Clause 19.3 applies to any dispute arising under this clause.</w:t>
      </w:r>
    </w:p>
    <w:p>
      <w:r>
        <w:rPr>
          <w:b/>
        </w:rPr>
        <w:t xml:space="preserve">76.7 </w:t>
      </w:r>
      <w:r>
        <w:rPr/>
        <w:t>Any approval given by the Customer under this clause shall not relieve the Supplier of any of its obligations under this Agreement. Where the Supplier becomes aware of any matter which may affect the personnel (module 4), it shall notify the Customer promptly and in any event within five Working Days.</w:t>
      </w:r>
    </w:p>
    <w:p>
      <w:r>
        <w:rPr>
          <w:b/>
        </w:rPr>
        <w:t xml:space="preserve">76.8 </w:t>
      </w:r>
      <w:r>
        <w:rPr/>
        <w:t>The Supplier shall maintain complete and accurate records relating to the personnel (module 4)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76.9 </w:t>
      </w:r>
      <w:r>
        <w:rPr/>
        <w:t>Each party shall bear its own costs in connection with the matters described in this clause, save as otherwise expressly provided. The Supplier shall maintain complete and accurate records relating to the personnel (module 4) and shall make them available to the Customer on request.</w:t>
      </w:r>
    </w:p>
    <w:p>
      <w:r>
        <w:rPr>
          <w:b/>
        </w:rPr>
        <w:t xml:space="preserve">76.10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76.11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personnel (module 4) and shall make them available to the Customer on request.</w:t>
      </w:r>
    </w:p>
    <w:p>
      <w:pPr>
        <w:pStyle w:val="Heading1"/>
      </w:pPr>
      <w:r>
        <w:rPr/>
        <w:t>77. Customer Obligations (Module 4)</w:t>
      </w:r>
    </w:p>
    <w:p>
      <w:r>
        <w:rPr>
          <w:b/>
        </w:rPr>
        <w:t xml:space="preserve">77.1 </w:t>
      </w:r>
      <w:r>
        <w:rPr/>
        <w:t>The Supplier shall remedy any material breach within 30 days of written notice requiring it to do so.</w:t>
      </w:r>
    </w:p>
    <w:p>
      <w:r>
        <w:rPr>
          <w:b/>
        </w:rPr>
        <w:t xml:space="preserve">77.2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Nothing in this clause shall limit any other right or remedy of the Customer under this Agreement or at law.</w:t>
      </w:r>
      <w:ins w:id="9066" w:author="Helena Voss" w:date="2026-09-28T06:33:47Z">
        <w:r>
          <w:rPr/>
          <w:t xml:space="preserve"> This obligation survives termination.</w:t>
        </w:r>
      </w:ins>
    </w:p>
    <w:p>
      <w:r>
        <w:rPr>
          <w:b/>
        </w:rPr>
        <w:t xml:space="preserve">77.3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77.4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customer obligations (module 4) and agree any improvements required.</w:t>
      </w:r>
    </w:p>
    <w:p>
      <w:r>
        <w:rPr>
          <w:b/>
        </w:rPr>
        <w:t xml:space="preserve">77.5 </w:t>
      </w:r>
      <w:r>
        <w:rPr/>
        <w:t>The Customer may, acting reasonably, request such information from the Supplier as it requires to verify compliance with this clause. The Supplier shall maintain complete and accurate records relating to the customer obligations (module 4) and shall make them available to the Customer on request. Each party shall bear its own costs in connection with the matters described in this clause, save as otherwise expressly provided.</w:t>
      </w:r>
    </w:p>
    <w:p>
      <w:r>
        <w:rPr>
          <w:b/>
        </w:rPr>
        <w:t xml:space="preserve">77.6 </w:t>
      </w:r>
      <w:r>
        <w:rPr/>
        <w:t>Each party shall bear its own costs in connection with the matters described in this clause, save as otherwise expressly provided. Where the Supplier becomes aware of any matter which may affect the customer obligations (module 4), it shall notify the Customer promptly and in any event within five Working Days.</w:t>
      </w:r>
    </w:p>
    <w:p>
      <w:r>
        <w:rPr>
          <w:b/>
        </w:rPr>
        <w:t xml:space="preserve">77.7 </w:t>
      </w:r>
      <w:r>
        <w:rPr/>
        <w:t>The parties shall meet at least quarterly to review performance in relation to the customer obligations (module 4) and agree any improvements required. The Supplier shall maintain complete and accurate records relating to the customer obligations (module 4) and shall make them available to the Customer on request. Any approval given by the Customer under this clause shall not relieve the Supplier of any of its obligations under this Agreement.</w:t>
      </w:r>
    </w:p>
    <w:p>
      <w:r>
        <w:rPr>
          <w:b/>
        </w:rPr>
        <w:t xml:space="preserve">77.8 </w:t>
      </w:r>
      <w:r>
        <w:rPr/>
        <w:t xml:space="preserve">The Supplier shall maintain complete and accurate records relating to the customer obligations (module 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77.9 </w:t>
      </w:r>
      <w:r>
        <w:rPr/>
        <w:t>The Supplier shall provide the exit plan within thirty (30) days of the Effective Date.</w:t>
      </w:r>
    </w:p>
    <w:p>
      <w:r>
        <w:rPr>
          <w:b/>
        </w:rPr>
        <w:t xml:space="preserve">77.10 </w:t>
      </w:r>
      <w:r>
        <w:rPr/>
        <w:t xml:space="preserve">Where the Supplier becomes aware of any matter which may affect the customer obligations (module 4), it shall notify the Customer promptly and in any event within five Working Days. The Supplier shall maintain complete and accurate records relating to the customer obligations (module 4) and shall make them available to the Customer on request. The parties shall meet at least quarterly to review performance in relation to the customer obligations (module 4) and agree any improvements required. Where the Supplier becomes aware of any matter which may affect the customer obligations (module 4), it shall notify the Customer promptly and in any event within five Working Days.</w:t>
      </w:r>
      <w:ins w:id="9084" w:author="Helena Voss" w:date="2026-09-28T06:33:47Z">
        <w:r>
          <w:rPr/>
          <w:t xml:space="preserve"> This obligation survives termination.</w:t>
        </w:r>
      </w:ins>
    </w:p>
    <w:p>
      <w:r>
        <w:rPr>
          <w:b/>
        </w:rPr>
        <w:t xml:space="preserve">77.11 </w:t>
      </w:r>
      <w:r>
        <w:rPr/>
        <w:t>Clause 19 applies to any dispute arising under this clause.</w:t>
      </w:r>
    </w:p>
    <w:p>
      <w:r>
        <w:rPr>
          <w:b/>
        </w:rPr>
        <w:t xml:space="preserve">77.12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78. Change Control (Module 4)</w:t>
      </w:r>
    </w:p>
    <w:p>
      <w:r>
        <w:rPr>
          <w:b/>
        </w:rPr>
        <w:t xml:space="preserve">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78.2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4) and shall make them available to the Customer on request. The parties shall meet at least quarterly to review performance in relation to the change control (module 4) and agree any improvements required.</w:t>
      </w:r>
    </w:p>
    <w:p>
      <w:r>
        <w:rPr>
          <w:b/>
        </w:rPr>
        <w:t xml:space="preserve">78.3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78.4 </w:t>
      </w:r>
      <w:r>
        <w:rPr/>
        <w:t>Each party shall bear its own costs in connection with the matters described in this clause, save as otherwise expressly provided. The parties shall meet at least quarterly to review performance in relation to the change control (module 4) and agree any improvements required.</w:t>
      </w:r>
    </w:p>
    <w:p>
      <w:r>
        <w:rPr>
          <w:b/>
        </w:rPr>
        <w:t xml:space="preserve">78.5 </w:t>
      </w:r>
      <w:r>
        <w:rPr/>
        <w:t xml:space="preserve">Where the Supplier becomes aware of any matter which may affect the change control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78.6 </w:t>
      </w:r>
      <w:r>
        <w:rPr/>
        <w:t>Subject to Clause 9.2, the Supplier shall provide the deliverables described in this clause to the Customer.</w:t>
      </w:r>
    </w:p>
    <w:p>
      <w:r>
        <w:rPr>
          <w:b/>
        </w:rPr>
        <w:t xml:space="preserve">78.7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78.8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change control (module 4) and agree any improvements required. Nothing in this clause shall limit any other right or remedy of the Customer under this Agreement or at law.</w:t>
      </w:r>
    </w:p>
    <w:p>
      <w:r>
        <w:rPr>
          <w:b/>
        </w:rPr>
        <w:t xml:space="preserve">78.9 </w:t>
      </w:r>
      <w:r>
        <w:rPr/>
        <w:t>Clause 29.1 applies to any dispute arising under this clause.</w:t>
      </w:r>
    </w:p>
    <w:p>
      <w:pPr>
        <w:pStyle w:val="Heading1"/>
      </w:pPr>
      <w:r>
        <w:rPr/>
        <w:t>79. Fees and Payment (Module 4)</w:t>
      </w:r>
    </w:p>
    <w:p>
      <w:r>
        <w:rPr>
          <w:b/>
        </w:rPr>
        <w:t xml:space="preserve">79.1 </w:t>
      </w:r>
      <w:r>
        <w:rPr/>
        <w:t xml:space="preserve">The Supplier shall maintain complete and accurate records relating to the fees and payment (module 4)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79.2 </w:t>
      </w:r>
      <w:r>
        <w:rPr/>
        <w:t>Undisputed amounts shall be paid no later than 30 days after the date of the relevant invoice.</w:t>
      </w:r>
    </w:p>
    <w:p>
      <w:r>
        <w:rPr>
          <w:b/>
        </w:rPr>
        <w:t xml:space="preserve">79.3 </w:t>
      </w:r>
      <w:r>
        <w:rPr/>
        <w:t>Clause 19 applies to any dispute arising under this clause.</w:t>
      </w:r>
    </w:p>
    <w:p>
      <w:r>
        <w:rPr>
          <w:b/>
        </w:rPr>
        <w:t xml:space="preserve">79.4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fees and payment (module 4) and agree any improvements required.</w:t>
      </w:r>
    </w:p>
    <w:p>
      <w:r>
        <w:rPr>
          <w:b/>
        </w:rPr>
        <w:t xml:space="preserve">79.5 </w:t>
      </w:r>
      <w:r>
        <w:rPr/>
        <w:t>The Customer shall pay each valid invoice within thirty (30) days of receipt.</w:t>
      </w:r>
    </w:p>
    <w:p>
      <w:r>
        <w:rPr>
          <w:b/>
        </w:rPr>
        <w:t xml:space="preserve">79.6 </w:t>
      </w:r>
      <w:r>
        <w:rPr/>
        <w:t>The Supplier shall remedy any material breach within 30 days of written notice requiring it to do so.</w:t>
      </w:r>
    </w:p>
    <w:p>
      <w:r>
        <w:rPr>
          <w:b/>
        </w:rPr>
        <w:t xml:space="preserve">79.7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79.8 </w:t>
      </w:r>
      <w:r>
        <w:rPr/>
        <w:t>The Supplier shall maintain complete and accurate records relating to the fees and payment (module 4)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79.9 </w:t>
      </w:r>
      <w:r>
        <w:rPr/>
        <w:t>Either party may terminate this Agreement for convenience on not less than thirty (30) days' written notice.</w:t>
      </w:r>
    </w:p>
    <w:p>
      <w:r>
        <w:rPr>
          <w:b/>
        </w:rPr>
        <w:t xml:space="preserve">79.10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79.11 </w:t>
      </w:r>
      <w:r>
        <w:rPr/>
        <w:t>The Supplier shall retain all Customer Data for 30 days after termination before secure deletion.</w:t>
      </w:r>
    </w:p>
    <w:p>
      <w:r>
        <w:rPr>
          <w:b/>
        </w:rPr>
        <w:t xml:space="preserve">79.12 </w:t>
      </w:r>
      <w:r>
        <w:rPr/>
        <w:t>Where the Supplier becomes aware of any matter which may affect the fees and payment (module 4), it shall notify the Customer promptly and in any event within five Working Days. Nothing in this clause shall limit any other right or remedy of the Customer under this Agreement or at law. The Supplier shall maintain complete and accurate records relating to the fees and payment (module 4) and shall make them available to the Customer on request. Nothing in this clause shall limit any other right or remedy of the Customer under this Agreement or at law.</w:t>
      </w:r>
    </w:p>
    <w:p>
      <w:r>
        <w:rPr>
          <w:b/>
        </w:rPr>
        <w:t xml:space="preserve">79.13 </w:t>
      </w:r>
      <w:r>
        <w:rPr/>
        <w:t>Nothing in this clause shall limit any other right or remedy of the Customer under this Agreement or at law. Where the Supplier becomes aware of any matter which may affect the fees and payment (module 4), it shall notify the Customer promptly and in any event within five Working Days. The Customer may, acting reasonably, request such information from the Supplier as it requires to verify compliance with this clause.</w:t>
      </w:r>
    </w:p>
    <w:p>
      <w:pPr>
        <w:pStyle w:val="Heading1"/>
      </w:pPr>
      <w:r>
        <w:rPr/>
        <w:t>80. Invoicing (Module 4)</w:t>
      </w:r>
    </w:p>
    <w:p>
      <w:r>
        <w:rPr>
          <w:b/>
        </w:rPr>
        <w:t xml:space="preserve">80.1 </w:t>
      </w:r>
      <w:r>
        <w:rPr/>
        <w:t>The Supplier shall provide the exit plan within thirty (30) days of the Effective Date.</w:t>
      </w:r>
    </w:p>
    <w:p>
      <w:r>
        <w:rPr>
          <w:b/>
        </w:rPr>
        <w:t xml:space="preserve">80.2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invoicing (module 4) and agree any improvements required.</w:t>
      </w:r>
    </w:p>
    <w:p>
      <w:r>
        <w:rPr>
          <w:b/>
        </w:rPr>
        <w:t xml:space="preserve">80.3 </w:t>
      </w:r>
      <w:r>
        <w:rPr/>
        <w:t>The parties shall meet at least quarterly to review performance in relation to the invoicing (module 4) and agree any improvements required.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w:t>
      </w:r>
    </w:p>
    <w:p>
      <w:r>
        <w:rPr>
          <w:b/>
        </w:rPr>
        <w:t xml:space="preserve">80.4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80.5 </w:t>
      </w:r>
      <w:r>
        <w:rPr/>
        <w:t>The parties shall meet at least quarterly to review performance in relation to the invoicing (module 4) and agree any improvements required. The Customer may, acting reasonably, request such information from the Supplier as it requires to verify compliance with this clause. Where the Supplier becomes aware of any matter which may affect the invoicing (module 4), it shall notify the Customer promptly and in any event within five Working Days. The Customer may, acting reasonably, request such information from the Supplier as it requires to verify compliance with this clause.</w:t>
      </w:r>
    </w:p>
    <w:p>
      <w:r>
        <w:rPr>
          <w:b/>
        </w:rPr>
        <w:t xml:space="preserve">80.6 </w:t>
      </w:r>
      <w:r>
        <w:rPr/>
        <w:t>Clause 29.1 applies to any dispute arising under this clause.</w:t>
      </w:r>
    </w:p>
    <w:p>
      <w:r>
        <w:rPr>
          <w:b/>
        </w:rPr>
        <w:t xml:space="preserve">80.7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4) and agree any improvements required. Any approval given by the Customer under this clause shall not relieve the Supplier of any of its obligations under this Agreement.</w:t>
      </w:r>
    </w:p>
    <w:p>
      <w:r>
        <w:rPr>
          <w:b/>
        </w:rPr>
        <w:t xml:space="preserve">80.8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4) and shall make them available to the Customer on request. The Customer may, acting reasonably, request such information from the Supplier as it requires to verify compliance with this clause.</w:t>
      </w:r>
    </w:p>
    <w:p>
      <w:r>
        <w:rPr>
          <w:b/>
        </w:rPr>
        <w:t xml:space="preserve">80.9 </w:t>
      </w:r>
      <w:r>
        <w:rPr/>
        <w:t>Subject to Clause 9, the Supplier shall provide the deliverables described in this clause to the Customer.</w:t>
      </w:r>
    </w:p>
    <w:p>
      <w:r>
        <w:rPr>
          <w:b/>
        </w:rPr>
        <w:t xml:space="preserve">80.10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4) and shall make them available to the Customer on request. The parties shall meet at least quarterly to review performance in relation to the invoicing (module 4) and agree any improvements required.</w:t>
      </w:r>
    </w:p>
    <w:p>
      <w:pPr>
        <w:pStyle w:val="Heading1"/>
      </w:pPr>
      <w:r>
        <w:rPr/>
        <w:t>81. Term (Module 4)</w:t>
      </w:r>
    </w:p>
    <w:p>
      <w:r>
        <w:rPr>
          <w:b/>
        </w:rPr>
        <w:t xml:space="preserve">81.1 </w:t>
      </w:r>
      <w:r>
        <w:rPr/>
        <w:t>Subject to Clause 9.2, the Supplier shall provide the deliverables described in this clause to the Customer.</w:t>
      </w:r>
    </w:p>
    <w:p>
      <w:r>
        <w:rPr>
          <w:b/>
        </w:rPr>
        <w:t xml:space="preserve">81.2 </w:t>
      </w:r>
      <w:r>
        <w:rPr/>
        <w:t>Subject to Clause 9, the Supplier shall provide the deliverables described in this clause to the Customer.</w:t>
      </w:r>
    </w:p>
    <w:p>
      <w:r>
        <w:rPr>
          <w:b/>
        </w:rPr>
        <w:t xml:space="preserve">81.3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81.4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4),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term (module 4) and agree any improvements required.</w:t>
      </w:r>
    </w:p>
    <w:p>
      <w:r>
        <w:rPr>
          <w:b/>
        </w:rPr>
        <w:t xml:space="preserve">81.5 </w:t>
      </w:r>
      <w:r>
        <w:rPr/>
        <w:t>Clause 19 applies to any dispute arising under this clause.</w:t>
      </w:r>
    </w:p>
    <w:p>
      <w:r>
        <w:rPr>
          <w:b/>
        </w:rPr>
        <w:t xml:space="preserve">81.6 </w:t>
      </w:r>
      <w:r>
        <w:rPr/>
        <w:t xml:space="preserve">The Supplier shall maintain complete and accurate records relating to the term (module 4) and shall make them available to the Customer on request. The Customer may, acting reasonably, request such information from the Supplier as it requires to verify compliance with this clause.</w:t>
      </w:r>
      <w:ins w:id="9085" w:author="Helena Voss" w:date="2026-09-28T06:33:47Z">
        <w:r>
          <w:rPr/>
          <w:t xml:space="preserve"> This obligation survives termination.</w:t>
        </w:r>
      </w:ins>
    </w:p>
    <w:p>
      <w:r>
        <w:rPr>
          <w:b/>
        </w:rPr>
        <w:t xml:space="preserve">81.7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4) and shall make them available to the Customer on request.</w:t>
      </w:r>
    </w:p>
    <w:p>
      <w:r>
        <w:rPr>
          <w:b/>
        </w:rPr>
        <w:t xml:space="preserve">81.8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term (module 4) and agree any improvements required.</w:t>
      </w:r>
    </w:p>
    <w:p>
      <w:r>
        <w:rPr>
          <w:b/>
        </w:rPr>
        <w:t xml:space="preserve">81.9 </w:t>
      </w:r>
      <w:r>
        <w:rPr/>
        <w:t xml:space="preserve">The parties shall meet at least quarterly to review performance in relation to the term (module 4)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4) and agree any improvements required. The Supplier shall perform its obligations under this clause with reasonable skill, care and diligence and in accordance with Good Industry Practice.</w:t>
      </w:r>
    </w:p>
    <w:p>
      <w:pPr>
        <w:pStyle w:val="Heading1"/>
      </w:pPr>
      <w:r>
        <w:rPr/>
        <w:t>82. Termination (Module 4)</w:t>
      </w:r>
    </w:p>
    <w:p>
      <w:r>
        <w:rPr>
          <w:b/>
        </w:rPr>
        <w:t xml:space="preserve">82.1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Nothing in this clause shall limit any other right or remedy of the Customer under this Agreement or at law.</w:t>
      </w:r>
    </w:p>
    <w:p>
      <w:r>
        <w:rPr>
          <w:b/>
        </w:rPr>
        <w:t xml:space="preserve">82.2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termination (module 4) and agree any improvements required.</w:t>
      </w:r>
    </w:p>
    <w:p>
      <w:r>
        <w:rPr>
          <w:b/>
        </w:rPr>
        <w:t xml:space="preserve">82.3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4) and agree any improvements required.</w:t>
      </w:r>
    </w:p>
    <w:p>
      <w:r>
        <w:rPr>
          <w:b/>
        </w:rPr>
        <w:t xml:space="preserve">82.4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termination (module 4), it shall notify the Customer promptly and in any event within five Working Days.</w:t>
      </w:r>
    </w:p>
    <w:p>
      <w:r>
        <w:rPr>
          <w:b/>
        </w:rPr>
        <w:t xml:space="preserve">82.5 </w:t>
      </w:r>
      <w:r>
        <w:rPr/>
        <w:t>The Supplier shall provide the exit plan within thirty (30) days of the Effective Date.</w:t>
      </w:r>
    </w:p>
    <w:p>
      <w:r>
        <w:rPr>
          <w:b/>
        </w:rPr>
        <w:t xml:space="preserve">82.6 </w:t>
      </w:r>
      <w:r>
        <w:rPr/>
        <w:t xml:space="preserve">The parties shall meet at least quarterly to review performance in relation to the termination (module 4) and agree any improvements required. Where the Supplier becomes aware of any matter which may affect the termination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82.7 </w:t>
      </w:r>
      <w:r>
        <w:rPr/>
        <w:t xml:space="preserve">The parties shall meet at least quarterly to review performance in relation to the termination (module 4)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termination (module 4) and agree any improvements required.</w:t>
      </w:r>
    </w:p>
    <w:p>
      <w:r>
        <w:rPr>
          <w:b/>
        </w:rPr>
        <w:t xml:space="preserve">82.8 </w:t>
      </w:r>
      <w:r>
        <w:rPr/>
        <w:t>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w:t>
      </w:r>
    </w:p>
    <w:p>
      <w:r>
        <w:rPr>
          <w:b/>
        </w:rPr>
        <w:t xml:space="preserve">82.9 </w:t>
      </w:r>
      <w:r>
        <w:rPr/>
        <w:t>Each party shall bear its own costs in connection with the matters described in this clause, save as otherwise expressly provided.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82.10 </w:t>
      </w:r>
      <w:r>
        <w:rPr/>
        <w:t>The Supplier shall maintain complete and accurate records relating to the termination (module 4) and shall make them available to the Customer on request. The parties shall meet at least quarterly to review performance in relation to the termination (module 4) and agree any improvements required. The Customer may, acting reasonably, request such information from the Supplier as it requires to verify compliance with this clause.</w:t>
      </w:r>
    </w:p>
    <w:p>
      <w:r>
        <w:rPr>
          <w:b/>
        </w:rPr>
        <w:t xml:space="preserve">82.11 </w:t>
      </w:r>
      <w:r>
        <w:rPr/>
        <w:t>Any approval given by the Customer under this clause shall not relieve the Supplier of any of its obligations under this Agreement. The Supplier shall maintain complete and accurate records relating to the termination (module 4) and shall make them available to the Customer on request. The Supplier shall maintain complete and accurate records relating to the termination (module 4) and shall make them available to the Customer on request. Where the Supplier becomes aware of any matter which may affect the termination (module 4), it shall notify the Customer promptly and in any event within five Working Days.</w:t>
      </w:r>
    </w:p>
    <w:p>
      <w:r>
        <w:rPr>
          <w:b/>
        </w:rPr>
        <w:t xml:space="preserve">82.12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83. Confidentiality (Module 4)</w:t>
      </w:r>
    </w:p>
    <w:p>
      <w:r>
        <w:rPr>
          <w:b/>
        </w:rPr>
        <w:t xml:space="preserve">83.1 </w:t>
      </w:r>
      <w:r>
        <w:rPr/>
        <w:t xml:space="preserve">Where the Supplier becomes aware of any matter which may affect the confidentiality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83.2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Customer may, acting reasonably, request such information from the Supplier as it requires to verify compliance with this clause.</w:t>
      </w:r>
    </w:p>
    <w:p>
      <w:r>
        <w:rPr>
          <w:b/>
        </w:rPr>
        <w:t xml:space="preserve">83.3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4) and shall make them available to the Customer on request.</w:t>
      </w:r>
    </w:p>
    <w:p>
      <w:r>
        <w:rPr>
          <w:b/>
        </w:rPr>
        <w:t xml:space="preserve">83.4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4), it shall notify the Customer promptly and in any event within five Working Days.</w:t>
      </w:r>
    </w:p>
    <w:p>
      <w:r>
        <w:rPr>
          <w:b/>
        </w:rPr>
        <w:t xml:space="preserve">83.6 </w:t>
      </w:r>
      <w:r>
        <w:rPr/>
        <w:t>Nothing in this clause shall limit any other right or remedy of the Customer under this Agreement or at law. The Supplier shall maintain complete and accurate records relating to the confidentiality (module 4) and shall make them available to the Customer on request. Where the Supplier becomes aware of any matter which may affect the confidentiality (module 4), it shall notify the Customer promptly and in any event within five Working Days. Each party shall bear its own costs in connection with the matters described in this clause, save as otherwise expressly provided.</w:t>
      </w:r>
    </w:p>
    <w:p>
      <w:r>
        <w:rPr>
          <w:b/>
        </w:rPr>
        <w:t xml:space="preserve">83.7 </w:t>
      </w:r>
      <w:r>
        <w:rPr/>
        <w:t>The Supplier shall provide the exit plan within thirty (30) days of the Effective Date.</w:t>
      </w:r>
    </w:p>
    <w:p>
      <w:r>
        <w:rPr>
          <w:b/>
        </w:rPr>
        <w:t xml:space="preserve">83.8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83.9 </w:t>
      </w:r>
      <w:r>
        <w:rPr/>
        <w:t xml:space="preserve">The Supplier shall maintain complete and accurate records relating to the confidentiality (module 4)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83.10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The Supplier shall maintain complete and accurate records relating to the confidentiality (module 4) and shall make them available to the Customer on request. The Customer may, acting reasonably, request such information from the Supplier as it requires to verify compliance with this clause.</w:t>
      </w:r>
    </w:p>
    <w:p>
      <w:r>
        <w:rPr>
          <w:b/>
        </w:rPr>
        <w:t xml:space="preserve">83.11 </w:t>
      </w:r>
      <w:r>
        <w:rPr/>
        <w:t>Where the Supplier becomes aware of any matter which may affect the confidentiality (module 4), it shall notify the Customer promptly and in any event within five Working Days. The parties shall meet at least quarterly to review performance in relation to the confidentiality (module 4) and agree any improvements required. Where the Supplier becomes aware of any matter which may affect the confidentiality (module 4), it shall notify the Customer promptly and in any event within five Working Days.</w:t>
      </w:r>
    </w:p>
    <w:p>
      <w:pPr>
        <w:pStyle w:val="Heading1"/>
      </w:pPr>
      <w:r>
        <w:rPr/>
        <w:t>84. Intellectual Property (Module 4)</w:t>
      </w:r>
    </w:p>
    <w:p>
      <w:r>
        <w:rPr>
          <w:b/>
        </w:rPr>
        <w:t xml:space="preserve">84.1 </w:t>
      </w:r>
      <w:r>
        <w:rPr/>
        <w:t>The parties shall meet at least quarterly to review performance in relation to the intellectual property (module 4) and agree any improvements required. 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The Supplier shall maintain complete and accurate records relating to the intellectual property (module 4) and shall make them available to the Customer on request.</w:t>
      </w:r>
    </w:p>
    <w:p>
      <w:r>
        <w:rPr>
          <w:b/>
        </w:rPr>
        <w:t xml:space="preserve">84.2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84.3 </w:t>
      </w:r>
      <w:r>
        <w:rPr/>
        <w:t xml:space="preserve">The parties shall meet at least quarterly to review performance in relation to the intellectual property (module 4) and agree any improvements required. The Supplier shall maintain complete and accurate records relating to the intellectual property (module 4)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4) and agree any improvements required.</w:t>
      </w:r>
    </w:p>
    <w:p>
      <w:r>
        <w:rPr>
          <w:b/>
        </w:rPr>
        <w:t xml:space="preserve">84.4 </w:t>
      </w:r>
      <w:r>
        <w:rPr/>
        <w:t>Any approval given by the Customer under this clause shall not relieve the Supplier of any of its obligations under this Agreement. Where the Supplier becomes aware of any matter which may affect the intellectual property (module 4), it shall notify the Customer promptly and in any event within five Working Days. Where the Supplier becomes aware of any matter which may affect the intellectual property (module 4), it shall notify the Customer promptly and in any event within five Working Days.</w:t>
      </w:r>
    </w:p>
    <w:p>
      <w:r>
        <w:rPr>
          <w:b/>
        </w:rPr>
        <w:t xml:space="preserve">84.5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84.6 </w:t>
      </w:r>
      <w:r>
        <w:rPr/>
        <w:t>Where the Supplier becomes aware of any matter which may affect the intellectual property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84.7 </w:t>
      </w:r>
      <w:r>
        <w:rPr/>
        <w:t>The Supplier shall maintain complete and accurate records relating to the intellectual property (module 4) and shall make them available to the Customer on request.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intellectual property (module 4) and agree any improvements required.</w:t>
      </w:r>
    </w:p>
    <w:p>
      <w:r>
        <w:rPr>
          <w:b/>
        </w:rPr>
        <w:t xml:space="preserve">84.8 </w:t>
      </w:r>
      <w:r>
        <w:rPr/>
        <w:t>Any approval given by the Customer under this clause shall not relieve the Supplier of any of its obligations under this Agreement. The Supplier shall maintain complete and accurate records relating to the intellectual property (module 4) and shall make them available to the Customer on request. Where the Supplier becomes aware of any matter which may affect the intellectual property (module 4), it shall notify the Customer promptly and in any event within five Working Days. The Customer may, acting reasonably, request such information from the Supplier as it requires to verify compliance with this clause.</w:t>
      </w:r>
    </w:p>
    <w:p>
      <w:r>
        <w:rPr>
          <w:b/>
        </w:rPr>
        <w:t xml:space="preserve">84.9 </w:t>
      </w:r>
      <w:r>
        <w:rPr/>
        <w:t>Subject to Clause 9.4, the Supplier shall provide the deliverables described in this clause to the Customer.</w:t>
      </w:r>
    </w:p>
    <w:p>
      <w:r>
        <w:rPr>
          <w:b/>
        </w:rPr>
        <w:t xml:space="preserve">84.10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85. Data Protection (Module 4)</w:t>
      </w:r>
    </w:p>
    <w:p>
      <w:r>
        <w:rPr>
          <w:b/>
        </w:rPr>
        <w:t xml:space="preserve">85.1 </w:t>
      </w:r>
      <w:r>
        <w:rPr/>
        <w:t>Where the Supplier becomes aware of any matter which may affect the data protection (module 4), it shall notify the Customer promptly and in any event within five Working Days. Where the Supplier becomes aware of any matter which may affect the data protection (module 4), it shall notify the Customer promptly and in any event within five Working Days.</w:t>
      </w:r>
    </w:p>
    <w:p>
      <w:r>
        <w:rPr>
          <w:b/>
        </w:rPr>
        <w:t xml:space="preserve">85.2 </w:t>
      </w:r>
      <w:r>
        <w:rPr/>
        <w:t xml:space="preserve">The Supplier shall maintain complete and accurate records relating to the data protection (module 4) and shall make them </w:t>
      </w:r>
      <w:del w:id="9051" w:author="Helena Voss" w:date="2026-09-28T06:33:47Z">
        <w:r>
          <w:rPr/>
          <w:delText xml:space="preserve">available</w:delText>
        </w:r>
      </w:del>
      <w:ins w:id="9052" w:author="Helena Voss" w:date="2026-09-28T06:33:47Z">
        <w:r>
          <w:rPr/>
          <w:t xml:space="preserve">reasonable</w:t>
        </w:r>
      </w:ins>
      <w:r>
        <w:rPr/>
        <w:t xml:space="preserve"> to the Customer on request. The Supplier shall perform its obligations under this clause with reasonable skill, care and diligence and in accordance with </w:t>
      </w:r>
      <w:r>
        <w:rPr>
          <w:i/>
        </w:rPr>
        <w:t xml:space="preserve">Good Industry Practice</w:t>
      </w:r>
      <w:r>
        <w:rPr/>
        <w:t xml:space="preserve">. Where the Supplier becomes aware of any matter which may affect the data protection (module 4), it shall notify the Customer promptly and in any event within five Working Days. Any approval given by the Customer under this clause shall not relieve the Supplier of any of its obligations under this Agreement.</w:t>
      </w:r>
    </w:p>
    <w:p>
      <w:r>
        <w:rPr>
          <w:b/>
        </w:rPr>
        <w:t xml:space="preserve">85.3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 The Supplier shall maintain complete and accurate records relating to the data protection (module 4) and shall make them available to the Customer on request.</w:t>
      </w:r>
    </w:p>
    <w:p>
      <w:r>
        <w:rPr>
          <w:b/>
        </w:rPr>
        <w:t xml:space="preserve">85.4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pPr>
        <w:rPr>
          <w:del w:id="9160" w:author="Helena Voss" w:date="2026-09-28T06:33:47Z"/>
        </w:rPr>
      </w:pPr>
      <w:del w:id="9159" w:author="Helena Voss" w:date="2026-09-28T06:33:47Z">
        <w:r>
          <w:rPr>
            <w:b/>
          </w:rPr>
          <w:delText xml:space="preserve">85.5 </w:delText>
        </w:r>
        <w:r>
          <w:rPr/>
          <w:delText>The Supplier shall maintain complete and accurate records relating to the data protection (module 4) and shall make them available to the Customer on request. Where the Supplier becomes aware of any matter which may affect the data protection (module 4), it shall notify the Customer promptly and in any event within five Working Days.</w:delText>
        </w:r>
      </w:del>
    </w:p>
    <w:p>
      <w:r>
        <w:rPr>
          <w:b/>
        </w:rPr>
        <w:t xml:space="preserve">85.6 </w:t>
      </w:r>
      <w:r>
        <w:rPr/>
        <w:t>The Supplier shall retain all Customer Data for 30 days after termination before secure deletion.</w:t>
      </w:r>
    </w:p>
    <w:p>
      <w:r>
        <w:rPr>
          <w:b/>
        </w:rPr>
        <w:t xml:space="preserve">85.7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data protection (module 4) and agree any improvements required.</w:t>
      </w:r>
    </w:p>
    <w:p>
      <w:r>
        <w:rPr>
          <w:b/>
        </w:rPr>
        <w:t xml:space="preserve">85.8 </w:t>
      </w:r>
      <w:r>
        <w:rPr/>
        <w:t>The parties shall meet at least quarterly to review performance in relation to the data protection (module 4)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85.9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85.10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data protection (module 4), it shall notify the Customer promptly and in any event within five Working Days.</w:t>
      </w:r>
    </w:p>
    <w:p>
      <w:r>
        <w:rPr>
          <w:b/>
        </w:rPr>
        <w:t xml:space="preserve">85.11 </w:t>
      </w:r>
      <w:r>
        <w:rPr/>
        <w:t>Subject to Clause 9.4, the Supplier shall provide the deliverables described in this clause to the Customer.</w:t>
      </w:r>
    </w:p>
    <w:p>
      <w:r>
        <w:rPr>
          <w:b/>
        </w:rPr>
        <w:t xml:space="preserve">85.12 </w:t>
      </w:r>
      <w:r>
        <w:rPr/>
        <w:t xml:space="preserve">The parties shall meet at least quarterly to review performance in relation to the data protection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85.13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86. Security (Module 4)</w:t>
      </w:r>
    </w:p>
    <w:p>
      <w:r>
        <w:rPr>
          <w:b/>
        </w:rPr>
        <w:t xml:space="preserve">86.1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w:t>
      </w:r>
    </w:p>
    <w:p>
      <w:r>
        <w:rPr>
          <w:b/>
        </w:rPr>
        <w:t xml:space="preserve">86.2 </w:t>
      </w:r>
      <w:r>
        <w:rPr/>
        <w:t>The Supplier shall retain all Customer Data for 30 days after termination before secure deletion.</w:t>
      </w:r>
    </w:p>
    <w:p>
      <w:r>
        <w:rPr>
          <w:b/>
        </w:rPr>
        <w:t xml:space="preserve">86.3 </w:t>
      </w:r>
      <w:r>
        <w:rPr/>
        <w:t>The Customer may, acting reasonably, request such information from the Supplier as it requires to verify compliance with this clause. The parties shall meet at least quarterly to review performance in relation to the security (module 4) and agree any improvements required. Any approval given by the Customer under this clause shall not relieve the Supplier of any of its obligations under this Agreement. The parties shall meet at least quarterly to review performance in relation to the security (module 4) and agree any improvements required.</w:t>
      </w:r>
    </w:p>
    <w:p>
      <w:r>
        <w:rPr>
          <w:b/>
        </w:rPr>
        <w:t xml:space="preserve">86.4 </w:t>
      </w:r>
      <w:r>
        <w:rPr/>
        <w:t>The parties shall meet at least quarterly to review performance in relation to the security (module 4) and agree any improvements required. The Supplier shall maintain complete and accurate records relating to the security (module 4) and shall make them available to the Customer on request.</w:t>
      </w:r>
    </w:p>
    <w:p>
      <w:r>
        <w:rPr>
          <w:b/>
        </w:rPr>
        <w:t xml:space="preserve">86.5 </w:t>
      </w:r>
      <w:r>
        <w:rPr/>
        <w:t>Where the Supplier becomes aware of any matter which may affect the security (module 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86.6 </w:t>
      </w:r>
      <w:r>
        <w:rPr/>
        <w:t>The Supplier shall maintain complete and accurate records relating to the security (module 4) and shall make them available to the Customer on request. The Customer may, acting reasonably, request such information from the Supplier as it requires to verify compliance with this clause.</w:t>
      </w:r>
    </w:p>
    <w:p>
      <w:r>
        <w:rPr>
          <w:b/>
        </w:rPr>
        <w:t xml:space="preserve">86.7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86.8 </w:t>
      </w:r>
      <w:r>
        <w:rPr/>
        <w:t>The Supplier shall maintain complete and accurate records relating to the security (module 4) and shall make them available to the Customer on request. The parties shall meet at least quarterly to review performance in relation to the security (module 4) and agree any improvements required. The Customer may, acting reasonably, request such information from the Supplier as it requires to verify compliance with this clause.</w:t>
      </w:r>
    </w:p>
    <w:p>
      <w:r>
        <w:rPr>
          <w:b/>
        </w:rPr>
        <w:t xml:space="preserve">86.9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security (module 4), it shall notify the Customer promptly and in any event within five Working Days. Where the Supplier becomes aware of any matter which may affect the security (module 4), it shall notify the Customer promptly and in any event within five Working Days.</w:t>
      </w:r>
    </w:p>
    <w:p>
      <w:r>
        <w:rPr>
          <w:b/>
        </w:rPr>
        <w:t xml:space="preserve">86.10 </w:t>
      </w:r>
      <w:r>
        <w:rPr/>
        <w:t>Either party may terminate this Agreement for convenience on not less than thirty (30) days' written notice.</w:t>
      </w:r>
    </w:p>
    <w:p>
      <w:pPr>
        <w:pStyle w:val="Heading1"/>
      </w:pPr>
      <w:r>
        <w:rPr/>
        <w:t>87. Audit (Module 4)</w:t>
      </w:r>
    </w:p>
    <w:p>
      <w:r>
        <w:rPr>
          <w:b/>
        </w:rPr>
        <w:t xml:space="preserve">87.1 </w:t>
      </w:r>
      <w:r>
        <w:rPr/>
        <w:t>Clause 19.3 applies to any dispute arising under this clause.</w:t>
      </w:r>
    </w:p>
    <w:p>
      <w:r>
        <w:rPr>
          <w:b/>
        </w:rPr>
        <w:t xml:space="preserve">87.2 </w:t>
      </w:r>
      <w:r>
        <w:rPr/>
        <w:t>Where the Supplier becomes aware of any matter which may affect the audit (module 4), it shall notify the Customer promptly and in any event within five Working Days. The parties shall meet at least quarterly to review performance in relation to the audit (module 4) and agree any improvements required. Any approval given by the Customer under this clause shall not relieve the Supplier of any of its obligations under this Agreement.</w:t>
      </w:r>
    </w:p>
    <w:p>
      <w:r>
        <w:rPr>
          <w:b/>
        </w:rPr>
        <w:t xml:space="preserve">87.3 </w:t>
      </w:r>
      <w:r>
        <w:rPr/>
        <w:t>The Supplier shall maintain complete and accurate records relating to the audit (module 4)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audit (module 4) and agree any improvements required.</w:t>
      </w:r>
    </w:p>
    <w:p>
      <w:r>
        <w:rPr>
          <w:b/>
        </w:rPr>
        <w:t xml:space="preserve">87.4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87.5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87.6 </w:t>
      </w:r>
      <w:r>
        <w:rPr/>
        <w:t>The Supplier shall maintain complete and accurate records relating to the audit (module 4) and shall make them available to the Customer on request. The Supplier shall maintain complete and accurate records relating to the audit (module 4) and shall make them available to the Customer on request.</w:t>
      </w:r>
    </w:p>
    <w:p>
      <w:r>
        <w:rPr>
          <w:b/>
        </w:rPr>
        <w:t xml:space="preserve">87.7 </w:t>
      </w:r>
      <w:r>
        <w:rPr/>
        <w:t>Any approval given by the Customer under this clause shall not relieve the Supplier of any of its obligations under this Agreement. The parties shall meet at least quarterly to review performance in relation to the audit (module 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87.8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87.9 </w:t>
      </w:r>
      <w:r>
        <w:rPr/>
        <w:t>Subject to Clause 9.4, the Supplier shall provide the deliverables described in this clause to the Customer.</w:t>
      </w:r>
    </w:p>
    <w:p>
      <w:r>
        <w:rPr>
          <w:b/>
        </w:rPr>
        <w:t xml:space="preserve">87.10 </w:t>
      </w:r>
      <w:r>
        <w:rPr/>
        <w:t>The parties shall meet at least quarterly to review performance in relation to the audit (module 4) and agree any improvements required. The parties shall meet at least quarterly to review performance in relation to the audit (module 4) and agree any improvements required.</w:t>
      </w:r>
    </w:p>
    <w:p>
      <w:r>
        <w:rPr>
          <w:b/>
        </w:rPr>
        <w:t xml:space="preserve">87.11 </w:t>
      </w:r>
      <w:r>
        <w:rPr/>
        <w:t>The parties shall meet at least quarterly to review performance in relation to the audit (module 4) and agree any improvements required. Each party shall bear its own costs in connection with the matters described in this clause, save as otherwise expressly provided.</w:t>
      </w:r>
    </w:p>
    <w:p>
      <w:pPr>
        <w:pStyle w:val="Heading1"/>
      </w:pPr>
      <w:r>
        <w:rPr/>
        <w:t>88. Warranties (Module 4)</w:t>
      </w:r>
    </w:p>
    <w:p>
      <w:r>
        <w:rPr>
          <w:b/>
        </w:rPr>
        <w:t xml:space="preserve">88.1 </w:t>
      </w:r>
      <w:r>
        <w:rPr/>
        <w:t>The parties shall meet at least quarterly to review performance in relation to the warranties (module 4) and agree any improvements required. The parties shall meet at least quarterly to review performance in relation to the warranties (module 4) and agree any improvements required.</w:t>
      </w:r>
    </w:p>
    <w:p>
      <w:r>
        <w:rPr>
          <w:b/>
        </w:rPr>
        <w:t xml:space="preserve">88.2 </w:t>
      </w:r>
      <w:r>
        <w:rPr/>
        <w:t>Subject to Clause 9, the Supplier shall provide the deliverables described in this clause to the Customer.</w:t>
      </w:r>
    </w:p>
    <w:p>
      <w:r>
        <w:rPr>
          <w:b/>
        </w:rPr>
        <w:t xml:space="preserve">88.3 </w:t>
      </w:r>
      <w:r>
        <w:rPr/>
        <w:t>Where the Supplier becomes aware of any matter which may affect the warranties (module 4), it shall notify the Customer promptly and in any event within five Working Days. The parties shall meet at least quarterly to review performance in relation to the warranties (module 4) and agree any improvements required. The Customer may, acting reasonably, request such information from the Supplier as it requires to verify compliance with this clause.</w:t>
      </w:r>
    </w:p>
    <w:p>
      <w:r>
        <w:rPr>
          <w:b/>
        </w:rPr>
        <w:t xml:space="preserve">88.4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88.6 </w:t>
      </w:r>
      <w:r>
        <w:rPr/>
        <w:t>Where the Supplier becomes aware of any matter which may affect the warranties (module 4),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88.7 </w:t>
      </w:r>
      <w:r>
        <w:rPr/>
        <w:t>The Supplier shall maintain complete and accurate records relating to the warranties (module 4)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4) and shall make them available to the Customer on request. Each party shall bear its own costs in connection with the matters described in this clause, save as otherwise expressly provided.</w:t>
      </w:r>
    </w:p>
    <w:p>
      <w:r>
        <w:rPr>
          <w:b/>
        </w:rPr>
        <w:t xml:space="preserve">88.8 </w:t>
      </w:r>
      <w:r>
        <w:rPr/>
        <w:t>Subject to Clause 9, the Supplier shall provide the deliverables described in this clause to the Customer.</w:t>
      </w:r>
    </w:p>
    <w:p>
      <w:pPr>
        <w:pStyle w:val="Heading1"/>
      </w:pPr>
      <w:r>
        <w:rPr/>
        <w:t>89. Indemnities (Module 4)</w:t>
      </w:r>
    </w:p>
    <w:p>
      <w:r>
        <w:rPr>
          <w:b/>
        </w:rPr>
        <w:t xml:space="preserve">89.1 </w:t>
      </w:r>
      <w:r>
        <w:rPr/>
        <w:t xml:space="preserve">Nothing in this clause shall limit any other right or remedy of the Customer under </w:t>
      </w:r>
      <w:del w:id="9073" w:author="Helena Voss" w:date="2026-09-28T06:33:47Z">
        <w:r>
          <w:rPr/>
          <w:delText xml:space="preserve">this</w:delText>
        </w:r>
      </w:del>
      <w:ins w:id="9074" w:author="Helena Voss" w:date="2026-09-28T06:33:47Z">
        <w:r>
          <w:rPr/>
          <w:t xml:space="preserve">reasonable</w:t>
        </w:r>
      </w:ins>
      <w:r>
        <w:rPr/>
        <w:t xml:space="preserve"> Agreement or at law. Any approval given by the Customer under this clause shall not relieve the Supplier of any of its obligations under this Agreement. The parties shall meet at least quarterly to review performance in relation to the indemnities (module 4) and agree any improvements required.</w:t>
      </w:r>
    </w:p>
    <w:p>
      <w:r>
        <w:rPr>
          <w:b/>
        </w:rPr>
        <w:t xml:space="preserve">89.2 </w:t>
      </w:r>
      <w:r>
        <w:rPr/>
        <w:t>Clause 19 applies to any dispute arising under this clause.</w:t>
      </w:r>
    </w:p>
    <w:p>
      <w:r>
        <w:rPr>
          <w:b/>
        </w:rPr>
        <w:t xml:space="preserve">89.3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89.4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89.5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89.6 </w:t>
      </w:r>
      <w:r>
        <w:rPr/>
        <w:t>The Customer may, acting reasonably, request such information from the Supplier as it requires to verify compliance with this clause. The parties shall meet at least quarterly to review performance in relation to the indemnities (module 4) and agree any improvements required. Nothing in this clause shall limit any other right or remedy of the Customer under this Agreement or at law. Where the Supplier becomes aware of any matter which may affect the indemnities (module 4), it shall notify the Customer promptly and in any event within five Working Days.</w:t>
      </w:r>
    </w:p>
    <w:p>
      <w:r>
        <w:rPr>
          <w:b/>
        </w:rPr>
        <w:t xml:space="preserve">89.7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4) and agree any improvements required. Each party shall bear its own costs in connection with the matters described in this clause, save as otherwise expressly provided.</w:t>
      </w:r>
    </w:p>
    <w:p>
      <w:r>
        <w:rPr>
          <w:b/>
        </w:rPr>
        <w:t xml:space="preserve">89.8 </w:t>
      </w:r>
      <w:r>
        <w:rPr/>
        <w:t xml:space="preserve">Where the Supplier </w:t>
      </w:r>
      <w:del w:id="9035" w:author="Helena Voss" w:date="2026-09-28T06:33:47Z">
        <w:r>
          <w:rPr/>
          <w:delText xml:space="preserve">becomes</w:delText>
        </w:r>
      </w:del>
      <w:ins w:id="9036" w:author="Helena Voss" w:date="2026-09-28T06:33:47Z">
        <w:r>
          <w:rPr/>
          <w:t xml:space="preserve">reasonable</w:t>
        </w:r>
      </w:ins>
      <w:r>
        <w:rPr/>
        <w:t xml:space="preserve"> aware of any matter which may affect the indemnities (module 4), it shall notify the Customer promptly and in any event within five Working Days. Any approval given by the Customer under this clause shall not relieve the Supplier of any of its obligations under this Agreement.</w:t>
      </w:r>
    </w:p>
    <w:p>
      <w:r>
        <w:rPr>
          <w:b/>
        </w:rPr>
        <w:t xml:space="preserve">89.9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89.10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89.11 </w:t>
      </w:r>
      <w:r>
        <w:rPr/>
        <w:t xml:space="preserve">Nothing in this clause shall limit any other right or remedy of the Customer under this Agreement or at law. The Supplier shall maintain complete and accurate records relating to the indemnities (module 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89.12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89.13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90. Limitation of Liability (Module 4)</w:t>
      </w:r>
    </w:p>
    <w:p>
      <w:r>
        <w:rPr>
          <w:b/>
        </w:rPr>
        <w:t xml:space="preserve">90.1 </w:t>
      </w:r>
      <w:r>
        <w:rPr/>
        <w:t>Clause 29.1 applies to any dispute arising under this clause.</w:t>
      </w:r>
    </w:p>
    <w:p>
      <w:r>
        <w:rPr>
          <w:b/>
        </w:rPr>
        <w:t xml:space="preserve">90.2 </w:t>
      </w:r>
      <w:r>
        <w:rPr/>
        <w:t>Nothing in this clause shall limit any other right or remedy of the Customer under this Agreement or at law. Where the Supplier becomes aware of any matter which may affect the limitation of liability (module 4), it shall notify the Customer promptly and in any event within five Working Days. The Customer may, acting reasonably, request such information from the Supplier as it requires to verify compliance with this clause.</w:t>
      </w:r>
    </w:p>
    <w:p>
      <w:r>
        <w:rPr>
          <w:b/>
        </w:rPr>
        <w:t xml:space="preserve">90.3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90.4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limitation of liability (module 4) and shall make them available to the Customer on request.</w:t>
      </w:r>
    </w:p>
    <w:p>
      <w:r>
        <w:rPr>
          <w:b/>
        </w:rPr>
        <w:t xml:space="preserve">90.5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w:t>
      </w:r>
    </w:p>
    <w:p>
      <w:r>
        <w:rPr>
          <w:b/>
        </w:rPr>
        <w:t xml:space="preserve">90.6 </w:t>
      </w:r>
      <w:r>
        <w:rPr/>
        <w:t xml:space="preserve">The parties shall meet at least quarterly to review performance in relation to the limitation of liability (module 4) and agree any improvements required. Where the Supplier becomes aware of any matter which may affect the limitation of liability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90.7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parties shall meet at least quarterly to review performance in relation to the limitation of liability (module 4) and agree any improvements required.</w:t>
      </w:r>
    </w:p>
    <w:p>
      <w:r>
        <w:rPr>
          <w:b/>
        </w:rPr>
        <w:t xml:space="preserve">90.8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90.9 </w:t>
      </w:r>
      <w:r>
        <w:rPr/>
        <w:t>Each party shall bear its own costs in connection with the matters described in this clause, save as otherwise expressly provided. The Supplier shall maintain complete and accurate records relating to the limitation of liability (module 4) and shall make them available to the Customer on request. Any approval given by the Customer under this clause shall not relieve the Supplier of any of its obligations under this Agreement.</w:t>
      </w:r>
    </w:p>
    <w:p>
      <w:r>
        <w:rPr>
          <w:b/>
        </w:rPr>
        <w:t xml:space="preserve">90.10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4)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90.11 </w:t>
      </w:r>
      <w:r>
        <w:rPr/>
        <w:t>The parties shall meet at least quarterly to review performance in relation to the limitation of liability (module 4)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90.12 </w:t>
      </w:r>
      <w:r>
        <w:rPr/>
        <w:t>The Supplier shall maintain complete and accurate records relating to the limitation of liability (module 4)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pPr>
        <w:pStyle w:val="Heading1"/>
      </w:pPr>
      <w:r>
        <w:rPr/>
        <w:t>91. Insurance (Module 4)</w:t>
      </w:r>
    </w:p>
    <w:p>
      <w:r>
        <w:rPr>
          <w:b/>
        </w:rPr>
        <w:t xml:space="preserve">91.1 </w:t>
      </w:r>
      <w:r>
        <w:rPr/>
        <w:t>The Supplier shall maintain complete and accurate records relating to the insurance (module 4)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91.2 </w:t>
      </w:r>
      <w:r>
        <w:rPr/>
        <w:t>Each party shall bear its own costs in connection with the matters described in this clause, save as otherwise expressly provided. The parties shall meet at least quarterly to review performance in relation to the insurance (module 4) and agree any improvements required. Any approval given by the Customer under this clause shall not relieve the Supplier of any of its obligations under this Agreement.</w:t>
      </w:r>
    </w:p>
    <w:p>
      <w:r>
        <w:rPr>
          <w:b/>
        </w:rPr>
        <w:t xml:space="preserve">91.3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91.4 </w:t>
      </w:r>
      <w:r>
        <w:rPr/>
        <w:t>The parties shall meet at least quarterly to review performance in relation to the insurance (module 4) and agree any improvements required. Where the Supplier becomes aware of any matter which may affect the insurance (module 4), it shall notify the Customer promptly and in any event within five Working Days.</w:t>
      </w:r>
    </w:p>
    <w:p>
      <w:r>
        <w:rPr>
          <w:b/>
        </w:rPr>
        <w:t xml:space="preserve">91.5 </w:t>
      </w:r>
      <w:r>
        <w:rPr/>
        <w:t>The Supplier shall provide the exit plan within thirty (30) days of the Effective Date.</w:t>
      </w:r>
    </w:p>
    <w:p>
      <w:r>
        <w:rPr>
          <w:b/>
        </w:rPr>
        <w:t xml:space="preserve">91.6 </w:t>
      </w:r>
      <w:r>
        <w:rPr/>
        <w:t>The parties shall meet at least quarterly to review performance in relation to the insurance (module 4) and agree any improvements required. The Supplier shall maintain complete and accurate records relating to the insurance (module 4) and shall make them available to the Customer on request. The Supplier shall maintain complete and accurate records relating to the insurance (module 4) and shall make them available to the Customer on request.</w:t>
      </w:r>
    </w:p>
    <w:p>
      <w:r>
        <w:rPr>
          <w:b/>
        </w:rPr>
        <w:t xml:space="preserve">91.7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insurance (module 4) and agree any improvements required.</w:t>
      </w:r>
    </w:p>
    <w:p>
      <w:r>
        <w:rPr>
          <w:b/>
        </w:rPr>
        <w:t xml:space="preserve">91.8 </w:t>
      </w:r>
      <w:r>
        <w:rPr/>
        <w:t>Subject to Clause 9.4, the Supplier shall provide the deliverables described in this clause to the Customer.</w:t>
      </w:r>
    </w:p>
    <w:p>
      <w:pPr>
        <w:pStyle w:val="Heading1"/>
      </w:pPr>
      <w:r>
        <w:rPr/>
        <w:t>92. Force Majeure (Module 4)</w:t>
      </w:r>
    </w:p>
    <w:p>
      <w:r>
        <w:rPr>
          <w:b/>
        </w:rPr>
        <w:t xml:space="preserve">92.1 </w:t>
      </w:r>
      <w:r>
        <w:rPr/>
        <w:t>Clause 19 applies to any dispute arising under this clause.</w:t>
      </w:r>
    </w:p>
    <w:p>
      <w:r>
        <w:rPr>
          <w:b/>
        </w:rPr>
        <w:t xml:space="preserve">92.2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92.3 </w:t>
      </w:r>
      <w:r>
        <w:rPr/>
        <w:t>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4) and agree any improvements required.</w:t>
      </w:r>
    </w:p>
    <w:p>
      <w:r>
        <w:rPr>
          <w:b/>
        </w:rPr>
        <w:t xml:space="preserve">92.5 </w:t>
      </w:r>
      <w:r>
        <w:rPr/>
        <w:t xml:space="preserve">Where the Supplier becomes aware of any matter which may affect the force majeure (module 4), it shall notify the Customer promptly and in any event within five Working Days.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 Nothing in this clause shall limit any other right or remedy of the Customer under this Agreement or at law.</w:t>
      </w:r>
      <w:ins w:id="9004" w:author="Helena Voss" w:date="2026-09-28T06:33:47Z">
        <w:r>
          <w:rPr/>
          <w:t xml:space="preserve"> This obligation survives termination.</w:t>
        </w:r>
      </w:ins>
    </w:p>
    <w:p>
      <w:r>
        <w:rPr>
          <w:b/>
        </w:rPr>
        <w:t xml:space="preserve">92.6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force majeure (module 4) and shall make them available to the Customer on request. The parties shall meet at least quarterly to review performance in relation to the force majeure (module 4) and agree any improvements required.</w:t>
      </w:r>
    </w:p>
    <w:p>
      <w:r>
        <w:rPr>
          <w:b/>
        </w:rPr>
        <w:t xml:space="preserve">92.7 </w:t>
      </w:r>
      <w:r>
        <w:rPr/>
        <w:t>Nothing in this clause shall limit any other right or remedy of the Customer under this Agreement or at law. The parties shall meet at least quarterly to review performance in relation to the force majeure (module 4) and agree any improvements required.</w:t>
      </w:r>
    </w:p>
    <w:p>
      <w:r>
        <w:rPr>
          <w:b/>
        </w:rPr>
        <w:t xml:space="preserve">92.8 </w:t>
      </w:r>
      <w:r>
        <w:rPr/>
        <w:t>The Supplier shall retain all Customer Data for 30 days after termination before secure deletion.</w:t>
      </w:r>
    </w:p>
    <w:p>
      <w:r>
        <w:rPr>
          <w:b/>
        </w:rPr>
        <w:t xml:space="preserve">92.9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force majeure (module 4) and agree any improvements required. Where the Supplier becomes aware of any matter which may affect the force majeure (module 4), it shall notify the Customer promptly and in any event within five Working Days.</w:t>
      </w:r>
    </w:p>
    <w:p>
      <w:r>
        <w:rPr>
          <w:b/>
        </w:rPr>
        <w:t xml:space="preserve">92.10 </w:t>
      </w:r>
      <w:r>
        <w:rPr/>
        <w:t>The Customer may, acting reasonably, request such information from the Supplier as it requires to verify compliance with this clause. The parties shall meet at least quarterly to review performance in relation to the force majeure (module 4) and agree any improvements required.</w:t>
      </w:r>
    </w:p>
    <w:p>
      <w:r>
        <w:rPr>
          <w:b/>
        </w:rPr>
        <w:t xml:space="preserve">92.11 </w:t>
      </w:r>
      <w:r>
        <w:rPr/>
        <w:t>Subject to Clause 9.4, the Supplier shall provide the deliverables described in this clause to the Customer.</w:t>
      </w:r>
    </w:p>
    <w:p>
      <w:r>
        <w:rPr>
          <w:b/>
        </w:rPr>
        <w:t xml:space="preserve">92.12 </w:t>
      </w:r>
      <w:r>
        <w:rPr/>
        <w:t>Each party shall bear its own costs in connection with the matters described in this clause, save as otherwise expressly provided. Where the Supplier becomes aware of any matter which may affect the force majeure (module 4),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92.13 </w:t>
      </w:r>
      <w:r>
        <w:rPr/>
        <w:t>Subject to Clause 9.2, the Supplier shall provide the deliverables described in this clause to the Customer.</w:t>
      </w:r>
    </w:p>
    <w:p>
      <w:pPr>
        <w:pStyle w:val="Heading1"/>
      </w:pPr>
      <w:r>
        <w:rPr/>
        <w:t>93. Subcontracting (Module 4)</w:t>
      </w:r>
    </w:p>
    <w:p>
      <w:r>
        <w:rPr>
          <w:b/>
        </w:rPr>
        <w:t xml:space="preserve">93.1 </w:t>
      </w:r>
      <w:r>
        <w:rPr/>
        <w:t>The Supplier shall provide the exit plan within thirty (30) days of the Effective Date.</w:t>
      </w:r>
    </w:p>
    <w:p>
      <w:r>
        <w:rPr>
          <w:b/>
        </w:rPr>
        <w:t xml:space="preserve">93.2 </w:t>
      </w:r>
      <w:r>
        <w:rPr/>
        <w:t xml:space="preserve">Any approval given by the Customer under this clause shall not relieve the Supplier of any of its obligations under this Agreement. The parties shall meet at least quarterly to review performance in relation to the subcontracting (module 4) and agree any improvements required. The Supplier shall perform its obligations under this clause with reasonable skill, care and diligence and in accordance with </w:t>
      </w:r>
      <w:r>
        <w:rPr>
          <w:i/>
        </w:rPr>
        <w:t>Good Industry Practice</w:t>
      </w:r>
      <w:r>
        <w:rPr/>
        <w:t>.</w:t>
      </w:r>
    </w:p>
    <w:p>
      <w:r>
        <w:rPr>
          <w:b/>
        </w:rPr>
        <w:t xml:space="preserve">93.3 </w:t>
      </w:r>
      <w:r>
        <w:rPr/>
        <w:t>Any approval given by the Customer under this clause shall not relieve the Supplier of any of its obligations under this Agreement. Where the Supplier becomes aware of any matter which may affect the subcontracting (module 4), it shall notify the Customer promptly and in any event within five Working Days.</w:t>
      </w:r>
    </w:p>
    <w:p>
      <w:r>
        <w:rPr>
          <w:b/>
        </w:rPr>
        <w:t xml:space="preserve">93.4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ins w:id="9079" w:author="Helena Voss" w:date="2026-09-28T06:33:47Z">
        <w:r>
          <w:rPr/>
          <w:t xml:space="preserve"> This obligation survives termination.</w:t>
        </w:r>
      </w:ins>
    </w:p>
    <w:p>
      <w:r>
        <w:rPr>
          <w:b/>
        </w:rPr>
        <w:t xml:space="preserve">93.5 </w:t>
      </w:r>
      <w:r>
        <w:rPr/>
        <w:t>Each party shall bear its own costs in connection with the matters described in this clause, save as otherwise expressly provided. 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93.6 </w:t>
      </w:r>
      <w:r>
        <w:rPr/>
        <w:t>The Supplier shall maintain complete and accurate records relating to the subcontracting (module 4) and shall make them available to the Customer on request. Any approval given by the Customer under this clause shall not relieve the Supplier of any of its obligations under this Agreement.</w:t>
      </w:r>
    </w:p>
    <w:p>
      <w:r>
        <w:rPr>
          <w:b/>
        </w:rPr>
        <w:t xml:space="preserve">93.7 </w:t>
      </w:r>
      <w:r>
        <w:rPr/>
        <w:t>The Supplier shall maintain complete and accurate records relating to the subcontracting (module 4) and shall make them available to the Customer on request. The parties shall meet at least quarterly to review performance in relation to the subcontracting (module 4) and agree any improvements required. The Supplier shall maintain complete and accurate records relating to the subcontracting (module 4) and shall make them available to the Customer on request.</w:t>
      </w:r>
    </w:p>
    <w:p>
      <w:r>
        <w:rPr>
          <w:b/>
        </w:rPr>
        <w:t xml:space="preserve">93.8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93.9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93.10 </w:t>
      </w:r>
      <w:r>
        <w:rPr/>
        <w:t>The Supplier shall remedy any material breach within 30 days of written notice requiring it to do so.</w:t>
      </w:r>
    </w:p>
    <w:p>
      <w:r>
        <w:rPr>
          <w:b/>
        </w:rPr>
        <w:t xml:space="preserve">93.11 </w:t>
      </w:r>
      <w:r>
        <w:rPr/>
        <w:t>Where the Supplier becomes aware of any matter which may affect the subcontracting (module 4), it shall notify the Customer promptly and in any event within five Working Days. The Supplier shall maintain complete and accurate records relating to the subcontracting (module 4) and shall make them available to the Customer on request. The Customer may, acting reasonably, request such information from the Supplier as it requires to verify compliance with this clause.</w:t>
      </w:r>
    </w:p>
    <w:p>
      <w:r>
        <w:rPr>
          <w:b/>
        </w:rPr>
        <w:t xml:space="preserve">93.12 </w:t>
      </w:r>
      <w:r>
        <w:rPr/>
        <w:t>The Supplier shall remedy any material breach within 30 days of written notice requiring it to do so.</w:t>
      </w:r>
    </w:p>
    <w:p>
      <w:r>
        <w:rPr>
          <w:b/>
        </w:rPr>
        <w:t xml:space="preserve">93.13 </w:t>
      </w:r>
      <w:r>
        <w:rPr/>
        <w:t>Where the Supplier becomes aware of any matter which may affect the subcontracting (module 4), it shall notify the Customer promptly and in any event within five Working Days. The parties shall meet at least quarterly to review performance in relation to the subcontracting (module 4) and agree any improvements required. The parties shall meet at least quarterly to review performance in relation to the subcontracting (module 4) and agree any improvements required.</w:t>
      </w:r>
    </w:p>
    <w:p>
      <w:pPr>
        <w:pStyle w:val="Heading1"/>
      </w:pPr>
      <w:r>
        <w:rPr/>
        <w:t>94. Assignment (Module 4)</w:t>
      </w:r>
    </w:p>
    <w:p>
      <w:r>
        <w:rPr>
          <w:b/>
        </w:rPr>
        <w:t xml:space="preserve">94.1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94.2 </w:t>
      </w:r>
      <w:r>
        <w:rPr/>
        <w:t>Where the Supplier becomes aware of any matter which may affect the assignment (module 4), it shall notify the Customer promptly and in any event within five Working Days. The Supplier shall maintain complete and accurate records relating to the assignment (module 4) and shall make them available to the Customer on request. The parties shall meet at least quarterly to review performance in relation to the assignment (module 4) and agree any improvements required. The Customer may, acting reasonably, request such information from the Supplier as it requires to verify compliance with this clause.</w:t>
      </w:r>
    </w:p>
    <w:p>
      <w:pPr>
        <w:rPr>
          <w:ins w:id="9174" w:author="Helena Voss" w:date="2026-09-28T06:33:47Z"/>
        </w:rPr>
      </w:pPr>
      <w:ins w:id="9173" w:author="Helena Voss" w:date="2026-09-28T06:33:47Z">
        <w:r>
          <w:rPr/>
          <w:t xml:space="preserve">1080.A The Parties shall co-operate in good faith.</w:t>
        </w:r>
      </w:ins>
    </w:p>
    <w:p>
      <w:r>
        <w:rPr>
          <w:b/>
        </w:rPr>
        <w:t xml:space="preserve">94.3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assignment (module 4) and agree any improvements required.</w:t>
      </w:r>
    </w:p>
    <w:p>
      <w:r>
        <w:rPr>
          <w:b/>
        </w:rPr>
        <w:t xml:space="preserve">94.4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94.5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94.6 </w:t>
      </w:r>
      <w:r>
        <w:rPr/>
        <w:t>The parties shall meet at least quarterly to review performance in relation to the assignment (module 4) and agree any improvements required. Each party shall bear its own costs in connection with the matters described in this clause, save as otherwise expressly provided.</w:t>
      </w:r>
    </w:p>
    <w:p>
      <w:r>
        <w:rPr>
          <w:b/>
        </w:rPr>
        <w:t xml:space="preserve">94.7 </w:t>
      </w:r>
      <w:r>
        <w:rPr/>
        <w:t>The Customer may, acting reasonably, request such information from the Supplier as it requires to verify compliance with this clause. The parties shall meet at least quarterly to review performance in relation to the assignment (module 4) and agree any improvements required. Where the Supplier becomes aware of any matter which may affect the assignment (module 4), it shall notify the Customer promptly and in any event within five Working Days.</w:t>
      </w:r>
    </w:p>
    <w:p>
      <w:r>
        <w:rPr>
          <w:b/>
        </w:rPr>
        <w:t xml:space="preserve">94.8 </w:t>
      </w:r>
      <w:r>
        <w:rPr/>
        <w:t>Clause 29.1 applies to any dispute arising under this clause.</w:t>
      </w:r>
    </w:p>
    <w:p>
      <w:r>
        <w:rPr>
          <w:b/>
        </w:rPr>
        <w:t xml:space="preserve">94.9 </w:t>
      </w:r>
      <w:r>
        <w:rPr/>
        <w:t>Any approval given by the Customer under this clause shall not relieve the Supplier of any of its obligations under this Agreement. The parties shall meet at least quarterly to review performance in relation to the assignment (module 4) and agree any improvements required. The parties shall meet at least quarterly to review performance in relation to the assignment (module 4) and agree any improvements required.</w:t>
      </w:r>
    </w:p>
    <w:p>
      <w:r>
        <w:rPr>
          <w:b/>
        </w:rPr>
        <w:t xml:space="preserve">94.10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4) and shall make them available to the Customer on request. Nothing in this clause shall limit any other right or remedy of the Customer under this Agreement or at law.</w:t>
      </w:r>
    </w:p>
    <w:p>
      <w:r>
        <w:rPr>
          <w:b/>
        </w:rPr>
        <w:t xml:space="preserve">94.11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94.12 </w:t>
      </w:r>
      <w:r>
        <w:rPr/>
        <w:t>The parties shall meet at least quarterly to review performance in relation to the assignment (module 4) and agree any improvements required. The Supplier shall maintain complete and accurate records relating to the assignment (module 4) and shall make them available to the Customer on request.</w:t>
      </w:r>
    </w:p>
    <w:p>
      <w:pPr>
        <w:pStyle w:val="Heading1"/>
      </w:pPr>
      <w:r>
        <w:rPr/>
        <w:t>95. Dispute Resolution (Module 4)</w:t>
      </w:r>
    </w:p>
    <w:p>
      <w:r>
        <w:rPr>
          <w:b/>
        </w:rPr>
        <w:t xml:space="preserve">95.1 </w:t>
      </w:r>
      <w:r>
        <w:rPr/>
        <w:t>Where the Supplier becomes aware of any matter which may affect the dispute resolution (module 4), it shall notify the Customer promptly and in any event within five Working Days. Any approval given by the Customer under this clause shall not relieve the Supplier of any of its obligations under this Agreement.</w:t>
      </w:r>
    </w:p>
    <w:p>
      <w:r>
        <w:rPr>
          <w:b/>
        </w:rPr>
        <w:t xml:space="preserve">95.2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4) and agree any improvements required.</w:t>
      </w:r>
    </w:p>
    <w:p>
      <w:r>
        <w:rPr>
          <w:b/>
        </w:rPr>
        <w:t xml:space="preserve">95.3 </w:t>
      </w:r>
      <w:r>
        <w:rPr/>
        <w:t>Nothing in this clause shall limit any other right or remedy of the Customer under this Agreement or at law. Where the Supplier becomes aware of any matter which may affect the dispute resolution (module 4), it shall notify the Customer promptly and in any event within five Working Days. Nothing in this clause shall limit any other right or remedy of the Customer under this Agreement or at law. The parties shall meet at least quarterly to review performance in relation to the dispute resolution (module 4) and agree any improvements required.</w:t>
      </w:r>
    </w:p>
    <w:p>
      <w:r>
        <w:rPr>
          <w:b/>
        </w:rPr>
        <w:t xml:space="preserve">95.4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95.5 </w:t>
      </w:r>
      <w:r>
        <w:rPr/>
        <w:t>The Supplier shall maintain complete and accurate records relating to the dispute resolution (module 4) and shall make them available to the Customer on request. Where the Supplier becomes aware of any matter which may affect the dispute resolution (module 4), it shall notify the Customer promptly and in any event within five Working Days.</w:t>
      </w:r>
    </w:p>
    <w:p>
      <w:r>
        <w:rPr>
          <w:b/>
        </w:rPr>
        <w:t xml:space="preserve">95.6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95.7 </w:t>
      </w:r>
      <w:r>
        <w:rPr/>
        <w:t>Clause 19 applies to any dispute arising under this clause.</w:t>
      </w:r>
    </w:p>
    <w:p>
      <w:r>
        <w:rPr>
          <w:b/>
        </w:rPr>
        <w:t xml:space="preserve">95.8 </w:t>
      </w:r>
      <w:r>
        <w:rPr/>
        <w:t>Where the Supplier becomes aware of any matter which may affect the dispute resolution (module 4),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dispute resolution (module 4), it shall notify the Customer promptly and in any event within five Working Days.</w:t>
      </w:r>
    </w:p>
    <w:p>
      <w:r>
        <w:rPr>
          <w:b/>
        </w:rPr>
        <w:t xml:space="preserve">95.9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dispute resolution (module 4) and shall make them available to the Customer on request.</w:t>
      </w:r>
    </w:p>
    <w:p>
      <w:r>
        <w:rPr>
          <w:b/>
        </w:rPr>
        <w:t xml:space="preserve">95.10 </w:t>
      </w:r>
      <w:r>
        <w:rPr/>
        <w:t>The Supplier shall maintain complete and accurate records relating to the dispute resolution (module 4) and shall make them available to the Customer on request. The parties shall meet at least quarterly to review performance in relation to the dispute resolution (module 4) and agree any improvements required. Any approval given by the Customer under this clause shall not relieve the Supplier of any of its obligations under this Agreement.</w:t>
      </w:r>
    </w:p>
    <w:p>
      <w:r>
        <w:rPr>
          <w:b/>
        </w:rPr>
        <w:t xml:space="preserve">95.11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95.12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pPr>
        <w:pStyle w:val="Heading1"/>
      </w:pPr>
      <w:r>
        <w:rPr/>
        <w:t>96. Notices (Module 4)</w:t>
      </w:r>
    </w:p>
    <w:p>
      <w:r>
        <w:rPr>
          <w:b/>
        </w:rPr>
        <w:t xml:space="preserve">96.1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The parties shall meet at least quarterly to review performance in relation to the notices (module 4) and agree any improvements required. Each party shall bear its own costs in connection with the matters described in this clause, save as otherwise expressly provided.</w:t>
      </w:r>
    </w:p>
    <w:p>
      <w:r>
        <w:rPr>
          <w:b/>
        </w:rPr>
        <w:t xml:space="preserve">96.2 </w:t>
      </w:r>
      <w:r>
        <w:rPr/>
        <w:t>The parties shall meet at least quarterly to review performance in relation to the notices (module 4) and agree any improvements required. Any approval given by the Customer under this clause shall not relieve the Supplier of any of its obligations under this Agreement.</w:t>
      </w:r>
    </w:p>
    <w:p>
      <w:r>
        <w:rPr>
          <w:b/>
        </w:rPr>
        <w:t xml:space="preserve">96.3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96.4 </w:t>
      </w:r>
      <w:r>
        <w:rPr/>
        <w:t>Any approval given by the Customer under this clause shall not relieve the Supplier of any of its obligations under this Agreement. Where the Supplier becomes aware of any matter which may affect the notices (module 4), it shall notify the Customer promptly and in any event within five Working Days.</w:t>
      </w:r>
    </w:p>
    <w:p>
      <w:r>
        <w:rPr>
          <w:b/>
        </w:rPr>
        <w:t xml:space="preserve">96.5 </w:t>
      </w:r>
      <w:r>
        <w:rPr/>
        <w:t>The Supplier shall retain all Customer Data for 30 days after termination before secure deletion.</w:t>
      </w:r>
    </w:p>
    <w:p>
      <w:r>
        <w:rPr>
          <w:b/>
        </w:rPr>
        <w:t xml:space="preserve">96.6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96.7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96.8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4)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97. Governing Law (Module 4)</w:t>
      </w:r>
    </w:p>
    <w:p>
      <w:r>
        <w:rPr>
          <w:b/>
        </w:rPr>
        <w:t xml:space="preserve">97.1 </w:t>
      </w:r>
      <w:r>
        <w:rPr/>
        <w:t xml:space="preserve">The parties shall meet at least quarterly to review performance in relation to the governing law (module 4) and agree any improvements required. The Supplier shall maintain complete and accurate records relating to the governing law (module 4) and shall make them available to the Customer on request. The Supplier shall perform </w:t>
      </w:r>
      <w:del w:id="9069" w:author="Helena Voss" w:date="2026-09-28T06:33:47Z">
        <w:r>
          <w:rPr/>
          <w:delText xml:space="preserve">its</w:delText>
        </w:r>
      </w:del>
      <w:ins w:id="9070" w:author="Helena Voss" w:date="2026-09-28T06:33:47Z">
        <w:r>
          <w:rPr/>
          <w:t xml:space="preserve">reasonable</w:t>
        </w:r>
      </w:ins>
      <w:r>
        <w:rPr/>
        <w:t xml:space="preserve"> obligations under this clause with reasonable skill, care and diligence and in accordance with </w:t>
      </w:r>
      <w:r>
        <w:rPr>
          <w:i/>
        </w:rPr>
        <w:t xml:space="preserve">Good Industry Practice</w:t>
      </w:r>
      <w:r>
        <w:rPr/>
        <w:t xml:space="preserve">.</w:t>
      </w:r>
    </w:p>
    <w:p>
      <w:r>
        <w:rPr>
          <w:b/>
        </w:rPr>
        <w:t xml:space="preserve">97.2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w:t>
      </w:r>
    </w:p>
    <w:p>
      <w:r>
        <w:rPr>
          <w:b/>
        </w:rPr>
        <w:t xml:space="preserve">97.3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governing law (module 4) and agree any improvements required.</w:t>
      </w:r>
    </w:p>
    <w:p>
      <w:r>
        <w:rPr>
          <w:b/>
        </w:rPr>
        <w:t xml:space="preserve">97.4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4) and shall make them available to the Customer on request.</w:t>
      </w:r>
    </w:p>
    <w:p>
      <w:r>
        <w:rPr>
          <w:b/>
        </w:rPr>
        <w:t xml:space="preserve">97.5 </w:t>
      </w:r>
      <w:r>
        <w:rPr/>
        <w:t>Where the Supplier becomes aware of any matter which may affect the governing law (module 4), it shall notify the Customer promptly and in any event within five Working Days. The Customer may, acting reasonably, request such information from the Supplier as it requires to verify compliance with this clause.</w:t>
      </w:r>
    </w:p>
    <w:p>
      <w:r>
        <w:rPr>
          <w:b/>
        </w:rPr>
        <w:t xml:space="preserve">97.6 </w:t>
      </w:r>
      <w:r>
        <w:rPr/>
        <w:t>The Supplier shall maintain complete and accurate records relating to the governing law (module 4) and shall make them available to the Customer on request. The Customer may, acting reasonably, request such information from the Supplier as it requires to verify compliance with this clause. The Supplier shall maintain complete and accurate records relating to the governing law (module 4) and shall make them available to the Customer on request.</w:t>
      </w:r>
    </w:p>
    <w:p>
      <w:r>
        <w:rPr>
          <w:b/>
        </w:rPr>
        <w:t xml:space="preserve">97.7 </w:t>
      </w:r>
      <w:r>
        <w:rPr/>
        <w:t>Each party shall bear its own costs in connection with the matters described in this clause, save as otherwise expressly provided. Where the Supplier becomes aware of any matter which may affect the governing law (module 4), it shall notify the Customer promptly and in any event within five Working Days.</w:t>
      </w:r>
    </w:p>
    <w:p>
      <w:r>
        <w:rPr>
          <w:b/>
        </w:rPr>
        <w:t xml:space="preserve">97.8 </w:t>
      </w:r>
      <w:r>
        <w:rPr/>
        <w:t xml:space="preserve">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governing law (module 4) and agree any improvements required.</w:t>
      </w:r>
    </w:p>
    <w:p>
      <w:r>
        <w:rPr>
          <w:b/>
        </w:rPr>
        <w:t xml:space="preserve">97.9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4), it shall notify the Customer promptly and in any event within five Working Days. Where the Supplier becomes aware of any matter which may affect the governing law (module 4), it shall notify the Customer promptly and in any event within five Working Days. The Supplier shall perform its obligations under this clause with reasonable skill, care and diligence and in accordance with Good Industry Practice.</w:t>
      </w:r>
    </w:p>
    <w:p>
      <w:r>
        <w:rPr>
          <w:b/>
        </w:rPr>
        <w:t xml:space="preserve">97.10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97.11 </w:t>
      </w:r>
      <w:r>
        <w:rPr/>
        <w:t>The Customer may, acting reasonably, request such information from the Supplier as it requires to verify compliance with this clause. The parties shall meet at least quarterly to review performance in relation to the governing law (module 4) and agree any improvements required. The Customer may, acting reasonably, request such information from the Supplier as it requires to verify compliance with this clause. Where the Supplier becomes aware of any matter which may affect the governing law (module 4), it shall notify the Customer promptly and in any event within five Working Days.</w:t>
      </w:r>
    </w:p>
    <w:p>
      <w:r>
        <w:rPr>
          <w:b/>
        </w:rPr>
        <w:t xml:space="preserve">97.12 </w:t>
      </w:r>
      <w:r>
        <w:rPr/>
        <w:t>Where the Supplier becomes aware of any matter which may affect the governing law (module 4), it shall notify the Customer promptly and in any event within five Working Days. The parties shall meet at least quarterly to review performance in relation to the governing law (module 4) and agree any improvements required.</w:t>
      </w:r>
    </w:p>
    <w:p>
      <w:r>
        <w:rPr>
          <w:b/>
        </w:rPr>
        <w:t xml:space="preserve">97.13 </w:t>
      </w:r>
      <w:r>
        <w:rPr/>
        <w:t>The parties shall meet at least quarterly to review performance in relation to the governing law (module 4) and agree any improvements required. Nothing in this clause shall limit any other right or remedy of the Customer under this Agreement or at law. The Supplier shall maintain complete and accurate records relating to the governing law (module 4) and shall make them available to the Customer on request. Each party shall bear its own costs in connection with the matters described in this clause, save as otherwise expressly provided.</w:t>
      </w:r>
    </w:p>
    <w:p>
      <w:pPr>
        <w:pStyle w:val="Heading1"/>
      </w:pPr>
      <w:r>
        <w:rPr/>
        <w:t>98. Services (Module 5)</w:t>
      </w:r>
    </w:p>
    <w:p>
      <w:r>
        <w:rPr>
          <w:b/>
        </w:rPr>
        <w:t xml:space="preserve">98.1 </w:t>
      </w:r>
      <w:r>
        <w:rPr/>
        <w:t>The Supplier shall retain all Customer Data for 30 days after termination before secure deletion.</w:t>
      </w:r>
    </w:p>
    <w:p>
      <w:r>
        <w:rPr>
          <w:b/>
        </w:rPr>
        <w:t xml:space="preserve">98.2 </w:t>
      </w:r>
      <w:r>
        <w:rPr/>
        <w:t>Clause 29.1 applies to any dispute arising under this clause.</w:t>
      </w:r>
    </w:p>
    <w:p>
      <w:r>
        <w:rPr>
          <w:b/>
        </w:rPr>
        <w:t xml:space="preserve">98.3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98.4 </w:t>
      </w:r>
      <w:r>
        <w:rPr/>
        <w:t xml:space="preserve">Nothing in this clause shall limit any other right or remedy of the Customer under this Agreement or at law. The parties shall meet at least quarterly to review performance in relation to the services (module 5)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5) and agree any improvements required.</w:t>
      </w:r>
    </w:p>
    <w:p>
      <w:r>
        <w:rPr>
          <w:b/>
        </w:rPr>
        <w:t xml:space="preserve">98.5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98.6 </w:t>
      </w:r>
      <w:r>
        <w:rPr/>
        <w:t xml:space="preserve">Where the Supplier becomes aware of any matter which may affect the services (module 5),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services (module 5) and shall make them available to the Customer on request.</w:t>
      </w:r>
    </w:p>
    <w:p>
      <w:r>
        <w:rPr>
          <w:b/>
        </w:rPr>
        <w:t xml:space="preserve">98.7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98.8 </w:t>
      </w:r>
      <w:r>
        <w:rPr/>
        <w:t>The parties shall meet at least quarterly to review performance in relation to the services (module 5) and agree any improvements required. The Customer may, acting reasonably, request such information from the Supplier as it requires to verify compliance with this clause. The parties shall meet at least quarterly to review performance in relation to the services (module 5) and agree any improvements required.</w:t>
      </w:r>
    </w:p>
    <w:p>
      <w:r>
        <w:rPr>
          <w:b/>
        </w:rPr>
        <w:t xml:space="preserve">98.9 </w:t>
      </w:r>
      <w:r>
        <w:rPr/>
        <w:t>The Supplier shall maintain complete and accurate records relating to the services (module 5)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services (module 5) and shall make them available to the Customer on request.</w:t>
      </w:r>
    </w:p>
    <w:p>
      <w:r>
        <w:rPr>
          <w:b/>
        </w:rPr>
        <w:t xml:space="preserve">98.10 </w:t>
      </w:r>
      <w:r>
        <w:rPr/>
        <w:t>The Supplier shall provide the exit plan within thirty (30) days of the Effective Date.</w:t>
      </w:r>
    </w:p>
    <w:p>
      <w:r>
        <w:rPr>
          <w:b/>
        </w:rPr>
        <w:t xml:space="preserve">98.11 </w:t>
      </w:r>
      <w:r>
        <w:rPr/>
        <w:t>The Supplier shall maintain complete and accurate records relating to the services (module 5) and shall make them available to the Customer on request. The parties shall meet at least quarterly to review performance in relation to the services (module 5) and agree any improvements required. Nothing in this clause shall limit any other right or remedy of the Customer under this Agreement or at law.</w:t>
      </w:r>
    </w:p>
    <w:p>
      <w:pPr>
        <w:pStyle w:val="Heading1"/>
      </w:pPr>
      <w:r>
        <w:rPr/>
        <w:t>99. Service Levels (Module 5)</w:t>
      </w:r>
    </w:p>
    <w:p>
      <w:r>
        <w:rPr>
          <w:b/>
        </w:rPr>
        <w:t xml:space="preserve">99.1 </w:t>
      </w:r>
      <w:r>
        <w:rPr/>
        <w:t>Subject to Clause 9.2, the Supplier shall provide the deliverables described in this clause to the Customer.</w:t>
      </w:r>
    </w:p>
    <w:p>
      <w:r>
        <w:rPr>
          <w:b/>
        </w:rPr>
        <w:t xml:space="preserve">99.2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service levels (module 5), it shall notify the Customer promptly and in any event within five Working Days. Nothing in this clause shall limit any other right or remedy of the Customer under this Agreement or at law.</w:t>
      </w:r>
    </w:p>
    <w:p>
      <w:r>
        <w:rPr>
          <w:b/>
        </w:rPr>
        <w:t xml:space="preserve">99.3 </w:t>
      </w:r>
      <w:r>
        <w:rPr/>
        <w:t>Each party shall bear its own costs in connection with the matters described in this clause, save as otherwise expressly provided. The parties shall meet at least quarterly to review performance in relation to the service levels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99.4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99.5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99.6 </w:t>
      </w:r>
      <w:r>
        <w:rPr/>
        <w:t>Either party may terminate this Agreement for convenience on not less than thirty (30) days' written notice.</w:t>
      </w:r>
    </w:p>
    <w:p>
      <w:r>
        <w:rPr>
          <w:b/>
        </w:rPr>
        <w:t xml:space="preserve">99.7 </w:t>
      </w:r>
      <w:r>
        <w:rPr/>
        <w:t>Subject to Clause 9.2, the Supplier shall provide the deliverables described in this clause to the Customer.</w:t>
      </w:r>
    </w:p>
    <w:p>
      <w:r>
        <w:rPr>
          <w:b/>
        </w:rPr>
        <w:t xml:space="preserve">99.8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99.9 </w:t>
      </w:r>
      <w:r>
        <w:rPr/>
        <w:t>Clause 19 applies to any dispute arising under this clause.</w:t>
      </w:r>
    </w:p>
    <w:p>
      <w:r>
        <w:rPr>
          <w:b/>
        </w:rPr>
        <w:t xml:space="preserve">99.10 </w:t>
      </w:r>
      <w:r>
        <w:rPr/>
        <w:t>Subject to Clause 9.2, the Supplier shall provide the deliverables described in this clause to the Customer.</w:t>
      </w:r>
    </w:p>
    <w:p>
      <w:r>
        <w:rPr>
          <w:b/>
        </w:rPr>
        <w:t xml:space="preserve">99.11 </w:t>
      </w:r>
      <w:r>
        <w:rPr/>
        <w:t>The Supplier shall retain all Customer Data for 30 days after termination before secure deletion.</w:t>
      </w:r>
    </w:p>
    <w:p>
      <w:pPr>
        <w:pStyle w:val="Heading1"/>
      </w:pPr>
      <w:r>
        <w:rPr/>
        <w:t>100. Personnel (Module 5)</w:t>
      </w:r>
    </w:p>
    <w:p>
      <w:r>
        <w:rPr>
          <w:b/>
        </w:rPr>
        <w:t xml:space="preserve">100.1 </w:t>
      </w:r>
      <w:r>
        <w:rPr/>
        <w:t>Clause 19 applies to any dispute arising under this clause.</w:t>
      </w:r>
    </w:p>
    <w:p>
      <w:r>
        <w:rPr>
          <w:b/>
        </w:rPr>
        <w:t xml:space="preserve">100.2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Any approval given by the Customer under this clause shall not relieve the Supplier of any of its obligations under this Agreement.</w:t>
      </w:r>
    </w:p>
    <w:p>
      <w:r>
        <w:rPr>
          <w:b/>
        </w:rPr>
        <w:t xml:space="preserve">100.3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100.5 </w:t>
      </w:r>
      <w:r>
        <w:rPr/>
        <w:t>Clause 29.1 applies to any dispute arising under this clause.</w:t>
      </w:r>
    </w:p>
    <w:p>
      <w:r>
        <w:rPr>
          <w:b/>
        </w:rPr>
        <w:t xml:space="preserve">100.6 </w:t>
      </w:r>
      <w:r>
        <w:rPr/>
        <w:t>The Supplier shall maintain complete and accurate records relating to the personnel (module 5) and shall make them available to the Customer on request. Nothing in this clause shall limit any other right or remedy of the Customer under this Agreement or at law. The Supplier shall maintain complete and accurate records relating to the personnel (module 5) and shall make them available to the Customer on request. Any approval given by the Customer under this clause shall not relieve the Supplier of any of its obligations under this Agreement.</w:t>
      </w:r>
    </w:p>
    <w:p>
      <w:r>
        <w:rPr>
          <w:b/>
        </w:rPr>
        <w:t xml:space="preserve">100.7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100.8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100.9 </w:t>
      </w:r>
      <w:r>
        <w:rPr/>
        <w:t>Any approval given by the Customer under this clause shall not relieve the Supplier of any of its obligations under this Agreement. The parties shall meet at least quarterly to review performance in relation to the personnel (module 5) and agree any improvements required. The Supplier shall maintain complete and accurate records relating to the personnel (module 5) and shall make them available to the Customer on request.</w:t>
      </w:r>
    </w:p>
    <w:p>
      <w:r>
        <w:rPr>
          <w:b/>
        </w:rPr>
        <w:t xml:space="preserve">100.10 </w:t>
      </w:r>
      <w:r>
        <w:rPr/>
        <w:t>Nothing in this clause shall limit any other right or remedy of the Customer under this Agreement or at law. The Supplier shall maintain complete and accurate records relating to the personnel (module 5) and shall make them available to the Customer on request. Nothing in this clause shall limit any other right or remedy of the Customer under this Agreement or at law. The parties shall meet at least quarterly to review performance in relation to the personnel (module 5) and agree any improvements required.</w:t>
      </w:r>
    </w:p>
    <w:p>
      <w:r>
        <w:rPr>
          <w:b/>
        </w:rPr>
        <w:t xml:space="preserve">100.11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personnel (module 5), it shall notify the Customer promptly and in any event within five Working Days. Where the Supplier becomes aware of any matter which may affect the personnel (module 5), it shall notify the Customer promptly and in any event within five Working Days.</w:t>
      </w:r>
    </w:p>
    <w:p>
      <w:pPr>
        <w:pStyle w:val="Heading1"/>
      </w:pPr>
      <w:r>
        <w:rPr/>
        <w:t>101. Customer Obligations (Module 5)</w:t>
      </w:r>
    </w:p>
    <w:p>
      <w:r>
        <w:rPr>
          <w:b/>
        </w:rPr>
        <w:t xml:space="preserve">101.1 </w:t>
      </w:r>
      <w:r>
        <w:rPr/>
        <w:t xml:space="preserve">The Supplier shall maintain complete and accurate records relating to the customer obligations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101.2 </w:t>
      </w:r>
      <w:r>
        <w:rPr/>
        <w:t>The parties shall meet at least quarterly to review performance in relation to the customer obligations (module 5) and agree any improvements required.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5), it shall notify the Customer promptly and in any event within five Working Days.</w:t>
      </w:r>
    </w:p>
    <w:p>
      <w:r>
        <w:rPr>
          <w:b/>
        </w:rPr>
        <w:t xml:space="preserve">101.4 </w:t>
      </w:r>
      <w:r>
        <w:rPr/>
        <w:t>Clause 19.3 applies to any dispute arising under this clause.</w:t>
      </w:r>
    </w:p>
    <w:p>
      <w:r>
        <w:rPr>
          <w:b/>
        </w:rPr>
        <w:t xml:space="preserve">101.5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101.6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101.7 </w:t>
      </w:r>
      <w:r>
        <w:rPr/>
        <w:t>Where the Supplier becomes aware of any matter which may affect the customer obligations (module 5), it shall notify the Customer promptly and in any event within five Working Days. The parties shall meet at least quarterly to review performance in relation to the customer obligations (module 5) and agree any improvements required. The parties shall meet at least quarterly to review performance in relation to the customer obligations (module 5) and agree any improvements required.</w:t>
      </w:r>
    </w:p>
    <w:p>
      <w:r>
        <w:rPr>
          <w:b/>
        </w:rPr>
        <w:t xml:space="preserve">101.8 </w:t>
      </w:r>
      <w:r>
        <w:rPr/>
        <w:t xml:space="preserve">The Customer may, acting reasonably, request such information from the Supplier as it requires to verify compliance with this clause. The Supplier shall maintain complete and accurate records relating to the customer obligations (module 5) and shall make them available to the Customer on request. Where the Supplier becomes aware of any matter which may affect the customer obligations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101.9 </w:t>
      </w:r>
      <w:r>
        <w:rPr/>
        <w:t>The Supplier shall retain all Customer Data for 30 days after termination before secure deletion.</w:t>
      </w:r>
    </w:p>
    <w:p>
      <w:r>
        <w:rPr>
          <w:b/>
        </w:rPr>
        <w:t xml:space="preserve">101.10 </w:t>
      </w:r>
      <w:r>
        <w:rPr/>
        <w:t xml:space="preserve">Subject to Clause 9, the Supplier shall provide the deliverables described in this clause to the Customer.</w:t>
      </w:r>
      <w:ins w:id="9094" w:author="Helena Voss" w:date="2026-09-28T06:33:47Z">
        <w:r>
          <w:rPr/>
          <w:t xml:space="preserve"> This obligation survives termination.</w:t>
        </w:r>
      </w:ins>
    </w:p>
    <w:p>
      <w:r>
        <w:rPr>
          <w:b/>
        </w:rPr>
        <w:t xml:space="preserve">101.11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w:t>
      </w:r>
      <w:del w:id="9082" w:author="Helena Voss" w:date="2026-09-28T06:33:47Z">
        <w:r>
          <w:rPr/>
          <w:delText xml:space="preserve">costs</w:delText>
        </w:r>
      </w:del>
      <w:ins w:id="9083" w:author="Helena Voss" w:date="2026-09-28T06:33:47Z">
        <w:r>
          <w:rPr/>
          <w:t xml:space="preserve">reasonable</w:t>
        </w:r>
      </w:ins>
      <w:r>
        <w:rPr/>
        <w:t xml:space="preserve"> in connection with the matters described in this clause, save as otherwise expressly provided. The Customer may, acting reasonably, request such information from the Supplier as it requires to verify compliance with this clause.</w:t>
      </w:r>
    </w:p>
    <w:p>
      <w:pPr>
        <w:pStyle w:val="Heading1"/>
      </w:pPr>
      <w:r>
        <w:rPr/>
        <w:t>102. Change Control (Module 5)</w:t>
      </w:r>
    </w:p>
    <w:p>
      <w:r>
        <w:rPr>
          <w:b/>
        </w:rPr>
        <w:t xml:space="preserve">102.1 </w:t>
      </w:r>
      <w:r>
        <w:rPr/>
        <w:t xml:space="preserve">The Customer may, acting reasonably, request such information from the Supplier as it requires to verify compliance with this clause.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102.2 </w:t>
      </w:r>
      <w:r>
        <w:rPr/>
        <w:t>Each party shall bear its own costs in connection with the matters described in this clause, save as otherwise expressly provided. The parties shall meet at least quarterly to review performance in relation to the change control (module 5) and agree any improvements required.</w:t>
      </w:r>
    </w:p>
    <w:p>
      <w:r>
        <w:rPr>
          <w:b/>
        </w:rPr>
        <w:t xml:space="preserve">102.3 </w:t>
      </w:r>
      <w:r>
        <w:rPr/>
        <w:t>The parties shall meet at least quarterly to review performance in relation to the change control (module 5) and agree any improvements required. Where the Supplier becomes aware of any matter which may affect the change control (module 5), it shall notify the Customer promptly and in any event within five Working Days. The Supplier shall maintain complete and accurate records relating to the change control (module 5) and shall make them available to the Customer on request.</w:t>
      </w:r>
    </w:p>
    <w:p>
      <w:r>
        <w:rPr>
          <w:b/>
        </w:rPr>
        <w:t xml:space="preserve">102.4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102.5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5) and shall make them available to the Customer on request.</w:t>
      </w:r>
    </w:p>
    <w:p>
      <w:r>
        <w:rPr>
          <w:b/>
        </w:rPr>
        <w:t xml:space="preserve">102.6 </w:t>
      </w:r>
      <w:r>
        <w:rPr/>
        <w:t>The Customer may, acting reasonably, request such information from the Supplier as it requires to verify compliance with this clause. The parties shall meet at least quarterly to review performance in relation to the change control (module 5) and agree any improvements required. Each party shall bear its own costs in connection with the matters described in this clause, save as otherwise expressly provided. Where the Supplier becomes aware of any matter which may affect the change control (module 5), it shall notify the Customer promptly and in any event within five Working Days.</w:t>
      </w:r>
    </w:p>
    <w:p>
      <w:r>
        <w:rPr>
          <w:b/>
        </w:rPr>
        <w:t xml:space="preserve">102.7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102.8 </w:t>
      </w:r>
      <w:r>
        <w:rPr/>
        <w:t>Subject to Clause 9.4, the Supplier shall provide the deliverables described in this clause to the Customer.</w:t>
      </w:r>
    </w:p>
    <w:p>
      <w:r>
        <w:rPr>
          <w:b/>
        </w:rPr>
        <w:t xml:space="preserve">102.9 </w:t>
      </w:r>
      <w:r>
        <w:rPr/>
        <w:t xml:space="preserve">Nothing in this clause shall limit any other right or remedy of the Customer under this Agreement or at law. Where the Supplier becomes aware of any matter which may affect the change control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102.10 </w:t>
      </w:r>
      <w:r>
        <w:rPr/>
        <w:t>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 The Supplier shall maintain complete and accurate records relating to the change control (module 5) and shall make them available to the Customer on request.</w:t>
      </w:r>
    </w:p>
    <w:p>
      <w:r>
        <w:rPr>
          <w:b/>
        </w:rPr>
        <w:t xml:space="preserve">102.11 </w:t>
      </w:r>
      <w:r>
        <w:rPr/>
        <w:t>The Supplier shall maintain complete and accurate records relating to the change control (module 5) and shall make them available to the Customer on request. The Customer may, acting reasonably, request such information from the Supplier as it requires to verify compliance with this clause.</w:t>
      </w:r>
    </w:p>
    <w:p>
      <w:r>
        <w:rPr>
          <w:b/>
        </w:rPr>
        <w:t xml:space="preserve">102.12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parties shall meet at least quarterly to review performance in relation to the change control (module 5) and agree any improvements required. The Supplier shall maintain complete and accurate records relating to the change control (module 5) and shall make them available to the Customer on request.</w:t>
      </w:r>
    </w:p>
    <w:p>
      <w:pPr>
        <w:pStyle w:val="Heading1"/>
      </w:pPr>
      <w:r>
        <w:rPr/>
        <w:t>103. Fees and Payment (Module 5)</w:t>
      </w:r>
    </w:p>
    <w:p>
      <w:r>
        <w:rPr>
          <w:b/>
        </w:rPr>
        <w:t xml:space="preserve">103.1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103.2 </w:t>
      </w:r>
      <w:r>
        <w:rPr/>
        <w:t>The Customer shall pay each valid invoice within thirty (30) days of receipt.</w:t>
      </w:r>
    </w:p>
    <w:p>
      <w:r>
        <w:rPr>
          <w:b/>
        </w:rPr>
        <w:t xml:space="preserve">103.3 </w:t>
      </w:r>
      <w:r>
        <w:rPr/>
        <w:t xml:space="preserve">The Customer may, acting reasonably, request such information from the Supplier as it requires to verify compliance with this clause. The parties shall meet at least quarterly to review performance in relation to the fees and payment (module 5)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w:t>
      </w:r>
    </w:p>
    <w:p>
      <w:r>
        <w:rPr>
          <w:b/>
        </w:rPr>
        <w:t xml:space="preserve">103.4 </w:t>
      </w:r>
      <w:r>
        <w:rPr/>
        <w:t>Where the Supplier becomes aware of any matter which may affect the fees and payment (module 5), it shall notify the Customer promptly and in any event within five Working Days. The parties shall meet at least quarterly to review performance in relation to the fees and payment (module 5) and agree any improvements required.</w:t>
      </w:r>
    </w:p>
    <w:p>
      <w:r>
        <w:rPr>
          <w:b/>
        </w:rPr>
        <w:t xml:space="preserve">103.5 </w:t>
      </w:r>
      <w:r>
        <w:rPr/>
        <w:t>Undisputed amounts shall be paid no later than 30 days after the date of the relevant invoice.</w:t>
      </w:r>
    </w:p>
    <w:p>
      <w:r>
        <w:rPr>
          <w:b/>
        </w:rPr>
        <w:t xml:space="preserve">103.6 </w:t>
      </w:r>
      <w:r>
        <w:rPr/>
        <w:t>Where the Supplier becomes aware of any matter which may affect the fees and payment (module 5),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w:t>
      </w:r>
    </w:p>
    <w:p>
      <w:r>
        <w:rPr>
          <w:b/>
        </w:rPr>
        <w:t xml:space="preserve">103.7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103.8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5) and shall make them available to the Customer on request. The Supplier shall perform its obligations under this clause with reasonable skill, care and diligence and in accordance with Good Industry Practice. Where the Supplier becomes aware of any matter which may affect the fees and payment (module 5), it shall notify the Customer promptly and in any event within five Working Days.</w:t>
      </w:r>
    </w:p>
    <w:p>
      <w:r>
        <w:rPr>
          <w:b/>
        </w:rPr>
        <w:t xml:space="preserve">103.9 </w:t>
      </w:r>
      <w:r>
        <w:rPr/>
        <w:t xml:space="preserve">The Customer may, acting reasonably, request such information from the Supplier as it requires to verify compliance with this clause. Nothing </w:t>
      </w:r>
      <w:del w:id="9080" w:author="Helena Voss" w:date="2026-09-28T06:33:47Z">
        <w:r>
          <w:rPr/>
          <w:delText xml:space="preserve">in</w:delText>
        </w:r>
      </w:del>
      <w:ins w:id="9081" w:author="Helena Voss" w:date="2026-09-28T06:33:47Z">
        <w:r>
          <w:rPr/>
          <w:t xml:space="preserve">reasonable</w:t>
        </w:r>
      </w:ins>
      <w:r>
        <w:rPr/>
        <w:t xml:space="preserve"> this clause shall limit any other right or remedy of the Customer under this Agreement or at law.</w:t>
      </w:r>
    </w:p>
    <w:p>
      <w:r>
        <w:rPr>
          <w:b/>
        </w:rPr>
        <w:t xml:space="preserve">103.10 </w:t>
      </w:r>
      <w:r>
        <w:rPr/>
        <w:t>Each party shall bear its own costs in connection with the matters described in this clause, save as otherwise expressly provided. The Supplier shall maintain complete and accurate records relating to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103.11 </w:t>
      </w:r>
      <w:r>
        <w:rPr/>
        <w:t xml:space="preserve">The Supplier shall maintain complete and accurate records relating </w:t>
      </w:r>
      <w:del w:id="9037" w:author="Helena Voss" w:date="2026-09-28T06:33:47Z">
        <w:r>
          <w:rPr/>
          <w:delText xml:space="preserve">to</w:delText>
        </w:r>
      </w:del>
      <w:ins w:id="9038" w:author="Helena Voss" w:date="2026-09-28T06:33:47Z">
        <w:r>
          <w:rPr/>
          <w:t xml:space="preserve">reasonable</w:t>
        </w:r>
      </w:ins>
      <w:r>
        <w:rPr/>
        <w:t xml:space="preserve"> the fees and payment (module 5) and shall make them available to the Customer on request. The Supplier shall maintain complete and accurate records relating to the fees and payment (module 5) and shall make them available to the Customer on request.</w:t>
      </w:r>
    </w:p>
    <w:p>
      <w:r>
        <w:rPr>
          <w:b/>
        </w:rPr>
        <w:t xml:space="preserve">103.12 </w:t>
      </w:r>
      <w:r>
        <w:rPr/>
        <w:t xml:space="preserve">Any approval given by the Customer under this clause shall not relieve the Supplier of any of its obligations under this Agreement. The Customer may, acting reasonably, request such information from the Supplier as it requires to </w:t>
      </w:r>
      <w:del w:id="9131" w:author="Helena Voss" w:date="2026-09-28T06:33:47Z">
        <w:r>
          <w:rPr/>
          <w:delText xml:space="preserve">verify</w:delText>
        </w:r>
      </w:del>
      <w:ins w:id="9132" w:author="Helena Voss" w:date="2026-09-28T06:33:47Z">
        <w:r>
          <w:rPr/>
          <w:t xml:space="preserve">reasonable</w:t>
        </w:r>
      </w:ins>
      <w:r>
        <w:rPr/>
        <w:t xml:space="preserve"> compliance with this clause. The Customer may, acting reasonably, request such information from the Supplier as it requires to verify compliance with this clause. The parties shall meet at least quarterly to review performance in relation to the fees and payment (module 5) and agree any improvements required.</w:t>
      </w:r>
    </w:p>
    <w:p>
      <w:pPr>
        <w:pStyle w:val="Heading1"/>
      </w:pPr>
      <w:r>
        <w:rPr/>
        <w:t>104. Invoicing (Module 5)</w:t>
      </w:r>
    </w:p>
    <w:p>
      <w:r>
        <w:rPr>
          <w:b/>
        </w:rPr>
        <w:t xml:space="preserve">104.1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5) and agree any improvements required. Where the Supplier becomes aware of any matter which may affect the invoicing (module 5), it shall notify the Customer promptly and in any event within five Working Days. The parties shall meet at least quarterly to review performance in relation to the invoicing (module 5) and agree any improvements required.</w:t>
      </w:r>
    </w:p>
    <w:p>
      <w:r>
        <w:rPr>
          <w:b/>
        </w:rPr>
        <w:t xml:space="preserve">104.2 </w:t>
      </w:r>
      <w:r>
        <w:rPr/>
        <w:t xml:space="preserve">Any approval given by the Customer under this clause shall not relieve the Supplier of any of its obligations under this Agreement. The parties shall meet at least quarterly to review performance in relation to the invoicing (module 5)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invoicing (module 5) and agree any improvements required.</w:t>
      </w:r>
    </w:p>
    <w:p>
      <w:r>
        <w:rPr>
          <w:b/>
        </w:rPr>
        <w:t xml:space="preserve">104.4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104.5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(module 5) and shall make them available to the Customer on request.</w:t>
      </w:r>
    </w:p>
    <w:p>
      <w:r>
        <w:rPr>
          <w:b/>
        </w:rPr>
        <w:t xml:space="preserve">104.6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104.7 </w:t>
      </w:r>
      <w:r>
        <w:rPr/>
        <w:t>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104.8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104.9 </w:t>
      </w:r>
      <w:r>
        <w:rPr/>
        <w:t>Where the Supplier becomes aware of any matter which may affect the invoicing (module 5),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104.10 </w:t>
      </w:r>
      <w:r>
        <w:rPr/>
        <w:t>The parties shall meet at least quarterly to review performance in relation to the invoicing (module 5) and agree any improvements required. Any approval given by the Customer under this clause shall not relieve the Supplier of any of its obligations under this Agreement.</w:t>
      </w:r>
    </w:p>
    <w:p>
      <w:r>
        <w:rPr>
          <w:b/>
        </w:rPr>
        <w:t xml:space="preserve">104.11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5) and shall make them available to the Customer on request.</w:t>
      </w:r>
    </w:p>
    <w:p>
      <w:r>
        <w:rPr>
          <w:b/>
        </w:rPr>
        <w:t xml:space="preserve">104.12 </w:t>
      </w:r>
      <w:r>
        <w:rPr/>
        <w:t>The Customer may, acting reasonably, request such information from the Supplier as it requires to verify compliance with this clause. The Supplier shall maintain complete and accurate records relating to the invoicing (module 5) and shall make them available to the Customer on request.</w:t>
      </w:r>
    </w:p>
    <w:p>
      <w:pPr>
        <w:pStyle w:val="Heading1"/>
      </w:pPr>
      <w:r>
        <w:rPr/>
        <w:t>105. Term (Module 5)</w:t>
      </w:r>
    </w:p>
    <w:p>
      <w:r>
        <w:rPr>
          <w:b/>
        </w:rPr>
        <w:t xml:space="preserve">105.1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w:t>
      </w:r>
    </w:p>
    <w:p>
      <w:r>
        <w:rPr>
          <w:b/>
        </w:rPr>
        <w:t xml:space="preserve">105.2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105.3 </w:t>
      </w:r>
      <w:r>
        <w:rPr/>
        <w:t>Each party shall bear its own costs in connection with the matters described in this clause, save as otherwise expressly provided. The Supplier shall maintain complete and accurate records relating to the term (module 5) and shall make them available to the Customer on request.</w:t>
      </w:r>
    </w:p>
    <w:p>
      <w:r>
        <w:rPr>
          <w:b/>
        </w:rPr>
        <w:t xml:space="preserve">105.4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105.5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105.6 </w:t>
      </w:r>
      <w:r>
        <w:rPr/>
        <w:t>Any approval given by the Customer under this clause shall not relieve the Supplier of any of its obligations under this Agreement. The parties shall meet at least quarterly to review performance in relation to the term (module 5) and agree any improvements required. Any approval given by the Customer under this clause shall not relieve the Supplier of any of its obligations under this Agreement.</w:t>
      </w:r>
    </w:p>
    <w:p>
      <w:r>
        <w:rPr>
          <w:b/>
        </w:rPr>
        <w:t xml:space="preserve">105.7 </w:t>
      </w:r>
      <w:r>
        <w:rPr/>
        <w:t>Nothing in this clause shall limit any other right or remedy of the Customer under this Agreement or at law. Where the Supplier becomes aware of any matter which may affect the term (module 5), it shall notify the Customer promptly and in any event within five Working Days.</w:t>
      </w:r>
    </w:p>
    <w:p>
      <w:r>
        <w:rPr>
          <w:b/>
        </w:rPr>
        <w:t xml:space="preserve">105.8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 (module 5) and shall make them available to the Customer on request. Any approval given by the Customer under this clause shall not relieve the Supplier of any of its obligations under this Agreement.</w:t>
      </w:r>
    </w:p>
    <w:p>
      <w:r>
        <w:rPr>
          <w:b/>
        </w:rPr>
        <w:t xml:space="preserve">105.9 </w:t>
      </w:r>
      <w:r>
        <w:rPr/>
        <w:t>The parties shall meet at least quarterly to review performance in relation to the term (module 5) and agree any improvements required. 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105.11 </w:t>
      </w:r>
      <w:r>
        <w:rPr/>
        <w:t>Each party shall bear its own costs in connection with the matters described in this clause, save as otherwise expressly provided. The parties shall meet at least quarterly to review performance in relation to the term (module 5) and agree any improvements required.</w:t>
      </w:r>
    </w:p>
    <w:p>
      <w:r>
        <w:rPr>
          <w:b/>
        </w:rPr>
        <w:t xml:space="preserve">105.12 </w:t>
      </w:r>
      <w:r>
        <w:rPr/>
        <w:t>The Customer may, acting reasonably, request such information from the Supplier as it requires to verify compliance with this clause. The parties shall meet at least quarterly to review performance in relation to the term (module 5) and agree any improvements required. The parties shall meet at least quarterly to review performance in relation to the term (module 5) and agree any improvements required. The Customer may, acting reasonably, request such information from the Supplier as it requires to verify compliance with this clause.</w:t>
      </w:r>
    </w:p>
    <w:p>
      <w:pPr>
        <w:pStyle w:val="Heading1"/>
      </w:pPr>
      <w:r>
        <w:rPr/>
        <w:t>106. Termination (Module 5)</w:t>
      </w:r>
    </w:p>
    <w:p>
      <w:r>
        <w:rPr>
          <w:b/>
        </w:rPr>
        <w:t xml:space="preserve">106.1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5) and agree any improvements required.</w:t>
      </w:r>
    </w:p>
    <w:p>
      <w:r>
        <w:rPr>
          <w:b/>
        </w:rPr>
        <w:t xml:space="preserve">106.2 </w:t>
      </w:r>
      <w:r>
        <w:rPr/>
        <w:t xml:space="preserve">The parties shall meet at least quarterly to review performance in relation to the termination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106.3 </w:t>
      </w:r>
      <w:r>
        <w:rPr/>
        <w:t>Subject to Clause 9, the Supplier shall provide the deliverables described in this clause to the Customer.</w:t>
      </w:r>
    </w:p>
    <w:p>
      <w:r>
        <w:rPr>
          <w:b/>
        </w:rPr>
        <w:t xml:space="preserve">106.4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r>
        <w:rPr>
          <w:b/>
        </w:rPr>
        <w:t xml:space="preserve">106.5 </w:t>
      </w:r>
      <w:r>
        <w:rPr/>
        <w:t>The Supplier shall maintain complete and accurate records relating to the termination (module 5) and shall make them available to the Customer on request. Each party shall bear its own costs in connection with the matters described in this clause, save as otherwise expressly provided. The parties shall meet at least quarterly to review performance in relation to the termination (module 5) and agree any improvements required.</w:t>
      </w:r>
    </w:p>
    <w:p>
      <w:r>
        <w:rPr>
          <w:b/>
        </w:rPr>
        <w:t xml:space="preserve">106.6 </w:t>
      </w:r>
      <w:r>
        <w:rPr/>
        <w:t xml:space="preserve">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087" w:author="Helena Voss" w:date="2026-09-28T06:33:47Z">
        <w:r>
          <w:rPr/>
          <w:t xml:space="preserve"> This obligation survives termination.</w:t>
        </w:r>
      </w:ins>
    </w:p>
    <w:p>
      <w:r>
        <w:rPr>
          <w:b/>
        </w:rPr>
        <w:t xml:space="preserve">106.7 </w:t>
      </w:r>
      <w:r>
        <w:rPr/>
        <w:t>The Supplier shall maintain complete and accurate records relating to the termination (module 5) and shall make them available to the Customer on request. The Supplier shall maintain complete and accurate records relating to the termination (module 5) and shall make them available to the Customer on request.</w:t>
      </w:r>
    </w:p>
    <w:p>
      <w:r>
        <w:rPr>
          <w:b/>
        </w:rPr>
        <w:t xml:space="preserve">106.8 </w:t>
      </w:r>
      <w:r>
        <w:rPr/>
        <w:t>The parties shall meet at least quarterly to review performance in relation to the termination (module 5) and agree any improvements required. Nothing in this clause shall limit any other right or remedy of the Customer under this Agreement or at law.</w:t>
      </w:r>
    </w:p>
    <w:p>
      <w:r>
        <w:rPr>
          <w:b/>
        </w:rPr>
        <w:t xml:space="preserve">106.9 </w:t>
      </w:r>
      <w:r>
        <w:rPr/>
        <w:t>The Supplier shall maintain complete and accurate records relating to the termination (module 5) and shall make them available to the Customer on request. The Customer may, acting reasonably, request such information from the Supplier as it requires to verify compliance with this clause.</w:t>
      </w:r>
    </w:p>
    <w:p>
      <w:pPr>
        <w:pStyle w:val="Heading1"/>
      </w:pPr>
      <w:r>
        <w:rPr/>
        <w:t>107. Confidentiality (Module 5)</w:t>
      </w:r>
    </w:p>
    <w:p>
      <w:r>
        <w:rPr>
          <w:b/>
        </w:rPr>
        <w:t xml:space="preserve">107.1 </w:t>
      </w:r>
      <w:r>
        <w:rPr/>
        <w:t>Any approval given by the Customer under this clause shall not relieve the Supplier of any of its obligations under this Agreement. The Supplier shall maintain complete and accurate records relating to the confidentiality (module 5) and shall make them available to the Customer on request.</w:t>
      </w:r>
    </w:p>
    <w:p>
      <w:r>
        <w:rPr>
          <w:b/>
        </w:rPr>
        <w:t xml:space="preserve">107.2 </w:t>
      </w:r>
      <w:r>
        <w:rPr/>
        <w:t>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The Customer may, acting reasonably, request such information from the Supplier as it requires to verify compliance with this clause.</w:t>
      </w:r>
    </w:p>
    <w:p>
      <w:r>
        <w:rPr>
          <w:b/>
        </w:rPr>
        <w:t xml:space="preserve">107.3 </w:t>
      </w:r>
      <w:r>
        <w:rPr/>
        <w:t>Where the Supplier becomes aware of any matter which may affect the confidentiality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5) and agree any improvements required.</w:t>
      </w:r>
    </w:p>
    <w:p>
      <w:r>
        <w:rPr>
          <w:b/>
        </w:rPr>
        <w:t xml:space="preserve">107.4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5), it shall notify the Customer promptly and in any event within five Working Days. The parties shall meet at least quarterly to review performance in relation to the confidentiality (module 5) and agree any improvements required.</w:t>
      </w:r>
    </w:p>
    <w:p>
      <w:r>
        <w:rPr>
          <w:b/>
        </w:rPr>
        <w:t xml:space="preserve">107.5 </w:t>
      </w:r>
      <w:r>
        <w:rPr/>
        <w:t>The Supplier shall maintain complete and accurate records relating to the confidentiality (module 5) and shall make them available to the Customer on request. The parties shall meet at least quarterly to review performance in relation to the confidentiality (module 5) and agree any improvements required. The parties shall meet at least quarterly to review performance in relation to the confidentiality (module 5) and agree any improvements required. Each party shall bear its own costs in connection with the matters described in this clause, save as otherwise expressly provided.</w:t>
      </w:r>
    </w:p>
    <w:p>
      <w:r>
        <w:rPr>
          <w:b/>
        </w:rPr>
        <w:t xml:space="preserve">107.6 </w:t>
      </w:r>
      <w:r>
        <w:rPr/>
        <w:t>The Customer may, acting reasonably, request such information from the Supplier as it requires to verify compliance with this clause. The Supplier shall maintain complete and accurate records relating to the confidentiality (module 5) and shall make them available to the Customer on request.</w:t>
      </w:r>
    </w:p>
    <w:p>
      <w:r>
        <w:rPr>
          <w:b/>
        </w:rPr>
        <w:t xml:space="preserve">107.7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ins w:id="9103" w:author="Helena Voss" w:date="2026-09-28T06:33:47Z">
        <w:r>
          <w:rPr/>
          <w:t xml:space="preserve"> This obligation survives termination.</w:t>
        </w:r>
      </w:ins>
    </w:p>
    <w:p>
      <w:r>
        <w:rPr>
          <w:b/>
        </w:rPr>
        <w:t xml:space="preserve">107.8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108. Intellectual Property (Module 5)</w:t>
      </w:r>
    </w:p>
    <w:p>
      <w:r>
        <w:rPr>
          <w:b/>
        </w:rPr>
        <w:t xml:space="preserve">108.1 </w:t>
      </w:r>
      <w:r>
        <w:rPr/>
        <w:t>The parties shall meet at least quarterly to review performance in relation to the intellectual property (module 5) and agree any improvements required. Nothing in this clause shall limit any other right or remedy of the Customer under this Agreement or at law.</w:t>
      </w:r>
    </w:p>
    <w:p>
      <w:r>
        <w:rPr>
          <w:b/>
        </w:rPr>
        <w:t xml:space="preserve">108.2 </w:t>
      </w:r>
      <w:r>
        <w:rPr/>
        <w:t>The Supplier shall remedy any material breach within 30 days of written notice requiring it to do so.</w:t>
      </w:r>
    </w:p>
    <w:p>
      <w:r>
        <w:rPr>
          <w:b/>
        </w:rPr>
        <w:t xml:space="preserve">108.3 </w:t>
      </w:r>
      <w:r>
        <w:rPr/>
        <w:t>The Supplier shall maintain complete and accurate records relating to the intellectual property (module 5) and shall make them available to the Customer on request. Any approval given by the Customer under this clause shall not relieve the Supplier of any of its obligations under this Agreement.</w:t>
      </w:r>
    </w:p>
    <w:p>
      <w:r>
        <w:rPr>
          <w:b/>
        </w:rPr>
        <w:t xml:space="preserve">108.4 </w:t>
      </w:r>
      <w:r>
        <w:rPr/>
        <w:t xml:space="preserve">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ins w:id="9041" w:author="Helena Voss" w:date="2026-09-28T06:33:47Z">
        <w:r>
          <w:rPr/>
          <w:t xml:space="preserve"> This obligation survives termination.</w:t>
        </w:r>
      </w:ins>
    </w:p>
    <w:p>
      <w:r>
        <w:rPr>
          <w:b/>
        </w:rPr>
        <w:t xml:space="preserve">108.5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w:t>
      </w:r>
    </w:p>
    <w:p>
      <w:r>
        <w:rPr>
          <w:b/>
        </w:rPr>
        <w:t xml:space="preserve">108.6 </w:t>
      </w:r>
      <w:r>
        <w:rPr/>
        <w:t>The Supplier shall provide the exit plan within thirty (30) days of the Effective Date.</w:t>
      </w:r>
    </w:p>
    <w:p>
      <w:r>
        <w:rPr>
          <w:b/>
        </w:rPr>
        <w:t xml:space="preserve">108.7 </w:t>
      </w:r>
      <w:r>
        <w:rPr/>
        <w:t>The parties shall meet at least quarterly to review performance in relation to the intellectual property (module 5) and agree any improvements required. Each party shall bear its own costs in connection with the matters described in this clause, save as otherwise expressly provided. The Supplier shall maintain complete and accurate records relating to the intellectual property (module 5) and shall make them available to the Customer on request.</w:t>
      </w:r>
    </w:p>
    <w:p>
      <w:r>
        <w:rPr>
          <w:b/>
        </w:rPr>
        <w:t xml:space="preserve">108.8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108.9 </w:t>
      </w:r>
      <w:r>
        <w:rPr/>
        <w:t>The Customer may, acting reasonably, request such information from the Supplier as it requires to verify compliance with this clause. Where the Supplier becomes aware of any matter which may affect the intellectual property (module 5), it shall notify the Customer promptly and in any event within five Working Days. Each party shall bear its own costs in connection with the matters described in this clause, save as otherwise expressly provided.</w:t>
      </w:r>
    </w:p>
    <w:p>
      <w:r>
        <w:rPr>
          <w:b/>
        </w:rPr>
        <w:t xml:space="preserve">108.10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intellectual property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109. Data Protection (Module 5)</w:t>
      </w:r>
    </w:p>
    <w:p>
      <w:r>
        <w:rPr>
          <w:b/>
        </w:rPr>
        <w:t xml:space="preserve">109.1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Nothing in this clause shall limit any other right or remedy of the Customer under this Agreement or at law.</w:t>
      </w:r>
    </w:p>
    <w:p>
      <w:r>
        <w:rPr>
          <w:b/>
        </w:rPr>
        <w:t xml:space="preserve">109.2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5) and shall make them available to the Customer on request.</w:t>
      </w:r>
    </w:p>
    <w:p>
      <w:r>
        <w:rPr>
          <w:b/>
        </w:rPr>
        <w:t xml:space="preserve">109.3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109.4 </w:t>
      </w:r>
      <w:r>
        <w:rPr/>
        <w:t xml:space="preserve">The Supplier shall maintain complete and accurate records relating to the data protection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109.5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5) and shall make them available to the Customer on request. The parties shall meet at least quarterly to review performance in relation to the data protection (module 5) and agree any improvements required.</w:t>
      </w:r>
    </w:p>
    <w:p>
      <w:r>
        <w:rPr>
          <w:b/>
        </w:rPr>
        <w:t xml:space="preserve">109.6 </w:t>
      </w:r>
      <w:r>
        <w:rPr/>
        <w:t>Either party may terminate this Agreement for convenience on not less than thirty (30) days' written notice.</w:t>
      </w:r>
    </w:p>
    <w:p>
      <w:r>
        <w:rPr>
          <w:b/>
        </w:rPr>
        <w:t xml:space="preserve">109.7 </w:t>
      </w:r>
      <w:r>
        <w:rPr/>
        <w:t xml:space="preserve">Where the Supplier becomes aware of any matter which may affect the data protection (module 5), it shall notify the Customer promptly and in any event within five Working Days. The Supplier shall maintain complete and accurate records relating to the data protection (module 5)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109.8 </w:t>
      </w:r>
      <w:r>
        <w:rPr/>
        <w:t>The parties shall meet at least quarterly to review performance in relation to the data protection (module 5) and agree any improvements required.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w:t>
      </w:r>
    </w:p>
    <w:p>
      <w:r>
        <w:rPr>
          <w:b/>
        </w:rPr>
        <w:t xml:space="preserve">109.9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109.10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109.11 </w:t>
      </w:r>
      <w:r>
        <w:rPr/>
        <w:t>The Supplier shall retain all Customer Data for 30 days after termination before secure deletion.</w:t>
      </w:r>
    </w:p>
    <w:p>
      <w:r>
        <w:rPr>
          <w:b/>
        </w:rPr>
        <w:t xml:space="preserve">109.12 </w:t>
      </w:r>
      <w:r>
        <w:rPr/>
        <w:t>The Supplier shall maintain complete and accurate records relating to the data protection (module 5) and shall make them available to the Customer on request. Where the Supplier becomes aware of any matter which may affect the data protection (module 5), it shall notify the Customer promptly and in any event within five Working Days.</w:t>
      </w:r>
    </w:p>
    <w:p>
      <w:r>
        <w:rPr>
          <w:b/>
        </w:rPr>
        <w:t xml:space="preserve">109.13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5)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110. Security (Module 5)</w:t>
      </w:r>
    </w:p>
    <w:p>
      <w:r>
        <w:rPr>
          <w:b/>
        </w:rPr>
        <w:t xml:space="preserve">110.1 </w:t>
      </w:r>
      <w:r>
        <w:rPr/>
        <w:t>Where the Supplier becomes aware of any matter which may affect the security (module 5), it shall notify the Customer promptly and in any event within five Working Days. Each party shall bear its own costs in connection with the matters described in this clause, save as otherwise expressly provided.</w:t>
      </w:r>
    </w:p>
    <w:p>
      <w:r>
        <w:rPr>
          <w:b/>
        </w:rPr>
        <w:t xml:space="preserve">110.2 </w:t>
      </w:r>
      <w:r>
        <w:rPr/>
        <w:t>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110.3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110.4 </w:t>
      </w:r>
      <w:r>
        <w:rPr/>
        <w:t>The Customer may, acting reasonably, request such information from the Supplier as it requires to verify compliance with this clause. The parties shall meet at least quarterly to review performance in relation to the security (module 5) and agree any improvements required. Any approval given by the Customer under this clause shall not relieve the Supplier of any of its obligations under this Agreement.</w:t>
      </w:r>
    </w:p>
    <w:p>
      <w:r>
        <w:rPr>
          <w:b/>
        </w:rPr>
        <w:t xml:space="preserve">110.5 </w:t>
      </w:r>
      <w:r>
        <w:rPr/>
        <w:t>Clause 19 applies to any dispute arising under this clause.</w:t>
      </w:r>
    </w:p>
    <w:p>
      <w:r>
        <w:rPr>
          <w:b/>
        </w:rPr>
        <w:t xml:space="preserve">110.6 </w:t>
      </w:r>
      <w:r>
        <w:rPr/>
        <w:t>The Supplier shall provide the exit plan within thirty (30) days of the Effective Date.</w:t>
      </w:r>
    </w:p>
    <w:p>
      <w:r>
        <w:rPr>
          <w:b/>
        </w:rPr>
        <w:t xml:space="preserve">110.7 </w:t>
      </w:r>
      <w:r>
        <w:rPr/>
        <w:t>Nothing in this clause shall limit any other right or remedy of the Customer under this Agreement or at law. The Supplier shall maintain complete and accurate records relating to the security (module 5) and shall make them available to the Customer on request.</w:t>
      </w:r>
    </w:p>
    <w:p>
      <w:r>
        <w:rPr>
          <w:b/>
        </w:rPr>
        <w:t xml:space="preserve">110.8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security (module 5) and shall make them available to the Customer on request.</w:t>
      </w:r>
    </w:p>
    <w:p>
      <w:r>
        <w:rPr>
          <w:b/>
        </w:rPr>
        <w:t xml:space="preserve">110.9 </w:t>
      </w:r>
      <w:r>
        <w:rPr/>
        <w:t>Each party shall bear its own costs in connection with the matters described in this clause, save as otherwise expressly provided. The Supplier shall maintain complete and accurate records relating to the security (module 5) and shall make them available to the Customer on request. Where the Supplier becomes aware of any matter which may affect the security (module 5), it shall notify the Customer promptly and in any event within five Working Days. Where the Supplier becomes aware of any matter which may affect the security (module 5), it shall notify the Customer promptly and in any event within five Working Days.</w:t>
      </w:r>
    </w:p>
    <w:p>
      <w:r>
        <w:rPr>
          <w:b/>
        </w:rPr>
        <w:t xml:space="preserve">110.10 </w:t>
      </w:r>
      <w:r>
        <w:rPr/>
        <w:t>Where the Supplier becomes aware of any matter which may affect the security (module 5),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security (module 5) and agree any improvements required.</w:t>
      </w:r>
    </w:p>
    <w:p>
      <w:r>
        <w:rPr>
          <w:b/>
        </w:rPr>
        <w:t xml:space="preserve">110.11 </w:t>
      </w:r>
      <w:r>
        <w:rPr/>
        <w:t>The Customer may, acting reasonably, request such information from the Supplier as it requires to verify compliance with this clause. The Supplier shall maintain complete and accurate records relating to the security (module 5) and shall make them available to the Customer on request. Each party shall bear its own costs in connection with the matters described in this clause, save as otherwise expressly provided.</w:t>
      </w:r>
    </w:p>
    <w:p>
      <w:r>
        <w:rPr>
          <w:b/>
        </w:rPr>
        <w:t xml:space="preserve">110.12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security (module 5) and agree any improvements required. Each party shall bear its own costs in connection with the matters described in this clause, save as otherwise expressly provided.</w:t>
      </w:r>
    </w:p>
    <w:p>
      <w:pPr>
        <w:pStyle w:val="Heading1"/>
      </w:pPr>
      <w:r>
        <w:rPr/>
        <w:t>111. Audit (Module 5)</w:t>
      </w:r>
    </w:p>
    <w:p>
      <w:r>
        <w:rPr>
          <w:b/>
        </w:rPr>
        <w:t xml:space="preserve">111.1 </w:t>
      </w:r>
      <w:r>
        <w:rPr/>
        <w:t xml:space="preserve">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w:t>
      </w:r>
    </w:p>
    <w:p>
      <w:r>
        <w:rPr>
          <w:b/>
        </w:rPr>
        <w:t xml:space="preserve">111.2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5) and agree any improvements required. Nothing in this clause shall limit any other right or remedy of the Customer under this Agreement or at law.</w:t>
      </w:r>
    </w:p>
    <w:p>
      <w:r>
        <w:rPr>
          <w:b/>
        </w:rPr>
        <w:t xml:space="preserve">111.3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5) and shall make them available to the Customer on request.</w:t>
      </w:r>
    </w:p>
    <w:p>
      <w:r>
        <w:rPr>
          <w:b/>
        </w:rPr>
        <w:t xml:space="preserve">111.4 </w:t>
      </w:r>
      <w:r>
        <w:rPr/>
        <w:t>Where the Supplier becomes aware of any matter which may affect the audit (module 5),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111.5 </w:t>
      </w:r>
      <w:r>
        <w:rPr/>
        <w:t>Where the Supplier becomes aware of any matter which may affect the audit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111.6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audit (module 5) and shall make them available to the Customer on request. Nothing in this clause shall limit any other right or remedy of the Customer under this Agreement or at law. Where the Supplier becomes aware of any matter which may affect the audit (module 5), it shall notify the Customer promptly and in any event within five Working Days.</w:t>
      </w:r>
    </w:p>
    <w:p>
      <w:r>
        <w:rPr>
          <w:b/>
        </w:rPr>
        <w:t xml:space="preserve">111.7 </w:t>
      </w:r>
      <w:r>
        <w:rPr/>
        <w:t>Each party shall bear its own costs in connection with the matters described in this clause, save as otherwise expressly provided. The parties shall meet at least quarterly to review performance in relation to the audit (module 5) and agree any improvements required.</w:t>
      </w:r>
    </w:p>
    <w:p>
      <w:r>
        <w:rPr>
          <w:b/>
        </w:rPr>
        <w:t xml:space="preserve">111.8 </w:t>
      </w:r>
      <w:r>
        <w:rPr/>
        <w:t xml:space="preserve">Where the Supplier becomes aware of any matter which may affect the audit (module 5), it shall notify the Customer promptly and in any event within five Working Days. Nothing in this clause shall limit any other right or remedy of the Customer under this Agreement or at law. The parties shall meet at least quarterly to review performance in relation to the audit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111.9 </w:t>
      </w:r>
      <w:r>
        <w:rPr/>
        <w:t>Where the Supplier becomes aware of any matter which may affect the audit (module 5), it shall notify the Customer promptly and in any event within five Working Days. The Supplier shall maintain complete and accurate records relating to the audit (module 5) and shall make them available to the Customer on request. The Customer may, acting reasonably, request such information from the Supplier as it requires to verify compliance with this clause. The Supplier shall maintain complete and accurate records relating to the audit (module 5) and shall make them available to the Customer on request.</w:t>
      </w:r>
    </w:p>
    <w:p>
      <w:r>
        <w:rPr>
          <w:b/>
        </w:rPr>
        <w:t xml:space="preserve">111.10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111.11 </w:t>
      </w:r>
      <w:r>
        <w:rPr/>
        <w:t>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Supplier shall maintain complete and accurate records relating to the audit (module 5) and shall make them available to the Customer on request. The Customer may, acting reasonably, request such information from the Supplier as it requires to verify compliance with this clause.</w:t>
      </w:r>
    </w:p>
    <w:p>
      <w:r>
        <w:rPr>
          <w:b/>
        </w:rPr>
        <w:t xml:space="preserve">111.12 </w:t>
      </w:r>
      <w:r>
        <w:rPr/>
        <w:t>Any approval given by the Customer under this clause shall not relieve the Supplier of any of its obligations under this Agreement. The parties shall meet at least quarterly to review performance in relation to the audit (module 5) and agree any improvements required.</w:t>
      </w:r>
    </w:p>
    <w:p>
      <w:r>
        <w:rPr>
          <w:b/>
        </w:rPr>
        <w:t xml:space="preserve">111.13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112. Warranties (Module 5)</w:t>
      </w:r>
    </w:p>
    <w:p>
      <w:r>
        <w:rPr>
          <w:b/>
        </w:rPr>
        <w:t xml:space="preserve">112.1 </w:t>
      </w:r>
      <w:r>
        <w:rPr/>
        <w:t>The parties shall meet at least quarterly to review performance in relation to the warranties (module 5) and agree any improvements required. Each party shall bear its own costs in connection with the matters described in this clause, save as otherwise expressly provided.</w:t>
      </w:r>
    </w:p>
    <w:p>
      <w:r>
        <w:rPr>
          <w:b/>
        </w:rPr>
        <w:t xml:space="preserve">112.2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warranties (module 5), it shall notify the Customer promptly and in any event within five Working Days. Each party shall bear its own costs in connection with the matters described in this clause, save as otherwise expressly provided.</w:t>
      </w:r>
    </w:p>
    <w:p>
      <w:r>
        <w:rPr>
          <w:b/>
        </w:rPr>
        <w:t xml:space="preserve">112.3 </w:t>
      </w:r>
      <w:r>
        <w:rPr/>
        <w:t>The parties shall meet at least quarterly to review performance in relation to the warranties (module 5) and agree any improvements required. The Customer may, acting reasonably, request such information from the Supplier as it requires to verify compliance with this clause.</w:t>
      </w:r>
    </w:p>
    <w:p>
      <w:r>
        <w:rPr>
          <w:b/>
        </w:rPr>
        <w:t xml:space="preserve">112.4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112.5 </w:t>
      </w:r>
      <w:r>
        <w:rPr/>
        <w:t>Subject to Clause 9.4, the Supplier shall provide the deliverables described in this clause to the Customer.</w:t>
      </w:r>
    </w:p>
    <w:p>
      <w:r>
        <w:rPr>
          <w:b/>
        </w:rPr>
        <w:t xml:space="preserve">112.6 </w:t>
      </w:r>
      <w:r>
        <w:rPr/>
        <w:t>Where the Supplier becomes aware of any matter which may affect the warranties (module 5), it shall notify the Customer promptly and in any event within five Working Days. Where the Supplier becomes aware of any matter which may affect the warranties (module 5), it shall notify the Customer promptly and in any event within five Working Days.</w:t>
      </w:r>
    </w:p>
    <w:p>
      <w:r>
        <w:rPr>
          <w:b/>
        </w:rPr>
        <w:t xml:space="preserve">112.7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 Nothing in this clause shall limit any other right or remedy of the Customer under this Agreement or at law.</w:t>
      </w:r>
    </w:p>
    <w:p>
      <w:r>
        <w:rPr>
          <w:b/>
        </w:rPr>
        <w:t xml:space="preserve">112.8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warranties (module 5), it shall notify the Customer promptly and in any event within five Working Days. The Supplier shall maintain complete and accurate records relating to the warranties (module 5) and shall make them available to the Customer on request.</w:t>
      </w:r>
    </w:p>
    <w:p>
      <w:r>
        <w:rPr>
          <w:b/>
        </w:rPr>
        <w:t xml:space="preserve">112.9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112.10 </w:t>
      </w:r>
      <w:r>
        <w:rPr/>
        <w:t>Either party may terminate this Agreement for convenience on not less than thirty (30) days' written notice.</w:t>
      </w:r>
    </w:p>
    <w:p>
      <w:r>
        <w:rPr>
          <w:b/>
        </w:rPr>
        <w:t xml:space="preserve">112.11 </w:t>
      </w:r>
      <w:r>
        <w:rPr/>
        <w:t>Clause 19.3 applies to any dispute arising under this clause.</w:t>
      </w:r>
    </w:p>
    <w:p>
      <w:pPr>
        <w:pStyle w:val="Heading1"/>
      </w:pPr>
      <w:r>
        <w:rPr/>
        <w:t>113. Indemnities (Module 5)</w:t>
      </w:r>
    </w:p>
    <w:p>
      <w:r>
        <w:rPr>
          <w:b/>
        </w:rPr>
        <w:t xml:space="preserve">113.1 </w:t>
      </w:r>
      <w:r>
        <w:rPr/>
        <w:t>Nothing in this clause shall limit any other right or remedy of the Customer under this Agreement or at law. Where the Supplier becomes aware of any matter which may affect the indemnities (module 5), it shall notify the Customer promptly and in any event within five Working Days.</w:t>
      </w:r>
    </w:p>
    <w:p>
      <w:r>
        <w:rPr>
          <w:b/>
        </w:rPr>
        <w:t xml:space="preserve">113.2 </w:t>
      </w:r>
      <w:r>
        <w:rPr/>
        <w:t>The Supplier shall maintain complete and accurate records relating to the indemnities (module 5) and shall make them available to the Customer on request. The Supplier shall maintain complete and accurate records relating to the indemnities (module 5) and shall make them available to the Customer on request. Where the Supplier becomes aware of any matter which may affect the indemnities (module 5), it shall notify the Customer promptly and in any event within five Working Days.</w:t>
      </w:r>
    </w:p>
    <w:p>
      <w:r>
        <w:rPr>
          <w:b/>
        </w:rPr>
        <w:t xml:space="preserve">113.3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113.4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113.5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w:t>
      </w:r>
    </w:p>
    <w:p>
      <w:r>
        <w:rPr>
          <w:b/>
        </w:rPr>
        <w:t xml:space="preserve">113.6 </w:t>
      </w:r>
      <w:r>
        <w:rPr/>
        <w:t>The Customer may, acting reasonably, request such information from the Supplier as it requires to verify compliance with this clause. Where the Supplier becomes aware of any matter which may affect the indemnities (module 5),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113.7 </w:t>
      </w:r>
      <w:r>
        <w:rPr/>
        <w:t>Where the Supplier becomes aware of any matter which may affect the indemnities (module 5), it shall notify the Customer promptly and in any event within five Working Days. The Supplier shall maintain complete and accurate records relating to the indemnities (module 5) and shall make them available to the Customer on request.</w:t>
      </w:r>
    </w:p>
    <w:p>
      <w:r>
        <w:rPr>
          <w:b/>
        </w:rPr>
        <w:t xml:space="preserve">113.8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indemnities (module 5), it shall notify the Customer promptly and in any event within five Working Days.</w:t>
      </w:r>
    </w:p>
    <w:p>
      <w:r>
        <w:rPr>
          <w:b/>
        </w:rPr>
        <w:t xml:space="preserve">113.9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113.10 </w:t>
      </w:r>
      <w:r>
        <w:rPr/>
        <w:t xml:space="preserve">The parties shall meet at least quarterly to review performance in relation to the indemnities (module 5) and agree any improvements required. The Supplier shall maintain complete and accurate records relating to the indemnities (module 5)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114. Limitation of Liability (Module 5)</w:t>
      </w:r>
    </w:p>
    <w:p>
      <w:r>
        <w:rPr>
          <w:b/>
        </w:rPr>
        <w:t xml:space="preserve">114.1 </w:t>
      </w:r>
      <w:r>
        <w:rPr/>
        <w:t xml:space="preserve">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114.2 </w:t>
      </w:r>
      <w:r>
        <w:rPr/>
        <w:t>The parties shall meet at least quarterly to review performance in relation to the limitation of liability (module 5) and agree any improvements required. Where the Supplier becomes aware of any matter which may affect the limitation of liability (module 5), it shall notify the Customer promptly and in any event within five Working Days. Where the Supplier becomes aware of any matter which may affect the limitation of liability (module 5), it shall notify the Customer promptly and in any event within five Working Days. The Customer may, acting reasonably, request such information from the Supplier as it requires to verify compliance with this clause.</w:t>
      </w:r>
    </w:p>
    <w:p>
      <w:r>
        <w:rPr>
          <w:b/>
        </w:rPr>
        <w:t xml:space="preserve">114.3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114.4 </w:t>
      </w:r>
      <w:r>
        <w:rPr/>
        <w:t>The Supplier shall maintain complete and accurate records relating to the limitation of liability (module 5) and shall make them available to the Customer on request. Any approval given by the Customer under this clause shall not relieve the Supplier of any of its obligations under this Agreement.</w:t>
      </w:r>
    </w:p>
    <w:p>
      <w:r>
        <w:rPr>
          <w:b/>
        </w:rPr>
        <w:t xml:space="preserve">114.5 </w:t>
      </w:r>
      <w:r>
        <w:rPr/>
        <w:t>Subject to Clause 9, the Supplier shall provide the deliverables described in this clause to the Customer.</w:t>
      </w:r>
    </w:p>
    <w:p>
      <w:r>
        <w:rPr>
          <w:b/>
        </w:rPr>
        <w:t xml:space="preserve">114.6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114.7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114.8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114.9 </w:t>
      </w:r>
      <w:r>
        <w:rPr/>
        <w:t xml:space="preserve">Where the Supplier becomes aware of any matter which may affect the limitation of liability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pPr>
        <w:pStyle w:val="Heading1"/>
      </w:pPr>
      <w:r>
        <w:rPr/>
        <w:t>115. Insurance (Module 5)</w:t>
      </w:r>
    </w:p>
    <w:p>
      <w:r>
        <w:rPr>
          <w:b/>
        </w:rPr>
        <w:t xml:space="preserve">115.1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insurance (module 5), it shall notify the Customer promptly and in any event within five Working Days. The Supplier shall maintain complete and accurate records relating to the insurance (module 5) and shall make them available to the Customer on request. The parties shall meet at least quarterly to review performance in relation to the insurance (module 5) and agree any improvements required.</w:t>
      </w:r>
    </w:p>
    <w:p>
      <w:r>
        <w:rPr>
          <w:b/>
        </w:rPr>
        <w:t xml:space="preserve">115.2 </w:t>
      </w:r>
      <w:r>
        <w:rPr/>
        <w:t xml:space="preserve">Where the Supplier becomes aware of any matter which may affect the insurance (module 5), it shall notify the Customer promptly and in any event within five Working Days. Each party shall bear its own costs in connection with the matters described in this clause, save as otherwise expressly provided.</w:t>
      </w:r>
      <w:ins w:id="9134" w:author="Helena Voss" w:date="2026-09-28T06:33:47Z">
        <w:r>
          <w:rPr/>
          <w:t xml:space="preserve"> This obligation survives termination.</w:t>
        </w:r>
      </w:ins>
    </w:p>
    <w:p>
      <w:r>
        <w:rPr>
          <w:b/>
        </w:rPr>
        <w:t xml:space="preserve">115.3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115.4 </w:t>
      </w:r>
      <w:r>
        <w:rPr/>
        <w:t xml:space="preserve">The Supplier shall maintain complete and accurate records relating to the insurance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115.5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115.6 </w:t>
      </w:r>
      <w:r>
        <w:rPr/>
        <w:t>Where the Supplier becomes aware of any matter which may affect the insurance (module 5), it shall notify the Customer promptly and in any event within five Working Days. The parties shall meet at least quarterly to review performance in relation to the insurance (module 5) and agree any improvements required.</w:t>
      </w:r>
    </w:p>
    <w:p>
      <w:r>
        <w:rPr>
          <w:b/>
        </w:rPr>
        <w:t xml:space="preserve">115.7 </w:t>
      </w:r>
      <w:r>
        <w:rPr/>
        <w:t xml:space="preserve">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115.8 </w:t>
      </w:r>
      <w:r>
        <w:rPr/>
        <w:t>The Supplier shall maintain complete and accurate records relating to the insurance (module 5) and shall make them available to the Customer on request. Each party shall bear its own costs in connection with the matters described in this clause, save as otherwise expressly provided. Where the Supplier becomes aware of any matter which may affect the insurance (module 5), it shall notify the Customer promptly and in any event within five Working Days.</w:t>
      </w:r>
    </w:p>
    <w:p>
      <w:r>
        <w:rPr>
          <w:b/>
        </w:rPr>
        <w:t xml:space="preserve">115.9 </w:t>
      </w:r>
      <w:r>
        <w:rPr/>
        <w:t>The Customer may, acting reasonably, request such information from the Supplier as it requires to verify compliance with this clause. The Supplier shall maintain complete and accurate records relating to the insurance (module 5) and shall make them available to the Customer on request.</w:t>
      </w:r>
    </w:p>
    <w:p>
      <w:pPr>
        <w:pStyle w:val="Heading1"/>
      </w:pPr>
      <w:r>
        <w:rPr/>
        <w:t>116. Force Majeure (Module 5)</w:t>
      </w:r>
    </w:p>
    <w:p>
      <w:r>
        <w:rPr>
          <w:b/>
        </w:rPr>
        <w:t xml:space="preserve">116.1 </w:t>
      </w:r>
      <w:r>
        <w:rPr/>
        <w:t>Each party shall bear its own costs in connection with the matters described in this clause, save as otherwise expressly provided. The parties shall meet at least quarterly to review performance in relation to the force majeure (module 5) and agree any improvements required. Where the Supplier becomes aware of any matter which may affect the force majeure (module 5), it shall notify the Customer promptly and in any event within five Working Days.</w:t>
      </w:r>
    </w:p>
    <w:p>
      <w:r>
        <w:rPr>
          <w:b/>
        </w:rPr>
        <w:t xml:space="preserve">116.2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116.3 </w:t>
      </w:r>
      <w:r>
        <w:rPr/>
        <w:t>Subject to Clause 9, the Supplier shall provide the deliverables described in this clause to the Customer.</w:t>
      </w:r>
    </w:p>
    <w:p>
      <w:r>
        <w:rPr>
          <w:b/>
        </w:rPr>
        <w:t xml:space="preserve">116.4 </w:t>
      </w:r>
      <w:r>
        <w:rPr/>
        <w:t>Each party shall bear its own costs in connection with the matters described in this clause, save as otherwise expressly provided. Any approval given by the Customer under this clause shall not relieve the Supplier of any of its obligations under this Agreement. Where the Supplier becomes aware of any matter which may affect the force majeure (module 5), it shall notify the Customer promptly and in any event within five Working Days.</w:t>
      </w:r>
    </w:p>
    <w:p>
      <w:r>
        <w:rPr>
          <w:b/>
        </w:rPr>
        <w:t xml:space="preserve">116.5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116.7 </w:t>
      </w:r>
      <w:r>
        <w:rPr/>
        <w:t>The parties shall meet at least quarterly to review performance in relation to the force majeure (module 5)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116.8 </w:t>
      </w:r>
      <w:r>
        <w:rPr/>
        <w:t>The parties shall meet at least quarterly to review performance in relation to the force majeure (module 5)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116.9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5) and agree any improvements required. The Supplier shall maintain complete and accurate records relating to the force majeure (module 5) and shall make them available to the Customer on request. The Supplier shall perform its obligations under this clause with reasonable skill, care and diligence and in accordance with Good Industry Practice.</w:t>
      </w:r>
    </w:p>
    <w:p>
      <w:r>
        <w:rPr>
          <w:b/>
        </w:rPr>
        <w:t xml:space="preserve">116.10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5), it shall notify the Customer promptly and in any event within five Working Days.</w:t>
      </w:r>
    </w:p>
    <w:p>
      <w:r>
        <w:rPr>
          <w:b/>
        </w:rPr>
        <w:t xml:space="preserve">116.11 </w:t>
      </w:r>
      <w:r>
        <w:rPr/>
        <w:t xml:space="preserve">Where the Supplier becomes aware of any matter which may affect the force majeure (module 5), it shall notify the Customer promptly and in any event within five Working Days. The parties shall meet at least quarterly to review performance in relation to the force majeure (module 5) and agree any improvements required.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116.12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5) and shall make them available to the Customer on request.</w:t>
      </w:r>
    </w:p>
    <w:p>
      <w:r>
        <w:rPr>
          <w:b/>
        </w:rPr>
        <w:t xml:space="preserve">116.13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117. Subcontracting (Module 5)</w:t>
      </w:r>
    </w:p>
    <w:p>
      <w:r>
        <w:rPr>
          <w:b/>
        </w:rPr>
        <w:t xml:space="preserve">117.1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117.2 </w:t>
      </w:r>
      <w:r>
        <w:rPr/>
        <w:t>Nothing in this clause shall limit any other right or remedy of the Customer under this Agreement or at law. Where the Supplier becomes aware of any matter which may affect the subcontracting (module 5), it shall notify the Customer promptly and in any event within five Working Days. Each party shall bear its own costs in connection with the matters described in this clause, save as otherwise expressly provided.</w:t>
      </w:r>
    </w:p>
    <w:p>
      <w:r>
        <w:rPr>
          <w:b/>
        </w:rPr>
        <w:t xml:space="preserve">117.3 </w:t>
      </w:r>
      <w:r>
        <w:rPr/>
        <w:t>Where the Supplier becomes aware of any matter which may affect the subcontracting (module 5), it shall notify the Customer promptly and in any event within five Working Days. Where the Supplier becomes aware of any matter which may affect the subcontracting (module 5), it shall notify the Customer promptly and in any event within five Working Days. Nothing in this clause shall limit any other right or remedy of the Customer under this Agreement or at law.</w:t>
      </w:r>
    </w:p>
    <w:p>
      <w:r>
        <w:rPr>
          <w:b/>
        </w:rPr>
        <w:t xml:space="preserve">117.4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117.5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117.6 </w:t>
      </w:r>
      <w:r>
        <w:rPr/>
        <w:t>Nothing in this clause shall limit any other right or remedy of the Customer under this Agreement or at law. The Supplier shall maintain complete and accurate records relating to the subcontracting (module 5) and shall make them available to the Customer on request. The parties shall meet at least quarterly to review performance in relation to the subcontracting (module 5) and agree any improvements required.</w:t>
      </w:r>
    </w:p>
    <w:p>
      <w:r>
        <w:rPr>
          <w:b/>
        </w:rPr>
        <w:t xml:space="preserve">117.7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subcontracting (module 5) and shall make them available to the Customer on request.</w:t>
      </w:r>
    </w:p>
    <w:p>
      <w:r>
        <w:rPr>
          <w:b/>
        </w:rPr>
        <w:t xml:space="preserve">117.8 </w:t>
      </w:r>
      <w:r>
        <w:rPr/>
        <w:t>Each party shall bear its own costs in connection with the matters described in this clause, save as otherwise expressly provided. The Supplier shall maintain complete and accurate records relating to the subcontracting (module 5) and shall make them available to the Customer on request. Where the Supplier becomes aware of any matter which may affect the subcontracting (module 5), it shall notify the Customer promptly and in any event within five Working Days. The Supplier shall maintain complete and accurate records relating to the subcontracting (module 5) and shall make them available to the Customer on request.</w:t>
      </w:r>
    </w:p>
    <w:p>
      <w:pPr>
        <w:pStyle w:val="Heading1"/>
      </w:pPr>
      <w:r>
        <w:rPr/>
        <w:t>118. Assignment (Module 5)</w:t>
      </w:r>
    </w:p>
    <w:p>
      <w:r>
        <w:rPr>
          <w:b/>
        </w:rPr>
        <w:t xml:space="preserve">118.1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Any approval given by the Customer under this clause shall not relieve the Supplier of any of its obligations under this Agreement.</w:t>
      </w:r>
    </w:p>
    <w:p>
      <w:r>
        <w:rPr>
          <w:b/>
        </w:rPr>
        <w:t xml:space="preserve">118.2 </w:t>
      </w:r>
      <w:r>
        <w:rPr/>
        <w:t xml:space="preserve">The Customer may, acting reasonably, request such information from the Supplier as it requires to verify compliance with this clause. The parties shall meet at least quarterly to review performance in relation to the assignment (module 5) and agree any improvements required. The Supplier shall perform its obligations under this clause with reasonable skill, care and diligence and in accordance with </w:t>
      </w:r>
      <w:r>
        <w:rPr>
          <w:i/>
        </w:rPr>
        <w:t>Good Industry Practice</w:t>
      </w:r>
      <w:r>
        <w:rPr/>
        <w:t>.</w:t>
      </w:r>
    </w:p>
    <w:p>
      <w:r>
        <w:rPr>
          <w:b/>
        </w:rPr>
        <w:t xml:space="preserve">118.3 </w:t>
      </w:r>
      <w:r>
        <w:rPr/>
        <w:t>Either party may terminate this Agreement for convenience on not less than thirty (30) days' written notice.</w:t>
      </w:r>
    </w:p>
    <w:p>
      <w:r>
        <w:rPr>
          <w:b/>
        </w:rPr>
        <w:t xml:space="preserve">118.4 </w:t>
      </w:r>
      <w:r>
        <w:rPr/>
        <w:t xml:space="preserve">The parties shall meet at least quarterly to review performance in relation to the assignment (module 5) and agree any improvements required. Nothing in this clause shall limit any other right or remedy of the Customer under this Agreement or at law. The Supplier shall maintain complete and accurate records relating to the assignment (module 5)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118.5 </w:t>
      </w:r>
      <w:r>
        <w:rPr/>
        <w:t>The Customer may, acting reasonably, request such information from the Supplier as it requires to verify compliance with this clause. The Supplier shall maintain complete and accurate records relating to the assignment (module 5) and shall make them available to the Customer on request. Nothing in this clause shall limit any other right or remedy of the Customer under this Agreement or at law. The Supplier shall maintain complete and accurate records relating to the assignment (module 5) and shall make them available to the Customer on request.</w:t>
      </w:r>
    </w:p>
    <w:p>
      <w:r>
        <w:rPr>
          <w:b/>
        </w:rPr>
        <w:t xml:space="preserve">118.6 </w:t>
      </w:r>
      <w:r>
        <w:rPr/>
        <w:t>Where the Supplier becomes aware of any matter which may affect the assignment (module 5), it shall notify the Customer promptly and in any event within five Working Days. Nothing in this clause shall limit any other right or remedy of the Customer under this Agreement or at law. The Supplier shall maintain complete and accurate records relating to the assignment (module 5) and shall make them available to the Customer on request. The Supplier shall maintain complete and accurate records relating to the assignment (module 5) and shall make them available to the Customer on request.</w:t>
      </w:r>
    </w:p>
    <w:p>
      <w:r>
        <w:rPr>
          <w:b/>
        </w:rPr>
        <w:t xml:space="preserve">118.7 </w:t>
      </w:r>
      <w:r>
        <w:rPr/>
        <w:t>Each party shall bear its own costs in connection with the matters described in this clause, save as otherwise expressly provided. Where the Supplier becomes aware of any matter which may affect the assignment (module 5), it shall notify the Customer promptly and in any event within five Working Days. Nothing in this clause shall limit any other right or remedy of the Customer under this Agreement or at law.</w:t>
      </w:r>
    </w:p>
    <w:p>
      <w:r>
        <w:rPr>
          <w:b/>
        </w:rPr>
        <w:t xml:space="preserve">118.8 </w:t>
      </w:r>
      <w:r>
        <w:rPr/>
        <w:t>Subject to Clause 9, the Supplier shall provide the deliverables described in this clause to the Customer.</w:t>
      </w:r>
    </w:p>
    <w:p>
      <w:pPr>
        <w:pStyle w:val="Heading1"/>
      </w:pPr>
      <w:r>
        <w:rPr/>
        <w:t>119. Dispute Resolution (Module 5)</w:t>
      </w:r>
    </w:p>
    <w:p>
      <w:r>
        <w:rPr>
          <w:b/>
        </w:rPr>
        <w:t xml:space="preserve">119.1 </w:t>
      </w:r>
      <w:r>
        <w:rPr/>
        <w:t>The Supplier shall remedy any material breach within 30 days of written notice requiring it to do so.</w:t>
      </w:r>
    </w:p>
    <w:p>
      <w:r>
        <w:rPr>
          <w:b/>
        </w:rPr>
        <w:t xml:space="preserve">119.2 </w:t>
      </w:r>
      <w:r>
        <w:rPr/>
        <w:t>Any approval given by the Customer under this clause shall not relieve the Supplier of any of its obligations under this Agreement. Where the Supplier becomes aware of any matter which may affect the dispute resolution (module 5), it shall notify the Customer promptly and in any event within five Working Days. Nothing in this clause shall limit any other right or remedy of the Customer under this Agreement or at law.</w:t>
      </w:r>
    </w:p>
    <w:p>
      <w:r>
        <w:rPr>
          <w:b/>
        </w:rPr>
        <w:t xml:space="preserve">119.3 </w:t>
      </w:r>
      <w:r>
        <w:rPr/>
        <w:t>The parties shall meet at least quarterly to review performance in relation to the dispute resolution (module 5) and agree any improvements required.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119.4 </w:t>
      </w:r>
      <w:r>
        <w:rPr/>
        <w:t>Either party may terminate this Agreement for convenience on not less than thirty (30) days' written notice.</w:t>
      </w:r>
    </w:p>
    <w:p>
      <w:r>
        <w:rPr>
          <w:b/>
        </w:rPr>
        <w:t xml:space="preserve">119.5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119.6 </w:t>
      </w:r>
      <w:r>
        <w:rPr/>
        <w:t>Subject to Clause 9, the Supplier shall provide the deliverables described in this clause to the Customer.</w:t>
      </w:r>
    </w:p>
    <w:p>
      <w:r>
        <w:rPr>
          <w:b/>
        </w:rPr>
        <w:t xml:space="preserve">119.7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119.8 </w:t>
      </w:r>
      <w:r>
        <w:rPr/>
        <w:t>Each party shall bear its own costs in connection with the matters described in this clause, save as otherwise expressly provided. The Supplier shall maintain complete and accurate records relating to the dispute resolution (module 5) and shall make them available to the Customer on request. The parties shall meet at least quarterly to review performance in relation to the dispute resolution (module 5) and agree any improvements required. Nothing in this clause shall limit any other right or remedy of the Customer under this Agreement or at law.</w:t>
      </w:r>
    </w:p>
    <w:p>
      <w:pPr>
        <w:pStyle w:val="Heading1"/>
      </w:pPr>
      <w:r>
        <w:rPr/>
        <w:t>120. Notices (Module 5)</w:t>
      </w:r>
    </w:p>
    <w:p>
      <w:r>
        <w:rPr>
          <w:b/>
        </w:rPr>
        <w:t xml:space="preserve">120.1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120.2 </w:t>
      </w:r>
      <w:r>
        <w:rPr/>
        <w:t>The parties shall meet at least quarterly to review performance in relation to the notices (module 5) and agree any improvements required. Nothing in this clause shall limit any other right or remedy of the Customer under this Agreement or at law.</w:t>
      </w:r>
    </w:p>
    <w:p>
      <w:r>
        <w:rPr>
          <w:b/>
        </w:rPr>
        <w:t xml:space="preserve">120.3 </w:t>
      </w:r>
      <w:r>
        <w:rPr/>
        <w:t>Nothing in this clause shall limit any other right or remedy of the Customer under this Agreement or at law. Where the Supplier becomes aware of any matter which may affect the notices (module 5), it shall notify the Customer promptly and in any event within five Working Days. The Customer may, acting reasonably, request such information from the Supplier as it requires to verify compliance with this clause.</w:t>
      </w:r>
    </w:p>
    <w:p>
      <w:r>
        <w:rPr>
          <w:b/>
        </w:rPr>
        <w:t xml:space="preserve">120.4 </w:t>
      </w:r>
      <w:r>
        <w:rPr/>
        <w:t>Subject to Clause 9, the Supplier shall provide the deliverables described in this clause to the Customer.</w:t>
      </w:r>
    </w:p>
    <w:p>
      <w:r>
        <w:rPr>
          <w:b/>
        </w:rPr>
        <w:t xml:space="preserve">120.5 </w:t>
      </w:r>
      <w:r>
        <w:rPr/>
        <w:t>Each party shall bear its own costs in connection with the matters described in this clause, save as otherwise expressly provided.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120.6 </w:t>
      </w:r>
      <w:r>
        <w:rPr/>
        <w:t>Where the Supplier becomes aware of any matter which may affect the notices (module 5), it shall notify the Customer promptly and in any event within five Working Days. Where the Supplier becomes aware of any matter which may affect the notices (module 5), it shall notify the Customer promptly and in any event within five Working Days. The parties shall meet at least quarterly to review performance in relation to the notices (module 5) and agree any improvements required. The Customer may, acting reasonably, request such information from the Supplier as it requires to verify compliance with this clause.</w:t>
      </w:r>
    </w:p>
    <w:p>
      <w:r>
        <w:rPr>
          <w:b/>
        </w:rPr>
        <w:t xml:space="preserve">120.7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5), it shall notify the Customer promptly and in any event within five Working Days. Any approval given by the Customer under this clause shall not relieve the Supplier of any of its obligations under this Agreement.</w:t>
      </w:r>
    </w:p>
    <w:p>
      <w:r>
        <w:rPr>
          <w:b/>
        </w:rPr>
        <w:t xml:space="preserve">120.8 </w:t>
      </w:r>
      <w:r>
        <w:rPr/>
        <w:t>The Supplier shall retain all Customer Data for 30 days after termination before secure deletion.</w:t>
      </w:r>
    </w:p>
    <w:p>
      <w:r>
        <w:rPr>
          <w:b/>
        </w:rPr>
        <w:t xml:space="preserve">120.9 </w:t>
      </w:r>
      <w:r>
        <w:rPr/>
        <w:t>The Supplier shall retain all Customer Data for 30 days after termination before secure deletion.</w:t>
      </w:r>
    </w:p>
    <w:p>
      <w:r>
        <w:rPr>
          <w:b/>
        </w:rPr>
        <w:t xml:space="preserve">120.10 </w:t>
      </w:r>
      <w:r>
        <w:rPr/>
        <w:t>The parties shall meet at least quarterly to review performance in relation to the notices (module 5) and agree any improvements required. Any approval given by the Customer under this clause shall not relieve the Supplier of any of its obligations under this Agreement.</w:t>
      </w:r>
    </w:p>
    <w:p>
      <w:pPr>
        <w:pStyle w:val="Heading1"/>
      </w:pPr>
      <w:r>
        <w:rPr/>
        <w:t>121. Governing Law (Module 5)</w:t>
      </w:r>
    </w:p>
    <w:p>
      <w:r>
        <w:rPr>
          <w:b/>
        </w:rPr>
        <w:t xml:space="preserve">121.1 </w:t>
      </w:r>
      <w:r>
        <w:rPr/>
        <w:t>Nothing in this clause shall limit any other right or remedy of the Customer under this Agreement or at law. Where the Supplier becomes aware of any matter which may affect the governing law (module 5), it shall notify the Customer promptly and in any event within five Working Days.</w:t>
      </w:r>
    </w:p>
    <w:p>
      <w:r>
        <w:rPr>
          <w:b/>
        </w:rPr>
        <w:t xml:space="preserve">121.2 </w:t>
      </w:r>
      <w:r>
        <w:rPr/>
        <w:t xml:space="preserve">Any approval given by the Customer under this clause shall not relieve the Supplier of any of its obligations under this Agreement. Where the Supplier becomes aware of any matter which may affect the governing law (module 5),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governing law (module 5), it shall notify the Customer promptly and in any event within five Working Days.</w:t>
      </w:r>
    </w:p>
    <w:p>
      <w:r>
        <w:rPr>
          <w:b/>
        </w:rPr>
        <w:t xml:space="preserve">121.3 </w:t>
      </w:r>
      <w:r>
        <w:rPr/>
        <w:t>The Customer may, acting reasonably, request such information from the Supplier as it requires to verify compliance with this clause. The Supplier shall maintain complete and accurate records relating to the governing law (module 5) and shall make them available to the Customer on request.</w:t>
      </w:r>
    </w:p>
    <w:p>
      <w:r>
        <w:rPr>
          <w:b/>
        </w:rPr>
        <w:t xml:space="preserve">121.4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121.5 </w:t>
      </w:r>
      <w:r>
        <w:rPr/>
        <w:t xml:space="preserve">The Supplier shall maintain complete and accurate records relating to the governing law (module 5)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121.6 </w:t>
      </w:r>
      <w:r>
        <w:rPr/>
        <w:t xml:space="preserve">The parties shall meet at least quarterly to review performance in relation to the governing law (module 5)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5) and agree any improvements required.</w:t>
      </w:r>
    </w:p>
    <w:p>
      <w:r>
        <w:rPr>
          <w:b/>
        </w:rPr>
        <w:t xml:space="preserve">121.7 </w:t>
      </w:r>
      <w:r>
        <w:rPr/>
        <w:t xml:space="preserve">The Supplier shall perform its obligations under this clause with reasonable skill, care and diligence and in accordance with </w:t>
      </w:r>
      <w:r>
        <w:rPr>
          <w:i/>
        </w:rPr>
        <w:t xml:space="preserve">Good Industry Practice</w:t>
      </w:r>
      <w:r>
        <w:rPr/>
        <w:t xml:space="preserve">. Each party shall bear its own costs in connection with the matters described in this clause, save as otherwise expressly provided. Each party shall bear its own costs in connection with the matters described in this clause, save as otherwise expressly provided.</w:t>
      </w:r>
      <w:ins w:id="9031" w:author="Helena Voss" w:date="2026-09-28T06:33:47Z">
        <w:r>
          <w:rPr/>
          <w:t xml:space="preserve"> This obligation survives termination.</w:t>
        </w:r>
      </w:ins>
    </w:p>
    <w:p>
      <w:r>
        <w:rPr>
          <w:b/>
        </w:rPr>
        <w:t xml:space="preserve">121.8 </w:t>
      </w:r>
      <w:r>
        <w:rPr/>
        <w:t>The Customer may, acting reasonably, request such information from the Supplier as it requires to verify compliance with this clause. The parties shall meet at least quarterly to review performance in relation to the governing law (module 5) and agree any improvements required. Each party shall bear its own costs in connection with the matters described in this clause, save as otherwise expressly provided.</w:t>
      </w:r>
    </w:p>
    <w:p>
      <w:r>
        <w:rPr>
          <w:b/>
        </w:rPr>
        <w:t xml:space="preserve">121.9 </w:t>
      </w:r>
      <w:r>
        <w:rPr/>
        <w:t>Subject to Clause 9.4, the Supplier shall provide the deliverables described in this clause to the Customer.</w:t>
      </w:r>
    </w:p>
    <w:p>
      <w:r>
        <w:rPr>
          <w:b/>
        </w:rPr>
        <w:t xml:space="preserve">121.10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121.11 </w:t>
      </w:r>
      <w:r>
        <w:rPr/>
        <w:t>Where the Supplier becomes aware of any matter which may affect the governing law (module 5), it shall notify the Customer promptly and in any event within five Working Days. The parties shall meet at least quarterly to review performance in relation to the governing law (module 5) and agree any improvements required.</w:t>
      </w:r>
    </w:p>
    <w:p>
      <w:pPr>
        <w:pStyle w:val="Heading1"/>
      </w:pPr>
      <w:r>
        <w:rPr/>
        <w:t>122. Services (Module 6)</w:t>
      </w:r>
    </w:p>
    <w:p>
      <w:r>
        <w:rPr>
          <w:b/>
        </w:rPr>
        <w:t xml:space="preserve">122.1 </w:t>
      </w:r>
      <w:r>
        <w:rPr/>
        <w:t>Where the Supplier becomes aware of any matter which may affect the services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122.2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122.3 </w:t>
      </w:r>
      <w:r>
        <w:rPr/>
        <w:t>The parties shall meet at least quarterly to review performance in relation to the services (module 6) and agree any improvements required. Each party shall bear its own costs in connection with the matters described in this clause, save as otherwise expressly provided.</w:t>
      </w:r>
    </w:p>
    <w:p>
      <w:r>
        <w:rPr>
          <w:b/>
        </w:rPr>
        <w:t xml:space="preserve">122.4 </w:t>
      </w:r>
      <w:r>
        <w:rPr/>
        <w:t xml:space="preserve">Where the Supplier becomes aware of any matter which may affect the services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122.5 </w:t>
      </w:r>
      <w:r>
        <w:rPr/>
        <w:t>The Customer may, acting reasonably, request such information from the Supplier as it requires to verify compliance with this clause. The parties shall meet at least quarterly to review performance in relation to the services (module 6) and agree any improvements required. The Supplier shall maintain complete and accurate records relating to the services (module 6) and shall make them available to the Customer on request.</w:t>
      </w:r>
    </w:p>
    <w:p>
      <w:r>
        <w:rPr>
          <w:b/>
        </w:rPr>
        <w:t xml:space="preserve">122.6 </w:t>
      </w:r>
      <w:r>
        <w:rPr/>
        <w:t>The parties shall meet at least quarterly to review performance in relation to the services (module 6) and agree any improvements required. Nothing in this clause shall limit any other right or remedy of the Customer under this Agreement or at law.</w:t>
      </w:r>
    </w:p>
    <w:p>
      <w:r>
        <w:rPr>
          <w:b/>
        </w:rPr>
        <w:t xml:space="preserve">122.7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services (module 6) and agree any improvements required.</w:t>
      </w:r>
    </w:p>
    <w:p>
      <w:r>
        <w:rPr>
          <w:b/>
        </w:rPr>
        <w:t xml:space="preserve">122.8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122.9 </w:t>
      </w:r>
      <w:r>
        <w:rPr/>
        <w:t>Where the Supplier becomes aware of any matter which may affect the services (module 6),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122.10 </w:t>
      </w:r>
      <w:r>
        <w:rPr/>
        <w:t>The parties shall meet at least quarterly to review performance in relation to the services (module 6) and agree any improvements required. Nothing in this clause shall limit any other right or remedy of the Customer under this Agreement or at law. The parties shall meet at least quarterly to review performance in relation to the services (module 6) and agree any improvements required.</w:t>
      </w:r>
    </w:p>
    <w:p>
      <w:r>
        <w:rPr>
          <w:b/>
        </w:rPr>
        <w:t xml:space="preserve">122.11 </w:t>
      </w:r>
      <w:r>
        <w:rPr/>
        <w:t>The Supplier shall maintain complete and accurate records relating to the services (module 6) and shall make them available to the Customer on request. The Customer may, acting reasonably, request such information from the Supplier as it requires to verify compliance with this clause. Where the Supplier becomes aware of any matter which may affect the services (module 6), it shall notify the Customer promptly and in any event within five Working Days. The Supplier shall maintain complete and accurate records relating to the services (module 6) and shall make them available to the Customer on request.</w:t>
      </w:r>
    </w:p>
    <w:p>
      <w:pPr>
        <w:pStyle w:val="Heading1"/>
      </w:pPr>
      <w:r>
        <w:rPr/>
        <w:t>123. Service Levels (Module 6)</w:t>
      </w:r>
    </w:p>
    <w:p>
      <w:r>
        <w:rPr>
          <w:b/>
        </w:rPr>
        <w:t xml:space="preserve">123.1 </w:t>
      </w:r>
      <w:r>
        <w:rPr/>
        <w:t xml:space="preserve">Where the Supplier becomes aware of any matter which may affect the service levels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123.2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123.3 </w:t>
      </w:r>
      <w:r>
        <w:rPr/>
        <w:t>Either party may terminate this Agreement for convenience on not less than thirty (30) days' written notice.</w:t>
      </w:r>
    </w:p>
    <w:p>
      <w:r>
        <w:rPr>
          <w:b/>
        </w:rPr>
        <w:t xml:space="preserve">123.4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123.5 </w:t>
      </w:r>
      <w:r>
        <w:rPr/>
        <w:t>The parties shall meet at least quarterly to review performance in relation to the service levels (module 6) and agree any improvements required. The Supplier shall maintain complete and accurate records relating to the service levels (module 6) and shall make them available to the Customer on request.</w:t>
      </w:r>
    </w:p>
    <w:p>
      <w:r>
        <w:rPr>
          <w:b/>
        </w:rPr>
        <w:t xml:space="preserve">123.6 </w:t>
      </w:r>
      <w:r>
        <w:rPr/>
        <w:t xml:space="preserve">The Supplier shall maintain complete and accurate records relating to the service levels (module 6)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123.8 </w:t>
      </w:r>
      <w:r>
        <w:rPr/>
        <w:t>The Supplier shall retain all Customer Data for 30 days after termination before secure deletion.</w:t>
      </w:r>
    </w:p>
    <w:p>
      <w:r>
        <w:rPr>
          <w:b/>
        </w:rPr>
        <w:t xml:space="preserve">123.9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124. Personnel (Module 6)</w:t>
      </w:r>
    </w:p>
    <w:p>
      <w:r>
        <w:rPr>
          <w:b/>
        </w:rPr>
        <w:t xml:space="preserve">124.1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r>
        <w:rPr>
          <w:b/>
        </w:rPr>
        <w:t xml:space="preserve">124.2 </w:t>
      </w:r>
      <w:r>
        <w:rPr/>
        <w:t>Subject to Clause 9.2, the Supplier shall provide the deliverables described in this clause to the Customer.</w:t>
      </w:r>
    </w:p>
    <w:p>
      <w:r>
        <w:rPr>
          <w:b/>
        </w:rPr>
        <w:t xml:space="preserve">124.3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124.4 </w:t>
      </w:r>
      <w:r>
        <w:rPr/>
        <w:t>Where the Supplier becomes aware of any matter which may affect the personnel (module 6), it shall notify the Customer promptly and in any event within five Working Days. The Supplier shall maintain complete and accurate records relating to the personnel (module 6) and shall make them available to the Customer on request. The Supplier shall maintain complete and accurate records relating to the personnel (module 6) and shall make them available to the Customer on request.</w:t>
      </w:r>
    </w:p>
    <w:p>
      <w:r>
        <w:rPr>
          <w:b/>
        </w:rPr>
        <w:t xml:space="preserve">124.5 </w:t>
      </w:r>
      <w:r>
        <w:rPr/>
        <w:t>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124.6 </w:t>
      </w:r>
      <w:r>
        <w:rPr/>
        <w:t>The Customer may, acting reasonably, request such information from the Supplier as it requires to verify compliance with this clause. The Supplier shall maintain complete and accurate records relating to the personnel (module 6) and shall make them available to the Customer on request. Where the Supplier becomes aware of any matter which may affect the personnel (module 6), it shall notify the Customer promptly and in any event within five Working Days.</w:t>
      </w:r>
    </w:p>
    <w:p>
      <w:r>
        <w:rPr>
          <w:b/>
        </w:rPr>
        <w:t xml:space="preserve">124.7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124.8 </w:t>
      </w:r>
      <w:r>
        <w:rPr/>
        <w:t>Any approval given by the Customer under this clause shall not relieve the Supplier of any of its obligations under this Agreement. Where the Supplier becomes aware of any matter which may affect the personnel (module 6), it shall notify the Customer promptly and in any event within five Working Days. The Customer may, acting reasonably, request such information from the Supplier as it requires to verify compliance with this clause.</w:t>
      </w:r>
    </w:p>
    <w:p>
      <w:r>
        <w:rPr>
          <w:b/>
        </w:rPr>
        <w:t xml:space="preserve">124.9 </w:t>
      </w:r>
      <w:r>
        <w:rPr/>
        <w:t>Where the Supplier becomes aware of any matter which may affect the personnel (module 6), it shall notify the Customer promptly and in any event within five Working Days. The parties shall meet at least quarterly to review performance in relation to the personnel (module 6) and agree any improvements required.</w:t>
      </w:r>
    </w:p>
    <w:p>
      <w:pPr>
        <w:pStyle w:val="Heading1"/>
      </w:pPr>
      <w:r>
        <w:rPr/>
        <w:t>125. Customer Obligations (Module 6)</w:t>
      </w:r>
    </w:p>
    <w:p>
      <w:r>
        <w:rPr>
          <w:b/>
        </w:rPr>
        <w:t xml:space="preserve">125.1 </w:t>
      </w:r>
      <w:r>
        <w:rPr/>
        <w:t xml:space="preserve">The parties shall meet at least quarterly to review performance in relation to the customer obligations (module 6)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125.2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125.3 </w:t>
      </w:r>
      <w:r>
        <w:rPr/>
        <w:t xml:space="preserve">The Supplier shall maintain complete and accurate records relating to the customer obligations (module 6)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125.4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125.5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125.6 </w:t>
      </w:r>
      <w:r>
        <w:rPr/>
        <w:t>Where the Supplier becomes aware of any matter which may affect the customer obligations (module 6), it shall notify the Customer promptly and in any event within five Working Days. Where the Supplier becomes aware of any matter which may affect the customer obligations (module 6), it shall notify the Customer promptly and in any event within five Working Days.</w:t>
      </w:r>
    </w:p>
    <w:p>
      <w:r>
        <w:rPr>
          <w:b/>
        </w:rPr>
        <w:t xml:space="preserve">125.7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125.8 </w:t>
      </w:r>
      <w:r>
        <w:rPr/>
        <w:t xml:space="preserve">Any approval given by the Customer under this clause shall not relieve the Supplier of any of its obligations under this Agreement. The parties shall meet at least quarterly to review performance in relation to the customer obligations (module 6) and agree any improvements required. The Supplier shall perform its obligations under this clause with reasonable skill, care and diligence and in accordance with </w:t>
      </w:r>
      <w:r>
        <w:rPr>
          <w:i/>
        </w:rPr>
        <w:t>Good Industry Practice</w:t>
      </w:r>
      <w:r>
        <w:rPr/>
        <w:t>.</w:t>
      </w:r>
    </w:p>
    <w:p>
      <w:pPr>
        <w:pStyle w:val="Heading1"/>
      </w:pPr>
      <w:r>
        <w:rPr/>
        <w:t>126. Change Control (Module 6)</w:t>
      </w:r>
    </w:p>
    <w:p>
      <w:r>
        <w:rPr>
          <w:b/>
        </w:rPr>
        <w:t xml:space="preserve">126.1 </w:t>
      </w:r>
      <w:r>
        <w:rPr/>
        <w:t xml:space="preserve">Subject to Clause 9.4, the Supplier shall provide the deliverables described in this clause to the Customer.</w:t>
      </w:r>
      <w:ins w:id="9024" w:author="Helena Voss" w:date="2026-09-28T06:33:47Z">
        <w:r>
          <w:rPr/>
          <w:t xml:space="preserve"> This obligation survives termination.</w:t>
        </w:r>
      </w:ins>
    </w:p>
    <w:p>
      <w:r>
        <w:rPr>
          <w:b/>
        </w:rPr>
        <w:t xml:space="preserve">126.2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change control (module 6) and agree any improvements required. Where the Supplier becomes aware of any matter which may affect the change control (module 6), it shall notify the Customer promptly and in any event within five Working Days.</w:t>
      </w:r>
    </w:p>
    <w:p>
      <w:r>
        <w:rPr>
          <w:b/>
        </w:rPr>
        <w:t xml:space="preserve">126.3 </w:t>
      </w:r>
      <w:r>
        <w:rPr/>
        <w:t>The parties shall meet at least quarterly to review performance in relation to the change control (module 6)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126.4 </w:t>
      </w:r>
      <w:r>
        <w:rPr/>
        <w:t>The Supplier shall provide the exit plan within thirty (30) days of the Effective Date.</w:t>
      </w:r>
    </w:p>
    <w:p>
      <w:r>
        <w:rPr>
          <w:b/>
        </w:rPr>
        <w:t xml:space="preserve">126.5 </w:t>
      </w:r>
      <w:r>
        <w:rPr/>
        <w:t>The Supplier shall remedy any material breach within 30 days of written notice requiring it to do so.</w:t>
      </w:r>
    </w:p>
    <w:p>
      <w:r>
        <w:rPr>
          <w:b/>
        </w:rPr>
        <w:t xml:space="preserve">126.6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126.7 </w:t>
      </w:r>
      <w:r>
        <w:rPr/>
        <w:t>Subject to Clause 9, the Supplier shall provide the deliverables described in this clause to the Customer.</w:t>
      </w:r>
    </w:p>
    <w:p>
      <w:r>
        <w:rPr>
          <w:b/>
        </w:rPr>
        <w:t xml:space="preserve">126.8 </w:t>
      </w:r>
      <w:r>
        <w:rPr/>
        <w:t>Where the Supplier becomes aware of any matter which may affect the change control (module 6), it shall notify the Customer promptly and in any event within five Working Days. The parties shall meet at least quarterly to review performance in relation to the change control (module 6) and agree any improvements required. The Supplier shall maintain complete and accurate records relating to the change control (module 6) and shall make them available to the Customer on request.</w:t>
      </w:r>
    </w:p>
    <w:p>
      <w:r>
        <w:rPr>
          <w:b/>
        </w:rPr>
        <w:t xml:space="preserve">126.9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126.10 </w:t>
      </w:r>
      <w:r>
        <w:rPr/>
        <w:t>The Supplier shall remedy any material breach within 30 days of written notice requiring it to do so.</w:t>
      </w:r>
    </w:p>
    <w:p>
      <w:r>
        <w:rPr>
          <w:b/>
        </w:rPr>
        <w:t xml:space="preserve">126.11 </w:t>
      </w:r>
      <w:r>
        <w:rPr/>
        <w:t xml:space="preserve">The Supplier shall maintain complete and accurate records relating to the change control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127. Fees and Payment (Module 6)</w:t>
      </w:r>
    </w:p>
    <w:p>
      <w:r>
        <w:rPr>
          <w:b/>
        </w:rPr>
        <w:t xml:space="preserve">127.1 </w:t>
      </w:r>
      <w:r>
        <w:rPr/>
        <w:t>Where the Supplier becomes aware of any matter which may affect the fees and payment (module 6),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127.2 </w:t>
      </w:r>
      <w:r>
        <w:rPr/>
        <w:t>The Customer shall settle the Milestone Payment within 30 days of the Acceptance Certificate.</w:t>
      </w:r>
    </w:p>
    <w:p>
      <w:r>
        <w:rPr>
          <w:b/>
        </w:rPr>
        <w:t xml:space="preserve">127.3 </w:t>
      </w:r>
      <w:r>
        <w:rPr/>
        <w:t>Where the Supplier becomes aware of any matter which may affect the fees and payment (module 6), it shall notify the Customer promptly and in any event within five Working Days. The parties shall meet at least quarterly to review performance in relation to the fees and payment (module 6) and agree any improvements required. The Customer may, acting reasonably, request such information from the Supplier as it requires to verify compliance with this clause. Where the Supplier becomes aware of any matter which may affect the fees and payment (module 6), it shall notify the Customer promptly and in any event within five Working Days.</w:t>
      </w:r>
    </w:p>
    <w:p>
      <w:r>
        <w:rPr>
          <w:b/>
        </w:rPr>
        <w:t xml:space="preserve">127.4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127.5 </w:t>
      </w:r>
      <w:r>
        <w:rPr/>
        <w:t>The Customer shall pay each valid invoice within thirty (30) days of receipt.</w:t>
      </w:r>
    </w:p>
    <w:p>
      <w:r>
        <w:rPr>
          <w:b/>
        </w:rPr>
        <w:t xml:space="preserve">127.6 </w:t>
      </w:r>
      <w:r>
        <w:rPr/>
        <w:t>Nothing in this clause shall limit any other right or remedy of the Customer under this Agreement or at law. Where the Supplier becomes aware of any matter which may affect the fees and payment (module 6), it shall notify the Customer promptly and in any event within five Working Days. Each party shall bear its own costs in connection with the matters described in this clause, save as otherwise expressly provided. Where the Supplier becomes aware of any matter which may affect the fees and payment (module 6), it shall notify the Customer promptly and in any event within five Working Days.</w:t>
      </w:r>
    </w:p>
    <w:p>
      <w:r>
        <w:rPr>
          <w:b/>
        </w:rPr>
        <w:t xml:space="preserve">127.7 </w:t>
      </w:r>
      <w:r>
        <w:rPr/>
        <w:t>Clause 19.3 applies to any dispute arising under this clause.</w:t>
      </w:r>
    </w:p>
    <w:p>
      <w:r>
        <w:rPr>
          <w:b/>
        </w:rPr>
        <w:t xml:space="preserve">127.8 </w:t>
      </w:r>
      <w:r>
        <w:rPr/>
        <w:t>The parties shall meet at least quarterly to review performance in relation to the fees and payment (module 6) and agree any improvements required. The Supplier shall maintain complete and accurate records relating to the fees and payment (module 6) and shall make them available to the Customer on request. Each party shall bear its own costs in connection with the matters described in this clause, save as otherwise expressly provided.</w:t>
      </w:r>
    </w:p>
    <w:p>
      <w:r>
        <w:rPr>
          <w:b/>
        </w:rPr>
        <w:t xml:space="preserve">127.9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127.10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127.11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fees and payment (module 6) and agree any improvements required. Nothing in this clause shall limit any other right or remedy of the Customer under this Agreement or at law.</w:t>
      </w:r>
    </w:p>
    <w:p>
      <w:pPr>
        <w:pStyle w:val="Heading1"/>
      </w:pPr>
      <w:r>
        <w:rPr/>
        <w:t>128. Invoicing (Module 6)</w:t>
      </w:r>
    </w:p>
    <w:p>
      <w:r>
        <w:rPr>
          <w:b/>
        </w:rPr>
        <w:t xml:space="preserve">128.1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128.2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invoicing (module 6) and shall make them available to the Customer on request.</w:t>
      </w:r>
      <w:ins w:id="9076" w:author="Helena Voss" w:date="2026-09-28T06:33:47Z">
        <w:r>
          <w:rPr/>
          <w:t xml:space="preserve"> This obligation survives termination.</w:t>
        </w:r>
      </w:ins>
    </w:p>
    <w:p>
      <w:r>
        <w:rPr>
          <w:b/>
        </w:rPr>
        <w:t xml:space="preserve">128.3 </w:t>
      </w:r>
      <w:r>
        <w:rPr/>
        <w:t>The Supplier shall provide the exit plan within thirty (30) days of the Effective Date.</w:t>
      </w:r>
    </w:p>
    <w:p>
      <w:r>
        <w:rPr>
          <w:b/>
        </w:rPr>
        <w:t xml:space="preserve">128.4 </w:t>
      </w:r>
      <w:r>
        <w:rPr/>
        <w:t>The Supplier shall maintain complete and accurate records relating to the invoicing (module 6) and shall make them available to the Customer on request. Where the Supplier becomes aware of any matter which may affect the invoicing (module 6),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128.5 </w:t>
      </w:r>
      <w:r>
        <w:rPr/>
        <w:t>The parties shall meet at least quarterly to review performance in relation to the invoicing (module 6) and agree any improvements required.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128.6 </w:t>
      </w:r>
      <w:r>
        <w:rPr/>
        <w:t>The parties shall meet at least quarterly to review performance in relation to the invoicing (module 6) and agree any improvements required. The parties shall meet at least quarterly to review performance in relation to the invoicing (module 6) and agree any improvements required.</w:t>
      </w:r>
    </w:p>
    <w:p>
      <w:r>
        <w:rPr>
          <w:b/>
        </w:rPr>
        <w:t xml:space="preserve">128.7 </w:t>
      </w:r>
      <w:r>
        <w:rPr/>
        <w:t>The Supplier shall retain all Customer Data for 30 days after termination before secure deletion.</w:t>
      </w:r>
    </w:p>
    <w:p>
      <w:r>
        <w:rPr>
          <w:b/>
        </w:rPr>
        <w:t xml:space="preserve">128.8 </w:t>
      </w:r>
      <w:r>
        <w:rPr/>
        <w:t>Subject to Clause 9.2, the Supplier shall provide the deliverables described in this clause to the Customer.</w:t>
      </w:r>
    </w:p>
    <w:p>
      <w:r>
        <w:rPr>
          <w:b/>
        </w:rPr>
        <w:t xml:space="preserve">128.9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128.10 </w:t>
      </w:r>
      <w:r>
        <w:rPr/>
        <w:t>Either party may terminate this Agreement for convenience on not less than thirty (30) days' written notice.</w:t>
      </w:r>
    </w:p>
    <w:p>
      <w:pPr>
        <w:pStyle w:val="Heading1"/>
      </w:pPr>
      <w:r>
        <w:rPr/>
        <w:t>129. Term (Module 6)</w:t>
      </w:r>
    </w:p>
    <w:p>
      <w:r>
        <w:rPr>
          <w:b/>
        </w:rPr>
        <w:t xml:space="preserve">129.1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term (module 6) and shall make them available to the Customer on request.</w:t>
      </w:r>
    </w:p>
    <w:p>
      <w:r>
        <w:rPr>
          <w:b/>
        </w:rPr>
        <w:t xml:space="preserve">129.2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term (module 6) and agree any improvements required.</w:t>
      </w:r>
    </w:p>
    <w:p>
      <w:r>
        <w:rPr>
          <w:b/>
        </w:rPr>
        <w:t xml:space="preserve">129.3 </w:t>
      </w:r>
      <w:r>
        <w:rPr/>
        <w:t>Where the Supplier becomes aware of any matter which may affect the term (module 6),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129.4 </w:t>
      </w:r>
      <w:r>
        <w:rPr/>
        <w:t>Each party shall bear its own costs in connection with the matters described in this clause, save as otherwise expressly provided. The Supplier shall maintain complete and accurate records relating to the term (module 6) and shall make them available to the Customer on request.</w:t>
      </w:r>
    </w:p>
    <w:p>
      <w:r>
        <w:rPr>
          <w:b/>
        </w:rPr>
        <w:t xml:space="preserve">129.5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129.6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129.7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129.8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129.9 </w:t>
      </w:r>
      <w:r>
        <w:rPr/>
        <w:t>The Supplier shall maintain complete and accurate records relating to the term (module 6) and shall make them available to the Customer on request. The parties shall meet at least quarterly to review performance in relation to the term (module 6) and agree any improvements required. Any approval given by the Customer under this clause shall not relieve the Supplier of any of its obligations under this Agreement.</w:t>
      </w:r>
    </w:p>
    <w:p>
      <w:r>
        <w:rPr>
          <w:b/>
        </w:rPr>
        <w:t xml:space="preserve">129.10 </w:t>
      </w:r>
      <w:r>
        <w:rPr/>
        <w:t>Nothing in this clause shall limit any other right or remedy of the Customer under this Agreement or at law. The parties shall meet at least quarterly to review performance in relation to the term (module 6) and agree any improvements required.</w:t>
      </w:r>
    </w:p>
    <w:p>
      <w:r>
        <w:rPr>
          <w:b/>
        </w:rPr>
        <w:t xml:space="preserve">129.11 </w:t>
      </w:r>
      <w:r>
        <w:rPr/>
        <w:t>The Supplier shall maintain complete and accurate records relating to the term (module 6)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129.12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term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129.13 </w:t>
      </w:r>
      <w:r>
        <w:rPr/>
        <w:t>The Supplier shall maintain complete and accurate records relating to the term (module 6) and shall make them available to the Customer on request. Nothing in this clause shall limit any other right or remedy of the Customer under this Agreement or at law. The Supplier shall maintain complete and accurate records relating to the term (module 6) and shall make them available to the Customer on request. Any approval given by the Customer under this clause shall not relieve the Supplier of any of its obligations under this Agreement.</w:t>
      </w:r>
    </w:p>
    <w:p>
      <w:pPr>
        <w:pStyle w:val="Heading1"/>
      </w:pPr>
      <w:r>
        <w:rPr/>
        <w:t>130. Termination (Module 6)</w:t>
      </w:r>
    </w:p>
    <w:p>
      <w:r>
        <w:rPr>
          <w:b/>
        </w:rPr>
        <w:t xml:space="preserve">130.1 </w:t>
      </w:r>
      <w:r>
        <w:rPr/>
        <w:t>The Supplier shall remedy any material breach within 30 days of written notice requiring it to do so.</w:t>
      </w:r>
    </w:p>
    <w:p>
      <w:r>
        <w:rPr>
          <w:b/>
        </w:rPr>
        <w:t xml:space="preserve">130.2 </w:t>
      </w:r>
      <w:r>
        <w:rPr/>
        <w:t>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w:t>
      </w:r>
    </w:p>
    <w:p>
      <w:r>
        <w:rPr>
          <w:b/>
        </w:rPr>
        <w:t xml:space="preserve">130.3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termination (module 6) and shall make them available to the Customer on request. The Customer may, acting reasonably, request such information from the Supplier as it requires to verify compliance with this clause.</w:t>
      </w:r>
    </w:p>
    <w:p>
      <w:r>
        <w:rPr>
          <w:b/>
        </w:rPr>
        <w:t xml:space="preserve">130.4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6) and shall make them available to the Customer on request. Nothing in this clause shall limit any other right or remedy of the Customer under this Agreement or at law. The parties shall meet at least quarterly to review performance in relation to the termination (module 6) and agree any improvements required.</w:t>
      </w:r>
    </w:p>
    <w:p>
      <w:r>
        <w:rPr>
          <w:b/>
        </w:rPr>
        <w:t xml:space="preserve">130.5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termination (module 6) and shall make them available to the Customer on request.</w:t>
      </w:r>
    </w:p>
    <w:p>
      <w:r>
        <w:rPr>
          <w:b/>
        </w:rPr>
        <w:t xml:space="preserve">130.6 </w:t>
      </w:r>
      <w:r>
        <w:rPr/>
        <w:t>Each party shall bear its own costs in connection with the matters described in this clause, save as otherwise expressly provided. The parties shall meet at least quarterly to review performance in relation to the termination (module 6) and agree any improvements required. Where the Supplier becomes aware of any matter which may affect the termination (module 6), it shall notify the Customer promptly and in any event within five Working Days.</w:t>
      </w:r>
    </w:p>
    <w:p>
      <w:r>
        <w:rPr>
          <w:b/>
        </w:rPr>
        <w:t xml:space="preserve">130.7 </w:t>
      </w:r>
      <w:r>
        <w:rPr/>
        <w:t xml:space="preserve">The Supplier shall perform its obligations under this clause with reasonable skill, care and diligence and in accordance with </w:t>
      </w:r>
      <w:r>
        <w:rPr>
          <w:i/>
        </w:rPr>
        <w:t xml:space="preserve">Good Industry Practice</w:t>
      </w:r>
      <w:r>
        <w:rPr/>
        <w:t xml:space="preserve">. </w:t>
      </w:r>
      <w:del w:id="9088" w:author="Helena Voss" w:date="2026-09-28T06:33:47Z">
        <w:r>
          <w:rPr/>
          <w:delText xml:space="preserve">Where</w:delText>
        </w:r>
      </w:del>
      <w:ins w:id="9089" w:author="Helena Voss" w:date="2026-09-28T06:33:47Z">
        <w:r>
          <w:rPr/>
          <w:t xml:space="preserve">reasonable</w:t>
        </w:r>
      </w:ins>
      <w:r>
        <w:rPr/>
        <w:t xml:space="preserve"> the Supplier becomes aware of any matter which may affect the termination (module 6), it shall notify the Customer promptly and in any event within five Working Days.</w:t>
      </w:r>
    </w:p>
    <w:p>
      <w:r>
        <w:rPr>
          <w:b/>
        </w:rPr>
        <w:t xml:space="preserve">130.8 </w:t>
      </w:r>
      <w:r>
        <w:rPr/>
        <w:t>Nothing in this clause shall limit any other right or remedy of the Customer under this Agreement or at law. Where the Supplier becomes aware of any matter which may affect the termination (module 6), it shall notify the Customer promptly and in any event within five Working Days. The Supplier shall maintain complete and accurate records relating to the termination (module 6) and shall make them available to the Customer on request.</w:t>
      </w:r>
    </w:p>
    <w:p>
      <w:r>
        <w:rPr>
          <w:b/>
        </w:rPr>
        <w:t xml:space="preserve">130.9 </w:t>
      </w:r>
      <w:r>
        <w:rPr/>
        <w:t>The Supplier shall maintain complete and accurate records relating to the termination (module 6) and shall make them available to the Customer on request. Each party shall bear its own costs in connection with the matters described in this clause, save as otherwise expressly provided.</w:t>
      </w:r>
    </w:p>
    <w:p>
      <w:r>
        <w:rPr>
          <w:b/>
        </w:rPr>
        <w:t xml:space="preserve">130.10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termination (module 6) and agree any improvements required.</w:t>
      </w:r>
    </w:p>
    <w:p>
      <w:r>
        <w:rPr>
          <w:b/>
        </w:rPr>
        <w:t xml:space="preserve">130.11 </w:t>
      </w:r>
      <w:r>
        <w:rPr/>
        <w:t>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 The Supplier shall maintain complete and accurate records relating to the termination (module 6) and shall make them available to the Customer on request.</w:t>
      </w:r>
    </w:p>
    <w:p>
      <w:pPr>
        <w:pStyle w:val="Heading1"/>
      </w:pPr>
      <w:r>
        <w:rPr/>
        <w:t>131. Confidentiality (Module 6)</w:t>
      </w:r>
    </w:p>
    <w:p>
      <w:r>
        <w:rPr>
          <w:b/>
        </w:rPr>
        <w:t xml:space="preserve">131.1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confidentiality (module 6), it shall notify the Customer promptly and in any event within five Working Days. Where the Supplier becomes aware of any matter which may affect the confidentiality (module 6), it shall notify the Customer promptly and in any event within five Working Days.</w:t>
      </w:r>
    </w:p>
    <w:p>
      <w:r>
        <w:rPr>
          <w:b/>
        </w:rPr>
        <w:t xml:space="preserve">131.2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confidentiality (module 6) and shall make them available to the Customer on request. The Supplier shall maintain complete and accurate records relating to the confidentiality (module 6) and shall make them available to the Customer on request.</w:t>
      </w:r>
    </w:p>
    <w:p>
      <w:r>
        <w:rPr>
          <w:b/>
        </w:rPr>
        <w:t xml:space="preserve">131.3 </w:t>
      </w:r>
      <w:r>
        <w:rPr/>
        <w:t>The parties shall meet at least quarterly to review performance in relation to the confidentiality (module 6) and agree any improvements required. Nothing in this clause shall limit any other right or remedy of the Customer under this Agreement or at law.</w:t>
      </w:r>
    </w:p>
    <w:p>
      <w:r>
        <w:rPr>
          <w:b/>
        </w:rPr>
        <w:t xml:space="preserve">131.4 </w:t>
      </w:r>
      <w:r>
        <w:rPr/>
        <w:t xml:space="preserve">Any approval given by the Customer under this clause shall not relieve the Supplier of any of its obligations under this Agreement. The parties shall meet at least quarterly to review performance in relation to the confidentiality (module 6)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131.5 </w:t>
      </w:r>
      <w:r>
        <w:rPr/>
        <w:t>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confidentiality (module 6), it shall notify the Customer promptly and in any event within five Working Days.</w:t>
      </w:r>
    </w:p>
    <w:p>
      <w:pPr>
        <w:rPr>
          <w:ins w:id="9204" w:author="Helena Voss" w:date="2026-09-28T06:33:47Z"/>
        </w:rPr>
      </w:pPr>
      <w:ins w:id="9203" w:author="Helena Voss" w:date="2026-09-28T06:33:47Z">
        <w:r>
          <w:rPr/>
          <w:t xml:space="preserve">1512.A The Parties shall co-operate in good faith.</w:t>
        </w:r>
      </w:ins>
    </w:p>
    <w:p>
      <w:r>
        <w:rPr>
          <w:b/>
        </w:rPr>
        <w:t xml:space="preserve">131.6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6) and shall make them available to the Customer on request. Where the Supplier becomes aware of any matter which may affect the confidentiality (module 6), it shall notify the Customer promptly and in any event within five Working Days.</w:t>
      </w:r>
    </w:p>
    <w:p>
      <w:r>
        <w:rPr>
          <w:b/>
        </w:rPr>
        <w:t xml:space="preserve">131.7 </w:t>
      </w:r>
      <w:r>
        <w:rPr/>
        <w:t xml:space="preserve">Where the Supplier becomes aware of any matter which may affect the confidentiality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6), it shall notify the Customer promptly and in any event within five Working Days.</w:t>
      </w:r>
    </w:p>
    <w:p>
      <w:r>
        <w:rPr>
          <w:b/>
        </w:rPr>
        <w:t xml:space="preserve">131.8 </w:t>
      </w:r>
      <w:r>
        <w:rPr/>
        <w:t>Where the Supplier becomes aware of any matter which may affect the confidentiality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pPr>
        <w:pStyle w:val="Heading1"/>
      </w:pPr>
      <w:r>
        <w:rPr/>
        <w:t>132. Intellectual Property (Module 6)</w:t>
      </w:r>
    </w:p>
    <w:p>
      <w:r>
        <w:rPr>
          <w:b/>
        </w:rPr>
        <w:t xml:space="preserve">132.1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Any approval given by the Customer under this clause shall not relieve the Supplier of any of its obligations under this Agreement. The Supplier shall maintain complete and accurate records relating to the intellectual property (module 6) and shall make them available to the Customer on request.</w:t>
      </w:r>
    </w:p>
    <w:p>
      <w:r>
        <w:rPr>
          <w:b/>
        </w:rPr>
        <w:t xml:space="preserve">132.2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 The Supplier shall maintain complete and accurate records relating to the intellectual property (module 6) and shall make them available to the Customer on request.</w:t>
      </w:r>
    </w:p>
    <w:p>
      <w:r>
        <w:rPr>
          <w:b/>
        </w:rPr>
        <w:t xml:space="preserve">132.3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132.4 </w:t>
      </w:r>
      <w:r>
        <w:rPr/>
        <w:t>Where the Supplier becomes aware of any matter which may affect the intellectual property (module 6), it shall notify the Customer promptly and in any event within five Working Days. Any approval given by the Customer under this clause shall not relieve the Supplier of any of its obligations under this Agreement.</w:t>
      </w:r>
    </w:p>
    <w:p>
      <w:r>
        <w:rPr>
          <w:b/>
        </w:rPr>
        <w:t xml:space="preserve">132.5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132.6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w:t>
      </w:r>
    </w:p>
    <w:p>
      <w:r>
        <w:rPr>
          <w:b/>
        </w:rPr>
        <w:t xml:space="preserve">132.7 </w:t>
      </w:r>
      <w:r>
        <w:rPr/>
        <w:t>The parties shall meet at least quarterly to review performance in relation to the intellectual property (module 6) and agree any improvements required. Each party shall bear its own costs in connection with the matters described in this clause, save as otherwise expressly provided. The Supplier shall maintain complete and accurate records relating to the intellectual property (module 6) and shall make them available to the Customer on request. Each party shall bear its own costs in connection with the matters described in this clause, save as otherwise expressly provided.</w:t>
      </w:r>
    </w:p>
    <w:p>
      <w:r>
        <w:rPr>
          <w:b/>
        </w:rPr>
        <w:t xml:space="preserve">132.8 </w:t>
      </w:r>
      <w:r>
        <w:rPr/>
        <w:t>The parties shall meet at least quarterly to review performance in relation to the intellectual property (module 6) and agree any improvements required. The parties shall meet at least quarterly to review performance in relation to the intellectual property (module 6) and agree any improvements required. The Supplier shall maintain complete and accurate records relating to the intellectual property (module 6) and shall make them available to the Customer on request. Nothing in this clause shall limit any other right or remedy of the Customer under this Agreement or at law.</w:t>
      </w:r>
    </w:p>
    <w:p>
      <w:pPr>
        <w:pStyle w:val="Heading1"/>
      </w:pPr>
      <w:r>
        <w:rPr/>
        <w:t>133. Data Protection (Module 6)</w:t>
      </w:r>
    </w:p>
    <w:p>
      <w:r>
        <w:rPr>
          <w:b/>
        </w:rPr>
        <w:t xml:space="preserve">133.1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133.2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data protection (module 6) and shall make them available to the Customer on request.</w:t>
      </w:r>
    </w:p>
    <w:p>
      <w:r>
        <w:rPr>
          <w:b/>
        </w:rPr>
        <w:t xml:space="preserve">133.3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133.4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133.5 </w:t>
      </w:r>
      <w:r>
        <w:rPr/>
        <w:t>The parties shall meet at least quarterly to review performance in relation to the data protection (module 6) and agree any improvements required. Any approval given by the Customer under this clause shall not relieve the Supplier of any of its obligations under this Agreement. Where the Supplier becomes aware of any matter which may affect the data protection (module 6), it shall notify the Customer promptly and in any event within five Working Days.</w:t>
      </w:r>
    </w:p>
    <w:p>
      <w:r>
        <w:rPr>
          <w:b/>
        </w:rPr>
        <w:t xml:space="preserve">133.6 </w:t>
      </w:r>
      <w:r>
        <w:rPr/>
        <w:t>Clause 29.1 applies to any dispute arising under this clause.</w:t>
      </w:r>
    </w:p>
    <w:p>
      <w:r>
        <w:rPr>
          <w:b/>
        </w:rPr>
        <w:t xml:space="preserve">133.7 </w:t>
      </w:r>
      <w:r>
        <w:rPr/>
        <w:t>The Supplier shall maintain complete and accurate records relating to the data protection (module 6) and shall make them available to the Customer on request. The parties shall meet at least quarterly to review performance in relation to the data protection (module 6) and agree any improvements required.</w:t>
      </w:r>
    </w:p>
    <w:p>
      <w:r>
        <w:rPr>
          <w:b/>
        </w:rPr>
        <w:t xml:space="preserve">133.8 </w:t>
      </w:r>
      <w:r>
        <w:rPr/>
        <w:t xml:space="preserve">The Supplier shall maintain complete and accurate records relating to the data protection (module 6)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133.9 </w:t>
      </w:r>
      <w:r>
        <w:rPr/>
        <w:t>Nothing in this clause shall limit any other right or remedy of the Customer under this Agreement or at law. The parties shall meet at least quarterly to review performance in relation to the data protection (module 6) and agree any improvements required.</w:t>
      </w:r>
    </w:p>
    <w:p>
      <w:r>
        <w:rPr>
          <w:b/>
        </w:rPr>
        <w:t xml:space="preserve">133.10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w:t>
      </w:r>
    </w:p>
    <w:p>
      <w:r>
        <w:rPr>
          <w:b/>
        </w:rPr>
        <w:t xml:space="preserve">133.11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133.12 </w:t>
      </w:r>
      <w:r>
        <w:rPr/>
        <w:t xml:space="preserve">The parties shall meet at least quarterly to review performance in relation to the data protection (module 6) and agree any improvements required. Any approval given by the Customer under this clause shall not relieve the Supplier of any of its obligations under this Agreement. The Supplier shall maintain complete and accurate records relating to the data protection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133.13 </w:t>
      </w:r>
      <w:r>
        <w:rPr/>
        <w:t>The Supplier shall maintain complete and accurate records relating to the data protection (module 6) and shall make them available to the Customer on request. Nothing in this clause shall limit any other right or remedy of the Customer under this Agreement or at law. The Supplier shall maintain complete and accurate records relating to the data protection (module 6) and shall make them available to the Customer on request. The Customer may, acting reasonably, request such information from the Supplier as it requires to verify compliance with this clause.</w:t>
      </w:r>
    </w:p>
    <w:p>
      <w:pPr>
        <w:pStyle w:val="Heading1"/>
      </w:pPr>
      <w:r>
        <w:rPr/>
        <w:t>134. Security (Module 6)</w:t>
      </w:r>
    </w:p>
    <w:p>
      <w:r>
        <w:rPr>
          <w:b/>
        </w:rPr>
        <w:t xml:space="preserve">134.1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134.2 </w:t>
      </w:r>
      <w:r>
        <w:rPr/>
        <w:t>Where the Supplier becomes aware of any matter which may affect the security (module 6), it shall notify the Customer promptly and in any event within five Working Days. Nothing in this clause shall limit any other right or remedy of the Customer under this Agreement or at law. The Supplier shall maintain complete and accurate records relating to the security (module 6) and shall make them available to the Customer on request. Any approval given by the Customer under this clause shall not relieve the Supplier of any of its obligations under this Agreement.</w:t>
      </w:r>
    </w:p>
    <w:p>
      <w:r>
        <w:rPr>
          <w:b/>
        </w:rPr>
        <w:t xml:space="preserve">134.3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6) and agree any improvements required.</w:t>
      </w:r>
    </w:p>
    <w:p>
      <w:r>
        <w:rPr>
          <w:b/>
        </w:rPr>
        <w:t xml:space="preserve">134.4 </w:t>
      </w:r>
      <w:r>
        <w:rPr/>
        <w:t xml:space="preserve">The Supplier shall maintain complete and accurate records relating to the security (module 6)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w:t>
      </w:r>
    </w:p>
    <w:p>
      <w:r>
        <w:rPr>
          <w:b/>
        </w:rPr>
        <w:t xml:space="preserve">134.6 </w:t>
      </w:r>
      <w:r>
        <w:rPr/>
        <w:t>The Customer may, acting reasonably, request such information from the Supplier as it requires to verify compliance with this clause. The parties shall meet at least quarterly to review performance in relation to the security (module 6) and agree any improvements required.</w:t>
      </w:r>
    </w:p>
    <w:p>
      <w:r>
        <w:rPr>
          <w:b/>
        </w:rPr>
        <w:t xml:space="preserve">134.7 </w:t>
      </w:r>
      <w:r>
        <w:rPr/>
        <w:t>Subject to Clause 9, the Supplier shall provide the deliverables described in this clause to the Customer.</w:t>
      </w:r>
    </w:p>
    <w:p>
      <w:r>
        <w:rPr>
          <w:b/>
        </w:rPr>
        <w:t xml:space="preserve">134.8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security (module 6), it shall notify the Customer promptly and in any event within five Working Days.</w:t>
      </w:r>
    </w:p>
    <w:p>
      <w:r>
        <w:rPr>
          <w:b/>
        </w:rPr>
        <w:t xml:space="preserve">134.9 </w:t>
      </w:r>
      <w:r>
        <w:rPr/>
        <w:t>The Customer may, acting reasonably, request such information from the Supplier as it requires to verify compliance with this clause. Where the Supplier becomes aware of any matter which may affect the security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6) and agree any improvements required.</w:t>
      </w:r>
    </w:p>
    <w:p>
      <w:pPr>
        <w:rPr>
          <w:del w:id="9150" w:author="Helena Voss" w:date="2026-09-28T06:33:47Z"/>
        </w:rPr>
      </w:pPr>
      <w:del w:id="9149" w:author="Helena Voss" w:date="2026-09-28T06:33:47Z">
        <w:r>
          <w:rPr>
            <w:b/>
          </w:rPr>
          <w:delText xml:space="preserve">134.10 </w:delText>
        </w:r>
        <w:r>
          <w:rPr/>
          <w:delText>Where the Supplier becomes aware of any matter which may affect the security (module 6),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delText>
        </w:r>
      </w:del>
    </w:p>
    <w:p>
      <w:r>
        <w:rPr>
          <w:b/>
        </w:rPr>
        <w:t xml:space="preserve">134.11 </w:t>
      </w:r>
      <w:r>
        <w:rPr/>
        <w:t>The Supplier shall maintain complete and accurate records relating to the security (module 6)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135. Audit (Module 6)</w:t>
      </w:r>
    </w:p>
    <w:p>
      <w:r>
        <w:rPr>
          <w:b/>
        </w:rPr>
        <w:t xml:space="preserve">135.1 </w:t>
      </w:r>
      <w:r>
        <w:rPr/>
        <w:t xml:space="preserve">Where the Supplier becomes aware of any matter which may affect the audit (module 6),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audit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135.2 </w:t>
      </w:r>
      <w:r>
        <w:rPr/>
        <w:t>The parties shall meet at least quarterly to review performance in relation to the audit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135.3 </w:t>
      </w:r>
      <w:r>
        <w:rPr/>
        <w:t>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Where the Supplier becomes aware of any matter which may affect the audit (module 6), it shall notify the Customer promptly and in any event within five Working Days.</w:t>
      </w:r>
    </w:p>
    <w:p>
      <w:r>
        <w:rPr>
          <w:b/>
        </w:rPr>
        <w:t xml:space="preserve">135.4 </w:t>
      </w:r>
      <w:r>
        <w:rPr/>
        <w:t>Where the Supplier becomes aware of any matter which may affect the audit (module 6), it shall notify the Customer promptly and in any event within five Working Days.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135.5 </w:t>
      </w:r>
      <w:r>
        <w:rPr/>
        <w:t>Clause 19.3 applies to any dispute arising under this clause.</w:t>
      </w:r>
    </w:p>
    <w:p>
      <w:r>
        <w:rPr>
          <w:b/>
        </w:rPr>
        <w:t xml:space="preserve">135.6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del w:id="9144" w:author="Helena Voss" w:date="2026-09-28T06:33:47Z"/>
        </w:rPr>
      </w:pPr>
      <w:del w:id="9143" w:author="Helena Voss" w:date="2026-09-28T06:33:47Z">
        <w:r>
          <w:rPr>
            <w:b/>
          </w:rPr>
          <w:delText xml:space="preserve">135.7 </w:delText>
        </w:r>
        <w:r>
          <w:rPr/>
          <w:delText>The parties shall meet at least quarterly to review performance in relation to the audit (module 6) and agree any improvements required. The parties shall meet at least quarterly to review performance in relation to the audit (module 6) and agree any improvements required. The Supplier shall maintain complete and accurate records relating to the audit (module 6) and shall make them available to the Customer on request. The Supplier shall maintain complete and accurate records relating to the audit (module 6) and shall make them available to the Customer on request.</w:delText>
        </w:r>
      </w:del>
    </w:p>
    <w:p>
      <w:r>
        <w:rPr>
          <w:b/>
        </w:rPr>
        <w:t xml:space="preserve">135.8 </w:t>
      </w:r>
      <w:r>
        <w:rPr/>
        <w:t xml:space="preserve">Each party shall bear its own costs in connection with the matters described in this clause, save as otherwise expressly provided. The parties shall meet at least quarterly to review performance in relation to the audit (module 6)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audit (module 6), it shall notify the Customer promptly and in any event within five Working Days.</w:t>
      </w:r>
    </w:p>
    <w:p>
      <w:r>
        <w:rPr>
          <w:b/>
        </w:rPr>
        <w:t xml:space="preserve">135.9 </w:t>
      </w:r>
      <w:r>
        <w:rPr/>
        <w:t>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136. Warranties (Module 6)</w:t>
      </w:r>
    </w:p>
    <w:p>
      <w:r>
        <w:rPr>
          <w:b/>
        </w:rPr>
        <w:t xml:space="preserve">136.1 </w:t>
      </w:r>
      <w:r>
        <w:rPr/>
        <w:t>The Customer may, acting reasonably, request such information from the Supplier as it requires to verify compliance with this clause. The Supplier shall maintain complete and accurate records relating to the warranties (module 6) and shall make them available to the Customer on request. The parties shall meet at least quarterly to review performance in relation to the warranties (module 6) and agree any improvements required.</w:t>
      </w:r>
    </w:p>
    <w:p>
      <w:r>
        <w:rPr>
          <w:b/>
        </w:rPr>
        <w:t xml:space="preserve">136.2 </w:t>
      </w:r>
      <w:r>
        <w:rPr/>
        <w:t>The Supplier shall provide the exit plan within thirty (30) days of the Effective Date.</w:t>
      </w:r>
    </w:p>
    <w:p>
      <w:r>
        <w:rPr>
          <w:b/>
        </w:rPr>
        <w:t xml:space="preserve">136.3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6) and shall make them available to the Customer on request.</w:t>
      </w:r>
    </w:p>
    <w:p>
      <w:r>
        <w:rPr>
          <w:b/>
        </w:rPr>
        <w:t xml:space="preserve">136.4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136.5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warranties (module 6) and shall make them available to the Customer on request.</w:t>
      </w:r>
    </w:p>
    <w:p>
      <w:r>
        <w:rPr>
          <w:b/>
        </w:rPr>
        <w:t xml:space="preserve">136.6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136.7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136.8 </w:t>
      </w:r>
      <w:r>
        <w:rPr/>
        <w:t>The parties shall meet at least quarterly to review performance in relation to the warranties (module 6)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136.9 </w:t>
      </w:r>
      <w:r>
        <w:rPr/>
        <w:t>Nothing in this clause shall limit any other right or remedy of the Customer under this Agreement or at law. The Supplier shall maintain complete and accurate records relating to the warranties (module 6) and shall make them available to the Customer on request.</w:t>
      </w:r>
    </w:p>
    <w:p>
      <w:pPr>
        <w:pStyle w:val="Heading1"/>
      </w:pPr>
      <w:r>
        <w:rPr/>
        <w:t>137. Indemnities (Module 6)</w:t>
      </w:r>
    </w:p>
    <w:p>
      <w:r>
        <w:rPr>
          <w:b/>
        </w:rPr>
        <w:t xml:space="preserve">137.1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137.2 </w:t>
      </w:r>
      <w:r>
        <w:rPr/>
        <w:t>Each party shall bear its own costs in connection with the matters described in this clause, save as otherwise expressly provided. Where the Supplier becomes aware of any matter which may affect the indemnities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indemnities (module 6) and shall make them available to the Customer on request.</w:t>
      </w:r>
    </w:p>
    <w:p>
      <w:r>
        <w:rPr>
          <w:b/>
        </w:rPr>
        <w:t xml:space="preserve">137.3 </w:t>
      </w:r>
      <w:r>
        <w:rPr/>
        <w:t>The parties shall meet at least quarterly to review performance in relation to the indemnities (module 6) and agree any improvements required. The parties shall meet at least quarterly to review performance in relation to the indemnities (module 6)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137.4 </w:t>
      </w:r>
      <w:r>
        <w:rPr/>
        <w:t>Where the Supplier becomes aware of any matter which may affect the indemnities (module 6), it shall notify the Customer promptly and in any event within five Working Days. Any approval given by the Customer under this clause shall not relieve the Supplier of any of its obligations under this Agreement.</w:t>
      </w:r>
    </w:p>
    <w:p>
      <w:r>
        <w:rPr>
          <w:b/>
        </w:rPr>
        <w:t xml:space="preserve">137.5 </w:t>
      </w:r>
      <w:r>
        <w:rPr/>
        <w:t>The parties shall meet at least quarterly to review performance in relation to the indemnities (module 6) and agree any improvements required. Each party shall bear its own costs in connection with the matters described in this clause, save as otherwise expressly provided. The Supplier shall maintain complete and accurate records relating to the indemnities (module 6) and shall make them available to the Customer on request. The parties shall meet at least quarterly to review performance in relation to the indemnities (module 6) and agree any improvements required.</w:t>
      </w:r>
    </w:p>
    <w:p>
      <w:r>
        <w:rPr>
          <w:b/>
        </w:rPr>
        <w:t xml:space="preserve">137.6 </w:t>
      </w:r>
      <w:r>
        <w:rPr/>
        <w:t>Clause 29.1 applies to any dispute arising under this clause.</w:t>
      </w:r>
    </w:p>
    <w:p>
      <w:r>
        <w:rPr>
          <w:b/>
        </w:rPr>
        <w:t xml:space="preserve">137.7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137.8 </w:t>
      </w:r>
      <w:r>
        <w:rPr/>
        <w:t>Subject to Clause 9.4, the Supplier shall provide the deliverables described in this clause to the Customer.</w:t>
      </w:r>
    </w:p>
    <w:p>
      <w:r>
        <w:rPr>
          <w:b/>
        </w:rPr>
        <w:t xml:space="preserve">137.9 </w:t>
      </w:r>
      <w:r>
        <w:rPr/>
        <w:t xml:space="preserve">The Supplier shall maintain complete and accurate records relating to the indemnities (module 6) and shall make them available to the Customer on request. Where the Supplier becomes aware of any matter which may affect the indemnities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indemnities (module 6), it shall notify the Customer promptly and in any event within five Working Days.</w:t>
      </w:r>
    </w:p>
    <w:p>
      <w:r>
        <w:rPr>
          <w:b/>
        </w:rPr>
        <w:t xml:space="preserve">137.10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137.11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indemnities (module 6), it shall notify the Customer promptly and in any event within five Working Days. The Supplier shall maintain complete and accurate records relating to the indemnities (module 6) and shall make them available to the Customer on request.</w:t>
      </w:r>
    </w:p>
    <w:p>
      <w:r>
        <w:rPr>
          <w:b/>
        </w:rPr>
        <w:t xml:space="preserve">137.12 </w:t>
      </w:r>
      <w:r>
        <w:rPr/>
        <w:t xml:space="preserve">The Supplier shall maintain complete and accurate records relating to the indemnities (module 6)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138. Limitation of Liability (Module 6)</w:t>
      </w:r>
    </w:p>
    <w:p>
      <w:r>
        <w:rPr>
          <w:b/>
        </w:rPr>
        <w:t xml:space="preserve">138.1 </w:t>
      </w:r>
      <w:r>
        <w:rPr/>
        <w:t>The parties shall meet at least quarterly to review performance in relation to the limitation of liability (module 6) and agree any improvements required.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w:t>
      </w:r>
    </w:p>
    <w:p>
      <w:r>
        <w:rPr>
          <w:b/>
        </w:rPr>
        <w:t xml:space="preserve">138.2 </w:t>
      </w:r>
      <w:r>
        <w:rPr/>
        <w:t>The parties shall meet at least quarterly to review performance in relation to the limitation of liability (module 6) and agree any improvements required. The Customer may, acting reasonably, request such information from the Supplier as it requires to verify compliance with this clause.</w:t>
      </w:r>
    </w:p>
    <w:p>
      <w:r>
        <w:rPr>
          <w:b/>
        </w:rPr>
        <w:t xml:space="preserve">138.3 </w:t>
      </w:r>
      <w:r>
        <w:rPr/>
        <w:t>Clause 19.3 applies to any dispute arising under this clause.</w:t>
      </w:r>
    </w:p>
    <w:p>
      <w:r>
        <w:rPr>
          <w:b/>
        </w:rPr>
        <w:t xml:space="preserve">138.4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The parties shall meet at least quarterly to review performance in relation to the limitation of liability (module 6) and agree any improvements required. Nothing in this clause shall limit any other right or remedy of the Customer under this Agreement or at law.</w:t>
      </w:r>
    </w:p>
    <w:p>
      <w:r>
        <w:rPr>
          <w:b/>
        </w:rPr>
        <w:t xml:space="preserve">138.5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138.6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limitation of liability (module 6) and shall make them available to the Customer on request.</w:t>
      </w:r>
    </w:p>
    <w:p>
      <w:r>
        <w:rPr>
          <w:b/>
        </w:rPr>
        <w:t xml:space="preserve">138.7 </w:t>
      </w:r>
      <w:r>
        <w:rPr/>
        <w:t>Nothing in this clause shall limit any other right or remedy of the Customer under this Agreement or at law. The Supplier shall maintain complete and accurate records relating to the limitation of liability (module 6)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138.8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6) and agree any improvements required.</w:t>
      </w:r>
    </w:p>
    <w:p>
      <w:r>
        <w:rPr>
          <w:b/>
        </w:rPr>
        <w:t xml:space="preserve">138.9 </w:t>
      </w:r>
      <w:r>
        <w:rPr/>
        <w:t>Any approval given by the Customer under this clause shall not relieve the Supplier of any of its obligations under this Agreement. Where the Supplier becomes aware of any matter which may affect the limitation of liability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r>
        <w:rPr>
          <w:b/>
        </w:rPr>
        <w:t xml:space="preserve">138.10 </w:t>
      </w:r>
      <w:r>
        <w:rPr/>
        <w:t>Where the Supplier becomes aware of any matter which may affect the limitation of liability (module 6), it shall notify the Customer promptly and in any event within five Working Days. The Supplier shall maintain complete and accurate records relating to the limitation of liability (module 6) and shall make them available to the Customer on request. The Customer may, acting reasonably, request such information from the Supplier as it requires to verify compliance with this clause. Where the Supplier becomes aware of any matter which may affect the limitation of liability (module 6), it shall notify the Customer promptly and in any event within five Working Days.</w:t>
      </w:r>
    </w:p>
    <w:p>
      <w:pPr>
        <w:pStyle w:val="Heading1"/>
      </w:pPr>
      <w:r>
        <w:rPr/>
        <w:t>139. Insurance (Module 6)</w:t>
      </w:r>
    </w:p>
    <w:p>
      <w:r>
        <w:rPr>
          <w:b/>
        </w:rPr>
        <w:t xml:space="preserve">139.1 </w:t>
      </w:r>
      <w:r>
        <w:rPr/>
        <w:t>The parties shall meet at least quarterly to review performance in relation to the insurance (module 6) and agree any improvements required. The parties shall meet at least quarterly to review performance in relation to the insurance (module 6) and agree any improvements required.</w:t>
      </w:r>
    </w:p>
    <w:p>
      <w:r>
        <w:rPr>
          <w:b/>
        </w:rPr>
        <w:t xml:space="preserve">139.2 </w:t>
      </w:r>
      <w:r>
        <w:rPr/>
        <w:t xml:space="preserve">The Supplier shall maintain complete and accurate records relating to the insurance (module 6)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insurance (module 6), it shall notify the Customer promptly and in any event within five Working Days. The Supplier shall perform its obligations under this clause with reasonable skill, care and diligence and in accordance with Good Industry Practice.</w:t>
      </w:r>
    </w:p>
    <w:p>
      <w:r>
        <w:rPr>
          <w:b/>
        </w:rPr>
        <w:t xml:space="preserve">139.3 </w:t>
      </w:r>
      <w:r>
        <w:rPr/>
        <w:t>Where the Supplier becomes aware of any matter which may affect the insurance (module 6),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139.4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139.5 </w:t>
      </w:r>
      <w:r>
        <w:rPr/>
        <w:t>Where the Supplier becomes aware of any matter which may affect the insurance (module 6), it shall notify the Customer promptly and in any event within five Working Days. Where the Supplier becomes aware of any matter which may affect the insurance (module 6), it shall notify the Customer promptly and in any event within five Working Days. The parties shall meet at least quarterly to review performance in relation to the insurance (module 6) and agree any improvements required. Nothing in this clause shall limit any other right or remedy of the Customer under this Agreement or at law.</w:t>
      </w:r>
    </w:p>
    <w:p>
      <w:r>
        <w:rPr>
          <w:b/>
        </w:rPr>
        <w:t xml:space="preserve">139.6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insurance (module 6) and agree any improvements required.</w:t>
      </w:r>
    </w:p>
    <w:p>
      <w:r>
        <w:rPr>
          <w:b/>
        </w:rPr>
        <w:t xml:space="preserve">139.7 </w:t>
      </w:r>
      <w:r>
        <w:rPr/>
        <w:t>Where the Supplier becomes aware of any matter which may affect the insurance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139.8 </w:t>
      </w:r>
      <w:r>
        <w:rPr/>
        <w:t>Any approval given by the Customer under this clause shall not relieve the Supplier of any of its obligations under this Agreement. Where the Supplier becomes aware of any matter which may affect the insurance (module 6), it shall notify the Customer promptly and in any event within five Working Days.</w:t>
      </w:r>
    </w:p>
    <w:p>
      <w:r>
        <w:rPr>
          <w:b/>
        </w:rPr>
        <w:t xml:space="preserve">139.9 </w:t>
      </w:r>
      <w:r>
        <w:rPr/>
        <w:t>The Customer may, acting reasonably, request such information from the Supplier as it requires to verify compliance with this clause. The Supplier shall maintain complete and accurate records relating to the insurance (module 6) and shall make them available to the Customer on request.</w:t>
      </w:r>
    </w:p>
    <w:p>
      <w:pPr>
        <w:pStyle w:val="Heading1"/>
      </w:pPr>
      <w:r>
        <w:rPr/>
        <w:t>140. Force Majeure (Module 6)</w:t>
      </w:r>
    </w:p>
    <w:p>
      <w:r>
        <w:rPr>
          <w:b/>
        </w:rPr>
        <w:t xml:space="preserve">140.1 </w:t>
      </w:r>
      <w:r>
        <w:rPr/>
        <w:t xml:space="preserve">Any approval given by the Customer under this clause shall not relieve the Supplier of any of its obligations under this Agreement. Nothing in this clause shall limit any other right or remedy of the Customer under this Agreement </w:t>
      </w:r>
      <w:del w:id="9008" w:author="Helena Voss" w:date="2026-09-28T06:33:47Z">
        <w:r>
          <w:rPr/>
          <w:delText xml:space="preserve">or</w:delText>
        </w:r>
      </w:del>
      <w:ins w:id="9009" w:author="Helena Voss" w:date="2026-09-28T06:33:47Z">
        <w:r>
          <w:rPr/>
          <w:t xml:space="preserve">reasonable</w:t>
        </w:r>
      </w:ins>
      <w:r>
        <w:rPr/>
        <w:t xml:space="preserve"> at law. The Customer may, acting reasonably, request such information from the Supplier as it requires to verify compliance with this clause.</w:t>
      </w:r>
    </w:p>
    <w:p>
      <w:r>
        <w:rPr>
          <w:b/>
        </w:rPr>
        <w:t xml:space="preserve">140.2 </w:t>
      </w:r>
      <w:r>
        <w:rPr/>
        <w:t xml:space="preserve">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force majeure (module 6), it shall notify the Customer promptly and in any event within five Working Days. The Customer may, acting reasonably, request such information from the Supplier as </w:t>
      </w:r>
      <w:del w:id="9048" w:author="Helena Voss" w:date="2026-09-28T06:33:47Z">
        <w:r>
          <w:rPr/>
          <w:delText xml:space="preserve">it</w:delText>
        </w:r>
      </w:del>
      <w:ins w:id="9049" w:author="Helena Voss" w:date="2026-09-28T06:33:47Z">
        <w:r>
          <w:rPr/>
          <w:t xml:space="preserve">reasonable</w:t>
        </w:r>
      </w:ins>
      <w:r>
        <w:rPr/>
        <w:t xml:space="preserve"> requires to verify compliance with this clause.</w:t>
      </w:r>
    </w:p>
    <w:p>
      <w:r>
        <w:rPr>
          <w:b/>
        </w:rPr>
        <w:t xml:space="preserve">140.3 </w:t>
      </w:r>
      <w:r>
        <w:rPr/>
        <w:t>Where the Supplier becomes aware of any matter which may affect the force majeure (module 6),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6) and agree any improvements required.</w:t>
      </w:r>
    </w:p>
    <w:p>
      <w:r>
        <w:rPr>
          <w:b/>
        </w:rPr>
        <w:t xml:space="preserve">140.4 </w:t>
      </w:r>
      <w:r>
        <w:rPr/>
        <w:t>Where the Supplier becomes aware of any matter which may affect the force majeure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force majeure (module 6) and shall make them available to the Customer on request. Nothing in this clause shall limit any other right or remedy of the Customer under this Agreement or at law.</w:t>
      </w:r>
    </w:p>
    <w:p>
      <w:r>
        <w:rPr>
          <w:b/>
        </w:rPr>
        <w:t xml:space="preserve">140.5 </w:t>
      </w:r>
      <w:r>
        <w:rPr/>
        <w:t>Nothing in this clause shall limit any other right or remedy of the Customer under this Agreement or at law. Where the Supplier becomes aware of any matter which may affect the force majeure (module 6), it shall notify the Customer promptly and in any event within five Working Days.</w:t>
      </w:r>
    </w:p>
    <w:p>
      <w:r>
        <w:rPr>
          <w:b/>
        </w:rPr>
        <w:t xml:space="preserve">140.6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140.7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140.8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force majeure (module 6), it shall notify the Customer promptly and in any event within five Working Days. Nothing in this clause shall limit any other right or remedy of the Customer under this Agreement or at law.</w:t>
      </w:r>
    </w:p>
    <w:p>
      <w:r>
        <w:rPr>
          <w:b/>
        </w:rPr>
        <w:t xml:space="preserve">140.9 </w:t>
      </w:r>
      <w:r>
        <w:rPr/>
        <w:t xml:space="preserve">The Customer may, acting reasonably, request such information from the Supplier as it requires to verify compliance with this clause. Where the Supplier becomes aware of any matter which may affect the force majeure (module 6), it shall notify the Customer </w:t>
      </w:r>
      <w:del w:id="9006" w:author="Helena Voss" w:date="2026-09-28T06:33:47Z">
        <w:r>
          <w:rPr/>
          <w:delText xml:space="preserve">promptly</w:delText>
        </w:r>
      </w:del>
      <w:ins w:id="9007" w:author="Helena Voss" w:date="2026-09-28T06:33:47Z">
        <w:r>
          <w:rPr/>
          <w:t xml:space="preserve">reasonable</w:t>
        </w:r>
      </w:ins>
      <w:r>
        <w:rPr/>
        <w:t xml:space="preserve"> and in any event within five Working Days. The Supplier shall perform its obligations under this clause with reasonable skill, care and diligence and in accordance with </w:t>
      </w:r>
      <w:r>
        <w:rPr>
          <w:i/>
        </w:rPr>
        <w:t xml:space="preserve">Good Industry Practice</w:t>
      </w:r>
      <w:r>
        <w:rPr/>
        <w:t xml:space="preserve">.</w:t>
      </w:r>
    </w:p>
    <w:p>
      <w:r>
        <w:rPr>
          <w:b/>
        </w:rPr>
        <w:t xml:space="preserve">140.10 </w:t>
      </w:r>
      <w:r>
        <w:rPr/>
        <w:t>The Customer may, acting reasonably, request such information from the Supplier as it requires to verify compliance with this clause. The parties shall meet at least quarterly to review performance in relation to the force majeure (module 6) and agree any improvements required. The parties shall meet at least quarterly to review performance in relation to the force majeure (module 6) and agree any improvements required.</w:t>
      </w:r>
    </w:p>
    <w:p>
      <w:r>
        <w:rPr>
          <w:b/>
        </w:rPr>
        <w:t xml:space="preserve">140.11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 xml:space="preserve">Good Industry Practice</w:t>
      </w:r>
      <w:r>
        <w:rPr/>
        <w:t xml:space="preserve">.</w:t>
      </w:r>
      <w:ins w:id="9025" w:author="Helena Voss" w:date="2026-09-28T06:33:47Z">
        <w:r>
          <w:rPr/>
          <w:t xml:space="preserve"> This obligation survives termination.</w:t>
        </w:r>
      </w:ins>
    </w:p>
    <w:p>
      <w:r>
        <w:rPr>
          <w:b/>
        </w:rPr>
        <w:t xml:space="preserve">140.12 </w:t>
      </w:r>
      <w:r>
        <w:rPr/>
        <w:t>The Supplier shall retain all Customer Data for 30 days after termination before secure deletion.</w:t>
      </w:r>
    </w:p>
    <w:p>
      <w:pPr>
        <w:rPr>
          <w:ins w:id="9200" w:author="Helena Voss" w:date="2026-09-28T06:33:47Z"/>
        </w:rPr>
      </w:pPr>
      <w:ins w:id="9199" w:author="Helena Voss" w:date="2026-09-28T06:33:47Z">
        <w:r>
          <w:rPr/>
          <w:t xml:space="preserve">1617.A The Parties shall co-operate in good faith.</w:t>
        </w:r>
      </w:ins>
    </w:p>
    <w:p>
      <w:r>
        <w:rPr>
          <w:b/>
        </w:rPr>
        <w:t xml:space="preserve">140.13 </w:t>
      </w:r>
      <w:r>
        <w:rPr/>
        <w:t>Any approval given by the Customer under this clause shall not relieve the Supplier of any of its obligations under this Agreement. The parties shall meet at least quarterly to review performance in relation to the force majeure (module 6)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141. Subcontracting (Module 6)</w:t>
      </w:r>
    </w:p>
    <w:p>
      <w:r>
        <w:rPr>
          <w:b/>
        </w:rPr>
        <w:t xml:space="preserve">141.1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subcontracting (module 6), it shall notify the Customer promptly and in any event within five Working Days.</w:t>
      </w:r>
    </w:p>
    <w:p>
      <w:r>
        <w:rPr>
          <w:b/>
        </w:rPr>
        <w:t xml:space="preserve">141.3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141.4 </w:t>
      </w:r>
      <w:r>
        <w:rPr/>
        <w:t>Nothing in this clause shall limit any other right or remedy of the Customer under this Agreement or at law. The Supplier shall maintain complete and accurate records relating to the subcontracting (module 6) and shall make them available to the Customer on request. Each party shall bear its own costs in connection with the matters described in this clause, save as otherwise expressly provided.</w:t>
      </w:r>
    </w:p>
    <w:p>
      <w:r>
        <w:rPr>
          <w:b/>
        </w:rPr>
        <w:t xml:space="preserve">141.5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6) and shall make them available to the Customer on request.</w:t>
      </w:r>
    </w:p>
    <w:p>
      <w:r>
        <w:rPr>
          <w:b/>
        </w:rPr>
        <w:t xml:space="preserve">141.6 </w:t>
      </w:r>
      <w:r>
        <w:rPr/>
        <w:t>The parties shall meet at least quarterly to review performance in relation to the subcontracting (module 6) and agree any improvements required. The parties shall meet at least quarterly to review performance in relation to the subcontracting (module 6) and agree any improvements required.</w:t>
      </w:r>
    </w:p>
    <w:p>
      <w:r>
        <w:rPr>
          <w:b/>
        </w:rPr>
        <w:t xml:space="preserve">141.7 </w:t>
      </w:r>
      <w:r>
        <w:rPr/>
        <w:t>Where the Supplier becomes aware of any matter which may affect the subcontracting (module 6), it shall notify the Customer promptly and in any event within five Working Days. The Supplier shall maintain complete and accurate records relating to the subcontracting (module 6) and shall make them available to the Customer on request. The Supplier shall maintain complete and accurate records relating to the subcontracting (module 6) and shall make them available to the Customer on request.</w:t>
      </w:r>
    </w:p>
    <w:p>
      <w:r>
        <w:rPr>
          <w:b/>
        </w:rPr>
        <w:t xml:space="preserve">141.8 </w:t>
      </w:r>
      <w:r>
        <w:rPr/>
        <w:t>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subcontracting (module 6), it shall notify the Customer promptly and in any event within five Working Days. The Customer may, acting reasonably, request such information from the Supplier as it requires to verify compliance with this clause.</w:t>
      </w:r>
    </w:p>
    <w:p>
      <w:pPr>
        <w:pStyle w:val="Heading1"/>
      </w:pPr>
      <w:r>
        <w:rPr/>
        <w:t>142. Assignment (Module 6)</w:t>
      </w:r>
    </w:p>
    <w:p>
      <w:r>
        <w:rPr>
          <w:b/>
        </w:rPr>
        <w:t xml:space="preserve">142.1 </w:t>
      </w:r>
      <w:r>
        <w:rPr/>
        <w:t>Nothing in this clause shall limit any other right or remedy of the Customer under this Agreement or at law. The parties shall meet at least quarterly to review performance in relation to the assignment (module 6) and agree any improvements required.</w:t>
      </w:r>
    </w:p>
    <w:p>
      <w:r>
        <w:rPr>
          <w:b/>
        </w:rPr>
        <w:t xml:space="preserve">142.2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assignment (module 6) and agree any improvements required.</w:t>
      </w:r>
      <w:ins w:id="9093" w:author="Helena Voss" w:date="2026-09-28T06:33:47Z">
        <w:r>
          <w:rPr/>
          <w:t xml:space="preserve"> This obligation survives termination.</w:t>
        </w:r>
      </w:ins>
    </w:p>
    <w:p>
      <w:r>
        <w:rPr>
          <w:b/>
        </w:rPr>
        <w:t xml:space="preserve">142.3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assignment (module 6) and agree any improvements required.</w:t>
      </w:r>
    </w:p>
    <w:p>
      <w:r>
        <w:rPr>
          <w:b/>
        </w:rPr>
        <w:t xml:space="preserve">142.4 </w:t>
      </w:r>
      <w:r>
        <w:rPr/>
        <w:t xml:space="preserve">The parties shall meet at least quarterly to review performance in relation to the assignment (module 6) and agree any improvements required. The parties shall meet at least quarterly to review performance in relation to the assignment (module 6) and agree any improvements required. Where the Supplier becomes aware of any matter which may affect the assignment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142.5 </w:t>
      </w:r>
      <w:r>
        <w:rPr/>
        <w:t xml:space="preserve">Where the Supplier becomes aware of any matter which may affect the assignment (module 6), it shall notify the Customer promptly and in any event within five Working Days. Where the Supplier becomes aware of any matter which may affect the assignment (module 6),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142.6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142.7 </w:t>
      </w:r>
      <w:r>
        <w:rPr/>
        <w:t>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The Supplier shall maintain complete and accurate records relating to the assignment (module 6) and shall make them available to the Customer on request. Nothing in this clause shall limit any other right or remedy of the Customer under this Agreement or at law.</w:t>
      </w:r>
    </w:p>
    <w:p>
      <w:r>
        <w:rPr>
          <w:b/>
        </w:rPr>
        <w:t xml:space="preserve">142.8 </w:t>
      </w:r>
      <w:r>
        <w:rPr/>
        <w:t>Any approval given by the Customer under this clause shall not relieve the Supplier of any of its obligations under this Agreement. Where the Supplier becomes aware of any matter which may affect the assignment (module 6),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assignment (module 6) and agree any improvements required.</w:t>
      </w:r>
    </w:p>
    <w:p>
      <w:r>
        <w:rPr>
          <w:b/>
        </w:rPr>
        <w:t xml:space="preserve">142.9 </w:t>
      </w:r>
      <w:r>
        <w:rPr/>
        <w:t>The parties shall meet at least quarterly to review performance in relation to the assignment (module 6) and agree any improvements required.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142.10 </w:t>
      </w:r>
      <w:r>
        <w:rPr/>
        <w:t>The parties shall meet at least quarterly to review performance in relation to the assignment (module 6)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142.11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143. Dispute Resolution (Module 6)</w:t>
      </w:r>
    </w:p>
    <w:p>
      <w:r>
        <w:rPr>
          <w:b/>
        </w:rPr>
        <w:t xml:space="preserve">143.1 </w:t>
      </w:r>
      <w:r>
        <w:rPr/>
        <w:t xml:space="preserve">The parties shall meet at least quarterly to review performance in relation to the dispute resolution (module 6) and agree any improvements required. Where the Supplier becomes aware of any matter which may affect the dispute resolution (module 6),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6), it shall notify the Customer promptly and in any event within five Working Days.</w:t>
      </w:r>
    </w:p>
    <w:p>
      <w:r>
        <w:rPr>
          <w:b/>
        </w:rPr>
        <w:t xml:space="preserve">143.2 </w:t>
      </w:r>
      <w:r>
        <w:rPr/>
        <w:t>The parties shall meet at least quarterly to review performance in relation to the dispute resolution (module 6)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143.3 </w:t>
      </w:r>
      <w:r>
        <w:rPr/>
        <w:t xml:space="preserve">The parties shall meet at least quarterly to review performance in relation to the dispute resolution (module 6) and agree any improvements required. The Supplier shall maintain complete and accurate records relating to the dispute resolution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143.4 </w:t>
      </w:r>
      <w:r>
        <w:rPr/>
        <w:t>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dispute resolution (module 6) and agree any improvements required.</w:t>
      </w:r>
    </w:p>
    <w:p>
      <w:r>
        <w:rPr>
          <w:b/>
        </w:rPr>
        <w:t xml:space="preserve">143.5 </w:t>
      </w:r>
      <w:r>
        <w:rPr/>
        <w:t>Nothing in this clause shall limit any other right or remedy of the Customer under this Agreement or at law. Where the Supplier becomes aware of any matter which may affect the dispute resolution (module 6), it shall notify the Customer promptly and in any event within five Working Days. The Customer may, acting reasonably, request such information from the Supplier as it requires to verify compliance with this clause.</w:t>
      </w:r>
    </w:p>
    <w:p>
      <w:r>
        <w:rPr>
          <w:b/>
        </w:rPr>
        <w:t xml:space="preserve">143.6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dispute resolution (module 6) and shall make them available to the Customer on request.</w:t>
      </w:r>
    </w:p>
    <w:p>
      <w:r>
        <w:rPr>
          <w:b/>
        </w:rPr>
        <w:t xml:space="preserve">143.7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143.8 </w:t>
      </w:r>
      <w:r>
        <w:rPr/>
        <w:t>The Supplier shall retain all Customer Data for 30 days after termination before secure deletion.</w:t>
      </w:r>
    </w:p>
    <w:p>
      <w:pPr>
        <w:pStyle w:val="Heading1"/>
      </w:pPr>
      <w:r>
        <w:rPr/>
        <w:t>144. Notices (Module 6)</w:t>
      </w:r>
    </w:p>
    <w:p>
      <w:r>
        <w:rPr>
          <w:b/>
        </w:rPr>
        <w:t xml:space="preserve">144.1 </w:t>
      </w:r>
      <w:r>
        <w:rPr/>
        <w:t xml:space="preserve">The Supplier shall maintain complete and accurate records relating to the notices (module 6)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144.2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144.3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144.4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144.5 </w:t>
      </w:r>
      <w:r>
        <w:rPr/>
        <w:t>The Customer may, acting reasonably, request such information from the Supplier as it requires to verify compliance with this clause. Where the Supplier becomes aware of any matter which may affect the notices (module 6), it shall notify the Customer promptly and in any event within five Working Days. Each party shall bear its own costs in connection with the matters described in this clause, save as otherwise expressly provided.</w:t>
      </w:r>
    </w:p>
    <w:p>
      <w:r>
        <w:rPr>
          <w:b/>
        </w:rPr>
        <w:t xml:space="preserve">144.6 </w:t>
      </w:r>
      <w:r>
        <w:rPr/>
        <w:t xml:space="preserve">Where the Supplier becomes aware of any matter which may affect the notices (module 6),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144.7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6) and agree any improvements required.</w:t>
      </w:r>
    </w:p>
    <w:p>
      <w:r>
        <w:rPr>
          <w:b/>
        </w:rPr>
        <w:t xml:space="preserve">144.8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notices (module 6) and agree any improvements required.</w:t>
      </w:r>
    </w:p>
    <w:p>
      <w:r>
        <w:rPr>
          <w:b/>
        </w:rPr>
        <w:t xml:space="preserve">144.9 </w:t>
      </w:r>
      <w:r>
        <w:rPr/>
        <w:t>Where the Supplier becomes aware of any matter which may affect the notices (module 6),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notices (module 6) and shall make them available to the Customer on request. Nothing in this clause shall limit any other right or remedy of the Customer under this Agreement or at law.</w:t>
      </w:r>
    </w:p>
    <w:p>
      <w:r>
        <w:rPr>
          <w:b/>
        </w:rPr>
        <w:t xml:space="preserve">144.10 </w:t>
      </w:r>
      <w:r>
        <w:rPr/>
        <w:t>The parties shall meet at least quarterly to review performance in relation to the notices (module 6) and agree any improvements required. The parties shall meet at least quarterly to review performance in relation to the notices (module 6) and agree any improvements required. Where the Supplier becomes aware of any matter which may affect the notices (module 6), it shall notify the Customer promptly and in any event within five Working Days. Nothing in this clause shall limit any other right or remedy of the Customer under this Agreement or at law.</w:t>
      </w:r>
    </w:p>
    <w:p>
      <w:r>
        <w:rPr>
          <w:b/>
        </w:rPr>
        <w:t xml:space="preserve">144.11 </w:t>
      </w:r>
      <w:r>
        <w:rPr/>
        <w:t>The Supplier shall maintain complete and accurate records relating to the notices (module 6) and shall make them available to the Customer on request. The parties shall meet at least quarterly to review performance in relation to the notices (module 6) and agree any improvements required.</w:t>
      </w:r>
    </w:p>
    <w:p>
      <w:r>
        <w:rPr>
          <w:b/>
        </w:rPr>
        <w:t xml:space="preserve">144.12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notices (module 6) and shall make them available to the Customer on request. Each party shall bear its own costs in connection with the matters described in this clause, save as otherwise expressly provided.</w:t>
      </w:r>
    </w:p>
    <w:p>
      <w:pPr>
        <w:pStyle w:val="Heading1"/>
      </w:pPr>
      <w:r>
        <w:rPr/>
        <w:t>145. Governing Law (Module 6)</w:t>
      </w:r>
    </w:p>
    <w:p>
      <w:r>
        <w:rPr>
          <w:b/>
        </w:rPr>
        <w:t xml:space="preserve">145.1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governing law (module 6) and agree any improvements required.</w:t>
      </w:r>
    </w:p>
    <w:p>
      <w:r>
        <w:rPr>
          <w:b/>
        </w:rPr>
        <w:t xml:space="preserve">145.2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145.3 </w:t>
      </w:r>
      <w:r>
        <w:rPr/>
        <w:t>The Supplier shall retain all Customer Data for 30 days after termination before secure deletion.</w:t>
      </w:r>
    </w:p>
    <w:p>
      <w:r>
        <w:rPr>
          <w:b/>
        </w:rPr>
        <w:t xml:space="preserve">145.4 </w:t>
      </w:r>
      <w:r>
        <w:rPr/>
        <w:t>The Supplier shall retain all Customer Data for 30 days after termination before secure deletion.</w:t>
      </w:r>
    </w:p>
    <w:p>
      <w:r>
        <w:rPr>
          <w:b/>
        </w:rPr>
        <w:t xml:space="preserve">145.5 </w:t>
      </w:r>
      <w:r>
        <w:rPr/>
        <w:t xml:space="preserve">The Supplier shall maintain complete and accurate records relating to the governing law (module 6)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145.6 </w:t>
      </w:r>
      <w:r>
        <w:rPr/>
        <w:t>The Supplier shall remedy any material breach within 30 days of written notice requiring it to do so.</w:t>
      </w:r>
    </w:p>
    <w:p>
      <w:r>
        <w:rPr>
          <w:b/>
        </w:rPr>
        <w:t xml:space="preserve">145.7 </w:t>
      </w:r>
      <w:r>
        <w:rPr/>
        <w:t>The Supplier shall maintain complete and accurate records relating to the governing law (module 6) and shall make them available to the Customer on request. Any approval given by the Customer under this clause shall not relieve the Supplier of any of its obligations under this Agreement.</w:t>
      </w:r>
    </w:p>
    <w:p>
      <w:r>
        <w:rPr>
          <w:b/>
        </w:rPr>
        <w:t xml:space="preserve">145.8 </w:t>
      </w:r>
      <w:r>
        <w:rPr/>
        <w:t>Clause 19.3 applies to any dispute arising under this clause.</w:t>
      </w:r>
    </w:p>
    <w:p>
      <w:pPr>
        <w:pStyle w:val="Heading1"/>
      </w:pPr>
      <w:r>
        <w:rPr/>
        <w:t>146. Services (Module 7)</w:t>
      </w:r>
    </w:p>
    <w:p>
      <w:pPr>
        <w:rPr>
          <w:del w:id="9146" w:author="Helena Voss" w:date="2026-09-28T06:33:47Z"/>
        </w:rPr>
      </w:pPr>
      <w:del w:id="9145" w:author="Helena Voss" w:date="2026-09-28T06:33:47Z">
        <w:r>
          <w:rPr>
            <w:b/>
          </w:rPr>
          <w:delText xml:space="preserve">146.1 </w:delText>
        </w:r>
        <w:r>
          <w:rPr/>
          <w:delText>Any approval given by the Customer under this clause shall not relieve the Supplier of any of its obligations under this Agreement. The Supplier shall maintain complete and accurate records relating to the services (module 7) and shall make them available to the Customer on request. The parties shall meet at least quarterly to review performance in relation to the services (module 7) and agree any improvements required. The Supplier shall maintain complete and accurate records relating to the services (module 7) and shall make them available to the Customer on request.</w:delText>
        </w:r>
      </w:del>
    </w:p>
    <w:p>
      <w:r>
        <w:rPr>
          <w:b/>
        </w:rPr>
        <w:t xml:space="preserve">146.2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services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146.3 </w:t>
      </w:r>
      <w:r>
        <w:rPr/>
        <w:t>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services (module 7) and shall make them available to the Customer on request. The Supplier shall maintain complete and accurate records relating to the services (module 7) and shall make them available to the Customer on request.</w:t>
      </w:r>
    </w:p>
    <w:p>
      <w:r>
        <w:rPr>
          <w:b/>
        </w:rPr>
        <w:t xml:space="preserve">146.5 </w:t>
      </w:r>
      <w:r>
        <w:rPr/>
        <w:t xml:space="preserve">Where the Supplier becomes aware of any matter which may affect the services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146.6 </w:t>
      </w:r>
      <w:r>
        <w:rPr/>
        <w:t>The Customer may, acting reasonably, request such information from the Supplier as it requires to verify compliance with this clause. The parties shall meet at least quarterly to review performance in relation to the services (module 7) and agree any improvements required. The parties shall meet at least quarterly to review performance in relation to the services (module 7) and agree any improvements required. The parties shall meet at least quarterly to review performance in relation to the services (module 7) and agree any improvements required.</w:t>
      </w:r>
    </w:p>
    <w:p>
      <w:r>
        <w:rPr>
          <w:b/>
        </w:rPr>
        <w:t xml:space="preserve">146.7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services (module 7) and agree any improvements required.</w:t>
      </w:r>
    </w:p>
    <w:p>
      <w:r>
        <w:rPr>
          <w:b/>
        </w:rPr>
        <w:t xml:space="preserve">146.8 </w:t>
      </w:r>
      <w:r>
        <w:rPr/>
        <w:t>Each party shall bear its own costs in connection with the matters described in this clause, save as otherwise expressly provided. Where the Supplier becomes aware of any matter which may affect the services (module 7), it shall notify the Customer promptly and in any event within five Working Days. Where the Supplier becomes aware of any matter which may affect the services (module 7), it shall notify the Customer promptly and in any event within five Working Days. The parties shall meet at least quarterly to review performance in relation to the services (module 7) and agree any improvements required.</w:t>
      </w:r>
    </w:p>
    <w:p>
      <w:r>
        <w:rPr>
          <w:b/>
        </w:rPr>
        <w:t xml:space="preserve">146.9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147. Service Levels (Module 7)</w:t>
      </w:r>
    </w:p>
    <w:p>
      <w:r>
        <w:rPr>
          <w:b/>
        </w:rPr>
        <w:t xml:space="preserve">147.1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service levels (module 7) and agree any improvements required.</w:t>
      </w:r>
    </w:p>
    <w:p>
      <w:r>
        <w:rPr>
          <w:b/>
        </w:rPr>
        <w:t xml:space="preserve">147.2 </w:t>
      </w:r>
      <w:r>
        <w:rPr/>
        <w:t xml:space="preserve">The Supplier shall remedy any material breach within 30 days of written notice requiring it to do so.</w:t>
      </w:r>
      <w:ins w:id="9030" w:author="Helena Voss" w:date="2026-09-28T06:33:47Z">
        <w:r>
          <w:rPr/>
          <w:t xml:space="preserve"> This obligation survives termination.</w:t>
        </w:r>
      </w:ins>
    </w:p>
    <w:p>
      <w:r>
        <w:rPr>
          <w:b/>
        </w:rPr>
        <w:t xml:space="preserve">147.3 </w:t>
      </w:r>
      <w:r>
        <w:rPr/>
        <w:t>Either party may terminate this Agreement for convenience on not less than thirty (30) days' written notice.</w:t>
      </w:r>
    </w:p>
    <w:p>
      <w:r>
        <w:rPr>
          <w:b/>
        </w:rPr>
        <w:t xml:space="preserve">147.4 </w:t>
      </w:r>
      <w:r>
        <w:rPr/>
        <w:t>Each party shall bear its own costs in connection with the matters described in this clause, save as otherwise expressly provided. The Supplier shall maintain complete and accurate records relating to the service levels (module 7) and shall make them available to the Customer on request.</w:t>
      </w:r>
    </w:p>
    <w:p>
      <w:r>
        <w:rPr>
          <w:b/>
        </w:rPr>
        <w:t xml:space="preserve">147.5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7) and agree any improvements required. The Supplier shall perform its obligations under this clause with reasonable skill, care and diligence and in accordance with Good Industry Practice.</w:t>
      </w:r>
    </w:p>
    <w:p>
      <w:r>
        <w:rPr>
          <w:b/>
        </w:rPr>
        <w:t xml:space="preserve">147.6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147.7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147.8 </w:t>
      </w:r>
      <w:r>
        <w:rPr/>
        <w:t>The Supplier shall provide the exit plan within thirty (30) days of the Effective Date.</w:t>
      </w:r>
    </w:p>
    <w:p>
      <w:pPr>
        <w:pStyle w:val="Heading1"/>
      </w:pPr>
      <w:r>
        <w:rPr/>
        <w:t>148. Personnel (Module 7)</w:t>
      </w:r>
    </w:p>
    <w:p>
      <w:r>
        <w:rPr>
          <w:b/>
        </w:rPr>
        <w:t xml:space="preserve">148.1 </w:t>
      </w:r>
      <w:r>
        <w:rPr/>
        <w:t>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148.2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7) and agree any improvements required.</w:t>
      </w:r>
    </w:p>
    <w:p>
      <w:r>
        <w:rPr>
          <w:b/>
        </w:rPr>
        <w:t xml:space="preserve">148.3 </w:t>
      </w:r>
      <w:r>
        <w:rPr/>
        <w:t xml:space="preserve">The parties shall meet at least quarterly to review performance in relation to the personnel (module 7)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148.4 </w:t>
      </w:r>
      <w:r>
        <w:rPr/>
        <w:t>Clause 19 applies to any dispute arising under this clause.</w:t>
      </w:r>
    </w:p>
    <w:p>
      <w:r>
        <w:rPr>
          <w:b/>
        </w:rPr>
        <w:t xml:space="preserve">148.5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148.6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148.7 </w:t>
      </w:r>
      <w:r>
        <w:rPr/>
        <w:t>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 The Supplier shall maintain complete and accurate records relating to the personnel (module 7) and shall make them available to the Customer on request.</w:t>
      </w:r>
    </w:p>
    <w:p>
      <w:r>
        <w:rPr>
          <w:b/>
        </w:rPr>
        <w:t xml:space="preserve">148.8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148.9 </w:t>
      </w:r>
      <w:r>
        <w:rPr/>
        <w:t>Either party may terminate this Agreement for convenience on not less than thirty (30) days' written notice.</w:t>
      </w:r>
    </w:p>
    <w:p>
      <w:r>
        <w:rPr>
          <w:b/>
        </w:rPr>
        <w:t xml:space="preserve">148.10 </w:t>
      </w:r>
      <w:r>
        <w:rPr/>
        <w:t>The Supplier shall maintain complete and accurate records relating to the personnel (module 7)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personnel (module 7) and shall make them available to the Customer on request.</w:t>
      </w:r>
    </w:p>
    <w:p>
      <w:r>
        <w:rPr>
          <w:b/>
        </w:rPr>
        <w:t xml:space="preserve">148.11 </w:t>
      </w:r>
      <w:r>
        <w:rPr/>
        <w:t>The Supplier shall maintain complete and accurate records relating to the personnel (module 7) and shall make them available to the Customer on request. 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 The Customer may, acting reasonably, request such information from the Supplier as it requires to verify compliance with this clause.</w:t>
      </w:r>
    </w:p>
    <w:p>
      <w:r>
        <w:rPr>
          <w:b/>
        </w:rPr>
        <w:t xml:space="preserve">148.12 </w:t>
      </w:r>
      <w:r>
        <w:rPr/>
        <w:t>Where the Supplier becomes aware of any matter which may affect the personnel (module 7), it shall notify the Customer promptly and in any event within five Working Days. The Supplier shall maintain complete and accurate records relating to the personnel (module 7) and shall make them available to the Customer on request.</w:t>
      </w:r>
    </w:p>
    <w:p>
      <w:pPr>
        <w:pStyle w:val="Heading1"/>
      </w:pPr>
      <w:r>
        <w:rPr/>
        <w:t>149. Customer Obligations (Module 7)</w:t>
      </w:r>
    </w:p>
    <w:p>
      <w:r>
        <w:rPr>
          <w:b/>
        </w:rPr>
        <w:t xml:space="preserve">149.1 </w:t>
      </w:r>
      <w:r>
        <w:rPr/>
        <w:t>Clause 29.1 applies to any dispute arising under this clause.</w:t>
      </w:r>
    </w:p>
    <w:p>
      <w:r>
        <w:rPr>
          <w:b/>
        </w:rPr>
        <w:t xml:space="preserve">149.2 </w:t>
      </w:r>
      <w:r>
        <w:rPr/>
        <w:t>The Customer may, acting reasonably, request such information from the Supplier as it requires to verify compliance with this clause. Where the Supplier becomes aware of any matter which may affect the customer obligations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149.3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7) and shall make them available to the Customer on request.</w:t>
      </w:r>
    </w:p>
    <w:p>
      <w:r>
        <w:rPr>
          <w:b/>
        </w:rPr>
        <w:t xml:space="preserve">149.4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149.5 </w:t>
      </w:r>
      <w:r>
        <w:rPr/>
        <w:t>The Customer may, acting reasonably, request such information from the Supplier as it requires to verify compliance with this clause. The Supplier shall maintain complete and accurate records relating to the customer obligations (module 7) and shall make them available to the Customer on request.</w:t>
      </w:r>
    </w:p>
    <w:p>
      <w:r>
        <w:rPr>
          <w:b/>
        </w:rPr>
        <w:t xml:space="preserve">149.6 </w:t>
      </w:r>
      <w:r>
        <w:rPr/>
        <w:t>Subject to Clause 9.2, the Supplier shall provide the deliverables described in this clause to the Customer.</w:t>
      </w:r>
    </w:p>
    <w:p>
      <w:r>
        <w:rPr>
          <w:b/>
        </w:rPr>
        <w:t xml:space="preserve">149.7 </w:t>
      </w:r>
      <w:r>
        <w:rPr/>
        <w:t>Either party may terminate this Agreement for convenience on not less than thirty (30) days' written notice.</w:t>
      </w:r>
    </w:p>
    <w:p>
      <w:r>
        <w:rPr>
          <w:b/>
        </w:rPr>
        <w:t xml:space="preserve">149.8 </w:t>
      </w:r>
      <w:r>
        <w:rPr/>
        <w:t>Any approval given by the Customer under this clause shall not relieve the Supplier of any of its obligations under this Agreement. The parties shall meet at least quarterly to review performance in relation to the customer obligations (module 7)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149.9 </w:t>
      </w:r>
      <w:r>
        <w:rPr/>
        <w:t>The Supplier shall maintain complete and accurate records relating to the customer obligations (module 7) and shall make them available to the Customer on request. The parties shall meet at least quarterly to review performance in relation to the customer obligations (module 7) and agree any improvements required. The Supplier shall maintain complete and accurate records relating to the customer obligations (module 7) and shall make them available to the Customer on request.</w:t>
      </w:r>
    </w:p>
    <w:p>
      <w:r>
        <w:rPr>
          <w:b/>
        </w:rPr>
        <w:t xml:space="preserve">149.10 </w:t>
      </w:r>
      <w:r>
        <w:rPr/>
        <w:t>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150. Change Control (Module 7)</w:t>
      </w:r>
    </w:p>
    <w:p>
      <w:r>
        <w:rPr>
          <w:b/>
        </w:rPr>
        <w:t xml:space="preserve">150.1 </w:t>
      </w:r>
      <w:r>
        <w:rPr/>
        <w:t xml:space="preserve">Nothing in this clause shall limit any other right or remedy of the Customer under this Agreement or at law. Nothing in this clause shall limit any other right or remedy of the Customer under this Agreement or at law. Any approval given by the Customer under this clause shall </w:t>
      </w:r>
      <w:del w:id="9018" w:author="Helena Voss" w:date="2026-09-28T06:33:47Z">
        <w:r>
          <w:rPr/>
          <w:delText xml:space="preserve">not</w:delText>
        </w:r>
      </w:del>
      <w:ins w:id="9019" w:author="Helena Voss" w:date="2026-09-28T06:33:47Z">
        <w:r>
          <w:rPr/>
          <w:t xml:space="preserve">reasonable</w:t>
        </w:r>
      </w:ins>
      <w:r>
        <w:rPr/>
        <w:t xml:space="preserve"> relieve the Supplier of any of its obligations under this Agreement.</w:t>
      </w:r>
    </w:p>
    <w:p>
      <w:r>
        <w:rPr>
          <w:b/>
        </w:rPr>
        <w:t xml:space="preserve">150.2 </w:t>
      </w:r>
      <w:r>
        <w:rPr/>
        <w:t>Subject to Clause 9, the Supplier shall provide the deliverables described in this clause to the Customer.</w:t>
      </w:r>
    </w:p>
    <w:p>
      <w:r>
        <w:rPr>
          <w:b/>
        </w:rPr>
        <w:t xml:space="preserve">150.3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7) and agree any improvements required. Each party shall bear its own costs in connection with the matters described in this clause, save as otherwise expressly provided.</w:t>
      </w:r>
    </w:p>
    <w:p>
      <w:r>
        <w:rPr>
          <w:b/>
        </w:rPr>
        <w:t xml:space="preserve">150.4 </w:t>
      </w:r>
      <w:r>
        <w:rPr/>
        <w:t>Subject to Clause 9.4, the Supplier shall provide the deliverables described in this clause to the Customer.</w:t>
      </w:r>
    </w:p>
    <w:p>
      <w:r>
        <w:rPr>
          <w:b/>
        </w:rPr>
        <w:t xml:space="preserve">150.5 </w:t>
      </w:r>
      <w:r>
        <w:rPr/>
        <w:t xml:space="preserve">Where the Supplier becomes aware of any matter which may affect the change control (module 7),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 Any approval given by the Customer under this clause shall not relieve the Supplier of any of its obligations under this Agreement.</w:t>
      </w:r>
    </w:p>
    <w:p>
      <w:r>
        <w:rPr>
          <w:b/>
        </w:rPr>
        <w:t xml:space="preserve">150.6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150.7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7) and shall make them available to the Customer on request.</w:t>
      </w:r>
    </w:p>
    <w:p>
      <w:r>
        <w:rPr>
          <w:b/>
        </w:rPr>
        <w:t xml:space="preserve">150.8 </w:t>
      </w:r>
      <w:r>
        <w:rPr/>
        <w:t xml:space="preserve">Where the Supplier becomes aware of any matter which may affect the change control (module 7), it shall notify the Customer promptly and in any event within five Working Days. The parties shall meet at least quarterly to review performance in relation to the change control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150.9 </w:t>
      </w:r>
      <w:r>
        <w:rPr/>
        <w:t>The Supplier shall maintain complete and accurate records relating to the change control (module 7) and shall make them available to the Customer on request. The Customer may, acting reasonably, request such information from the Supplier as it requires to verify compliance with this clause.</w:t>
      </w:r>
    </w:p>
    <w:p>
      <w:r>
        <w:rPr>
          <w:b/>
        </w:rPr>
        <w:t xml:space="preserve">150.10 </w:t>
      </w:r>
      <w:r>
        <w:rPr/>
        <w:t>The Supplier shall retain all Customer Data for 30 days after termination before secure deletion.</w:t>
      </w:r>
    </w:p>
    <w:p>
      <w:r>
        <w:rPr>
          <w:b/>
        </w:rPr>
        <w:t xml:space="preserve">150.11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150.12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150.13 </w:t>
      </w:r>
      <w:r>
        <w:rPr/>
        <w:t xml:space="preserve">Any approval given by the Customer under this clause shall not relieve the Supplier of any of its obligations under this Agreement. The Supplier shall maintain complete and accurate records relating to the change control (module 7)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151. Fees and Payment (Module 7)</w:t>
      </w:r>
    </w:p>
    <w:p>
      <w:r>
        <w:rPr>
          <w:b/>
        </w:rPr>
        <w:t xml:space="preserve">151.1 </w:t>
      </w:r>
      <w:r>
        <w:rPr/>
        <w:t>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fees and payment (module 7) and shall make them available to the Customer on request.</w:t>
      </w:r>
    </w:p>
    <w:p>
      <w:r>
        <w:rPr>
          <w:b/>
        </w:rPr>
        <w:t xml:space="preserve">151.2 </w:t>
      </w:r>
      <w:r>
        <w:rPr/>
        <w:t xml:space="preserve">Payment of the Service Credits reconciliation shall be made within thirty (30) days following </w:t>
      </w:r>
      <w:del w:id="9032" w:author="Helena Voss" w:date="2026-09-28T06:33:47Z">
        <w:r>
          <w:rPr/>
          <w:delText xml:space="preserve">the</w:delText>
        </w:r>
      </w:del>
      <w:ins w:id="9033" w:author="Helena Voss" w:date="2026-09-28T06:33:47Z">
        <w:r>
          <w:rPr/>
          <w:t xml:space="preserve">reasonable</w:t>
        </w:r>
      </w:ins>
      <w:r>
        <w:rPr/>
        <w:t xml:space="preserve"> end of each Contract Year.</w:t>
      </w:r>
    </w:p>
    <w:p>
      <w:r>
        <w:rPr>
          <w:b/>
        </w:rPr>
        <w:t xml:space="preserve">151.3 </w:t>
      </w:r>
      <w:r>
        <w:rPr/>
        <w:t>Either party may terminate this Agreement for convenience on not less than thirty (30) days' written notice.</w:t>
      </w:r>
    </w:p>
    <w:p>
      <w:r>
        <w:rPr>
          <w:b/>
        </w:rPr>
        <w:t xml:space="preserve">151.4 </w:t>
      </w:r>
      <w:r>
        <w:rPr/>
        <w:t>Nothing in this clause shall limit any other right or remedy of the Customer under this Agreement or at law. The Supplier shall maintain complete and accurate records relating to the fees and payment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151.5 </w:t>
      </w:r>
      <w:r>
        <w:rPr/>
        <w:t>The Customer shall settle the Milestone Payment within 30 days of the Acceptance Certificate.</w:t>
      </w:r>
    </w:p>
    <w:p>
      <w:r>
        <w:rPr>
          <w:b/>
        </w:rPr>
        <w:t xml:space="preserve">151.6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151.7 </w:t>
      </w:r>
      <w:r>
        <w:rPr/>
        <w:t xml:space="preserve">The parties shall meet at least quarterly to review performance in relation to the fees and payment (module 7) and agree any improvements required. Where the Supplier becomes aware of any matter which may affect the fees and payment (module 7),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151.8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fees and payment (module 7) and agree any improvements required.</w:t>
      </w:r>
    </w:p>
    <w:p>
      <w:r>
        <w:rPr>
          <w:b/>
        </w:rPr>
        <w:t xml:space="preserve">151.9 </w:t>
      </w:r>
      <w:r>
        <w:rPr/>
        <w:t>Nothing in this clause shall limit any other right or remedy of the Customer under this Agreement or at law. The Customer may, acting reasonably, request such information from the Supplier as it requires to verify compliance with this clause. The Supplier shall maintain complete and accurate records relating to the fees and payment (module 7) and shall make them available to the Customer on request. The parties shall meet at least quarterly to review performance in relation to the fees and payment (module 7) and agree any improvements required.</w:t>
      </w:r>
    </w:p>
    <w:p>
      <w:r>
        <w:rPr>
          <w:b/>
        </w:rPr>
        <w:t xml:space="preserve">151.10 </w:t>
      </w:r>
      <w:r>
        <w:rPr/>
        <w:t>The Supplier shall retain all Customer Data for 30 days after termination before secure deletion.</w:t>
      </w:r>
    </w:p>
    <w:p>
      <w:pPr>
        <w:pStyle w:val="Heading1"/>
      </w:pPr>
      <w:r>
        <w:rPr/>
        <w:t>152. Invoicing (Module 7)</w:t>
      </w:r>
    </w:p>
    <w:p>
      <w:r>
        <w:rPr>
          <w:b/>
        </w:rPr>
        <w:t xml:space="preserve">152.1 </w:t>
      </w:r>
      <w:r>
        <w:rPr/>
        <w:t xml:space="preserve">Where the Supplier becomes aware of any matter which may affect the invoicing (module 7),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152.2 </w:t>
      </w:r>
      <w:r>
        <w:rPr/>
        <w:t>The Supplier shall provide the exit plan within thirty (30) days of the Effective Date.</w:t>
      </w:r>
    </w:p>
    <w:p>
      <w:r>
        <w:rPr>
          <w:b/>
        </w:rPr>
        <w:t xml:space="preserve">152.3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152.4 </w:t>
      </w:r>
      <w:r>
        <w:rPr/>
        <w:t xml:space="preserve">The parties shall meet at least quarterly to review performance in relation to the invoicing (module 7)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152.5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invoicing (module 7), it shall notify the Customer promptly and in any event within five Working Days.</w:t>
      </w:r>
    </w:p>
    <w:p>
      <w:r>
        <w:rPr>
          <w:b/>
        </w:rPr>
        <w:t xml:space="preserve">152.6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152.7 </w:t>
      </w:r>
      <w:r>
        <w:rPr/>
        <w:t>The parties shall meet at least quarterly to review performance in relation to the invoicing (module 7) and agree any improvements required. Where the Supplier becomes aware of any matter which may affect the invoicing (module 7), it shall notify the Customer promptly and in any event within five Working Days. Each party shall bear its own costs in connection with the matters described in this clause, save as otherwise expressly provided.</w:t>
      </w:r>
    </w:p>
    <w:p>
      <w:r>
        <w:rPr>
          <w:b/>
        </w:rPr>
        <w:t xml:space="preserve">152.8 </w:t>
      </w:r>
      <w:r>
        <w:rPr/>
        <w:t>The Supplier shall maintain complete and accurate records relating to the invoicing (module 7) and shall make them available to the Customer on request. Any approval given by the Customer under this clause shall not relieve the Supplier of any of its obligations under this Agreement.</w:t>
      </w:r>
    </w:p>
    <w:p>
      <w:r>
        <w:rPr>
          <w:b/>
        </w:rPr>
        <w:t xml:space="preserve">152.9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7) and shall make them available to the Customer on request.</w:t>
      </w:r>
    </w:p>
    <w:p>
      <w:pPr>
        <w:pStyle w:val="Heading1"/>
      </w:pPr>
      <w:r>
        <w:rPr/>
        <w:t>153. Term (Module 7)</w:t>
      </w:r>
    </w:p>
    <w:p>
      <w:r>
        <w:rPr>
          <w:b/>
        </w:rPr>
        <w:t xml:space="preserve">153.1 </w:t>
      </w:r>
      <w:r>
        <w:rPr/>
        <w:t>Clause 19 applies to any dispute arising under this clause.</w:t>
      </w:r>
    </w:p>
    <w:p>
      <w:r>
        <w:rPr>
          <w:b/>
        </w:rPr>
        <w:t xml:space="preserve">153.2 </w:t>
      </w:r>
      <w:r>
        <w:rPr/>
        <w:t>The parties shall meet at least quarterly to review performance in relation to the term (module 7) and agree any improvements required. Each party shall bear its own costs in connection with the matters described in this clause, save as otherwise expressly provided. The Supplier shall maintain complete and accurate records relating to the term (module 7) and shall make them available to the Customer on request.</w:t>
      </w:r>
    </w:p>
    <w:p>
      <w:r>
        <w:rPr>
          <w:b/>
        </w:rPr>
        <w:t xml:space="preserve">153.3 </w:t>
      </w:r>
      <w:r>
        <w:rPr/>
        <w:t>Subject to Clause 9.4, the Supplier shall provide the deliverables described in this clause to the Customer.</w:t>
      </w:r>
    </w:p>
    <w:p>
      <w:r>
        <w:rPr>
          <w:b/>
        </w:rPr>
        <w:t xml:space="preserve">153.4 </w:t>
      </w:r>
      <w:r>
        <w:rPr/>
        <w:t>Any approval given by the Customer under this clause shall not relieve the Supplier of any of its obligations under this Agreement. The Supplier shall maintain complete and accurate records relating to the term (module 7) and shall make them available to the Customer on request.</w:t>
      </w:r>
    </w:p>
    <w:p>
      <w:r>
        <w:rPr>
          <w:b/>
        </w:rPr>
        <w:t xml:space="preserve">153.5 </w:t>
      </w:r>
      <w:r>
        <w:rPr/>
        <w:t>The Customer may, acting reasonably, request such information from the Supplier as it requires to verify compliance with this clause. The parties shall meet at least quarterly to review performance in relation to the term (module 7) and agree any improvements required.</w:t>
      </w:r>
    </w:p>
    <w:p>
      <w:r>
        <w:rPr>
          <w:b/>
        </w:rPr>
        <w:t xml:space="preserve">153.6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7), it shall notify the Customer promptly and in any event within five Working Days.</w:t>
      </w:r>
    </w:p>
    <w:p>
      <w:r>
        <w:rPr>
          <w:b/>
        </w:rPr>
        <w:t xml:space="preserve">153.7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153.8 </w:t>
      </w:r>
      <w:r>
        <w:rPr/>
        <w:t>Each party shall bear its own costs in connection with the matters described in this clause, save as otherwise expressly provided. The Supplier shall maintain complete and accurate records relating to the term (module 7) and shall make them available to the Customer on request. The parties shall meet at least quarterly to review performance in relation to the term (module 7) and agree any improvements required. Each party shall bear its own costs in connection with the matters described in this clause, save as otherwise expressly provided.</w:t>
      </w:r>
    </w:p>
    <w:p>
      <w:r>
        <w:rPr>
          <w:b/>
        </w:rPr>
        <w:t xml:space="preserve">153.9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154. Termination (Module 7)</w:t>
      </w:r>
    </w:p>
    <w:p>
      <w:r>
        <w:rPr>
          <w:b/>
        </w:rPr>
        <w:t xml:space="preserve">154.1 </w:t>
      </w:r>
      <w:r>
        <w:rPr/>
        <w:t>Where the Supplier becomes aware of any matter which may affect the termination (module 7), it shall notify the Customer promptly and in any event within five Working Days. The Supplier shall maintain complete and accurate records relating to the termination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154.2 </w:t>
      </w:r>
      <w:r>
        <w:rPr/>
        <w:t xml:space="preserve">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154.3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termination (module 7), it shall notify the Customer promptly and in any event within five Working Days. Nothing in this clause shall limit any other right or remedy of the Customer under this Agreement or at law.</w:t>
      </w:r>
    </w:p>
    <w:p>
      <w:r>
        <w:rPr>
          <w:b/>
        </w:rPr>
        <w:t xml:space="preserve">154.4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termination (module 7) and agree any improvements required.</w:t>
      </w:r>
    </w:p>
    <w:p>
      <w:r>
        <w:rPr>
          <w:b/>
        </w:rPr>
        <w:t xml:space="preserve">154.5 </w:t>
      </w:r>
      <w:r>
        <w:rPr/>
        <w:t xml:space="preserve">Where the Supplier becomes aware of any matter which may affect the termination (module 7), it shall notify the Customer promptly and in </w:t>
      </w:r>
      <w:del w:id="9002" w:author="Helena Voss" w:date="2026-09-28T06:33:47Z">
        <w:r>
          <w:rPr/>
          <w:delText xml:space="preserve">any</w:delText>
        </w:r>
      </w:del>
      <w:ins w:id="9003" w:author="Helena Voss" w:date="2026-09-28T06:33:47Z">
        <w:r>
          <w:rPr/>
          <w:t xml:space="preserve">reasonable</w:t>
        </w:r>
      </w:ins>
      <w:r>
        <w:rPr/>
        <w:t xml:space="preserve"> event within five Working Days. 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 xml:space="preserve">Good Industry Practice</w:t>
      </w:r>
      <w:r>
        <w:rPr/>
        <w:t xml:space="preserve">. The Customer may, acting reasonably, request such information from the Supplier as it requires to verify compliance with this clause.</w:t>
      </w:r>
    </w:p>
    <w:p>
      <w:r>
        <w:rPr>
          <w:b/>
        </w:rPr>
        <w:t xml:space="preserve">154.6 </w:t>
      </w:r>
      <w:r>
        <w:rPr/>
        <w:t>The Supplier shall provide the exit plan within thirty (30) days of the Effective Date.</w:t>
      </w:r>
    </w:p>
    <w:p>
      <w:r>
        <w:rPr>
          <w:b/>
        </w:rPr>
        <w:t xml:space="preserve">154.7 </w:t>
      </w:r>
      <w:r>
        <w:rPr/>
        <w:t>Subject to Clause 9.4, the Supplier shall provide the deliverables described in this clause to the Customer.</w:t>
      </w:r>
    </w:p>
    <w:p>
      <w:r>
        <w:rPr>
          <w:b/>
        </w:rPr>
        <w:t xml:space="preserve">154.8 </w:t>
      </w:r>
      <w:r>
        <w:rPr/>
        <w:t xml:space="preserve">The Supplier shall maintain complete and accurate records relating to the termination (module 7)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termination (module 7), it shall notify the Customer promptly and in any event within five Working Days. The Customer may, acting reasonably, request such information from the Supplier as it requires to verify compliance with this clause.</w:t>
      </w:r>
    </w:p>
    <w:p>
      <w:pPr>
        <w:pStyle w:val="Heading1"/>
      </w:pPr>
      <w:r>
        <w:rPr/>
        <w:t>155. Confidentiality (Module 7)</w:t>
      </w:r>
    </w:p>
    <w:p>
      <w:r>
        <w:rPr>
          <w:b/>
        </w:rPr>
        <w:t xml:space="preserve">155.1 </w:t>
      </w:r>
      <w:r>
        <w:rPr/>
        <w:t xml:space="preserve">Where the Supplier becomes aware of any matter which may affect the confidentiality (module 7), it shall notify the Customer promptly and in any event within five Working Days. Where the Supplier becomes aware of any matter which may affect the confidentiality (module 7), it shall notify the Customer promptly and in any event within five Working Days. The Supplier shall maintain complete and accurate records relating to the confidentiality (module 7) and shall make them available to the Customer on request.</w:t>
      </w:r>
      <w:ins w:id="9128" w:author="Helena Voss" w:date="2026-09-28T06:33:47Z">
        <w:r>
          <w:rPr/>
          <w:t xml:space="preserve"> This obligation survives termination.</w:t>
        </w:r>
      </w:ins>
    </w:p>
    <w:p>
      <w:r>
        <w:rPr>
          <w:b/>
        </w:rPr>
        <w:t xml:space="preserve">155.2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155.3 </w:t>
      </w:r>
      <w:r>
        <w:rPr/>
        <w:t>The Supplier shall remedy any material breach within 30 days of written notice requiring it to do so.</w:t>
      </w:r>
    </w:p>
    <w:p>
      <w:r>
        <w:rPr>
          <w:b/>
        </w:rPr>
        <w:t xml:space="preserve">155.4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155.5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155.6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 Where the Supplier becomes aware of any matter which may affect the confidentiality (module 7), it shall notify the Customer promptly and in any event within five Working Days. Any approval given by the Customer under this clause shall not relieve the Supplier of any of its obligations under this Agreement.</w:t>
      </w:r>
    </w:p>
    <w:p>
      <w:r>
        <w:rPr>
          <w:b/>
        </w:rPr>
        <w:t xml:space="preserve">155.7 </w:t>
      </w:r>
      <w:r>
        <w:rPr/>
        <w:t>The Customer may, acting reasonably, request such information from the Supplier as it requires to verify compliance with this clause. The parties shall meet at least quarterly to review performance in relation to the confidentiality (module 7) and agree any improvements required. The Supplier shall maintain complete and accurate records relating to the confidentiality (module 7) and shall make them available to the Customer on request.</w:t>
      </w:r>
    </w:p>
    <w:p>
      <w:r>
        <w:rPr>
          <w:b/>
        </w:rPr>
        <w:t xml:space="preserve">155.8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155.9 </w:t>
      </w:r>
      <w:r>
        <w:rPr/>
        <w:t>Nothing in this clause shall limit any other right or remedy of the Customer under this Agreement or at law. The Supplier shall maintain complete and accurate records relating to the confidentiality (module 7) and shall make them available to the Customer on request. Where the Supplier becomes aware of any matter which may affect the confidentiality (module 7), it shall notify the Customer promptly and in any event within five Working Days. The Customer may, acting reasonably, request such information from the Supplier as it requires to verify compliance with this clause.</w:t>
      </w:r>
    </w:p>
    <w:p>
      <w:r>
        <w:rPr>
          <w:b/>
        </w:rPr>
        <w:t xml:space="preserve">155.10 </w:t>
      </w:r>
      <w:r>
        <w:rPr/>
        <w:t>The Supplier shall retain all Customer Data for 30 days after termination before secure deletion.</w:t>
      </w:r>
    </w:p>
    <w:p>
      <w:r>
        <w:rPr>
          <w:b/>
        </w:rPr>
        <w:t xml:space="preserve">155.11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7) and agree any improvements required. The Supplier shall perform its obligations under this clause with reasonable skill, care and diligence and in accordance with Good Industry Practice.</w:t>
      </w:r>
    </w:p>
    <w:p>
      <w:r>
        <w:rPr>
          <w:b/>
        </w:rPr>
        <w:t xml:space="preserve">155.12 </w:t>
      </w:r>
      <w:r>
        <w:rPr/>
        <w:t>Subject to Clause 9, the Supplier shall provide the deliverables described in this clause to the Customer.</w:t>
      </w:r>
    </w:p>
    <w:p>
      <w:r>
        <w:rPr>
          <w:b/>
        </w:rPr>
        <w:t xml:space="preserve">155.13 </w:t>
      </w:r>
      <w:r>
        <w:rPr/>
        <w:t>Where the Supplier becomes aware of any matter which may affect the confidentiality (module 7), it shall notify the Customer promptly and in any event within five Working Days. The parties shall meet at least quarterly to review performance in relation to the confidentiality (module 7) and agree any improvements required.</w:t>
      </w:r>
    </w:p>
    <w:p>
      <w:pPr>
        <w:pStyle w:val="Heading1"/>
      </w:pPr>
      <w:r>
        <w:rPr/>
        <w:t>156. Intellectual Property (Module 7)</w:t>
      </w:r>
    </w:p>
    <w:p>
      <w:r>
        <w:rPr>
          <w:b/>
        </w:rPr>
        <w:t xml:space="preserve">156.1 </w:t>
      </w:r>
      <w:r>
        <w:rPr/>
        <w:t xml:space="preserve">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156.2 </w:t>
      </w:r>
      <w:r>
        <w:rPr/>
        <w:t>Clause 19 applies to any dispute arising under this clause.</w:t>
      </w:r>
    </w:p>
    <w:p>
      <w:r>
        <w:rPr>
          <w:b/>
        </w:rPr>
        <w:t xml:space="preserve">156.3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156.4 </w:t>
      </w:r>
      <w:r>
        <w:rPr/>
        <w:t>Any approval given by the Customer under this clause shall not relieve the Supplier of any of its obligations under this Agreement. The Supplier shall maintain complete and accurate records relating to the intellectual property (module 7) and shall make them available to the Customer on request.</w:t>
      </w:r>
    </w:p>
    <w:p>
      <w:r>
        <w:rPr>
          <w:b/>
        </w:rPr>
        <w:t xml:space="preserve">156.5 </w:t>
      </w:r>
      <w:r>
        <w:rPr/>
        <w:t>The parties shall meet at least quarterly to review performance in relation to the intellectual property (module 7) and agree any improvements required. Where the Supplier becomes aware of any matter which may affect the intellectual property (module 7), it shall notify the Customer promptly and in any event within five Working Days. The Supplier shall maintain complete and accurate records relating to the intellectual property (module 7) and shall make them available to the Customer on request.</w:t>
      </w:r>
    </w:p>
    <w:p>
      <w:r>
        <w:rPr>
          <w:b/>
        </w:rPr>
        <w:t xml:space="preserve">156.6 </w:t>
      </w:r>
      <w:r>
        <w:rPr/>
        <w:t>The Supplier shall maintain complete and accurate records relating to the intellectual property (module 7) and shall make them available to the Customer on request. The parties shall meet at least quarterly to review performance in relation to the intellectual property (module 7) and agree any improvements required.</w:t>
      </w:r>
    </w:p>
    <w:p>
      <w:r>
        <w:rPr>
          <w:b/>
        </w:rPr>
        <w:t xml:space="preserve">156.7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156.8 </w:t>
      </w:r>
      <w:r>
        <w:rPr/>
        <w:t>Where the Supplier becomes aware of any matter which may affect the intellectual property (module 7), it shall notify the Customer promptly and in any event within five Working Days. The parties shall meet at least quarterly to review performance in relation to the intellectual property (module 7) and agree any improvements required. Each party shall bear its own costs in connection with the matters described in this clause, save as otherwise expressly provided.</w:t>
      </w:r>
    </w:p>
    <w:p>
      <w:r>
        <w:rPr>
          <w:b/>
        </w:rPr>
        <w:t xml:space="preserve">156.9 </w:t>
      </w:r>
      <w:r>
        <w:rPr/>
        <w:t>Where the Supplier becomes aware of any matter which may affect the intellectual property (module 7),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ins w:id="9206" w:author="Helena Voss" w:date="2026-09-28T06:33:47Z"/>
        </w:rPr>
      </w:pPr>
      <w:ins w:id="9205" w:author="Helena Voss" w:date="2026-09-28T06:33:47Z">
        <w:r>
          <w:rPr/>
          <w:t xml:space="preserve">1791.A The Parties shall co-operate in good faith.</w:t>
        </w:r>
      </w:ins>
    </w:p>
    <w:p>
      <w:r>
        <w:rPr>
          <w:b/>
        </w:rPr>
        <w:t xml:space="preserve">156.10 </w:t>
      </w:r>
      <w:r>
        <w:rPr/>
        <w:t>Any approval given by the Customer under this clause shall not relieve the Supplier of any of its obligations under this Agreement. Where the Supplier becomes aware of any matter which may affect the intellectual property (module 7), it shall notify the Customer promptly and in any event within five Working Days.</w:t>
      </w:r>
    </w:p>
    <w:p>
      <w:pPr>
        <w:pStyle w:val="Heading1"/>
      </w:pPr>
      <w:r>
        <w:rPr/>
        <w:t>157. Data Protection (Module 7)</w:t>
      </w:r>
    </w:p>
    <w:p>
      <w:r>
        <w:rPr>
          <w:b/>
        </w:rPr>
        <w:t xml:space="preserve">157.1 </w:t>
      </w:r>
      <w:r>
        <w:rPr/>
        <w:t>Each party shall bear its own costs in connection with the matters described in this clause, save as otherwise expressly provided. The Supplier shall maintain complete and accurate records relating to the data protection (module 7) and shall make them available to the Customer on request. Any approval given by the Customer under this clause shall not relieve the Supplier of any of its obligations under this Agreement. Where the Supplier becomes aware of any matter which may affect the data protection (module 7), it shall notify the Customer promptly and in any event within five Working Days.</w:t>
      </w:r>
    </w:p>
    <w:p>
      <w:r>
        <w:rPr>
          <w:b/>
        </w:rPr>
        <w:t xml:space="preserve">157.2 </w:t>
      </w:r>
      <w:r>
        <w:rPr/>
        <w:t>Nothing in this clause shall limit any other right or remedy of the Customer under this Agreement or at law. The parties shall meet at least quarterly to review performance in relation to the data protection (module 7) and agree any improvements required. The Supplier shall maintain complete and accurate records relating to the data protection (module 7) and shall make them available to the Customer on request.</w:t>
      </w:r>
    </w:p>
    <w:p>
      <w:r>
        <w:rPr>
          <w:b/>
        </w:rPr>
        <w:t xml:space="preserve">157.3 </w:t>
      </w:r>
      <w:r>
        <w:rPr/>
        <w:t xml:space="preserve">Any approval given by the Customer under this clause shall not relieve the Supplier of any of its obligations under this Agreement. 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7) and shall make them available to the Customer on request.</w:t>
      </w:r>
    </w:p>
    <w:p>
      <w:r>
        <w:rPr>
          <w:b/>
        </w:rPr>
        <w:t xml:space="preserve">157.4 </w:t>
      </w:r>
      <w:r>
        <w:rPr/>
        <w:t>Each party shall bear its own costs in connection with the matters described in this clause, save as otherwise expressly provided. Where the Supplier becomes aware of any matter which may affect the data protection (module 7), it shall notify the Customer promptly and in any event within five Working Days. The Supplier shall maintain complete and accurate records relating to the data protection (module 7) and shall make them available to the Customer on request.</w:t>
      </w:r>
    </w:p>
    <w:p>
      <w:r>
        <w:rPr>
          <w:b/>
        </w:rPr>
        <w:t xml:space="preserve">157.5 </w:t>
      </w:r>
      <w:r>
        <w:rPr/>
        <w:t>Either party may terminate this Agreement for convenience on not less than thirty (30) days' written notice.</w:t>
      </w:r>
    </w:p>
    <w:p>
      <w:r>
        <w:rPr>
          <w:b/>
        </w:rPr>
        <w:t xml:space="preserve">157.6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157.7 </w:t>
      </w:r>
      <w:r>
        <w:rPr/>
        <w:t>The Customer may, acting reasonably, request such information from the Supplier as it requires to verify compliance with this clause. Where the Supplier becomes aware of any matter which may affect the data protection (module 7), it shall notify the Customer promptly and in any event within five Working Days.</w:t>
      </w:r>
    </w:p>
    <w:p>
      <w:r>
        <w:rPr>
          <w:b/>
        </w:rPr>
        <w:t xml:space="preserve">157.8 </w:t>
      </w:r>
      <w:r>
        <w:rPr/>
        <w:t xml:space="preserve">The parties shall meet at least quarterly to review performance in relation to the data protection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158. Security (Module 7)</w:t>
      </w:r>
    </w:p>
    <w:p>
      <w:r>
        <w:rPr>
          <w:b/>
        </w:rPr>
        <w:t xml:space="preserve">158.1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158.2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158.3 </w:t>
      </w:r>
      <w:r>
        <w:rPr/>
        <w:t>The Supplier shall maintain complete and accurate records relating to the security (module 7) and shall make them available to the Customer on request. The Supplier shall maintain complete and accurate records relating to the security (module 7) and shall make them available to the Customer on request.</w:t>
      </w:r>
    </w:p>
    <w:p>
      <w:r>
        <w:rPr>
          <w:b/>
        </w:rPr>
        <w:t xml:space="preserve">158.4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158.5 </w:t>
      </w:r>
      <w:r>
        <w:rPr/>
        <w:t xml:space="preserve">Each party shall bear its own costs in connection with the matters described in </w:t>
      </w:r>
      <w:del w:id="9108" w:author="Helena Voss" w:date="2026-09-28T06:33:47Z">
        <w:r>
          <w:rPr/>
          <w:delText xml:space="preserve">this</w:delText>
        </w:r>
      </w:del>
      <w:ins w:id="9109" w:author="Helena Voss" w:date="2026-09-28T06:33:47Z">
        <w:r>
          <w:rPr/>
          <w:t xml:space="preserve">reasonable</w:t>
        </w:r>
      </w:ins>
      <w:r>
        <w:rPr/>
        <w:t xml:space="preserve"> clause, save as otherwise expressly provided. Each party shall bear its own costs in connection with the matters described in this clause, save as otherwise expressly provided.</w:t>
      </w:r>
    </w:p>
    <w:p>
      <w:r>
        <w:rPr>
          <w:b/>
        </w:rPr>
        <w:t xml:space="preserve">158.6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158.7 </w:t>
      </w:r>
      <w:r>
        <w:rPr/>
        <w:t xml:space="preserve">The parties shall meet at least quarterly to review performance in relation to the security (module 7) and agree any improvements required. Any approval given by the Customer under this clause shall not relieve the Supplier of any of its obligations under this Agreement.</w:t>
      </w:r>
      <w:ins w:id="9090" w:author="Helena Voss" w:date="2026-09-28T06:33:47Z">
        <w:r>
          <w:rPr/>
          <w:t xml:space="preserve"> This obligation survives termination.</w:t>
        </w:r>
      </w:ins>
    </w:p>
    <w:p>
      <w:r>
        <w:rPr>
          <w:b/>
        </w:rPr>
        <w:t xml:space="preserve">158.8 </w:t>
      </w:r>
      <w:r>
        <w:rPr/>
        <w:t>The Supplier shall remedy any material breach within 30 days of written notice requiring it to do so.</w:t>
      </w:r>
    </w:p>
    <w:p>
      <w:r>
        <w:rPr>
          <w:b/>
        </w:rPr>
        <w:t xml:space="preserve">158.9 </w:t>
      </w:r>
      <w:r>
        <w:rPr/>
        <w:t>Clause 29.1 applies to any dispute arising under this clause.</w:t>
      </w:r>
    </w:p>
    <w:p>
      <w:pPr>
        <w:pStyle w:val="Heading1"/>
      </w:pPr>
      <w:r>
        <w:rPr/>
        <w:t>159. Audit (Module 7)</w:t>
      </w:r>
    </w:p>
    <w:p>
      <w:r>
        <w:rPr>
          <w:b/>
        </w:rPr>
        <w:t xml:space="preserve">159.1 </w:t>
      </w:r>
      <w:r>
        <w:rPr/>
        <w:t>Either party may terminate this Agreement for convenience on not less than thirty (30) days' written notice.</w:t>
      </w:r>
    </w:p>
    <w:p>
      <w:r>
        <w:rPr>
          <w:b/>
        </w:rPr>
        <w:t xml:space="preserve">159.2 </w:t>
      </w:r>
      <w:r>
        <w:rPr/>
        <w:t>The Supplier shall maintain complete and accurate records relating to the audit (module 7) and shall make them available to the Customer on request. The parties shall meet at least quarterly to review performance in relation to the audit (module 7) and agree any improvements required.</w:t>
      </w:r>
    </w:p>
    <w:p>
      <w:r>
        <w:rPr>
          <w:b/>
        </w:rPr>
        <w:t xml:space="preserve">159.3 </w:t>
      </w:r>
      <w:r>
        <w:rPr/>
        <w:t xml:space="preserve">Any approval given by the Customer under this clause shall not relieve the Supplier of any of its obligations under this Agreement. The parties shall meet at least quarterly to review performance in relation to the audit (module 7)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159.4 </w:t>
      </w:r>
      <w:r>
        <w:rPr/>
        <w:t>The Supplier shall remedy any material breach within 30 days of written notice requiring it to do so.</w:t>
      </w:r>
    </w:p>
    <w:p>
      <w:r>
        <w:rPr>
          <w:b/>
        </w:rPr>
        <w:t xml:space="preserve">159.5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7) and shall make them available to the Customer on request.</w:t>
      </w:r>
    </w:p>
    <w:p>
      <w:r>
        <w:rPr>
          <w:b/>
        </w:rPr>
        <w:t xml:space="preserve">159.6 </w:t>
      </w:r>
      <w:r>
        <w:rPr/>
        <w:t>The parties shall meet at least quarterly to review performance in relation to the audit (module 7) and agree any improvements required. Any approval given by the Customer under this clause shall not relieve the Supplier of any of its obligations under this Agreement.</w:t>
      </w:r>
    </w:p>
    <w:p>
      <w:r>
        <w:rPr>
          <w:b/>
        </w:rPr>
        <w:t xml:space="preserve">159.7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w:t>
      </w:r>
    </w:p>
    <w:p>
      <w:r>
        <w:rPr>
          <w:b/>
        </w:rPr>
        <w:t xml:space="preserve">159.8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159.9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159.10 </w:t>
      </w:r>
      <w:r>
        <w:rPr/>
        <w:t>Nothing in this clause shall limit any other right or remedy of the Customer under this Agreement or at law. Where the Supplier becomes aware of any matter which may affect the audit (module 7), it shall notify the Customer promptly and in any event within five Working Days. Nothing in this clause shall limit any other right or remedy of the Customer under this Agreement or at law.</w:t>
      </w:r>
    </w:p>
    <w:p>
      <w:r>
        <w:rPr>
          <w:b/>
        </w:rPr>
        <w:t xml:space="preserve">159.11 </w:t>
      </w:r>
      <w:r>
        <w:rPr/>
        <w:t>Where the Supplier becomes aware of any matter which may affect the audit (module 7), it shall notify the Customer promptly and in any event within five Working Days. Where the Supplier becomes aware of any matter which may affect the audit (module 7), it shall notify the Customer promptly and in any event within five Working Days.</w:t>
      </w:r>
    </w:p>
    <w:p>
      <w:r>
        <w:rPr>
          <w:b/>
        </w:rPr>
        <w:t xml:space="preserve">159.12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160. Warranties (Module 7)</w:t>
      </w:r>
    </w:p>
    <w:p>
      <w:r>
        <w:rPr>
          <w:b/>
        </w:rPr>
        <w:t xml:space="preserve">160.1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warranties (module 7) and agree any improvements required.</w:t>
      </w:r>
    </w:p>
    <w:p>
      <w:r>
        <w:rPr>
          <w:b/>
        </w:rPr>
        <w:t xml:space="preserve">160.2 </w:t>
      </w:r>
      <w:r>
        <w:rPr/>
        <w:t>Clause 19 applies to any dispute arising under this clause.</w:t>
      </w:r>
    </w:p>
    <w:p>
      <w:r>
        <w:rPr>
          <w:b/>
        </w:rPr>
        <w:t xml:space="preserve">160.3 </w:t>
      </w:r>
      <w:r>
        <w:rPr/>
        <w:t>Any approval given by the Customer under this clause shall not relieve the Supplier of any of its obligations under this Agreement. Where the Supplier becomes aware of any matter which may affect the warranties (module 7), it shall notify the Customer promptly and in any event within five Working Days. Any approval given by the Customer under this clause shall not relieve the Supplier of any of its obligations under this Agreement.</w:t>
      </w:r>
    </w:p>
    <w:p>
      <w:r>
        <w:rPr>
          <w:b/>
        </w:rPr>
        <w:t xml:space="preserve">160.4 </w:t>
      </w:r>
      <w:r>
        <w:rPr/>
        <w:t>Any approval given by the Customer under this clause shall not relieve the Supplier of any of its obligations under this Agreement. The Supplier shall maintain complete and accurate records relating to the warranties (module 7) and shall make them available to the Customer on request.</w:t>
      </w:r>
    </w:p>
    <w:p>
      <w:r>
        <w:rPr>
          <w:b/>
        </w:rPr>
        <w:t xml:space="preserve">160.5 </w:t>
      </w:r>
      <w:r>
        <w:rPr/>
        <w:t>The Supplier shall maintain complete and accurate records relating to the warranties (module 7)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warranties (module 7), it shall notify the Customer promptly and in any event within five Working Days.</w:t>
      </w:r>
    </w:p>
    <w:p>
      <w:r>
        <w:rPr>
          <w:b/>
        </w:rPr>
        <w:t xml:space="preserve">160.6 </w:t>
      </w:r>
      <w:r>
        <w:rPr/>
        <w:t>The parties shall meet at least quarterly to review performance in relation to the warranties (module 7) and agree any improvements required. The Customer may, acting reasonably, request such information from the Supplier as it requires to verify compliance with this clause.</w:t>
      </w:r>
    </w:p>
    <w:p>
      <w:r>
        <w:rPr>
          <w:b/>
        </w:rPr>
        <w:t xml:space="preserve">160.7 </w:t>
      </w:r>
      <w:r>
        <w:rPr/>
        <w:t>The parties shall meet at least quarterly to review performance in relation to the warranties (module 7) and agree any improvements required. Any approval given by the Customer under this clause shall not relieve the Supplier of any of its obligations under this Agreement.</w:t>
      </w:r>
    </w:p>
    <w:p>
      <w:r>
        <w:rPr>
          <w:b/>
        </w:rPr>
        <w:t xml:space="preserve">160.8 </w:t>
      </w:r>
      <w:r>
        <w:rPr/>
        <w:t>Where the Supplier becomes aware of any matter which may affect the warranties (module 7), it shall notify the Customer promptly and in any event within five Working Days. Each party shall bear its own costs in connection with the matters described in this clause, save as otherwise expressly provided.</w:t>
      </w:r>
    </w:p>
    <w:p>
      <w:r>
        <w:rPr>
          <w:b/>
        </w:rPr>
        <w:t xml:space="preserve">160.9 </w:t>
      </w:r>
      <w:r>
        <w:rPr/>
        <w:t>The Customer may, acting reasonably, request such information from the Supplier as it requires to verify compliance with this clause. The Supplier shall maintain complete and accurate records relating to the warranties (module 7) and shall make them available to the Customer on request.</w:t>
      </w:r>
    </w:p>
    <w:p>
      <w:r>
        <w:rPr>
          <w:b/>
        </w:rPr>
        <w:t xml:space="preserve">160.10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warranties (module 7) and agree any improvements required. The Supplier shall perform its obligations under this clause with reasonable skill, care and diligence and in accordance with </w:t>
      </w:r>
      <w:r>
        <w:rPr>
          <w:i/>
        </w:rPr>
        <w:t>Good Industry Practice</w:t>
      </w:r>
      <w:r>
        <w:rPr/>
        <w:t>.</w:t>
      </w:r>
    </w:p>
    <w:p>
      <w:pPr>
        <w:pStyle w:val="Heading1"/>
      </w:pPr>
      <w:r>
        <w:rPr/>
        <w:t>161. Indemnities (Module 7)</w:t>
      </w:r>
    </w:p>
    <w:p>
      <w:r>
        <w:rPr>
          <w:b/>
        </w:rPr>
        <w:t xml:space="preserve">161.1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7) and agree any improvements required. The Supplier shall perform its obligations under this clause with reasonable skill, care and diligence and in accordance with Good Industry Practice. Where the Supplier becomes aware of any matter which may affect the indemnities (module 7), it shall notify the Customer promptly and in any event within five Working Days.</w:t>
      </w:r>
    </w:p>
    <w:p>
      <w:r>
        <w:rPr>
          <w:b/>
        </w:rPr>
        <w:t xml:space="preserve">161.2 </w:t>
      </w:r>
      <w:r>
        <w:rPr/>
        <w:t>The Supplier shall retain all Customer Data for 30 days after termination before secure deletion.</w:t>
      </w:r>
    </w:p>
    <w:p>
      <w:r>
        <w:rPr>
          <w:b/>
        </w:rPr>
        <w:t xml:space="preserve">161.3 </w:t>
      </w:r>
      <w:r>
        <w:rPr/>
        <w:t>Each party shall bear its own costs in connection with the matters described in this clause, save as otherwise expressly provided. Where the Supplier becomes aware of any matter which may affect the indemnities (module 7), it shall notify the Customer promptly and in any event within five Working Days. Each party shall bear its own costs in connection with the matters described in this clause, save as otherwise expressly provided.</w:t>
      </w:r>
    </w:p>
    <w:p>
      <w:r>
        <w:rPr>
          <w:b/>
        </w:rPr>
        <w:t xml:space="preserve">161.4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161.5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161.6 </w:t>
      </w:r>
      <w:r>
        <w:rPr/>
        <w:t>Subject to Clause 9, the Supplier shall provide the deliverables described in this clause to the Customer.</w:t>
      </w:r>
    </w:p>
    <w:p>
      <w:r>
        <w:rPr>
          <w:b/>
        </w:rPr>
        <w:t xml:space="preserve">161.7 </w:t>
      </w:r>
      <w:r>
        <w:rPr/>
        <w:t>The Customer may, acting reasonably, request such information from the Supplier as it requires to verify compliance with this clause. Where the Supplier becomes aware of any matter which may affect the indemnities (module 7), it shall notify the Customer promptly and in any event within five Working Days.</w:t>
      </w:r>
    </w:p>
    <w:p>
      <w:r>
        <w:rPr>
          <w:b/>
        </w:rPr>
        <w:t xml:space="preserve">161.8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161.9 </w:t>
      </w:r>
      <w:r>
        <w:rPr/>
        <w:t>Subject to Clause 9.4, the Supplier shall provide the deliverables described in this clause to the Customer.</w:t>
      </w:r>
    </w:p>
    <w:p>
      <w:r>
        <w:rPr>
          <w:b/>
        </w:rPr>
        <w:t xml:space="preserve">161.10 </w:t>
      </w:r>
      <w:r>
        <w:rPr/>
        <w:t>Each party shall bear its own costs in connection with the matters described in this clause, save as otherwise expressly provided. The parties shall meet at least quarterly to review performance in relation to the indemnities (module 7) and agree any improvements required.</w:t>
      </w:r>
    </w:p>
    <w:p>
      <w:r>
        <w:rPr>
          <w:b/>
        </w:rPr>
        <w:t xml:space="preserve">161.11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161.12 </w:t>
      </w:r>
      <w:r>
        <w:rPr/>
        <w:t>The parties shall meet at least quarterly to review performance in relation to the indemnities (module 7) and agree any improvements required. Any approval given by the Customer under this clause shall not relieve the Supplier of any of its obligations under this Agreement. The parties shall meet at least quarterly to review performance in relation to the indemnities (module 7) and agree any improvements required.</w:t>
      </w:r>
    </w:p>
    <w:p>
      <w:pPr>
        <w:pStyle w:val="Heading1"/>
      </w:pPr>
      <w:r>
        <w:rPr/>
        <w:t>162. Limitation of Liability (Module 7)</w:t>
      </w:r>
    </w:p>
    <w:p>
      <w:r>
        <w:rPr>
          <w:b/>
        </w:rPr>
        <w:t xml:space="preserve">162.1 </w:t>
      </w:r>
      <w:r>
        <w:rPr/>
        <w:t>The parties shall meet at least quarterly to review performance in relation to the limitation of liability (module 7) and agree any improvements required. Nothing in this clause shall limit any other right or remedy of the Customer under this Agreement or at law.</w:t>
      </w:r>
    </w:p>
    <w:p>
      <w:r>
        <w:rPr>
          <w:b/>
        </w:rPr>
        <w:t xml:space="preserve">162.2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162.3 </w:t>
      </w:r>
      <w:r>
        <w:rPr/>
        <w:t>Any approval given by the Customer under this clause shall not relieve the Supplier of any of its obligations under this Agreement.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162.4 </w:t>
      </w:r>
      <w:r>
        <w:rPr/>
        <w:t>Clause 29.1 applies to any dispute arising under this clause.</w:t>
      </w:r>
    </w:p>
    <w:p>
      <w:r>
        <w:rPr>
          <w:b/>
        </w:rPr>
        <w:t xml:space="preserve">162.5 </w:t>
      </w:r>
      <w:r>
        <w:rPr/>
        <w:t>Where the Supplier becomes aware of any matter which may affect the limitation of liability (module 7),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162.6 </w:t>
      </w:r>
      <w:r>
        <w:rPr/>
        <w:t>Where the Supplier becomes aware of any matter which may affect the limitation of liability (module 7), it shall notify the Customer promptly and in any event within five Working Days. Nothing in this clause shall limit any other right or remedy of the Customer under this Agreement or at law. The parties shall meet at least quarterly to review performance in relation to the limitation of liability (module 7) and agree any improvements required. The parties shall meet at least quarterly to review performance in relation to the limitation of liability (module 7) and agree any improvements required.</w:t>
      </w:r>
    </w:p>
    <w:p>
      <w:r>
        <w:rPr>
          <w:b/>
        </w:rPr>
        <w:t xml:space="preserve">162.7 </w:t>
      </w:r>
      <w:r>
        <w:rPr/>
        <w:t>The parties shall meet at least quarterly to review performance in relation to the limitation of liability (module 7) and agree any improvements required. Where the Supplier becomes aware of any matter which may affect the limitation of liability (module 7), it shall notify the Customer promptly and in any event within five Working Days. Where the Supplier becomes aware of any matter which may affect the limitation of liability (module 7), it shall notify the Customer promptly and in any event within five Working Days.</w:t>
      </w:r>
    </w:p>
    <w:p>
      <w:r>
        <w:rPr>
          <w:b/>
        </w:rPr>
        <w:t xml:space="preserve">162.8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7), it shall notify the Customer promptly and in any event within five Working Days.</w:t>
      </w:r>
    </w:p>
    <w:p>
      <w:r>
        <w:rPr>
          <w:b/>
        </w:rPr>
        <w:t xml:space="preserve">162.9 </w:t>
      </w:r>
      <w:r>
        <w:rPr/>
        <w:t>The Supplier shall provide the exit plan within thirty (30) days of the Effective Date.</w:t>
      </w:r>
    </w:p>
    <w:p>
      <w:r>
        <w:rPr>
          <w:b/>
        </w:rPr>
        <w:t xml:space="preserve">162.10 </w:t>
      </w:r>
      <w:r>
        <w:rPr/>
        <w:t>Nothing in this clause shall limit any other right or remedy of the Customer under this Agreement or at law. The parties shall meet at least quarterly to review performance in relation to the limitation of liability (module 7) and agree any improvements required. Each party shall bear its own costs in connection with the matters described in this clause, save as otherwise expressly provided.</w:t>
      </w:r>
    </w:p>
    <w:p>
      <w:r>
        <w:rPr>
          <w:b/>
        </w:rPr>
        <w:t xml:space="preserve">162.11 </w:t>
      </w:r>
      <w:r>
        <w:rPr/>
        <w:t>The Supplier shall retain all Customer Data for 30 days after termination before secure deletion.</w:t>
      </w:r>
    </w:p>
    <w:p>
      <w:r>
        <w:rPr>
          <w:b/>
        </w:rPr>
        <w:t xml:space="preserve">162.12 </w:t>
      </w:r>
      <w:r>
        <w:rPr/>
        <w:t>Each party shall bear its own costs in connection with the matters described in this clause, save as otherwise expressly provided. The parties shall meet at least quarterly to review performance in relation to the limitation of liability (module 7) and agree any improvements required.</w:t>
      </w:r>
    </w:p>
    <w:p>
      <w:r>
        <w:rPr>
          <w:b/>
        </w:rPr>
        <w:t xml:space="preserve">162.13 </w:t>
      </w:r>
      <w:r>
        <w:rPr/>
        <w:t>Subject to Clause 9.2, the Supplier shall provide the deliverables described in this clause to the Customer.</w:t>
      </w:r>
    </w:p>
    <w:p>
      <w:pPr>
        <w:pStyle w:val="Heading1"/>
      </w:pPr>
      <w:r>
        <w:rPr/>
        <w:t>163. Insurance (Module 7)</w:t>
      </w:r>
    </w:p>
    <w:p>
      <w:r>
        <w:rPr>
          <w:b/>
        </w:rPr>
        <w:t xml:space="preserve">163.1 </w:t>
      </w:r>
      <w:r>
        <w:rPr/>
        <w:t>Clause 19.3 applies to any dispute arising under this clause.</w:t>
      </w:r>
    </w:p>
    <w:p>
      <w:r>
        <w:rPr>
          <w:b/>
        </w:rPr>
        <w:t xml:space="preserve">163.2 </w:t>
      </w:r>
      <w:r>
        <w:rPr/>
        <w:t>Each party shall bear its own costs in connection with the matters described in this clause, save as otherwise expressly provided. 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insurance (module 7) and shall make them available to the Customer on request.</w:t>
      </w:r>
    </w:p>
    <w:p>
      <w:r>
        <w:rPr>
          <w:b/>
        </w:rPr>
        <w:t xml:space="preserve">163.3 </w:t>
      </w:r>
      <w:r>
        <w:rPr/>
        <w:t xml:space="preserve">Where the Supplier becomes aware of any matter which may affect the insurance (module 7),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163.4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7) and shall make them available to the Customer on request. The Supplier shall maintain complete and accurate records relating to the insurance (module 7) and shall make them available to the Customer on request.</w:t>
      </w:r>
    </w:p>
    <w:p>
      <w:r>
        <w:rPr>
          <w:b/>
        </w:rPr>
        <w:t xml:space="preserve">163.5 </w:t>
      </w:r>
      <w:r>
        <w:rPr/>
        <w:t>The parties shall meet at least quarterly to review performance in relation to the insurance (module 7) and agree any improvements required. The Customer may, acting reasonably, request such information from the Supplier as it requires to verify compliance with this clause. Where the Supplier becomes aware of any matter which may affect the insurance (module 7), it shall notify the Customer promptly and in any event within five Working Days. Nothing in this clause shall limit any other right or remedy of the Customer under this Agreement or at law.</w:t>
      </w:r>
    </w:p>
    <w:p>
      <w:r>
        <w:rPr>
          <w:b/>
        </w:rPr>
        <w:t xml:space="preserve">163.6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163.7 </w:t>
      </w:r>
      <w:r>
        <w:rPr/>
        <w:t xml:space="preserve">The parties shall meet at least quarterly to review performance in relation to the insurance (module 7)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insurance (module 7) and shall make them available to the Customer on request.</w:t>
      </w:r>
    </w:p>
    <w:p>
      <w:r>
        <w:rPr>
          <w:b/>
        </w:rPr>
        <w:t xml:space="preserve">163.8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insurance (module 7) and agree any improvements required.</w:t>
      </w:r>
    </w:p>
    <w:p>
      <w:r>
        <w:rPr>
          <w:b/>
        </w:rPr>
        <w:t xml:space="preserve">163.9 </w:t>
      </w:r>
      <w:r>
        <w:rPr/>
        <w:t>Clause 29.1 applies to any dispute arising under this clause.</w:t>
      </w:r>
    </w:p>
    <w:p>
      <w:r>
        <w:rPr>
          <w:b/>
        </w:rPr>
        <w:t xml:space="preserve">163.10 </w:t>
      </w:r>
      <w:r>
        <w:rPr/>
        <w:t>Where the Supplier becomes aware of any matter which may affect the insurance (module 7),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insurance (module 7) and agree any improvements required.</w:t>
      </w:r>
    </w:p>
    <w:p>
      <w:r>
        <w:rPr>
          <w:b/>
        </w:rPr>
        <w:t xml:space="preserve">163.11 </w:t>
      </w:r>
      <w:r>
        <w:rPr/>
        <w:t>The parties shall meet at least quarterly to review performance in relation to the insurance (module 7) and agree any improvements required. Where the Supplier becomes aware of any matter which may affect the insurance (module 7), it shall notify the Customer promptly and in any event within five Working Days. The parties shall meet at least quarterly to review performance in relation to the insurance (module 7) and agree any improvements required.</w:t>
      </w:r>
    </w:p>
    <w:p>
      <w:r>
        <w:rPr>
          <w:b/>
        </w:rPr>
        <w:t xml:space="preserve">163.12 </w:t>
      </w:r>
      <w:r>
        <w:rPr/>
        <w:t>Each party shall bear its own costs in connection with the matters described in this clause, save as otherwise expressly provided. The Supplier shall maintain complete and accurate records relating to the insurance (module 7) and shall make them available to the Customer on request.</w:t>
      </w:r>
    </w:p>
    <w:p>
      <w:r>
        <w:rPr>
          <w:b/>
        </w:rPr>
        <w:t xml:space="preserve">163.13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insurance (module 7) and agree any improvements required. The Customer may, acting reasonably, request such information from the Supplier as it requires to verify compliance with this clause.</w:t>
      </w:r>
    </w:p>
    <w:p>
      <w:pPr>
        <w:pStyle w:val="Heading1"/>
      </w:pPr>
      <w:r>
        <w:rPr/>
        <w:t>164. Force Majeure (Module 7)</w:t>
      </w:r>
    </w:p>
    <w:p>
      <w:r>
        <w:rPr>
          <w:b/>
        </w:rPr>
        <w:t xml:space="preserve">164.1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164.2 </w:t>
      </w:r>
      <w:r>
        <w:rPr/>
        <w:t xml:space="preserve">The parties shall meet at least quarterly to review performance in relation to the force majeure (module 7) and agree any improvements required. The parties shall meet at least quarterly to review performance in relation to the force majeure (module 7) and agree any improvements required. Nothing in this clause shall limit any other right or remedy </w:t>
      </w:r>
      <w:del w:id="9126" w:author="Helena Voss" w:date="2026-09-28T06:33:47Z">
        <w:r>
          <w:rPr/>
          <w:delText xml:space="preserve">of</w:delText>
        </w:r>
      </w:del>
      <w:ins w:id="9127" w:author="Helena Voss" w:date="2026-09-28T06:33:47Z">
        <w:r>
          <w:rPr/>
          <w:t xml:space="preserve">reasonable</w:t>
        </w:r>
      </w:ins>
      <w:r>
        <w:rPr/>
        <w:t xml:space="preserve"> the Customer under this Agreement or at law. The Supplier shall perform its obligations under this clause with reasonable skill, care and diligence and in accordance with </w:t>
      </w:r>
      <w:r>
        <w:rPr>
          <w:i/>
        </w:rPr>
        <w:t xml:space="preserve">Good Industry Practice</w:t>
      </w:r>
      <w:r>
        <w:rPr/>
        <w:t xml:space="preserve">.</w:t>
      </w:r>
    </w:p>
    <w:p>
      <w:r>
        <w:rPr>
          <w:b/>
        </w:rPr>
        <w:t xml:space="preserve">164.3 </w:t>
      </w:r>
      <w:r>
        <w:rPr/>
        <w:t xml:space="preserve">The Supplier shall maintain complete and accurate records relating to the force majeure (module 7)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164.4 </w:t>
      </w:r>
      <w:r>
        <w:rPr/>
        <w:t>Each party shall bear its own costs in connection with the matters described in this clause, save as otherwise expressly provided. The Supplier shall maintain complete and accurate records relating to the force majeure (module 7) and shall make them available to the Customer on request. Where the Supplier becomes aware of any matter which may affect the force majeure (module 7), it shall notify the Customer promptly and in any event within five Working Days.</w:t>
      </w:r>
    </w:p>
    <w:p>
      <w:r>
        <w:rPr>
          <w:b/>
        </w:rPr>
        <w:t xml:space="preserve">164.5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force majeure (module 7), it shall notify the Customer promptly and in any event within five Working Days.</w:t>
      </w:r>
    </w:p>
    <w:p>
      <w:r>
        <w:rPr>
          <w:b/>
        </w:rPr>
        <w:t xml:space="preserve">164.6 </w:t>
      </w:r>
      <w:r>
        <w:rPr/>
        <w:t>Any approval given by the Customer under this clause shall not relieve the Supplier of any of its obligations under this Agreement. 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164.7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164.8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164.9 </w:t>
      </w:r>
      <w:r>
        <w:rPr/>
        <w:t>Any approval given by the Customer under this clause shall not relieve the Supplier of any of its obligations under this Agreement. The parties shall meet at least quarterly to review performance in relation to the force majeure (module 7) and agree any improvements required.</w:t>
      </w:r>
    </w:p>
    <w:p>
      <w:r>
        <w:rPr>
          <w:b/>
        </w:rPr>
        <w:t xml:space="preserve">164.10 </w:t>
      </w:r>
      <w:r>
        <w:rPr/>
        <w:t>Where the Supplier becomes aware of any matter which may affect the force majeure (module 7),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force majeure (module 7) and agree any improvements required. Where the Supplier becomes aware of any matter which may affect the force majeure (module 7), it shall notify the Customer promptly and in any event within five Working Days.</w:t>
      </w:r>
    </w:p>
    <w:p>
      <w:r>
        <w:rPr>
          <w:b/>
        </w:rPr>
        <w:t xml:space="preserve">164.11 </w:t>
      </w:r>
      <w:r>
        <w:rPr/>
        <w:t xml:space="preserve">Nothing in this clause shall limit any other right or remedy of the </w:t>
      </w:r>
      <w:del w:id="9028" w:author="Helena Voss" w:date="2026-09-28T06:33:47Z">
        <w:r>
          <w:rPr/>
          <w:delText xml:space="preserve">Customer</w:delText>
        </w:r>
      </w:del>
      <w:ins w:id="9029" w:author="Helena Voss" w:date="2026-09-28T06:33:47Z">
        <w:r>
          <w:rPr/>
          <w:t xml:space="preserve">reasonable</w:t>
        </w:r>
      </w:ins>
      <w:r>
        <w:rPr/>
        <w:t xml:space="preserve"> under this Agreement or at law. The Supplier shall perform its obligations under this clause with reasonable skill, care and diligence and in accordance with </w:t>
      </w:r>
      <w:r>
        <w:rPr>
          <w:i/>
        </w:rPr>
        <w:t xml:space="preserve">Good Industry Practice</w:t>
      </w:r>
      <w:r>
        <w:rPr/>
        <w:t xml:space="preserve">.</w:t>
      </w:r>
    </w:p>
    <w:p>
      <w:pPr>
        <w:pStyle w:val="Heading1"/>
      </w:pPr>
      <w:r>
        <w:rPr/>
        <w:t>165. Subcontracting (Module 7)</w:t>
      </w:r>
    </w:p>
    <w:p>
      <w:r>
        <w:rPr>
          <w:b/>
        </w:rPr>
        <w:t xml:space="preserve">165.1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7) and agree any improvements required. Where the Supplier becomes aware of any matter which may affect the subcontracting (module 7), it shall notify the Customer promptly and in any event within five Working Days. Any approval given by the Customer under this clause shall not relieve the Supplier of any of its obligations under this Agreement.</w:t>
      </w:r>
    </w:p>
    <w:p>
      <w:r>
        <w:rPr>
          <w:b/>
        </w:rPr>
        <w:t xml:space="preserve">165.2 </w:t>
      </w:r>
      <w:r>
        <w:rPr/>
        <w:t xml:space="preserve">The Supplier shall maintain complete and accurate records relating to the subcontracting (module 7) and shall make them available to the Customer on request. The parties shall meet at least quarterly to review performance in relation to the subcontracting (module 7) and agree any improvements required. The Supplier shall perform its obligations under this clause with reasonable skill, care and diligence and in accordance with </w:t>
      </w:r>
      <w:r>
        <w:rPr>
          <w:i/>
        </w:rPr>
        <w:t>Good Industry Practice</w:t>
      </w:r>
      <w:r>
        <w:rPr/>
        <w:t>.</w:t>
      </w:r>
    </w:p>
    <w:p>
      <w:r>
        <w:rPr>
          <w:b/>
        </w:rPr>
        <w:t xml:space="preserve">165.3 </w:t>
      </w:r>
      <w:r>
        <w:rPr/>
        <w:t>The Supplier shall provide the exit plan within thirty (30) days of the Effective Date.</w:t>
      </w:r>
    </w:p>
    <w:p>
      <w:r>
        <w:rPr>
          <w:b/>
        </w:rPr>
        <w:t xml:space="preserve">165.4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165.5 </w:t>
      </w:r>
      <w:r>
        <w:rPr/>
        <w:t>Where the Supplier becomes aware of any matter which may affect the subcontracting (module 7), it shall notify the Customer promptly and in any event within five Working Days. 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165.6 </w:t>
      </w:r>
      <w:r>
        <w:rPr/>
        <w:t>The Supplier shall maintain complete and accurate records relating to the subcontracting (module 7) and shall make them available to the Customer on request. Any approval given by the Customer under this clause shall not relieve the Supplier of any of its obligations under this Agreement.</w:t>
      </w:r>
    </w:p>
    <w:p>
      <w:r>
        <w:rPr>
          <w:b/>
        </w:rPr>
        <w:t xml:space="preserve">165.7 </w:t>
      </w:r>
      <w:r>
        <w:rPr/>
        <w:t>Clause 19 applies to any dispute arising under this clause.</w:t>
      </w:r>
    </w:p>
    <w:p>
      <w:r>
        <w:rPr>
          <w:b/>
        </w:rPr>
        <w:t xml:space="preserve">165.8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subcontracting (module 7) and agree any improvements required.</w:t>
      </w:r>
    </w:p>
    <w:p>
      <w:r>
        <w:rPr>
          <w:b/>
        </w:rPr>
        <w:t xml:space="preserve">165.9 </w:t>
      </w:r>
      <w:r>
        <w:rPr/>
        <w:t>Each party shall bear its own costs in connection with the matters described in this clause, save as otherwise expressly provided. Where the Supplier becomes aware of any matter which may affect the subcontracting (module 7),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165.10 </w:t>
      </w:r>
      <w:r>
        <w:rPr/>
        <w:t>Where the Supplier becomes aware of any matter which may affect the subcontracting (module 7), it shall notify the Customer promptly and in any event within five Working Days. Where the Supplier becomes aware of any matter which may affect the subcontracting (module 7),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166. Assignment (Module 7)</w:t>
      </w:r>
    </w:p>
    <w:p>
      <w:r>
        <w:rPr>
          <w:b/>
        </w:rPr>
        <w:t xml:space="preserve">166.1 </w:t>
      </w:r>
      <w:r>
        <w:rPr/>
        <w:t xml:space="preserve">Nothing in this clause shall limit any other right or remedy of the Customer under this Agreement or at law. Where the Supplier becomes aware of any matter which may affect the assignment (module 7),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166.2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166.3 </w:t>
      </w:r>
      <w:r>
        <w:rPr/>
        <w:t>The Supplier shall remedy any material breach within 30 days of written notice requiring it to do so.</w:t>
      </w:r>
    </w:p>
    <w:p>
      <w:r>
        <w:rPr>
          <w:b/>
        </w:rPr>
        <w:t xml:space="preserve">166.4 </w:t>
      </w:r>
      <w:r>
        <w:rPr/>
        <w:t xml:space="preserve">The parties shall meet at least quarterly to review performance in relation to the assignment (module 7)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166.5 </w:t>
      </w:r>
      <w:r>
        <w:rPr/>
        <w:t>Clause 29.1 applies to any dispute arising under this clause.</w:t>
      </w:r>
    </w:p>
    <w:p>
      <w:r>
        <w:rPr>
          <w:b/>
        </w:rPr>
        <w:t xml:space="preserve">166.6 </w:t>
      </w:r>
      <w:r>
        <w:rPr/>
        <w:t>The parties shall meet at least quarterly to review performance in relation to the assignment (module 7)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166.7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assignment (module 7) and shall make them available to the Customer on request.</w:t>
      </w:r>
    </w:p>
    <w:p>
      <w:r>
        <w:rPr>
          <w:b/>
        </w:rPr>
        <w:t xml:space="preserve">166.8 </w:t>
      </w:r>
      <w:r>
        <w:rPr/>
        <w:t>Nothing in this clause shall limit any other right or remedy of the Customer under this Agreement or at law. Nothing in this clause shall limit any other right or remedy of the Customer under this Agreement or at law.</w:t>
      </w:r>
    </w:p>
    <w:p>
      <w:pPr>
        <w:rPr>
          <w:ins w:id="9190" w:author="Helena Voss" w:date="2026-09-28T06:33:47Z"/>
        </w:rPr>
      </w:pPr>
      <w:ins w:id="9189" w:author="Helena Voss" w:date="2026-09-28T06:33:47Z">
        <w:r>
          <w:rPr/>
          <w:t xml:space="preserve">1908.A The Parties shall co-operate in good faith.</w:t>
        </w:r>
      </w:ins>
    </w:p>
    <w:p>
      <w:r>
        <w:rPr>
          <w:b/>
        </w:rPr>
        <w:t xml:space="preserve">166.9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167. Dispute Resolution (Module 7)</w:t>
      </w:r>
    </w:p>
    <w:p>
      <w:r>
        <w:rPr>
          <w:b/>
        </w:rPr>
        <w:t xml:space="preserve">167.1 </w:t>
      </w:r>
      <w:r>
        <w:rPr/>
        <w:t>The parties shall meet at least quarterly to review performance in relation to the dispute resolution (module 7) and agree any improvements required. The parties shall meet at least quarterly to review performance in relation to the dispute resolution (module 7) and agree any improvements required. The Customer may, acting reasonably, request such information from the Supplier as it requires to verify compliance with this clause.</w:t>
      </w:r>
    </w:p>
    <w:p>
      <w:r>
        <w:rPr>
          <w:b/>
        </w:rPr>
        <w:t xml:space="preserve">167.2 </w:t>
      </w:r>
      <w:r>
        <w:rPr/>
        <w:t xml:space="preserve">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7) and shall make them available to the Customer on request.</w:t>
      </w:r>
    </w:p>
    <w:p>
      <w:r>
        <w:rPr>
          <w:b/>
        </w:rPr>
        <w:t xml:space="preserve">167.3 </w:t>
      </w:r>
      <w:r>
        <w:rPr/>
        <w:t>The parties shall meet at least quarterly to review performance in relation to the dispute resolution (module 7) and agree any improvements required.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 The Customer may, acting reasonably, request such information from the Supplier as it requires to verify compliance with this clause.</w:t>
      </w:r>
    </w:p>
    <w:p>
      <w:r>
        <w:rPr>
          <w:b/>
        </w:rPr>
        <w:t xml:space="preserve">167.4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7), it shall notify the Customer promptly and in any event within five Working Days. The Supplier shall maintain complete and accurate records relating to the dispute resolution (module 7) and shall make them available to the Customer on request.</w:t>
      </w:r>
    </w:p>
    <w:p>
      <w:r>
        <w:rPr>
          <w:b/>
        </w:rPr>
        <w:t xml:space="preserve">167.5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dispute resolution (module 7) and shall make them available to the Customer on request.</w:t>
      </w:r>
    </w:p>
    <w:p>
      <w:r>
        <w:rPr>
          <w:b/>
        </w:rPr>
        <w:t xml:space="preserve">167.6 </w:t>
      </w:r>
      <w:r>
        <w:rPr/>
        <w:t>Nothing in this clause shall limit any other right or remedy of the Customer under this Agreement or at law. The Supplier shall maintain complete and accurate records relating to the dispute resolution (module 7) and shall make them available to the Customer on request.</w:t>
      </w:r>
    </w:p>
    <w:p>
      <w:r>
        <w:rPr>
          <w:b/>
        </w:rPr>
        <w:t xml:space="preserve">167.7 </w:t>
      </w:r>
      <w:r>
        <w:rPr/>
        <w:t>Where the Supplier becomes aware of any matter which may affect the dispute resolution (module 7), it shall notify the Customer promptly and in any event within five Working Days.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167.8 </w:t>
      </w:r>
      <w:r>
        <w:rPr/>
        <w:t>The Supplier shall maintain complete and accurate records relating to the dispute resolution (module 7) and shall make them available to the Customer on request. Nothing in this clause shall limit any other right or remedy of the Customer under this Agreement or at law.</w:t>
      </w:r>
    </w:p>
    <w:p>
      <w:r>
        <w:rPr>
          <w:b/>
        </w:rPr>
        <w:t xml:space="preserve">167.9 </w:t>
      </w:r>
      <w:r>
        <w:rPr/>
        <w:t>Nothing in this clause shall limit any other right or remedy of the Customer under this Agreement or at law. The parties shall meet at least quarterly to review performance in relation to the dispute resolution (module 7) and agree any improvements required.</w:t>
      </w:r>
    </w:p>
    <w:p>
      <w:r>
        <w:rPr>
          <w:b/>
        </w:rPr>
        <w:t xml:space="preserve">167.10 </w:t>
      </w:r>
      <w:r>
        <w:rPr/>
        <w:t>The Supplier shall provide the exit plan within thirty (30) days of the Effective Date.</w:t>
      </w:r>
    </w:p>
    <w:p>
      <w:r>
        <w:rPr>
          <w:b/>
        </w:rPr>
        <w:t xml:space="preserve">167.11 </w:t>
      </w:r>
      <w:r>
        <w:rPr/>
        <w:t xml:space="preserve">Any approval given by the Customer under this clause shall not relieve the Supplier of any of its obligations under this Agreement. The Supplier shall maintain complete and accurate records relating to the dispute resolution (module 7)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dispute resolution (module 7) and agree any improvements required.</w:t>
      </w:r>
    </w:p>
    <w:p>
      <w:pPr>
        <w:pStyle w:val="Heading1"/>
      </w:pPr>
      <w:r>
        <w:rPr/>
        <w:t>168. Notices (Module 7)</w:t>
      </w:r>
    </w:p>
    <w:p>
      <w:r>
        <w:rPr>
          <w:b/>
        </w:rPr>
        <w:t xml:space="preserve">168.1 </w:t>
      </w:r>
      <w:r>
        <w:rPr/>
        <w:t>The Customer may, acting reasonably, request such information from the Supplier as it requires to verify compliance with this clause. The Supplier shall maintain complete and accurate records relating to the notices (module 7) and shall make them available to the Customer on request. The parties shall meet at least quarterly to review performance in relation to the notices (module 7) and agree any improvements required.</w:t>
      </w:r>
    </w:p>
    <w:p>
      <w:r>
        <w:rPr>
          <w:b/>
        </w:rPr>
        <w:t xml:space="preserve">168.2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168.3 </w:t>
      </w:r>
      <w:r>
        <w:rPr/>
        <w:t>Subject to Clause 9.2, the Supplier shall provide the deliverables described in this clause to the Customer.</w:t>
      </w:r>
    </w:p>
    <w:p>
      <w:r>
        <w:rPr>
          <w:b/>
        </w:rPr>
        <w:t xml:space="preserve">168.4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notices (module 7) and shall make them available to the Customer on request.</w:t>
      </w:r>
    </w:p>
    <w:p>
      <w:r>
        <w:rPr>
          <w:b/>
        </w:rPr>
        <w:t xml:space="preserve">168.5 </w:t>
      </w:r>
      <w:r>
        <w:rPr/>
        <w:t>The parties shall meet at least quarterly to review performance in relation to the notices (module 7) and agree any improvements required. Nothing in this clause shall limit any other right or remedy of the Customer under this Agreement or at law.</w:t>
      </w:r>
    </w:p>
    <w:p>
      <w:r>
        <w:rPr>
          <w:b/>
        </w:rPr>
        <w:t xml:space="preserve">168.6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168.7 </w:t>
      </w:r>
      <w:r>
        <w:rPr/>
        <w:t>Where the Supplier becomes aware of any matter which may affect the notices (module 7), it shall notify the Customer promptly and in any event within five Working Days. The parties shall meet at least quarterly to review performance in relation to the notices (module 7) and agree any improvements required.</w:t>
      </w:r>
    </w:p>
    <w:p>
      <w:r>
        <w:rPr>
          <w:b/>
        </w:rPr>
        <w:t xml:space="preserve">168.8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168.9 </w:t>
      </w:r>
      <w:r>
        <w:rPr/>
        <w:t>The parties shall meet at least quarterly to review performance in relation to the notices (module 7) and agree any improvements required. Where the Supplier becomes aware of any matter which may affect the notices (module 7), it shall notify the Customer promptly and in any event within five Working Days.</w:t>
      </w:r>
    </w:p>
    <w:p>
      <w:r>
        <w:rPr>
          <w:b/>
        </w:rPr>
        <w:t xml:space="preserve">168.10 </w:t>
      </w:r>
      <w:r>
        <w:rPr/>
        <w:t>The Customer may, acting reasonably, request such information from the Supplier as it requires to verify compliance with this clause. The parties shall meet at least quarterly to review performance in relation to the notices (module 7) and agree any improvements required.</w:t>
      </w:r>
    </w:p>
    <w:p>
      <w:r>
        <w:rPr>
          <w:b/>
        </w:rPr>
        <w:t xml:space="preserve">168.11 </w:t>
      </w:r>
      <w:r>
        <w:rPr/>
        <w:t xml:space="preserve">The Supplier shall retain all Customer Data for 30 days after </w:t>
      </w:r>
      <w:del w:id="9046" w:author="Helena Voss" w:date="2026-09-28T06:33:47Z">
        <w:r>
          <w:rPr/>
          <w:delText xml:space="preserve">termination</w:delText>
        </w:r>
      </w:del>
      <w:ins w:id="9047" w:author="Helena Voss" w:date="2026-09-28T06:33:47Z">
        <w:r>
          <w:rPr/>
          <w:t xml:space="preserve">reasonable</w:t>
        </w:r>
      </w:ins>
      <w:r>
        <w:rPr/>
        <w:t xml:space="preserve"> before secure deletion.</w:t>
      </w:r>
    </w:p>
    <w:p>
      <w:r>
        <w:rPr>
          <w:b/>
        </w:rPr>
        <w:t xml:space="preserve">168.12 </w:t>
      </w:r>
      <w:r>
        <w:rPr/>
        <w:t xml:space="preserve">The parties shall meet at least quarterly to review performance in relation to the notices (module 7)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168.13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notices (module 7) and shall make them available to the Customer on request.</w:t>
      </w:r>
    </w:p>
    <w:p>
      <w:pPr>
        <w:pStyle w:val="Heading1"/>
      </w:pPr>
      <w:r>
        <w:rPr/>
        <w:t>169. Governing Law (Module 7)</w:t>
      </w:r>
    </w:p>
    <w:p>
      <w:r>
        <w:rPr>
          <w:b/>
        </w:rPr>
        <w:t xml:space="preserve">169.1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governing law (module 7) and agree any improvements required. Each party shall bear its own costs in connection with the matters described in this clause, save as otherwise expressly provided.</w:t>
      </w:r>
    </w:p>
    <w:p>
      <w:r>
        <w:rPr>
          <w:b/>
        </w:rPr>
        <w:t xml:space="preserve">169.2 </w:t>
      </w:r>
      <w:r>
        <w:rPr/>
        <w:t xml:space="preserve">The Supplier shall maintain complete and accurate records relating to the governing law (module 7) and shall make them available to the Customer on request. The Supplier shall maintain complete and accurate records relating to the governing law (module 7)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169.3 </w:t>
      </w:r>
      <w:r>
        <w:rPr/>
        <w:t>The Customer may, acting reasonably, request such information from the Supplier as it requires to verify compliance with this clause. The parties shall meet at least quarterly to review performance in relation to the governing law (module 7) and agree any improvements required.</w:t>
      </w:r>
    </w:p>
    <w:p>
      <w:r>
        <w:rPr>
          <w:b/>
        </w:rPr>
        <w:t xml:space="preserve">169.4 </w:t>
      </w:r>
      <w:r>
        <w:rPr/>
        <w:t>Either party may terminate this Agreement for convenience on not less than thirty (30) days' written notice.</w:t>
      </w:r>
    </w:p>
    <w:p>
      <w:r>
        <w:rPr>
          <w:b/>
        </w:rPr>
        <w:t xml:space="preserve">169.5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169.6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169.7 </w:t>
      </w:r>
      <w:r>
        <w:rPr/>
        <w:t>Subject to Clause 9.4, the Supplier shall provide the deliverables described in this clause to the Customer.</w:t>
      </w:r>
    </w:p>
    <w:p>
      <w:r>
        <w:rPr>
          <w:b/>
        </w:rPr>
        <w:t xml:space="preserve">169.8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169.9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169.10 </w:t>
      </w:r>
      <w:r>
        <w:rPr/>
        <w:t>Subject to Clause 9.2, the Supplier shall provide the deliverables described in this clause to the Customer.</w:t>
      </w:r>
    </w:p>
    <w:p>
      <w:r>
        <w:rPr>
          <w:b/>
        </w:rPr>
        <w:t xml:space="preserve">169.11 </w:t>
      </w:r>
      <w:r>
        <w:rPr/>
        <w:t>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169.12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170. Services (Module 8)</w:t>
      </w:r>
    </w:p>
    <w:p>
      <w:r>
        <w:rPr>
          <w:b/>
        </w:rPr>
        <w:t xml:space="preserve">170.1 </w:t>
      </w:r>
      <w:r>
        <w:rPr/>
        <w:t>The Supplier shall maintain complete and accurate records relating to the services (module 8)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170.2 </w:t>
      </w:r>
      <w:r>
        <w:rPr/>
        <w:t xml:space="preserve">Where the Supplier becomes aware of any matter which may affect the services (module 8),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services (module 8), it shall notify the Customer promptly and in any event within five Working Days.</w:t>
      </w:r>
    </w:p>
    <w:p>
      <w:r>
        <w:rPr>
          <w:b/>
        </w:rPr>
        <w:t xml:space="preserve">170.3 </w:t>
      </w:r>
      <w:r>
        <w:rPr/>
        <w:t xml:space="preserve">The parties shall meet at least quarterly to review performance in relation to the services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170.4 </w:t>
      </w:r>
      <w:r>
        <w:rPr/>
        <w:t>The Supplier shall maintain complete and accurate records relating to the services (module 8) and shall make them available to the Customer on request. Each party shall bear its own costs in connection with the matters described in this clause, save as otherwise expressly provided.</w:t>
      </w:r>
    </w:p>
    <w:p>
      <w:r>
        <w:rPr>
          <w:b/>
        </w:rPr>
        <w:t xml:space="preserve">170.5 </w:t>
      </w:r>
      <w:r>
        <w:rPr/>
        <w:t>The parties shall meet at least quarterly to review performance in relation to the services (module 8) and agree any improvements required. The Customer may, acting reasonably, request such information from the Supplier as it requires to verify compliance with this clause.</w:t>
      </w:r>
    </w:p>
    <w:p>
      <w:r>
        <w:rPr>
          <w:b/>
        </w:rPr>
        <w:t xml:space="preserve">170.6 </w:t>
      </w:r>
      <w:r>
        <w:rPr/>
        <w:t>The Supplier shall remedy any material breach within 30 days of written notice requiring it to do so.</w:t>
      </w:r>
    </w:p>
    <w:p>
      <w:r>
        <w:rPr>
          <w:b/>
        </w:rPr>
        <w:t xml:space="preserve">170.7 </w:t>
      </w:r>
      <w:r>
        <w:rPr/>
        <w:t>Each party shall bear its own costs in connection with the matters described in this clause, save as otherwise expressly provided. The Supplier shall maintain complete and accurate records relating to the services (module 8) and shall make them available to the Customer on request. Nothing in this clause shall limit any other right or remedy of the Customer under this Agreement or at law. The parties shall meet at least quarterly to review performance in relation to the services (module 8) and agree any improvements required.</w:t>
      </w:r>
    </w:p>
    <w:p>
      <w:r>
        <w:rPr>
          <w:b/>
        </w:rPr>
        <w:t xml:space="preserve">170.8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171. Service Levels (Module 8)</w:t>
      </w:r>
    </w:p>
    <w:p>
      <w:r>
        <w:rPr>
          <w:b/>
        </w:rPr>
        <w:t xml:space="preserve">171.1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w:t>
      </w:r>
    </w:p>
    <w:p>
      <w:r>
        <w:rPr>
          <w:b/>
        </w:rPr>
        <w:t xml:space="preserve">171.2 </w:t>
      </w:r>
      <w:r>
        <w:rPr/>
        <w:t>Each party shall bear its own costs in connection with the matters described in this clause, save as otherwise expressly provided. The Supplier shall maintain complete and accurate records relating to the service levels (module 8)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171.3 </w:t>
      </w:r>
      <w:r>
        <w:rPr/>
        <w:t>Either party may terminate this Agreement for convenience on not less than thirty (30) days' written notice.</w:t>
      </w:r>
    </w:p>
    <w:p>
      <w:r>
        <w:rPr>
          <w:b/>
        </w:rPr>
        <w:t xml:space="preserve">171.4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171.5 </w:t>
      </w:r>
      <w:r>
        <w:rPr/>
        <w:t>Any approval given by the Customer under this clause shall not relieve the Supplier of any of its obligations under this Agreement. Where the Supplier becomes aware of any matter which may affect the service levels (module 8), it shall notify the Customer promptly and in any event within five Working Days.</w:t>
      </w:r>
    </w:p>
    <w:p>
      <w:r>
        <w:rPr>
          <w:b/>
        </w:rPr>
        <w:t xml:space="preserve">171.6 </w:t>
      </w:r>
      <w:r>
        <w:rPr/>
        <w:t>The parties shall meet at least quarterly to review performance in relation to the service levels (module 8) and agree any improvements required. Nothing in this clause shall limit any other right or remedy of the Customer under this Agreement or at law.</w:t>
      </w:r>
    </w:p>
    <w:p>
      <w:r>
        <w:rPr>
          <w:b/>
        </w:rPr>
        <w:t xml:space="preserve">171.7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171.8 </w:t>
      </w:r>
      <w:r>
        <w:rPr/>
        <w:t>The Supplier shall remedy any material breach within 30 days of written notice requiring it to do so.</w:t>
      </w:r>
    </w:p>
    <w:p>
      <w:pPr>
        <w:pStyle w:val="Heading1"/>
      </w:pPr>
      <w:r>
        <w:rPr/>
        <w:t>172. Personnel (Module 8)</w:t>
      </w:r>
    </w:p>
    <w:p>
      <w:r>
        <w:rPr>
          <w:b/>
        </w:rPr>
        <w:t xml:space="preserve">172.1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8) and agree any improvements required.</w:t>
      </w:r>
    </w:p>
    <w:p>
      <w:r>
        <w:rPr>
          <w:b/>
        </w:rPr>
        <w:t xml:space="preserve">172.2 </w:t>
      </w:r>
      <w:r>
        <w:rPr/>
        <w:t>The Supplier shall remedy any material breach within 30 days of written notice requiring it to do so.</w:t>
      </w:r>
    </w:p>
    <w:p>
      <w:r>
        <w:rPr>
          <w:b/>
        </w:rPr>
        <w:t xml:space="preserve">172.3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172.4 </w:t>
      </w:r>
      <w:r>
        <w:rPr/>
        <w:t>The Supplier shall maintain complete and accurate records relating to the personnel (module 8) and shall make them available to the Customer on request. The parties shall meet at least quarterly to review performance in relation to the personnel (module 8) and agree any improvements required. 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w:t>
      </w:r>
    </w:p>
    <w:p>
      <w:r>
        <w:rPr>
          <w:b/>
        </w:rPr>
        <w:t xml:space="preserve">172.5 </w:t>
      </w:r>
      <w:r>
        <w:rPr/>
        <w:t>Where the Supplier becomes aware of any matter which may affect the personnel (module 8),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172.6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172.7 </w:t>
      </w:r>
      <w:r>
        <w:rPr/>
        <w:t>The Supplier shall maintain complete and accurate records relating to the personnel (module 8) and shall make them available to the Customer on request. Each party shall bear its own costs in connection with the matters described in this clause, save as otherwise expressly provided. The parties shall meet at least quarterly to review performance in relation to the personnel (module 8) and agree any improvements required. Each party shall bear its own costs in connection with the matters described in this clause, save as otherwise expressly provided.</w:t>
      </w:r>
    </w:p>
    <w:p>
      <w:r>
        <w:rPr>
          <w:b/>
        </w:rPr>
        <w:t xml:space="preserve">172.8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rPr>
          <w:del w:id="9156" w:author="Helena Voss" w:date="2026-09-28T06:33:47Z"/>
        </w:rPr>
      </w:pPr>
      <w:del w:id="9155" w:author="Helena Voss" w:date="2026-09-28T06:33:47Z">
        <w:r>
          <w:rPr>
            <w:b/>
          </w:rPr>
          <w:delText xml:space="preserve">172.9 </w:delText>
        </w:r>
        <w:r>
          <w:rPr/>
          <w:delText xml:space="preserve">The Supplier shall maintain complete and accurate records relating to the personnel (module 8) and shall make them available to the Customer on request. The Supplier shall perform its obligations under this clause with reasonable skill, care and diligence and in accordance with </w:delText>
        </w:r>
        <w:r>
          <w:rPr>
            <w:i/>
          </w:rPr>
          <w:delText>Good Industry Practice</w:delText>
        </w:r>
        <w:r>
          <w:rPr/>
          <w:delText>.</w:delText>
        </w:r>
      </w:del>
    </w:p>
    <w:p>
      <w:r>
        <w:rPr>
          <w:b/>
        </w:rPr>
        <w:t xml:space="preserve">172.10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personnel (module 8) and agree any improvements required. The Supplier shall perform its obligations under this clause with reasonable skill, care and diligence and in accordance with </w:t>
      </w:r>
      <w:r>
        <w:rPr>
          <w:i/>
        </w:rPr>
        <w:t>Good Industry Practice</w:t>
      </w:r>
      <w:r>
        <w:rPr/>
        <w:t>.</w:t>
      </w:r>
    </w:p>
    <w:p>
      <w:pPr>
        <w:pStyle w:val="Heading1"/>
      </w:pPr>
      <w:r>
        <w:rPr/>
        <w:t>173. Customer Obligations (Module 8)</w:t>
      </w:r>
    </w:p>
    <w:p>
      <w:r>
        <w:rPr>
          <w:b/>
        </w:rPr>
        <w:t xml:space="preserve">173.1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173.2 </w:t>
      </w:r>
      <w:r>
        <w:rPr/>
        <w:t>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Where the Supplier becomes aware of any matter which may affect the customer obligations (module 8), it shall notify the Customer promptly and in any event within five Working Days. The Supplier shall maintain complete and accurate records relating to the customer obligations (module 8) and shall make them available to the Customer on request.</w:t>
      </w:r>
    </w:p>
    <w:p>
      <w:r>
        <w:rPr>
          <w:b/>
        </w:rPr>
        <w:t xml:space="preserve">173.3 </w:t>
      </w:r>
      <w:r>
        <w:rPr/>
        <w:t>Any approval given by the Customer under this clause shall not relieve the Supplier of any of its obligations under this Agreement. The Supplier shall maintain complete and accurate records relating to the customer obligations (module 8) and shall make them available to the Customer on request. Any approval given by the Customer under this clause shall not relieve the Supplier of any of its obligations under this Agreement.</w:t>
      </w:r>
    </w:p>
    <w:p>
      <w:r>
        <w:rPr>
          <w:b/>
        </w:rPr>
        <w:t xml:space="preserve">173.4 </w:t>
      </w:r>
      <w:r>
        <w:rPr/>
        <w:t>Subject to Clause 9, the Supplier shall provide the deliverables described in this clause to the Customer.</w:t>
      </w:r>
    </w:p>
    <w:p>
      <w:r>
        <w:rPr>
          <w:b/>
        </w:rPr>
        <w:t xml:space="preserve">173.5 </w:t>
      </w:r>
      <w:r>
        <w:rPr/>
        <w:t xml:space="preserve">The Supplier shall perform its obligations under this clause with reasonable skill, care and diligence and in accordance with </w:t>
      </w:r>
      <w:r>
        <w:rPr>
          <w:i/>
        </w:rPr>
        <w:t xml:space="preserve">Good Industry Practice</w:t>
      </w:r>
      <w:r>
        <w:rPr/>
        <w:t xml:space="preserve">. The parties shall meet at least quarterly to review performance in relation to the customer obligations (module 8) and agree any improvements required. The parties shall meet at least quarterly to review performance in relation to the customer obligations (module 8) and agree any improvements required.</w:t>
      </w:r>
      <w:ins w:id="9042" w:author="Helena Voss" w:date="2026-09-28T06:33:47Z">
        <w:r>
          <w:rPr/>
          <w:t xml:space="preserve"> This obligation survives termination.</w:t>
        </w:r>
      </w:ins>
    </w:p>
    <w:p>
      <w:r>
        <w:rPr>
          <w:b/>
        </w:rPr>
        <w:t xml:space="preserve">173.6 </w:t>
      </w:r>
      <w:r>
        <w:rPr/>
        <w:t>Nothing in this clause shall limit any other right or remedy of the Customer under this Agreement or at law. The Supplier shall maintain complete and accurate records relating to the customer obligations (module 8) and shall make them available to the Customer on request. Where the Supplier becomes aware of any matter which may affect the customer obligations (module 8), it shall notify the Customer promptly and in any event within five Working Days.</w:t>
      </w:r>
    </w:p>
    <w:p>
      <w:r>
        <w:rPr>
          <w:b/>
        </w:rPr>
        <w:t xml:space="preserve">173.7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173.8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173.9 </w:t>
      </w:r>
      <w:r>
        <w:rPr/>
        <w:t>Any approval given by the Customer under this clause shall not relieve the Supplier of any of its obligations under this Agreement. Where the Supplier becomes aware of any matter which may affect the customer obligations (module 8),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174. Change Control (Module 8)</w:t>
      </w:r>
    </w:p>
    <w:p>
      <w:r>
        <w:rPr>
          <w:b/>
        </w:rPr>
        <w:t xml:space="preserve">174.1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174.2 </w:t>
      </w:r>
      <w:r>
        <w:rPr/>
        <w:t>The parties shall meet at least quarterly to review performance in relation to the change control (module 8) and agree any improvements required.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w:t>
      </w:r>
    </w:p>
    <w:p>
      <w:r>
        <w:rPr>
          <w:b/>
        </w:rPr>
        <w:t xml:space="preserve">174.3 </w:t>
      </w:r>
      <w:r>
        <w:rPr/>
        <w:t>Clause 19 applies to any dispute arising under this clause.</w:t>
      </w:r>
    </w:p>
    <w:p>
      <w:r>
        <w:rPr>
          <w:b/>
        </w:rPr>
        <w:t xml:space="preserve">174.4 </w:t>
      </w:r>
      <w:r>
        <w:rPr/>
        <w:t xml:space="preserve">The Customer may, acting reasonably, request such information from the Supplier as it requires to verify compliance with this clause. Where the Supplier becomes aware of any matter which may affect the change control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174.5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Where the Supplier becomes aware of any matter which may affect the change control (module 8), it shall notify the Customer promptly and in any event within five Working Days. Any approval given by the Customer under this clause shall not relieve the Supplier of any of its obligations under this Agreement.</w:t>
      </w:r>
    </w:p>
    <w:p>
      <w:r>
        <w:rPr>
          <w:b/>
        </w:rPr>
        <w:t xml:space="preserve">174.6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rPr>
          <w:del w:id="9154" w:author="Helena Voss" w:date="2026-09-28T06:33:47Z"/>
        </w:rPr>
      </w:pPr>
      <w:del w:id="9153" w:author="Helena Voss" w:date="2026-09-28T06:33:47Z">
        <w:r>
          <w:rPr>
            <w:b/>
          </w:rPr>
          <w:delText xml:space="preserve">174.7 </w:delText>
        </w:r>
        <w:r>
          <w:rPr/>
          <w:delTex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delText>
        </w:r>
      </w:del>
    </w:p>
    <w:p>
      <w:r>
        <w:rPr>
          <w:b/>
        </w:rPr>
        <w:t xml:space="preserve">174.8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8) and agree any improvements required.</w:t>
      </w:r>
    </w:p>
    <w:p>
      <w:r>
        <w:rPr>
          <w:b/>
        </w:rPr>
        <w:t xml:space="preserve">174.9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174.10 </w:t>
      </w:r>
      <w:r>
        <w:rPr/>
        <w:t>Where the Supplier becomes aware of any matter which may affect the change control (module 8), it shall notify the Customer promptly and in any event within five Working Days. The Customer may, acting reasonably, request such information from the Supplier as it requires to verify compliance with this clause.</w:t>
      </w:r>
    </w:p>
    <w:p>
      <w:r>
        <w:rPr>
          <w:b/>
        </w:rPr>
        <w:t xml:space="preserve">174.11 </w:t>
      </w:r>
      <w:r>
        <w:rPr/>
        <w:t>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The Supplier shall maintain complete and accurate records relating to the change control (module 8) and shall make them available to the Customer on request. Any approval given by the Customer under this clause shall not relieve the Supplier of any of its obligations under this Agreement.</w:t>
      </w:r>
    </w:p>
    <w:p>
      <w:pPr>
        <w:pStyle w:val="Heading1"/>
      </w:pPr>
      <w:r>
        <w:rPr/>
        <w:t>175. Fees and Payment (Module 8)</w:t>
      </w:r>
    </w:p>
    <w:p>
      <w:r>
        <w:rPr>
          <w:b/>
        </w:rPr>
        <w:t xml:space="preserve">175.1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fees and payment (module 8),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fees and payment (module 8) and agree any improvements required.</w:t>
      </w:r>
    </w:p>
    <w:p>
      <w:r>
        <w:rPr>
          <w:b/>
        </w:rPr>
        <w:t xml:space="preserve">175.2 </w:t>
      </w:r>
      <w:r>
        <w:rPr/>
        <w:t>The Customer shall pay each valid invoice within thirty (30) days of receipt.</w:t>
      </w:r>
    </w:p>
    <w:p>
      <w:r>
        <w:rPr>
          <w:b/>
        </w:rPr>
        <w:t xml:space="preserve">175.3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175.4 </w:t>
      </w:r>
      <w:r>
        <w:rPr/>
        <w:t>The Supplier shall maintain complete and accurate records relating to the fees and payment (module 8)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175.5 </w:t>
      </w:r>
      <w:r>
        <w:rPr/>
        <w:t>Undisputed amounts shall be paid no later than 30 days after the date of the relevant invoice.</w:t>
      </w:r>
    </w:p>
    <w:p>
      <w:r>
        <w:rPr>
          <w:b/>
        </w:rPr>
        <w:t xml:space="preserve">175.6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fees and payment (module 8) and shall make them available to the Customer on request.</w:t>
      </w:r>
    </w:p>
    <w:p>
      <w:r>
        <w:rPr>
          <w:b/>
        </w:rPr>
        <w:t xml:space="preserve">175.7 </w:t>
      </w:r>
      <w:r>
        <w:rPr/>
        <w:t>The Supplier shall maintain complete and accurate records relating to the fees and payment (module 8)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175.8 </w:t>
      </w:r>
      <w:r>
        <w:rPr/>
        <w:t>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176. Invoicing (Module 8)</w:t>
      </w:r>
    </w:p>
    <w:p>
      <w:r>
        <w:rPr>
          <w:b/>
        </w:rPr>
        <w:t xml:space="preserve">176.1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176.2 </w:t>
      </w:r>
      <w:r>
        <w:rPr/>
        <w:t xml:space="preserve">Where the Supplier becomes aware of any matter which may affect the invoicing (module 8), it shall notify the Customer promptly and in any event within five Working Days. Where the Supplier becomes aware of any matter which may affect the invoicing (module 8),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176.3 </w:t>
      </w:r>
      <w:r>
        <w:rPr/>
        <w:t>Each party shall bear its own costs in connection with the matters described in this clause, save as otherwise expressly provided. The Supplier shall maintain complete and accurate records relating to the invoicing (module 8) and shall make them available to the Customer on request. Each party shall bear its own costs in connection with the matters described in this clause, save as otherwise expressly provided.</w:t>
      </w:r>
    </w:p>
    <w:p>
      <w:r>
        <w:rPr>
          <w:b/>
        </w:rPr>
        <w:t xml:space="preserve">176.4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invoicing (module 8) and shall make them available to the Customer on request.</w:t>
      </w:r>
    </w:p>
    <w:p>
      <w:r>
        <w:rPr>
          <w:b/>
        </w:rPr>
        <w:t xml:space="preserve">176.5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invoicing (module 8), it shall notify the Customer promptly and in any event within five Working Days.</w:t>
      </w:r>
    </w:p>
    <w:p>
      <w:r>
        <w:rPr>
          <w:b/>
        </w:rPr>
        <w:t xml:space="preserve">176.6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176.7 </w:t>
      </w:r>
      <w:r>
        <w:rPr/>
        <w:t>Subject to Clause 9.2, the Supplier shall provide the deliverables described in this clause to the Customer.</w:t>
      </w:r>
    </w:p>
    <w:p>
      <w:r>
        <w:rPr>
          <w:b/>
        </w:rPr>
        <w:t xml:space="preserve">176.8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176.9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176.10 </w:t>
      </w:r>
      <w:r>
        <w:rPr/>
        <w:t>Nothing in this clause shall limit any other right or remedy of the Customer under this Agreement or at law. 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w:t>
      </w:r>
    </w:p>
    <w:p>
      <w:r>
        <w:rPr>
          <w:b/>
        </w:rPr>
        <w:t xml:space="preserve">176.11 </w:t>
      </w:r>
      <w:r>
        <w:rPr/>
        <w:t>The Supplier shall provide the exit plan within thirty (30) days of the Effective Date.</w:t>
      </w:r>
    </w:p>
    <w:p>
      <w:r>
        <w:rPr>
          <w:b/>
        </w:rPr>
        <w:t xml:space="preserve">176.12 </w:t>
      </w:r>
      <w:r>
        <w:rPr/>
        <w:t>The Supplier shall maintain complete and accurate records relating to the invoicing (module 8) and shall make them available to the Customer on request. The Supplier shall maintain complete and accurate records relating to the invoicing (module 8) and shall make them available to the Customer on request. Where the Supplier becomes aware of any matter which may affect the invoicing (module 8), it shall notify the Customer promptly and in any event within five Working Days. Each party shall bear its own costs in connection with the matters described in this clause, save as otherwise expressly provided.</w:t>
      </w:r>
    </w:p>
    <w:p>
      <w:r>
        <w:rPr>
          <w:b/>
        </w:rPr>
        <w:t xml:space="preserve">176.13 </w:t>
      </w:r>
      <w:r>
        <w:rPr/>
        <w:t>The Supplier shall retain all Customer Data for 30 days after termination before secure deletion.</w:t>
      </w:r>
    </w:p>
    <w:p>
      <w:pPr>
        <w:pStyle w:val="Heading1"/>
      </w:pPr>
      <w:r>
        <w:rPr/>
        <w:t>177. Term (Module 8)</w:t>
      </w:r>
    </w:p>
    <w:p>
      <w:r>
        <w:rPr>
          <w:b/>
        </w:rPr>
        <w:t xml:space="preserve">177.1 </w:t>
      </w:r>
      <w:r>
        <w:rPr/>
        <w:t>Either party may terminate this Agreement for convenience on not less than thirty (30) days' written notice.</w:t>
      </w:r>
    </w:p>
    <w:p>
      <w:r>
        <w:rPr>
          <w:b/>
        </w:rPr>
        <w:t xml:space="preserve">177.2 </w:t>
      </w:r>
      <w:r>
        <w:rPr/>
        <w:t>Each party shall bear its own costs in connection with the matters described in this clause, save as otherwise expressly provided. The Supplier shall maintain complete and accurate records relating to the term (module 8) and shall make them available to the Customer on request. Any approval given by the Customer under this clause shall not relieve the Supplier of any of its obligations under this Agreement.</w:t>
      </w:r>
    </w:p>
    <w:p>
      <w:r>
        <w:rPr>
          <w:b/>
        </w:rPr>
        <w:t xml:space="preserve">177.3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177.4 </w:t>
      </w:r>
      <w:r>
        <w:rPr/>
        <w:t>The Customer may, acting reasonably, request such information from the Supplier as it requires to verify compliance with this clause. Where the Supplier becomes aware of any matter which may affect the term (module 8), it shall notify the Customer promptly and in any event within five Working Days. Nothing in this clause shall limit any other right or remedy of the Customer under this Agreement or at law.</w:t>
      </w:r>
    </w:p>
    <w:p>
      <w:r>
        <w:rPr>
          <w:b/>
        </w:rPr>
        <w:t xml:space="preserve">177.5 </w:t>
      </w:r>
      <w:r>
        <w:rPr/>
        <w:t xml:space="preserve">The parties shall meet at least quarterly to review performance in relation to the term (module 8)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term (module 8) and shall make them available to the Customer on request.</w:t>
      </w:r>
    </w:p>
    <w:p>
      <w:r>
        <w:rPr>
          <w:b/>
        </w:rPr>
        <w:t xml:space="preserve">177.6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term (module 8) and shall make them available to the Customer on request.</w:t>
      </w:r>
    </w:p>
    <w:p>
      <w:r>
        <w:rPr>
          <w:b/>
        </w:rPr>
        <w:t xml:space="preserve">177.7 </w:t>
      </w:r>
      <w:r>
        <w:rPr/>
        <w:t xml:space="preserve">The parties shall meet at least quarterly to review performance in relation to the term (module 8) and agree any improvements required. The Supplier shall maintain complete and accurate records relating to the term (module 8) and shall make them available to the Customer on request. Any approval given by the </w:t>
      </w:r>
      <w:del w:id="9022" w:author="Helena Voss" w:date="2026-09-28T06:33:47Z">
        <w:r>
          <w:rPr/>
          <w:delText xml:space="preserve">Customer</w:delText>
        </w:r>
      </w:del>
      <w:ins w:id="9023" w:author="Helena Voss" w:date="2026-09-28T06:33:47Z">
        <w:r>
          <w:rPr/>
          <w:t xml:space="preserve">reasonable</w:t>
        </w:r>
      </w:ins>
      <w:r>
        <w:rPr/>
        <w:t xml:space="preserve"> under this clause shall not relieve the Supplier of any of its obligations under this Agreement.</w:t>
      </w:r>
    </w:p>
    <w:p>
      <w:r>
        <w:rPr>
          <w:b/>
        </w:rPr>
        <w:t xml:space="preserve">177.8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177.9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pPr>
        <w:pStyle w:val="Heading1"/>
      </w:pPr>
      <w:r>
        <w:rPr/>
        <w:t>178. Termination (Module 8)</w:t>
      </w:r>
    </w:p>
    <w:p>
      <w:r>
        <w:rPr>
          <w:b/>
        </w:rPr>
        <w:t xml:space="preserve">178.1 </w:t>
      </w:r>
      <w:r>
        <w:rPr/>
        <w:t>Subject to Clause 9.2, the Supplier shall provide the deliverables described in this clause to the Customer.</w:t>
      </w:r>
    </w:p>
    <w:p>
      <w:r>
        <w:rPr>
          <w:b/>
        </w:rPr>
        <w:t xml:space="preserve">178.2 </w:t>
      </w:r>
      <w:r>
        <w:rPr/>
        <w:t>Clause 19 applies to any dispute arising under this clause.</w:t>
      </w:r>
    </w:p>
    <w:p>
      <w:r>
        <w:rPr>
          <w:b/>
        </w:rPr>
        <w:t xml:space="preserve">178.3 </w:t>
      </w:r>
      <w:r>
        <w:rPr/>
        <w:t>Nothing in this clause shall limit any other right or remedy of the Customer under this Agreement or at law. The parties shall meet at least quarterly to review performance in relation to the termination (module 8) and agree any improvements required.</w:t>
      </w:r>
    </w:p>
    <w:p>
      <w:r>
        <w:rPr>
          <w:b/>
        </w:rPr>
        <w:t xml:space="preserve">178.4 </w:t>
      </w:r>
      <w:r>
        <w:rPr/>
        <w:t>Nothing in this clause shall limit any other right or remedy of the Customer under this Agreement or at law. The Supplier shall maintain complete and accurate records relating to the termination (module 8) and shall make them available to the Customer on request.</w:t>
      </w:r>
    </w:p>
    <w:p>
      <w:r>
        <w:rPr>
          <w:b/>
        </w:rPr>
        <w:t xml:space="preserve">178.5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178.6 </w:t>
      </w:r>
      <w:r>
        <w:rPr/>
        <w:t>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178.7 </w:t>
      </w:r>
      <w:r>
        <w:rPr/>
        <w:t>The Supplier shall maintain complete and accurate records relating to the termination (module 8) and shall make them available to the Customer on request. The parties shall meet at least quarterly to review performance in relation to the termination (module 8) and agree any improvements required. The Customer may, acting reasonably, request such information from the Supplier as it requires to verify compliance with this clause. Where the Supplier becomes aware of any matter which may affect the termination (module 8), it shall notify the Customer promptly and in any event within five Working Days.</w:t>
      </w:r>
    </w:p>
    <w:p>
      <w:r>
        <w:rPr>
          <w:b/>
        </w:rPr>
        <w:t xml:space="preserve">178.8 </w:t>
      </w:r>
      <w:r>
        <w:rPr/>
        <w:t>Each party shall bear its own costs in connection with the matters described in this clause, save as otherwise expressly provided. Where the Supplier becomes aware of any matter which may affect the termination (module 8), it shall notify the Customer promptly and in any event within five Working Days.</w:t>
      </w:r>
    </w:p>
    <w:p>
      <w:r>
        <w:rPr>
          <w:b/>
        </w:rPr>
        <w:t xml:space="preserve">178.9 </w:t>
      </w:r>
      <w:r>
        <w:rPr/>
        <w:t>Where the Supplier becomes aware of any matter which may affect the termination (module 8),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178.10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178.11 </w:t>
      </w:r>
      <w:r>
        <w:rPr/>
        <w:t>The parties shall meet at least quarterly to review performance in relation to the termination (module 8) and agree any improvements required. The Supplier shall maintain complete and accurate records relating to the termination (module 8) and shall make them available to the Customer on request. Where the Supplier becomes aware of any matter which may affect the termination (module 8), it shall notify the Customer promptly and in any event within five Working Days. Where the Supplier becomes aware of any matter which may affect the termination (module 8), it shall notify the Customer promptly and in any event within five Working Days.</w:t>
      </w:r>
    </w:p>
    <w:p>
      <w:r>
        <w:rPr>
          <w:b/>
        </w:rPr>
        <w:t xml:space="preserve">178.12 </w:t>
      </w:r>
      <w:r>
        <w:rPr/>
        <w:t>The Supplier shall provide the exit plan within thirty (30) days of the Effective Date.</w:t>
      </w:r>
    </w:p>
    <w:p>
      <w:pPr>
        <w:pStyle w:val="Heading1"/>
      </w:pPr>
      <w:r>
        <w:rPr/>
        <w:t>179. Confidentiality (Module 8)</w:t>
      </w:r>
    </w:p>
    <w:p>
      <w:r>
        <w:rPr>
          <w:b/>
        </w:rPr>
        <w:t xml:space="preserve">179.1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Where the Supplier becomes aware of any matter which may affect the confidentiality (module 8), it shall notify the Customer promptly and in any event within five Working Days. The parties shall meet at least quarterly to review performance in relation to the confidentiality (module 8) and agree any improvements required.</w:t>
      </w:r>
    </w:p>
    <w:p>
      <w:r>
        <w:rPr>
          <w:b/>
        </w:rPr>
        <w:t xml:space="preserve">179.2 </w:t>
      </w:r>
      <w:r>
        <w:rPr/>
        <w:t>The parties shall meet at least quarterly to review performance in relation to the confidentiality (module 8) and agree any improvements required. The Customer may, acting reasonably, request such information from the Supplier as it requires to verify compliance with this clause. The Supplier shall maintain complete and accurate records relating to the confidentiality (module 8) and shall make them available to the Customer on request. Each party shall bear its own costs in connection with the matters described in this clause, save as otherwise expressly provided.</w:t>
      </w:r>
    </w:p>
    <w:p>
      <w:r>
        <w:rPr>
          <w:b/>
        </w:rPr>
        <w:t xml:space="preserve">179.3 </w:t>
      </w:r>
      <w:r>
        <w:rPr/>
        <w:t>Nothing in this clause shall limit any other right or remedy of the Customer under this Agreement or at law. The Supplier shall maintain complete and accurate records relating to the confidentiality (module 8) and shall make them available to the Customer on request. The Customer may, acting reasonably, request such information from the Supplier as it requires to verify compliance with this clause. Where the Supplier becomes aware of any matter which may affect the confidentiality (module 8), it shall notify the Customer promptly and in any event within five Working Days.</w:t>
      </w:r>
    </w:p>
    <w:p>
      <w:r>
        <w:rPr>
          <w:b/>
        </w:rPr>
        <w:t xml:space="preserve">179.4 </w:t>
      </w:r>
      <w:r>
        <w:rPr/>
        <w:t>The parties shall meet at least quarterly to review performance in relation to the confidentiality (module 8) and agree any improvements required. The parties shall meet at least quarterly to review performance in relation to the confidentiality (module 8) and agree any improvements required.</w:t>
      </w:r>
    </w:p>
    <w:p>
      <w:r>
        <w:rPr>
          <w:b/>
        </w:rPr>
        <w:t xml:space="preserve">179.5 </w:t>
      </w:r>
      <w:r>
        <w:rPr/>
        <w:t xml:space="preserve">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 The Supplier shall maintain complete and accurate records relating to the confidentiality (module 8) and shall make them available to the Customer on request.</w:t>
      </w:r>
      <w:ins w:id="9014" w:author="Helena Voss" w:date="2026-09-28T06:33:47Z">
        <w:r>
          <w:rPr/>
          <w:t xml:space="preserve"> This obligation survives termination.</w:t>
        </w:r>
      </w:ins>
    </w:p>
    <w:p>
      <w:r>
        <w:rPr>
          <w:b/>
        </w:rPr>
        <w:t xml:space="preserve">179.6 </w:t>
      </w:r>
      <w:r>
        <w:rPr/>
        <w:t>Where the Supplier becomes aware of any matter which may affect the confidentiality (module 8), it shall notify the Customer promptly and in any event within five Working Days. Each party shall bear its own costs in connection with the matters described in this clause, save as otherwise expressly provided.</w:t>
      </w:r>
    </w:p>
    <w:p>
      <w:r>
        <w:rPr>
          <w:b/>
        </w:rPr>
        <w:t xml:space="preserve">179.7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confidentiality (module 8) and agree any improvements required.</w:t>
      </w:r>
    </w:p>
    <w:p>
      <w:r>
        <w:rPr>
          <w:b/>
        </w:rPr>
        <w:t xml:space="preserve">179.8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confidentiality (module 8), it shall notify the Customer promptly and in any event within five Working Days. Any approval given by the Customer under this clause shall not relieve the Supplier of any of its obligations under this Agreement.</w:t>
      </w:r>
    </w:p>
    <w:p>
      <w:r>
        <w:rPr>
          <w:b/>
        </w:rPr>
        <w:t xml:space="preserve">179.9 </w:t>
      </w:r>
      <w:r>
        <w:rPr/>
        <w:t>The parties shall meet at least quarterly to review performance in relation to the confidentiality (module 8) and agree any improvements required. Each party shall bear its own costs in connection with the matters described in this clause, save as otherwise expressly provided. The parties shall meet at least quarterly to review performance in relation to the confidentiality (module 8) and agree any improvements required. The Supplier shall maintain complete and accurate records relating to the confidentiality (module 8) and shall make them available to the Customer on request.</w:t>
      </w:r>
    </w:p>
    <w:p>
      <w:r>
        <w:rPr>
          <w:b/>
        </w:rPr>
        <w:t xml:space="preserve">179.10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confidentiality (module 8) and agree any improvements required.</w:t>
      </w:r>
    </w:p>
    <w:p>
      <w:r>
        <w:rPr>
          <w:b/>
        </w:rPr>
        <w:t xml:space="preserve">179.11 </w:t>
      </w:r>
      <w:r>
        <w:rPr/>
        <w:t>The parties shall meet at least quarterly to review performance in relation to the confidentiality (module 8) and agree any improvements required. Nothing in this clause shall limit any other right or remedy of the Customer under this Agreement or at law. Where the Supplier becomes aware of any matter which may affect the confidentiality (module 8), it shall notify the Customer promptly and in any event within five Working Days.</w:t>
      </w:r>
    </w:p>
    <w:p>
      <w:r>
        <w:rPr>
          <w:b/>
        </w:rPr>
        <w:t xml:space="preserve">179.12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179.13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8) and shall make them available to the Customer on request. The Supplier shall perform its obligations under this clause with reasonable skill, care and diligence and in accordance with Good Industry Practice.</w:t>
      </w:r>
    </w:p>
    <w:p>
      <w:pPr>
        <w:pStyle w:val="Heading1"/>
      </w:pPr>
      <w:r>
        <w:rPr/>
        <w:t>180. Intellectual Property (Module 8)</w:t>
      </w:r>
    </w:p>
    <w:p>
      <w:r>
        <w:rPr>
          <w:b/>
        </w:rPr>
        <w:t xml:space="preserve">180.1 </w:t>
      </w:r>
      <w:r>
        <w:rPr/>
        <w:t>Subject to Clause 9, the Supplier shall provide the deliverables described in this clause to the Customer.</w:t>
      </w:r>
    </w:p>
    <w:p>
      <w:r>
        <w:rPr>
          <w:b/>
        </w:rPr>
        <w:t xml:space="preserve">180.2 </w:t>
      </w:r>
      <w:r>
        <w:rPr/>
        <w:t xml:space="preserve">Each party shall bear its own costs in connection with the matters described in this clause, save as otherwise expressly provided. The parties shall meet at least quarterly to review performance in relation to the intellectual property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180.3 </w:t>
      </w:r>
      <w:r>
        <w:rPr/>
        <w:t>Subject to Clause 9.2, the Supplier shall provide the deliverables described in this clause to the Customer.</w:t>
      </w:r>
    </w:p>
    <w:p>
      <w:r>
        <w:rPr>
          <w:b/>
        </w:rPr>
        <w:t xml:space="preserve">180.4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180.5 </w:t>
      </w:r>
      <w:r>
        <w:rPr/>
        <w:t>The Supplier shall maintain complete and accurate records relating to the intellectual property (module 8)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180.6 </w:t>
      </w:r>
      <w:r>
        <w:rPr/>
        <w:t xml:space="preserve">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intellectual property (module 8) and shall make them available to the Customer on request.</w:t>
      </w:r>
    </w:p>
    <w:p>
      <w:r>
        <w:rPr>
          <w:b/>
        </w:rPr>
        <w:t xml:space="preserve">180.8 </w:t>
      </w:r>
      <w:r>
        <w:rPr/>
        <w:t xml:space="preserve">The Customer may, acting reasonably, request such information from the Supplier as it requires to verify compliance with this clause. The Supplier shall maintain complete and accurate records relating to the intellectual property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180.9 </w:t>
      </w:r>
      <w:r>
        <w:rPr/>
        <w:t>The parties shall meet at least quarterly to review performance in relation to the intellectual property (module 8) and agree any improvements required. Each party shall bear its own costs in connection with the matters described in this clause, save as otherwise expressly provided.</w:t>
      </w:r>
    </w:p>
    <w:p>
      <w:r>
        <w:rPr>
          <w:b/>
        </w:rPr>
        <w:t xml:space="preserve">180.10 </w:t>
      </w:r>
      <w:r>
        <w:rPr/>
        <w:t>The Supplier shall retain all Customer Data for 30 days after termination before secure deletion.</w:t>
      </w:r>
    </w:p>
    <w:p>
      <w:r>
        <w:rPr>
          <w:b/>
        </w:rPr>
        <w:t xml:space="preserve">180.11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180.12 </w:t>
      </w:r>
      <w:r>
        <w:rPr/>
        <w:t>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intellectual property (module 8), it shall notify the Customer promptly and in any event within five Working Days.</w:t>
      </w:r>
    </w:p>
    <w:p>
      <w:pPr>
        <w:pStyle w:val="Heading1"/>
      </w:pPr>
      <w:r>
        <w:rPr/>
        <w:t>181. Data Protection (Module 8)</w:t>
      </w:r>
    </w:p>
    <w:p>
      <w:r>
        <w:rPr>
          <w:b/>
        </w:rPr>
        <w:t xml:space="preserve">181.1 </w:t>
      </w:r>
      <w:r>
        <w:rPr/>
        <w:t>Any approval given by the Customer under this clause shall not relieve the Supplier of any of its obligations under this Agreement. The parties shall meet at least quarterly to review performance in relation to the data protection (module 8)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181.3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8) and agree any improvements required.</w:t>
      </w:r>
    </w:p>
    <w:p>
      <w:r>
        <w:rPr>
          <w:b/>
        </w:rPr>
        <w:t xml:space="preserve">181.4 </w:t>
      </w:r>
      <w:r>
        <w:rPr/>
        <w:t>The parties shall meet at least quarterly to review performance in relation to the data protection (module 8) and agree any improvements required.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data protection (module 8) and shall make them available to the Customer on request.</w:t>
      </w:r>
    </w:p>
    <w:p>
      <w:r>
        <w:rPr>
          <w:b/>
        </w:rPr>
        <w:t xml:space="preserve">181.5 </w:t>
      </w:r>
      <w:r>
        <w:rPr/>
        <w:t>Nothing in this clause shall limit any other right or remedy of the Customer under this Agreement or at law. The Supplier shall maintain complete and accurate records relating to the data protection (module 8) and shall make them available to the Customer on request. The parties shall meet at least quarterly to review performance in relation to the data protection (module 8) and agree any improvements required. The parties shall meet at least quarterly to review performance in relation to the data protection (module 8) and agree any improvements required.</w:t>
      </w:r>
    </w:p>
    <w:p>
      <w:r>
        <w:rPr>
          <w:b/>
        </w:rPr>
        <w:t xml:space="preserve">181.6 </w:t>
      </w:r>
      <w:r>
        <w:rPr/>
        <w:t xml:space="preserve">Where the Supplier becomes aware of any matter which may affect the data protection (module 8),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data protection (module 8) and agree any improvements required.</w:t>
      </w:r>
    </w:p>
    <w:p>
      <w:r>
        <w:rPr>
          <w:b/>
        </w:rPr>
        <w:t xml:space="preserve">181.7 </w:t>
      </w:r>
      <w:r>
        <w:rPr/>
        <w:t>Where the Supplier becomes aware of any matter which may affect the data protection (module 8), it shall notify the Customer promptly and in any event within five Working Days.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181.8 </w:t>
      </w:r>
      <w:r>
        <w:rPr/>
        <w:t>The parties shall meet at least quarterly to review performance in relation to the data protection (module 8) and agree any improvements required.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182. Security (Module 8)</w:t>
      </w:r>
    </w:p>
    <w:p>
      <w:r>
        <w:rPr>
          <w:b/>
        </w:rPr>
        <w:t xml:space="preserve">182.1 </w:t>
      </w:r>
      <w:r>
        <w:rPr/>
        <w:t>The Supplier shall remedy any material breach within 30 days of written notice requiring it to do so.</w:t>
      </w:r>
    </w:p>
    <w:p>
      <w:r>
        <w:rPr>
          <w:b/>
        </w:rPr>
        <w:t xml:space="preserve">182.2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 xml:space="preserve">Good Industry Practice</w:t>
      </w:r>
      <w:r>
        <w:rPr/>
        <w:t xml:space="preserve">. Any approval given by the Customer under this clause shall not relieve the Supplier of any of its obligations under this Agreement.</w:t>
      </w:r>
      <w:ins w:id="9077" w:author="Helena Voss" w:date="2026-09-28T06:33:47Z">
        <w:r>
          <w:rPr/>
          <w:t xml:space="preserve"> This obligation survives termination.</w:t>
        </w:r>
      </w:ins>
    </w:p>
    <w:p>
      <w:r>
        <w:rPr>
          <w:b/>
        </w:rPr>
        <w:t xml:space="preserve">182.3 </w:t>
      </w:r>
      <w:r>
        <w:rPr/>
        <w:t>The Customer may, acting reasonably, request such information from the Supplier as it requires to verify compliance with this clause. Where the Supplier becomes aware of any matter which may affect the security (module 8), it shall notify the Customer promptly and in any event within five Working Days.</w:t>
      </w:r>
    </w:p>
    <w:p>
      <w:r>
        <w:rPr>
          <w:b/>
        </w:rPr>
        <w:t xml:space="preserve">182.4 </w:t>
      </w:r>
      <w:r>
        <w:rPr/>
        <w:t>The Supplier shall maintain complete and accurate records relating to the security (module 8) and shall make them available to the Customer on request. Where the Supplier becomes aware of any matter which may affect the security (module 8), it shall notify the Customer promptly and in any event within five Working Days. The parties shall meet at least quarterly to review performance in relation to the security (module 8) and agree any improvements required.</w:t>
      </w:r>
    </w:p>
    <w:p>
      <w:r>
        <w:rPr>
          <w:b/>
        </w:rPr>
        <w:t xml:space="preserve">182.5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182.6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182.7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pPr>
        <w:pStyle w:val="Heading1"/>
      </w:pPr>
      <w:r>
        <w:rPr/>
        <w:t>183. Audit (Module 8)</w:t>
      </w:r>
    </w:p>
    <w:p>
      <w:r>
        <w:rPr>
          <w:b/>
        </w:rPr>
        <w:t xml:space="preserve">183.1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183.2 </w:t>
      </w:r>
      <w:r>
        <w:rPr/>
        <w:t>The Customer may, acting reasonably, request such information from the Supplier as it requires to verify compliance with this clause. The Supplier shall maintain complete and accurate records relating to the audit (module 8) and shall make them available to the Customer on request. The Customer may, acting reasonably, request such information from the Supplier as it requires to verify compliance with this clause.</w:t>
      </w:r>
    </w:p>
    <w:p>
      <w:r>
        <w:rPr>
          <w:b/>
        </w:rPr>
        <w:t xml:space="preserve">183.3 </w:t>
      </w:r>
      <w:r>
        <w:rPr/>
        <w:t>The Customer may, acting reasonably, request such information from the Supplier as it requires to verify compliance with this clause. Where the Supplier becomes aware of any matter which may affect the audit (module 8), it shall notify the Customer promptly and in any event within five Working Days.</w:t>
      </w:r>
    </w:p>
    <w:p>
      <w:r>
        <w:rPr>
          <w:b/>
        </w:rPr>
        <w:t xml:space="preserve">183.4 </w:t>
      </w:r>
      <w:r>
        <w:rPr/>
        <w:t xml:space="preserve">The parties shall meet at least quarterly to review performance in relation to the audit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183.5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183.6 </w:t>
      </w:r>
      <w:r>
        <w:rPr/>
        <w:t>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Any approval given by the Customer under this clause shall not relieve the Supplier of any of its obligations under this Agreement.</w:t>
      </w:r>
    </w:p>
    <w:p>
      <w:r>
        <w:rPr>
          <w:b/>
        </w:rPr>
        <w:t xml:space="preserve">183.7 </w:t>
      </w:r>
      <w:r>
        <w:rPr/>
        <w:t xml:space="preserve">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183.8 </w:t>
      </w:r>
      <w:r>
        <w:rPr/>
        <w:t>The Supplier shall maintain complete and accurate records relating to the audit (module 8) and shall make them available to the Customer on request. The parties shall meet at least quarterly to review performance in relation to the audit (module 8) and agree any improvements required. Where the Supplier becomes aware of any matter which may affect the audit (module 8), it shall notify the Customer promptly and in any event within five Working Days. Nothing in this clause shall limit any other right or remedy of the Customer under this Agreement or at law.</w:t>
      </w:r>
    </w:p>
    <w:p>
      <w:pPr>
        <w:pStyle w:val="Heading1"/>
      </w:pPr>
      <w:r>
        <w:rPr/>
        <w:t>184. Warranties (Module 8)</w:t>
      </w:r>
    </w:p>
    <w:p>
      <w:r>
        <w:rPr>
          <w:b/>
        </w:rPr>
        <w:t xml:space="preserve">184.1 </w:t>
      </w:r>
      <w:r>
        <w:rPr/>
        <w:t>The parties shall meet at least quarterly to review performance in relation to the warranties (module 8) and agree any improvements required. The parties shall meet at least quarterly to review performance in relation to the warranties (module 8) and agree any improvements required. Where the Supplier becomes aware of any matter which may affect the warranties (module 8), it shall notify the Customer promptly and in any event within five Working Days. The Supplier shall maintain complete and accurate records relating to the warranties (module 8) and shall make them available to the Customer on request.</w:t>
      </w:r>
    </w:p>
    <w:p>
      <w:r>
        <w:rPr>
          <w:b/>
        </w:rPr>
        <w:t xml:space="preserve">184.2 </w:t>
      </w:r>
      <w:r>
        <w:rPr/>
        <w:t>Any approval given by the Customer under this clause shall not relieve the Supplier of any of its obligations under this Agreement. The parties shall meet at least quarterly to review performance in relation to the warranties (module 8) and agree any improvements required.</w:t>
      </w:r>
    </w:p>
    <w:p>
      <w:r>
        <w:rPr>
          <w:b/>
        </w:rPr>
        <w:t xml:space="preserve">184.3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184.4 </w:t>
      </w:r>
      <w:r>
        <w:rPr/>
        <w:t xml:space="preserve">Where the Supplier becomes aware of any matter which may affect the warranties (module 8),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184.5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184.6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warranties (module 8) and shall make them available to the Customer on request.</w:t>
      </w:r>
    </w:p>
    <w:p>
      <w:r>
        <w:rPr>
          <w:b/>
        </w:rPr>
        <w:t xml:space="preserve">184.7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maintain complete and accurate records relating to the warranties (module 8) and shall make them available to the Customer on request.</w:t>
      </w:r>
    </w:p>
    <w:p>
      <w:r>
        <w:rPr>
          <w:b/>
        </w:rPr>
        <w:t xml:space="preserve">184.8 </w:t>
      </w:r>
      <w:r>
        <w:rPr/>
        <w:t>Nothing in this clause shall limit any other right or remedy of the Customer under this Agreement or at law. The Supplier shall maintain complete and accurate records relating to the warranties (module 8) and shall make them available to the Customer on request. The parties shall meet at least quarterly to review performance in relation to the warranties (module 8) and agree any improvements required. The Supplier shall maintain complete and accurate records relating to the warranties (module 8) and shall make them available to the Customer on request.</w:t>
      </w:r>
    </w:p>
    <w:p>
      <w:r>
        <w:rPr>
          <w:b/>
        </w:rPr>
        <w:t xml:space="preserve">184.9 </w:t>
      </w:r>
      <w:r>
        <w:rPr/>
        <w:t>Subject to Clause 9.4, the Supplier shall provide the deliverables described in this clause to the Customer.</w:t>
      </w:r>
    </w:p>
    <w:p>
      <w:r>
        <w:rPr>
          <w:b/>
        </w:rPr>
        <w:t xml:space="preserve">184.10 </w:t>
      </w:r>
      <w:r>
        <w:rPr/>
        <w:t xml:space="preserve">The Supplier shall maintain complete and accurate records relating to the warranties (module 8) and shall make them available to the Customer on request.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185. Indemnities (Module 8)</w:t>
      </w:r>
    </w:p>
    <w:p>
      <w:r>
        <w:rPr>
          <w:b/>
        </w:rPr>
        <w:t xml:space="preserve">185.1 </w:t>
      </w:r>
      <w:r>
        <w:rPr/>
        <w:t>The Supplier shall maintain complete and accurate records relating to the indemnities (module 8)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185.2 </w:t>
      </w:r>
      <w:r>
        <w:rPr/>
        <w:t xml:space="preserve">The Supplier shall maintain complete and accurate records relating to the indemnities (module 8)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185.3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indemnities (module 8) and agree any improvements required. The parties shall meet at least quarterly to review performance in relation to the indemnities (module 8) and agree any improvements required.</w:t>
      </w:r>
    </w:p>
    <w:p>
      <w:r>
        <w:rPr>
          <w:b/>
        </w:rPr>
        <w:t xml:space="preserve">185.4 </w:t>
      </w:r>
      <w:r>
        <w:rPr/>
        <w:t>Clause 19 applies to any dispute arising under this clause.</w:t>
      </w:r>
    </w:p>
    <w:p>
      <w:r>
        <w:rPr>
          <w:b/>
        </w:rPr>
        <w:t xml:space="preserve">185.5 </w:t>
      </w:r>
      <w:r>
        <w:rPr/>
        <w:t>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The Supplier shall maintain complete and accurate records relating to the indemnities (module 8) and shall make them available to the Customer on request. Where the Supplier becomes aware of any matter which may affect the indemnities (module 8), it shall notify the Customer promptly and in any event within five Working Days.</w:t>
      </w:r>
    </w:p>
    <w:p>
      <w:r>
        <w:rPr>
          <w:b/>
        </w:rPr>
        <w:t xml:space="preserve">185.6 </w:t>
      </w:r>
      <w:r>
        <w:rPr/>
        <w:t>Any approval given by the Customer under this clause shall not relieve the Supplier of any of its obligations under this Agreement. The parties shall meet at least quarterly to review performance in relation to the indemnities (module 8) and agree any improvements required.</w:t>
      </w:r>
    </w:p>
    <w:p>
      <w:r>
        <w:rPr>
          <w:b/>
        </w:rPr>
        <w:t xml:space="preserve">185.7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8) and shall make them available to the Customer on request.</w:t>
      </w:r>
    </w:p>
    <w:p>
      <w:r>
        <w:rPr>
          <w:b/>
        </w:rPr>
        <w:t xml:space="preserve">185.8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185.9 </w:t>
      </w:r>
      <w:r>
        <w:rPr/>
        <w:t>Where the Supplier becomes aware of any matter which may affect the indemnities (module 8), it shall notify the Customer promptly and in any event within five Working Days. Where the Supplier becomes aware of any matter which may affect the indemnities (module 8), it shall notify the Customer promptly and in any event within five Working Days. The parties shall meet at least quarterly to review performance in relation to the indemnities (module 8) and agree any improvements required. The Customer may, acting reasonably, request such information from the Supplier as it requires to verify compliance with this clause.</w:t>
      </w:r>
    </w:p>
    <w:p>
      <w:r>
        <w:rPr>
          <w:b/>
        </w:rPr>
        <w:t xml:space="preserve">185.10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185.11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186. Limitation of Liability (Module 8)</w:t>
      </w:r>
    </w:p>
    <w:p>
      <w:r>
        <w:rPr>
          <w:b/>
        </w:rPr>
        <w:t xml:space="preserve">186.1 </w:t>
      </w:r>
      <w:r>
        <w:rPr/>
        <w:t>Nothing in this clause shall limit any other right or remedy of the Customer under this Agreement or at law. The parties shall meet at least quarterly to review performance in relation to the limitation of liability (module 8)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pPr>
        <w:rPr>
          <w:ins w:id="9182" w:author="Helena Voss" w:date="2026-09-28T06:33:47Z"/>
        </w:rPr>
      </w:pPr>
      <w:ins w:id="9181" w:author="Helena Voss" w:date="2026-09-28T06:33:47Z">
        <w:r>
          <w:rPr/>
          <w:t xml:space="preserve">2124.A The Parties shall co-operate in good faith.</w:t>
        </w:r>
      </w:ins>
    </w:p>
    <w:p>
      <w:r>
        <w:rPr>
          <w:b/>
        </w:rPr>
        <w:t xml:space="preserve">186.2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186.3 </w:t>
      </w:r>
      <w:r>
        <w:rPr/>
        <w:t xml:space="preserve">The Supplier shall maintain complete and accurate records relating to the limitation of liability (module 8) and shall make them available to the Customer on request. The Supplier shall maintain complete and accurate records relating to the limitation of liability (module 8)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186.4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186.5 </w:t>
      </w:r>
      <w:r>
        <w:rPr/>
        <w:t>Either party may terminate this Agreement for convenience on not less than thirty (30) days' written notice.</w:t>
      </w:r>
    </w:p>
    <w:p>
      <w:r>
        <w:rPr>
          <w:b/>
        </w:rPr>
        <w:t xml:space="preserve">186.6 </w:t>
      </w:r>
      <w:r>
        <w:rPr/>
        <w:t>Each party shall bear its own costs in connection with the matters described in this clause, save as otherwise expressly provided. The parties shall meet at least quarterly to review performance in relation to the limitation of liability (module 8) and agree any improvements required.</w:t>
      </w:r>
    </w:p>
    <w:p>
      <w:r>
        <w:rPr>
          <w:b/>
        </w:rPr>
        <w:t xml:space="preserve">186.7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186.8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8), it shall notify the Customer promptly and in any event within five Working Days. The Supplier shall maintain complete and accurate records relating to the limitation of liability (module 8) and shall make them available to the Customer on request.</w:t>
      </w:r>
    </w:p>
    <w:p>
      <w:r>
        <w:rPr>
          <w:b/>
        </w:rPr>
        <w:t xml:space="preserve">186.9 </w:t>
      </w:r>
      <w:r>
        <w:rPr/>
        <w:t>Nothing in this clause shall limit any other right or remedy of the Customer under this Agreement or at law. The Supplier shall maintain complete and accurate records relating to the limitation of liability (module 8) and shall make them available to the Customer on request.</w:t>
      </w:r>
    </w:p>
    <w:p>
      <w:r>
        <w:rPr>
          <w:b/>
        </w:rPr>
        <w:t xml:space="preserve">186.10 </w:t>
      </w:r>
      <w:r>
        <w:rPr/>
        <w:t>Where the Supplier becomes aware of any matter which may affect the limitation of liability (module 8),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limitation of liability (module 8), it shall notify the Customer promptly and in any event within five Working Days.</w:t>
      </w:r>
    </w:p>
    <w:p>
      <w:r>
        <w:rPr>
          <w:b/>
        </w:rPr>
        <w:t xml:space="preserve">186.11 </w:t>
      </w:r>
      <w:r>
        <w:rPr/>
        <w:t>Subject to Clause 9.4, the Supplier shall provide the deliverables described in this clause to the Customer.</w:t>
      </w:r>
    </w:p>
    <w:p>
      <w:pPr>
        <w:pStyle w:val="Heading1"/>
      </w:pPr>
      <w:r>
        <w:rPr/>
        <w:t>187. Insurance (Module 8)</w:t>
      </w:r>
    </w:p>
    <w:p>
      <w:r>
        <w:rPr>
          <w:b/>
        </w:rPr>
        <w:t xml:space="preserve">187.1 </w:t>
      </w:r>
      <w:r>
        <w:rPr/>
        <w:t>Subject to Clause 9.4, the Supplier shall provide the deliverables described in this clause to the Customer.</w:t>
      </w:r>
    </w:p>
    <w:p>
      <w:r>
        <w:rPr>
          <w:b/>
        </w:rPr>
        <w:t xml:space="preserve">187.2 </w:t>
      </w:r>
      <w:r>
        <w:rPr/>
        <w:t>Clause 29.1 applies to any dispute arising under this clause.</w:t>
      </w:r>
    </w:p>
    <w:p>
      <w:r>
        <w:rPr>
          <w:b/>
        </w:rPr>
        <w:t xml:space="preserve">187.3 </w:t>
      </w:r>
      <w:r>
        <w:rPr/>
        <w:t>The parties shall meet at least quarterly to review performance in relation to the insurance (module 8) and agree any improvements required. The Supplier shall maintain complete and accurate records relating to the insurance (module 8) and shall make them available to the Customer on request. Each party shall bear its own costs in connection with the matters described in this clause, save as otherwise expressly provided.</w:t>
      </w:r>
    </w:p>
    <w:p>
      <w:r>
        <w:rPr>
          <w:b/>
        </w:rPr>
        <w:t xml:space="preserve">187.4 </w:t>
      </w:r>
      <w:r>
        <w:rPr/>
        <w:t>Nothing in this clause shall limit any other right or remedy of the Customer under this Agreement or at law. The Supplier shall maintain complete and accurate records relating to the insurance (module 8) and shall make them available to the Customer on request.</w:t>
      </w:r>
    </w:p>
    <w:p>
      <w:r>
        <w:rPr>
          <w:b/>
        </w:rPr>
        <w:t xml:space="preserve">187.5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187.6 </w:t>
      </w:r>
      <w:r>
        <w:rPr/>
        <w:t>Nothing in this clause shall limit any other right or remedy of the Customer under this Agreement or at law. The Supplier shall maintain complete and accurate records relating to the insurance (module 8) and shall make them available to the Customer on request. Nothing in this clause shall limit any other right or remedy of the Customer under this Agreement or at law.</w:t>
      </w:r>
    </w:p>
    <w:p>
      <w:r>
        <w:rPr>
          <w:b/>
        </w:rPr>
        <w:t xml:space="preserve">187.7 </w:t>
      </w:r>
      <w:r>
        <w:rPr/>
        <w:t>The parties shall meet at least quarterly to review performance in relation to the insurance (module 8)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187.8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insurance (module 8) and shall make them available to the Customer on request.</w:t>
      </w:r>
    </w:p>
    <w:p>
      <w:r>
        <w:rPr>
          <w:b/>
        </w:rPr>
        <w:t xml:space="preserve">187.9 </w:t>
      </w:r>
      <w:r>
        <w:rPr/>
        <w:t>Where the Supplier becomes aware of any matter which may affect the insurance (module 8), it shall notify the Customer promptly and in any event within five Working Days. Nothing in this clause shall limit any other right or remedy of the Customer under this Agreement or at law.</w:t>
      </w:r>
    </w:p>
    <w:p>
      <w:r>
        <w:rPr>
          <w:b/>
        </w:rPr>
        <w:t xml:space="preserve">187.10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187.11 </w:t>
      </w:r>
      <w:r>
        <w:rPr/>
        <w:t>The Supplier shall maintain complete and accurate records relating to the insurance (module 8) and shall make them available to the Customer on request. Any approval given by the Customer under this clause shall not relieve the Supplier of any of its obligations under this Agreement. The Supplier shall maintain complete and accurate records relating to the insurance (module 8) and shall make them available to the Customer on request.</w:t>
      </w:r>
    </w:p>
    <w:p>
      <w:pPr>
        <w:pStyle w:val="Heading1"/>
      </w:pPr>
      <w:r>
        <w:rPr/>
        <w:t>188. Force Majeure (Module 8)</w:t>
      </w:r>
    </w:p>
    <w:p>
      <w:r>
        <w:rPr>
          <w:b/>
        </w:rPr>
        <w:t xml:space="preserve">188.1 </w:t>
      </w:r>
      <w:r>
        <w:rPr/>
        <w:t xml:space="preserve">Where the Supplier becomes aware of any matter which may affect the force majeure (module 8), it shall notify the Customer promptly and in any event within five Working Days. Where the Supplier becomes aware of any matter which may affect the force majeure (module 8),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8) and shall make them available to the Customer on request.</w:t>
      </w:r>
    </w:p>
    <w:p>
      <w:r>
        <w:rPr>
          <w:b/>
        </w:rPr>
        <w:t xml:space="preserve">188.2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188.3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w:t>
      </w:r>
    </w:p>
    <w:p>
      <w:r>
        <w:rPr>
          <w:b/>
        </w:rPr>
        <w:t xml:space="preserve">188.4 </w:t>
      </w:r>
      <w:r>
        <w:rPr/>
        <w:t>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188.6 </w:t>
      </w:r>
      <w:r>
        <w:rPr/>
        <w:t>Nothing in this clause shall limit any other right or remedy of the Customer under this Agreement or at law. The parties shall meet at least quarterly to review performance in relation to the force majeure (module 8) and agree any improvements required. Where the Supplier becomes aware of any matter which may affect the force majeure (module 8), it shall notify the Customer promptly and in any event within five Working Days. Each party shall bear its own costs in connection with the matters described in this clause, save as otherwise expressly provided.</w:t>
      </w:r>
    </w:p>
    <w:p>
      <w:r>
        <w:rPr>
          <w:b/>
        </w:rPr>
        <w:t xml:space="preserve">188.7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188.8 </w:t>
      </w:r>
      <w:r>
        <w:rPr/>
        <w:t>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force majeure (module 8) and agree any improvements required. Nothing in this clause shall limit any other right or remedy of the Customer under this Agreement or at law.</w:t>
      </w:r>
    </w:p>
    <w:p>
      <w:r>
        <w:rPr>
          <w:b/>
        </w:rPr>
        <w:t xml:space="preserve">188.9 </w:t>
      </w:r>
      <w:r>
        <w:rPr/>
        <w:t>The parties shall meet at least quarterly to review performance in relation to the force majeure (module 8)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force majeure (module 8) and shall make them available to the Customer on request.</w:t>
      </w:r>
    </w:p>
    <w:p>
      <w:r>
        <w:rPr>
          <w:b/>
        </w:rPr>
        <w:t xml:space="preserve">188.10 </w:t>
      </w:r>
      <w:r>
        <w:rPr/>
        <w:t>The Customer may, acting reasonably, request such information from the Supplier as it requires to verify compliance with this clause. The Supplier shall maintain complete and accurate records relating to the force majeure (module 8) and shall make them available to the Customer on request. Nothing in this clause shall limit any other right or remedy of the Customer under this Agreement or at law. The Supplier shall maintain complete and accurate records relating to the force majeure (module 8) and shall make them available to the Customer on request.</w:t>
      </w:r>
    </w:p>
    <w:p>
      <w:r>
        <w:rPr>
          <w:b/>
        </w:rPr>
        <w:t xml:space="preserve">188.11 </w:t>
      </w:r>
      <w:r>
        <w:rPr/>
        <w:t>Each party shall bear its own costs in connection with the matters described in this clause, save as otherwise expressly provided.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189. Subcontracting (Module 8)</w:t>
      </w:r>
    </w:p>
    <w:p>
      <w:r>
        <w:rPr>
          <w:b/>
        </w:rPr>
        <w:t xml:space="preserve">189.1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189.2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subcontracting (module 8) and shall make them available to the Customer on request.</w:t>
      </w:r>
    </w:p>
    <w:p>
      <w:r>
        <w:rPr>
          <w:b/>
        </w:rPr>
        <w:t xml:space="preserve">189.3 </w:t>
      </w:r>
      <w:r>
        <w:rPr/>
        <w:t>Nothing in this clause shall limit any other right or remedy of the Customer under this Agreement or at law. Each party shall bear its own costs in connection with the matters described in this clause, save as otherwise expressly provided. The parties shall meet at least quarterly to review performance in relation to the subcontracting (module 8) and agree any improvements required.</w:t>
      </w:r>
    </w:p>
    <w:p>
      <w:r>
        <w:rPr>
          <w:b/>
        </w:rPr>
        <w:t xml:space="preserve">189.4 </w:t>
      </w:r>
      <w:r>
        <w:rPr/>
        <w:t>Subject to Clause 9.4, the Supplier shall provide the deliverables described in this clause to the Customer.</w:t>
      </w:r>
    </w:p>
    <w:p>
      <w:r>
        <w:rPr>
          <w:b/>
        </w:rPr>
        <w:t xml:space="preserve">189.5 </w:t>
      </w:r>
      <w:r>
        <w:rPr/>
        <w:t>Nothing in this clause shall limit any other right or remedy of the Customer under this Agreement or at law. The Supplier shall maintain complete and accurate records relating to the subcontracting (module 8) and shall make them available to the Customer on request. Nothing in this clause shall limit any other right or remedy of the Customer under this Agreement or at law. The parties shall meet at least quarterly to review performance in relation to the subcontracting (module 8) and agree any improvements required.</w:t>
      </w:r>
    </w:p>
    <w:p>
      <w:r>
        <w:rPr>
          <w:b/>
        </w:rPr>
        <w:t xml:space="preserve">189.6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189.7 </w:t>
      </w:r>
      <w:r>
        <w:rPr/>
        <w:t>The parties shall meet at least quarterly to review performance in relation to the subcontracting (module 8) and agree any improvements required. Each party shall bear its own costs in connection with the matters described in this clause, save as otherwise expressly provided. Where the Supplier becomes aware of any matter which may affect the subcontracting (module 8), it shall notify the Customer promptly and in any event within five Working Days.</w:t>
      </w:r>
    </w:p>
    <w:p>
      <w:r>
        <w:rPr>
          <w:b/>
        </w:rPr>
        <w:t xml:space="preserve">189.8 </w:t>
      </w:r>
      <w:r>
        <w:rPr/>
        <w:t>The parties shall meet at least quarterly to review performance in relation to the subcontracting (module 8) and agree any improvements required. The Customer may, acting reasonably, request such information from the Supplier as it requires to verify compliance with this clause.</w:t>
      </w:r>
    </w:p>
    <w:p>
      <w:r>
        <w:rPr>
          <w:b/>
        </w:rPr>
        <w:t xml:space="preserve">189.9 </w:t>
      </w:r>
      <w:r>
        <w:rPr/>
        <w:t>Any approval given by the Customer under this clause shall not relieve the Supplier of any of its obligations under this Agreement.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 Nothing in this clause shall limit any other right or remedy of the Customer under this Agreement or at law.</w:t>
      </w:r>
    </w:p>
    <w:p>
      <w:r>
        <w:rPr>
          <w:b/>
        </w:rPr>
        <w:t xml:space="preserve">189.10 </w:t>
      </w:r>
      <w:r>
        <w:rPr/>
        <w: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pPr>
        <w:rPr>
          <w:del w:id="9168" w:author="Helena Voss" w:date="2026-09-28T06:33:47Z"/>
        </w:rPr>
      </w:pPr>
      <w:del w:id="9167" w:author="Helena Voss" w:date="2026-09-28T06:33:47Z">
        <w:r>
          <w:rPr>
            <w:b/>
          </w:rPr>
          <w:delText xml:space="preserve">189.11 </w:delText>
        </w:r>
        <w:r>
          <w:rPr/>
          <w:delText>The parties shall meet at least quarterly to review performance in relation to the subcontracting (module 8) and agree any improvements required. The parties shall meet at least quarterly to review performance in relation to the subcontracting (module 8) and agree any improvements required. The Supplier shall maintain complete and accurate records relating to the subcontracting (module 8) and shall make them available to the Customer on request.</w:delText>
        </w:r>
      </w:del>
    </w:p>
    <w:p>
      <w:r>
        <w:rPr>
          <w:b/>
        </w:rPr>
        <w:t xml:space="preserve">189.12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8)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8) and shall make them available to the Customer on request.</w:t>
      </w:r>
    </w:p>
    <w:p>
      <w:r>
        <w:rPr>
          <w:b/>
        </w:rPr>
        <w:t xml:space="preserve">189.13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190. Assignment (Module 8)</w:t>
      </w:r>
    </w:p>
    <w:p>
      <w:r>
        <w:rPr>
          <w:b/>
        </w:rPr>
        <w:t xml:space="preserve">190.1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190.2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Nothing in this clause shall limit any other right or remedy of the Customer under this Agreement or at law.</w:t>
      </w:r>
    </w:p>
    <w:p>
      <w:r>
        <w:rPr>
          <w:b/>
        </w:rPr>
        <w:t xml:space="preserve">190.3 </w:t>
      </w:r>
      <w:r>
        <w:rPr/>
        <w:t>Where the Supplier becomes aware of any matter which may affect the assignment (module 8), it shall notify the Customer promptly and in any event within five Working Days. Where the Supplier becomes aware of any matter which may affect the assignment (module 8), it shall notify the Customer promptly and in any event within five Working Days.</w:t>
      </w:r>
    </w:p>
    <w:p>
      <w:r>
        <w:rPr>
          <w:b/>
        </w:rPr>
        <w:t xml:space="preserve">190.4 </w:t>
      </w:r>
      <w:r>
        <w:rPr/>
        <w:t>The Customer may, acting reasonably, request such information from the Supplier as it requires to verify compliance with this clause. The parties shall meet at least quarterly to review performance in relation to the assignment (module 8) and agree any improvements required. The Supplier shall maintain complete and accurate records relating to the assignment (module 8) and shall make them available to the Customer on request. The Supplier shall maintain complete and accurate records relating to the assignment (module 8) and shall make them available to the Customer on request.</w:t>
      </w:r>
    </w:p>
    <w:p>
      <w:r>
        <w:rPr>
          <w:b/>
        </w:rPr>
        <w:t xml:space="preserve">190.5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190.6 </w:t>
      </w:r>
      <w:r>
        <w:rPr/>
        <w:t>The Supplier shall remedy any material breach within 30 days of written notice requiring it to do so.</w:t>
      </w:r>
    </w:p>
    <w:p>
      <w:r>
        <w:rPr>
          <w:b/>
        </w:rPr>
        <w:t xml:space="preserve">190.7 </w:t>
      </w:r>
      <w:r>
        <w:rPr/>
        <w:t>The Supplier shall maintain complete and accurate records relating to the assignment (module 8)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190.8 </w:t>
      </w:r>
      <w:r>
        <w:rPr/>
        <w:t>The parties shall meet at least quarterly to review performance in relation to the assignment (module 8)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190.9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w:t>
      </w:r>
    </w:p>
    <w:p>
      <w:r>
        <w:rPr>
          <w:b/>
        </w:rPr>
        <w:t xml:space="preserve">190.10 </w:t>
      </w:r>
      <w:r>
        <w:rPr/>
        <w:t xml:space="preserve">Each party shall bear its own costs in connection with the matters described in this clause, save as otherwise expressly provided. The Supplier shall maintain complete and accurate records relating to the assignment (module 8)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190.11 </w:t>
      </w:r>
      <w:r>
        <w:rPr/>
        <w:t>Nothing in this clause shall limit any other right or remedy of the Customer under this Agreement or at law. The Supplier shall maintain complete and accurate records relating to the assignment (module 8) and shall make them available to the Customer on request. Nothing in this clause shall limit any other right or remedy of the Customer under this Agreement or at law.</w:t>
      </w:r>
    </w:p>
    <w:p>
      <w:r>
        <w:rPr>
          <w:b/>
        </w:rPr>
        <w:t xml:space="preserve">190.12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8) and agree any improvements required. The parties shall meet at least quarterly to review performance in relation to the assignment (module 8) and agree any improvements required. The Supplier shall perform its obligations under this clause with reasonable skill, care and diligence and in accordance with Good Industry Practice.</w:t>
      </w:r>
    </w:p>
    <w:p>
      <w:r>
        <w:rPr>
          <w:b/>
        </w:rPr>
        <w:t xml:space="preserve">190.13 </w:t>
      </w:r>
      <w:r>
        <w:rPr/>
        <w:t>The Supplier shall retain all Customer Data for 30 days after termination before secure deletion.</w:t>
      </w:r>
    </w:p>
    <w:p>
      <w:pPr>
        <w:pStyle w:val="Heading1"/>
      </w:pPr>
      <w:r>
        <w:rPr/>
        <w:t>191. Dispute Resolution (Module 8)</w:t>
      </w:r>
    </w:p>
    <w:p>
      <w:r>
        <w:rPr>
          <w:b/>
        </w:rPr>
        <w:t xml:space="preserve">191.1 </w:t>
      </w:r>
      <w:r>
        <w:rPr/>
        <w:t>Subject to Clause 9.2, the Supplier shall provide the deliverables described in this clause to the Customer.</w:t>
      </w:r>
    </w:p>
    <w:p>
      <w:r>
        <w:rPr>
          <w:b/>
        </w:rPr>
        <w:t xml:space="preserve">191.2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191.3 </w:t>
      </w:r>
      <w:r>
        <w:rPr/>
        <w:t>Subject to Clause 9.4, the Supplier shall provide the deliverables described in this clause to the Customer.</w:t>
      </w:r>
    </w:p>
    <w:p>
      <w:r>
        <w:rPr>
          <w:b/>
        </w:rPr>
        <w:t xml:space="preserve">191.4 </w:t>
      </w:r>
      <w:r>
        <w:rPr/>
        <w:t xml:space="preserve">The parties shall meet at least quarterly to review performance in relation to the dispute resolution (module 8) and agree any improvements required. The parties shall meet at least quarterly to review performance in relation to the dispute resolution (module 8) and agree any improvements required. The Supplier shall perform its obligations under this clause with reasonable skill, care and diligence and in accordance with </w:t>
      </w:r>
      <w:r>
        <w:rPr>
          <w:i/>
        </w:rPr>
        <w:t>Good Industry Practice</w:t>
      </w:r>
      <w:r>
        <w:rPr/>
        <w:t>.</w:t>
      </w:r>
    </w:p>
    <w:p>
      <w:r>
        <w:rPr>
          <w:b/>
        </w:rPr>
        <w:t xml:space="preserve">191.5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191.6 </w:t>
      </w:r>
      <w:r>
        <w:rPr/>
        <w:t>Subject to Clause 9, the Supplier shall provide the deliverables described in this clause to the Customer.</w:t>
      </w:r>
    </w:p>
    <w:p>
      <w:r>
        <w:rPr>
          <w:b/>
        </w:rPr>
        <w:t xml:space="preserve">191.7 </w:t>
      </w:r>
      <w:r>
        <w:rPr/>
        <w:t>Subject to Clause 9.2, the Supplier shall provide the deliverables described in this clause to the Customer.</w:t>
      </w:r>
    </w:p>
    <w:p>
      <w:r>
        <w:rPr>
          <w:b/>
        </w:rPr>
        <w:t xml:space="preserve">191.8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8), it shall notify the Customer promptly and in any event within five Working Days.</w:t>
      </w:r>
    </w:p>
    <w:p>
      <w:pPr>
        <w:pStyle w:val="Heading1"/>
      </w:pPr>
      <w:r>
        <w:rPr/>
        <w:t>192. Notices (Module 8)</w:t>
      </w:r>
    </w:p>
    <w:p>
      <w:r>
        <w:rPr>
          <w:b/>
        </w:rPr>
        <w:t xml:space="preserve">192.1 </w:t>
      </w:r>
      <w:r>
        <w:rPr/>
        <w:t>Clause 19.3 applies to any dispute arising under this clause.</w:t>
      </w:r>
    </w:p>
    <w:p>
      <w:pPr>
        <w:rPr>
          <w:ins w:id="9196" w:author="Helena Voss" w:date="2026-09-28T06:33:47Z"/>
        </w:rPr>
      </w:pPr>
      <w:ins w:id="9195" w:author="Helena Voss" w:date="2026-09-28T06:33:47Z">
        <w:r>
          <w:rPr/>
          <w:t xml:space="preserve">2197.A The Parties shall co-operate in good faith.</w:t>
        </w:r>
      </w:ins>
    </w:p>
    <w:p>
      <w:r>
        <w:rPr>
          <w:b/>
        </w:rPr>
        <w:t xml:space="preserve">192.2 </w:t>
      </w:r>
      <w:r>
        <w:rPr/>
        <w:t>The Supplier shall retain all Customer Data for 30 days after termination before secure deletion.</w:t>
      </w:r>
    </w:p>
    <w:p>
      <w:r>
        <w:rPr>
          <w:b/>
        </w:rPr>
        <w:t xml:space="preserve">192.3 </w:t>
      </w:r>
      <w:r>
        <w:rPr/>
        <w:t>Subject to Clause 9.4, the Supplier shall provide the deliverables described in this clause to the Customer.</w:t>
      </w:r>
    </w:p>
    <w:p>
      <w:r>
        <w:rPr>
          <w:b/>
        </w:rPr>
        <w:t xml:space="preserve">192.4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notices (module 8), it shall notify the Customer promptly and in any event within five Working Days. The parties shall meet at least quarterly to review performance in relation to the notices (module 8) and agree any improvements required.</w:t>
      </w:r>
    </w:p>
    <w:p>
      <w:r>
        <w:rPr>
          <w:b/>
        </w:rPr>
        <w:t xml:space="preserve">192.5 </w:t>
      </w:r>
      <w:r>
        <w:rPr/>
        <w:t>The Supplier shall provide the exit plan within thirty (30) days of the Effective Date.</w:t>
      </w:r>
    </w:p>
    <w:p>
      <w:r>
        <w:rPr>
          <w:b/>
        </w:rPr>
        <w:t xml:space="preserve">192.6 </w:t>
      </w:r>
      <w:r>
        <w:rPr/>
        <w:t>The parties shall meet at least quarterly to review performance in relation to the notices (module 8) and agree any improvements required. The Supplier shall maintain complete and accurate records relating to the notices (module 8) and shall make them available to the Customer on request.</w:t>
      </w:r>
    </w:p>
    <w:p>
      <w:r>
        <w:rPr>
          <w:b/>
        </w:rPr>
        <w:t xml:space="preserve">192.7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192.8 </w:t>
      </w:r>
      <w:r>
        <w:rPr/>
        <w:t>Where the Supplier becomes aware of any matter which may affect the notices (module 8), it shall notify the Customer promptly and in any event within five Working Days. Where the Supplier becomes aware of any matter which may affect the notices (module 8), it shall notify the Customer promptly and in any event within five Working Days. The Customer may, acting reasonably, request such information from the Supplier as it requires to verify compliance with this clause.</w:t>
      </w:r>
    </w:p>
    <w:p>
      <w:pPr>
        <w:pStyle w:val="Heading1"/>
      </w:pPr>
      <w:r>
        <w:rPr/>
        <w:t>193. Governing Law (Module 8)</w:t>
      </w:r>
    </w:p>
    <w:p>
      <w:r>
        <w:rPr>
          <w:b/>
        </w:rPr>
        <w:t xml:space="preserve">193.1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governing law (module 8) and shall make them available to the Customer on request. Where the Supplier becomes aware of any matter which may affect the governing law (module 8), it shall notify the Customer promptly and in any event within five Working Days.</w:t>
      </w:r>
    </w:p>
    <w:p>
      <w:r>
        <w:rPr>
          <w:b/>
        </w:rPr>
        <w:t xml:space="preserve">193.2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governing law (module 8) and shall make them available to the Customer on request. The Customer may, acting reasonably, request such information from the Supplier as it requires to verify compliance with this clause.</w:t>
      </w:r>
    </w:p>
    <w:p>
      <w:r>
        <w:rPr>
          <w:b/>
        </w:rPr>
        <w:t xml:space="preserve">193.3 </w:t>
      </w:r>
      <w:r>
        <w:rPr/>
        <w:t>Subject to Clause 9, the Supplier shall provide the deliverables described in this clause to the Customer.</w:t>
      </w:r>
    </w:p>
    <w:p>
      <w:r>
        <w:rPr>
          <w:b/>
        </w:rPr>
        <w:t xml:space="preserve">193.4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193.5 </w:t>
      </w:r>
      <w:r>
        <w:rPr/>
        <w:t>The parties shall meet at least quarterly to review performance in relation to the governing law (module 8) and agree any improvements required. Nothing in this clause shall limit any other right or remedy of the Customer under this Agreement or at law. Where the Supplier becomes aware of any matter which may affect the governing law (module 8), it shall notify the Customer promptly and in any event within five Working Days. Nothing in this clause shall limit any other right or remedy of the Customer under this Agreement or at law.</w:t>
      </w:r>
    </w:p>
    <w:p>
      <w:r>
        <w:rPr>
          <w:b/>
        </w:rPr>
        <w:t xml:space="preserve">193.6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8) and agree any improvements required. Nothing in this clause shall limit any other right or remedy of the Customer under this Agreement or at law.</w:t>
      </w:r>
    </w:p>
    <w:p>
      <w:r>
        <w:rPr>
          <w:b/>
        </w:rPr>
        <w:t xml:space="preserve">193.7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193.8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governing law (module 8) and agree any improvements required.</w:t>
      </w:r>
    </w:p>
    <w:p>
      <w:r>
        <w:rPr>
          <w:b/>
        </w:rPr>
        <w:t xml:space="preserve">193.9 </w:t>
      </w:r>
      <w:r>
        <w:rPr/>
        <w:t>Clause 19 applies to any dispute arising under this clause.</w:t>
      </w:r>
    </w:p>
    <w:p>
      <w:pPr>
        <w:pStyle w:val="Heading1"/>
      </w:pPr>
      <w:r>
        <w:rPr/>
        <w:t>194. Services (Module 9)</w:t>
      </w:r>
    </w:p>
    <w:p>
      <w:r>
        <w:rPr>
          <w:b/>
        </w:rPr>
        <w:t xml:space="preserve">194.1 </w:t>
      </w:r>
      <w:r>
        <w:rPr/>
        <w:t xml:space="preserve">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194.2 </w:t>
      </w:r>
      <w:r>
        <w:rPr/>
        <w:t xml:space="preserve">Where the Supplier becomes aware of any matter which may affect the services (module 9),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 Each party shall bear its own costs in connection with the matters described in this clause, save as otherwise expressly provided.</w:t>
      </w:r>
    </w:p>
    <w:p>
      <w:r>
        <w:rPr>
          <w:b/>
        </w:rPr>
        <w:t xml:space="preserve">194.3 </w:t>
      </w:r>
      <w:r>
        <w:rPr/>
        <w:t>The Supplier shall maintain complete and accurate records relating to the services (module 9) and shall make them available to the Customer on request. Where the Supplier becomes aware of any matter which may affect the services (module 9), it shall notify the Customer promptly and in any event within five Working Days. Each party shall bear its own costs in connection with the matters described in this clause, save as otherwise expressly provided.</w:t>
      </w:r>
    </w:p>
    <w:p>
      <w:r>
        <w:rPr>
          <w:b/>
        </w:rPr>
        <w:t xml:space="preserve">194.4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194.5 </w:t>
      </w:r>
      <w:r>
        <w:rPr/>
        <w:t>Subject to Clause 9, the Supplier shall provide the deliverables described in this clause to the Customer.</w:t>
      </w:r>
    </w:p>
    <w:p>
      <w:r>
        <w:rPr>
          <w:b/>
        </w:rPr>
        <w:t xml:space="preserve">194.6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194.7 </w:t>
      </w:r>
      <w:r>
        <w:rPr/>
        <w:t>The Supplier shall provide the exit plan within thirty (30) days of the Effective Date.</w:t>
      </w:r>
    </w:p>
    <w:p>
      <w:r>
        <w:rPr>
          <w:b/>
        </w:rPr>
        <w:t xml:space="preserve">194.8 </w:t>
      </w:r>
      <w:r>
        <w:rPr/>
        <w:t>Nothing in this clause shall limit any other right or remedy of the Customer under this Agreement or at law. The parties shall meet at least quarterly to review performance in relation to the services (module 9) and agree any improvements required.</w:t>
      </w:r>
    </w:p>
    <w:p>
      <w:r>
        <w:rPr>
          <w:b/>
        </w:rPr>
        <w:t xml:space="preserve">194.9 </w:t>
      </w:r>
      <w:r>
        <w:rPr/>
        <w:t>Clause 19 applies to any dispute arising under this clause.</w:t>
      </w:r>
    </w:p>
    <w:p>
      <w:r>
        <w:rPr>
          <w:b/>
        </w:rPr>
        <w:t xml:space="preserve">194.10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services (module 9) and shall make them available to the Customer on request.</w:t>
      </w:r>
    </w:p>
    <w:p>
      <w:r>
        <w:rPr>
          <w:b/>
        </w:rPr>
        <w:t xml:space="preserve">194.11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9) and agree any improvements required.</w:t>
      </w:r>
    </w:p>
    <w:p>
      <w:pPr>
        <w:pStyle w:val="Heading1"/>
      </w:pPr>
      <w:r>
        <w:rPr/>
        <w:t>195. Service Levels (Module 9)</w:t>
      </w:r>
    </w:p>
    <w:p>
      <w:r>
        <w:rPr>
          <w:b/>
        </w:rPr>
        <w:t xml:space="preserve">195.1 </w:t>
      </w:r>
      <w:r>
        <w:rPr/>
        <w:t>The parties shall meet at least quarterly to review performance in relation to the service levels (module 9) and agree any improvements required. 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w:t>
      </w:r>
    </w:p>
    <w:p>
      <w:r>
        <w:rPr>
          <w:b/>
        </w:rPr>
        <w:t xml:space="preserve">195.2 </w:t>
      </w:r>
      <w:r>
        <w:rPr/>
        <w:t>The Supplier shall maintain complete and accurate records relating to the service levels (module 9)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9) and agree any improvements required. Nothing in this clause shall limit any other right or remedy of the Customer under this Agreement or at law.</w:t>
      </w:r>
    </w:p>
    <w:p>
      <w:r>
        <w:rPr>
          <w:b/>
        </w:rPr>
        <w:t xml:space="preserve">195.3 </w:t>
      </w:r>
      <w:r>
        <w:rPr/>
        <w:t>Where the Supplier becomes aware of any matter which may affect the service levels (module 9),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195.4 </w:t>
      </w:r>
      <w:r>
        <w:rPr/>
        <w:t>The Supplier shall retain all Customer Data for 30 days after termination before secure deletion.</w:t>
      </w:r>
    </w:p>
    <w:p>
      <w:r>
        <w:rPr>
          <w:b/>
        </w:rPr>
        <w:t xml:space="preserve">195.5 </w:t>
      </w:r>
      <w:r>
        <w:rPr/>
        <w:t>The Supplier shall maintain complete and accurate records relating to the service levels (module 9) and shall make them available to the Customer on request. Where the Supplier becomes aware of any matter which may affect the service levels (module 9), it shall notify the Customer promptly and in any event within five Working Days.</w:t>
      </w:r>
    </w:p>
    <w:p>
      <w:r>
        <w:rPr>
          <w:b/>
        </w:rPr>
        <w:t xml:space="preserve">195.6 </w:t>
      </w:r>
      <w:r>
        <w:rPr/>
        <w:t xml:space="preserve">The parties shall meet at least quarterly to review performance in relation to the service levels (module 9) and agree any improvements required. 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rPr>
          <w:ins w:id="9202" w:author="Helena Voss" w:date="2026-09-28T06:33:47Z"/>
        </w:rPr>
      </w:pPr>
      <w:ins w:id="9201" w:author="Helena Voss" w:date="2026-09-28T06:33:47Z">
        <w:r>
          <w:rPr/>
          <w:t xml:space="preserve">2233.A The Parties shall co-operate in good faith.</w:t>
        </w:r>
      </w:ins>
    </w:p>
    <w:p>
      <w:r>
        <w:rPr>
          <w:b/>
        </w:rPr>
        <w:t xml:space="preserve">195.7 </w:t>
      </w:r>
      <w:r>
        <w:rPr/>
        <w:t xml:space="preserve">The Supplier shall maintain complete and accurate records relating to the service levels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195.8 </w:t>
      </w:r>
      <w:r>
        <w:rPr/>
        <w:t xml:space="preserve">Where the Supplier becomes aware of any matter which may affect the service levels (module 9), it shall notify the Customer promptly and in any event within five Working Days. The parties shall meet at least quarterly to review performance in relation to the service levels (module 9) and agree any improvements required.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195.9 </w:t>
      </w:r>
      <w:r>
        <w:rPr/>
        <w:t>Any approval given by the Customer under this clause shall not relieve the Supplier of any of its obligations under this Agreement. The Supplier shall maintain complete and accurate records relating to the service levels (module 9) and shall make them available to the Customer on request. Nothing in this clause shall limit any other right or remedy of the Customer under this Agreement or at law.</w:t>
      </w:r>
    </w:p>
    <w:p>
      <w:r>
        <w:rPr>
          <w:b/>
        </w:rPr>
        <w:t xml:space="preserve">195.10 </w:t>
      </w:r>
      <w:r>
        <w:rPr/>
        <w:t>Nothing in this clause shall limit any other right or remedy of the Customer under this Agreement or at law. Where the Supplier becomes aware of any matter which may affect the service levels (module 9),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service levels (module 9) and shall make them available to the Customer on request.</w:t>
      </w:r>
    </w:p>
    <w:p>
      <w:pPr>
        <w:pStyle w:val="Heading1"/>
      </w:pPr>
      <w:r>
        <w:rPr/>
        <w:t>196. Personnel (Module 9)</w:t>
      </w:r>
    </w:p>
    <w:p>
      <w:r>
        <w:rPr>
          <w:b/>
        </w:rPr>
        <w:t xml:space="preserve">196.1 </w:t>
      </w:r>
      <w:r>
        <w:rPr/>
        <w:t>The Customer may, acting reasonably, request such information from the Supplier as it requires to verify compliance with this clause. The parties shall meet at least quarterly to review performance in relation to the personnel (module 9) and agree any improvements required.</w:t>
      </w:r>
    </w:p>
    <w:p>
      <w:r>
        <w:rPr>
          <w:b/>
        </w:rPr>
        <w:t xml:space="preserve">196.2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w:t>
      </w:r>
    </w:p>
    <w:p>
      <w:r>
        <w:rPr>
          <w:b/>
        </w:rPr>
        <w:t xml:space="preserve">196.3 </w:t>
      </w:r>
      <w:r>
        <w:rPr/>
        <w:t>The parties shall meet at least quarterly to review performance in relation to the personnel (module 9) and agree any improvements required. Where the Supplier becomes aware of any matter which may affect the personnel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196.4 </w:t>
      </w:r>
      <w:r>
        <w:rPr/>
        <w:t>Where the Supplier becomes aware of any matter which may affect the personnel (module 9), it shall notify the Customer promptly and in any event within five Working Days. The parties shall meet at least quarterly to review performance in relation to the personnel (module 9) and agree any improvements required. The Supplier shall maintain complete and accurate records relating to the personnel (module 9) and shall make them available to the Customer on request.</w:t>
      </w:r>
    </w:p>
    <w:p>
      <w:r>
        <w:rPr>
          <w:b/>
        </w:rPr>
        <w:t xml:space="preserve">196.5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196.6 </w:t>
      </w:r>
      <w:r>
        <w:rPr/>
        <w:t>Clause 29.1 applies to any dispute arising under this clause.</w:t>
      </w:r>
    </w:p>
    <w:p>
      <w:r>
        <w:rPr>
          <w:b/>
        </w:rPr>
        <w:t xml:space="preserve">196.7 </w:t>
      </w:r>
      <w:r>
        <w:rPr/>
        <w:t xml:space="preserve">Where the Supplier becomes aware of any matter which may affect the personnel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196.8 </w:t>
      </w:r>
      <w:r>
        <w:rPr/>
        <w:t>Where the Supplier becomes aware of any matter which may affect the personnel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personnel (module 9) and agree any improvements required. Nothing in this clause shall limit any other right or remedy of the Customer under this Agreement or at law.</w:t>
      </w:r>
    </w:p>
    <w:p>
      <w:r>
        <w:rPr>
          <w:b/>
        </w:rPr>
        <w:t xml:space="preserve">196.9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personnel (module 9)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197. Customer Obligations (Module 9)</w:t>
      </w:r>
    </w:p>
    <w:p>
      <w:r>
        <w:rPr>
          <w:b/>
        </w:rPr>
        <w:t xml:space="preserve">197.1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197.2 </w:t>
      </w:r>
      <w:r>
        <w:rPr/>
        <w:t>Each party shall bear its own costs in connection with the matters described in this clause, save as otherwise expressly provided. The parties shall meet at least quarterly to review performance in relation to the customer obligations (module 9) and agree any improvements required. Where the Supplier becomes aware of any matter which may affect the customer obligations (module 9), it shall notify the Customer promptly and in any event within five Working Days.</w:t>
      </w:r>
    </w:p>
    <w:p>
      <w:r>
        <w:rPr>
          <w:b/>
        </w:rPr>
        <w:t xml:space="preserve">197.3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197.4 </w:t>
      </w:r>
      <w:r>
        <w:rPr/>
        <w:t xml:space="preserve">The parties shall meet at least quarterly to review performance in relation to the customer obligations (module 9) and agree any improvements required. The Supplier shall maintain complete and accurate records relating to the customer obligations (module 9) and shall make them available to the Customer on request.</w:t>
      </w:r>
      <w:ins w:id="9101" w:author="Helena Voss" w:date="2026-09-28T06:33:47Z">
        <w:r>
          <w:rPr/>
          <w:t xml:space="preserve"> This obligation survives termination.</w:t>
        </w:r>
      </w:ins>
    </w:p>
    <w:p>
      <w:r>
        <w:rPr>
          <w:b/>
        </w:rPr>
        <w:t xml:space="preserve">197.5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197.6 </w:t>
      </w:r>
      <w:r>
        <w:rPr/>
        <w:t xml:space="preserve">Where the Supplier becomes aware of any matter which may affect the customer obligations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197.7 </w:t>
      </w:r>
      <w:r>
        <w:rPr/>
        <w:t>The Supplier shall maintain complete and accurate records relating to the customer obligations (module 9) and shall make them available to the Customer on request. Nothing in this clause shall limit any other right or remedy of the Customer under this Agreement or at law.</w:t>
      </w:r>
    </w:p>
    <w:p>
      <w:r>
        <w:rPr>
          <w:b/>
        </w:rPr>
        <w:t xml:space="preserve">197.8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w:t>
      </w:r>
    </w:p>
    <w:p>
      <w:r>
        <w:rPr>
          <w:b/>
        </w:rPr>
        <w:t xml:space="preserve">197.9 </w:t>
      </w:r>
      <w:r>
        <w:rPr/>
        <w:t>Clause 29.1 applies to any dispute arising under this clause.</w:t>
      </w:r>
    </w:p>
    <w:p>
      <w:r>
        <w:rPr>
          <w:b/>
        </w:rPr>
        <w:t xml:space="preserve">197.10 </w:t>
      </w:r>
      <w:r>
        <w:rPr/>
        <w:t>The Supplier shall maintain complete and accurate records relating to the customer obligations (module 9)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9) and agree any improvements required.</w:t>
      </w:r>
    </w:p>
    <w:p>
      <w:r>
        <w:rPr>
          <w:b/>
        </w:rPr>
        <w:t xml:space="preserve">197.11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197.12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198. Change Control (Module 9)</w:t>
      </w:r>
    </w:p>
    <w:p>
      <w:r>
        <w:rPr>
          <w:b/>
        </w:rPr>
        <w:t xml:space="preserve">198.1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198.4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198.5 </w:t>
      </w:r>
      <w:r>
        <w:rPr/>
        <w:t>Subject to Clause 9.2, the Supplier shall provide the deliverables described in this clause to the Customer.</w:t>
      </w:r>
    </w:p>
    <w:p>
      <w:r>
        <w:rPr>
          <w:b/>
        </w:rPr>
        <w:t xml:space="preserve">198.6 </w:t>
      </w:r>
      <w:r>
        <w:rPr/>
        <w:t>The Customer may, acting reasonably, request such information from the Supplier as it requires to verify compliance with this clause. The parties shall meet at least quarterly to review performance in relation to the change control (module 9) and agree any improvements required. The Supplier shall maintain complete and accurate records relating to the change control (module 9) and shall make them available to the Customer on request. The Customer may, acting reasonably, request such information from the Supplier as it requires to verify compliance with this clause.</w:t>
      </w:r>
    </w:p>
    <w:p>
      <w:r>
        <w:rPr>
          <w:b/>
        </w:rPr>
        <w:t xml:space="preserve">198.7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198.8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198.9 </w:t>
      </w:r>
      <w:r>
        <w:rPr/>
        <w:t>The parties shall meet at least quarterly to review performance in relation to the change control (module 9) and agree any improvements required. Any approval given by the Customer under this clause shall not relieve the Supplier of any of its obligations under this Agreement. Where the Supplier becomes aware of any matter which may affect the change control (module 9), it shall notify the Customer promptly and in any event within five Working Days. Any approval given by the Customer under this clause shall not relieve the Supplier of any of its obligations under this Agreement.</w:t>
      </w:r>
    </w:p>
    <w:p>
      <w:r>
        <w:rPr>
          <w:b/>
        </w:rPr>
        <w:t xml:space="preserve">198.10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199. Fees and Payment (Module 9)</w:t>
      </w:r>
    </w:p>
    <w:p>
      <w:r>
        <w:rPr>
          <w:b/>
        </w:rPr>
        <w:t xml:space="preserve">199.1 </w:t>
      </w:r>
      <w:r>
        <w:rPr/>
        <w:t xml:space="preserve">The Supplier shall maintain complete and accurate records relating to the fees and payment (module 9)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199.2 </w:t>
      </w:r>
      <w:r>
        <w:rPr/>
        <w:t>Undisputed amounts shall be paid no later than 30 days after the date of the relevant invoice.</w:t>
      </w:r>
    </w:p>
    <w:p>
      <w:r>
        <w:rPr>
          <w:b/>
        </w:rPr>
        <w:t xml:space="preserve">199.3 </w:t>
      </w:r>
      <w:r>
        <w:rPr/>
        <w:t>The Supplier shall maintain complete and accurate records relating to the fees and payment (module 9) and shall make them available to the Customer on request. Where the Supplier becomes aware of any matter which may affect the fees and payment (module 9), it shall notify the Customer promptly and in any event within five Working Days. Each party shall bear its own costs in connection with the matters described in this clause, save as otherwise expressly provided.</w:t>
      </w:r>
    </w:p>
    <w:p>
      <w:r>
        <w:rPr>
          <w:b/>
        </w:rPr>
        <w:t xml:space="preserve">199.4 </w:t>
      </w:r>
      <w:r>
        <w:rPr/>
        <w:t>The Supplier shall remedy any material breach within 30 days of written notice requiring it to do so.</w:t>
      </w:r>
    </w:p>
    <w:p>
      <w:r>
        <w:rPr>
          <w:b/>
        </w:rPr>
        <w:t xml:space="preserve">199.5 </w:t>
      </w:r>
      <w:r>
        <w:rPr/>
        <w:t>The Customer shall pay each valid invoice within thirty (30) days of receipt.</w:t>
      </w:r>
    </w:p>
    <w:p>
      <w:r>
        <w:rPr>
          <w:b/>
        </w:rPr>
        <w:t xml:space="preserve">199.6 </w:t>
      </w:r>
      <w:r>
        <w:rPr/>
        <w:t>The parties shall meet at least quarterly to review performance in relation to the fees and payment (module 9)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199.7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 Nothing in this clause shall limit any other right or remedy of the Customer under this Agreement or at law. Where the Supplier becomes aware of any matter which may affect the fees and payment (module 9), it shall notify the Customer promptly and in any event within five Working Days.</w:t>
      </w:r>
    </w:p>
    <w:p>
      <w:r>
        <w:rPr>
          <w:b/>
        </w:rPr>
        <w:t xml:space="preserve">199.8 </w:t>
      </w:r>
      <w:r>
        <w:rPr/>
        <w:t>Where the Supplier becomes aware of any matter which may affect the fees and payment (module 9), it shall notify the Customer promptly and in any event within five Working Days. The parties shall meet at least quarterly to review performance in relation to the fees and payment (module 9) and agree any improvements required.</w:t>
      </w:r>
    </w:p>
    <w:p>
      <w:r>
        <w:rPr>
          <w:b/>
        </w:rPr>
        <w:t xml:space="preserve">199.9 </w:t>
      </w:r>
      <w:r>
        <w:rPr/>
        <w:t>Clause 19.3 applies to any dispute arising under this clause.</w:t>
      </w:r>
    </w:p>
    <w:p>
      <w:r>
        <w:rPr>
          <w:b/>
        </w:rPr>
        <w:t xml:space="preserve">199.10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199.11 </w:t>
      </w:r>
      <w:r>
        <w:rPr/>
        <w:t xml:space="preserve">Any approval given by the Customer under this clause shall not relieve the Supplier of any of its obligations under this Agreement. The Supplier shall maintain complete and accurate records relating to the fees and payment (module 9) and shall make them available to </w:t>
      </w:r>
      <w:del w:id="9106" w:author="Helena Voss" w:date="2026-09-28T06:33:47Z">
        <w:r>
          <w:rPr/>
          <w:delText xml:space="preserve">the</w:delText>
        </w:r>
      </w:del>
      <w:ins w:id="9107" w:author="Helena Voss" w:date="2026-09-28T06:33:47Z">
        <w:r>
          <w:rPr/>
          <w:t xml:space="preserve">reasonable</w:t>
        </w:r>
      </w:ins>
      <w:r>
        <w:rPr/>
        <w:t xml:space="preserve"> Customer on request.</w:t>
      </w:r>
    </w:p>
    <w:p>
      <w:r>
        <w:rPr>
          <w:b/>
        </w:rPr>
        <w:t xml:space="preserve">199.12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199.13 </w:t>
      </w:r>
      <w:r>
        <w:rPr/>
        <w:t>The Supplier shall maintain complete and accurate records relating to the fees and payment (module 9) and shall make them available to the Customer on request. The Supplier shall maintain complete and accurate records relating to the fees and payment (module 9) and shall make them available to the Customer on request.</w:t>
      </w:r>
    </w:p>
    <w:p>
      <w:pPr>
        <w:pStyle w:val="Heading1"/>
      </w:pPr>
      <w:r>
        <w:rPr/>
        <w:t>200. Invoicing (Module 9)</w:t>
      </w:r>
    </w:p>
    <w:p>
      <w:r>
        <w:rPr>
          <w:b/>
        </w:rPr>
        <w:t xml:space="preserve">200.1 </w:t>
      </w:r>
      <w:r>
        <w:rPr/>
        <w:t>Subject to Clause 9.2, the Supplier shall provide the deliverables described in this clause to the Customer.</w:t>
      </w:r>
    </w:p>
    <w:p>
      <w:r>
        <w:rPr>
          <w:b/>
        </w:rPr>
        <w:t xml:space="preserve">200.2 </w:t>
      </w:r>
      <w:r>
        <w:rPr/>
        <w:t>The Supplier shall maintain complete and accurate records relating to the invoicing (module 9) and shall make them available to the Customer on request.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200.3 </w:t>
      </w:r>
      <w:r>
        <w:rPr/>
        <w:t xml:space="preserve">Nothing in this clause shall limit any other right or remedy of the Customer under this Agreement or at law. Where the Supplier becomes aware of any matter which may affect the invoicing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200.4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200.5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invoicing (module 9), it shall notify the Customer promptly and in any event within five Working Days. Any approval given by the Customer under this clause shall not relieve the Supplier of any of its obligations under this Agreement.</w:t>
      </w:r>
    </w:p>
    <w:p>
      <w:r>
        <w:rPr>
          <w:b/>
        </w:rPr>
        <w:t xml:space="preserve">200.6 </w:t>
      </w:r>
      <w:r>
        <w:rPr/>
        <w:t>Each party shall bear its own costs in connection with the matters described in this clause, save as otherwise expressly provided.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200.7 </w:t>
      </w:r>
      <w:r>
        <w:rPr/>
        <w:t>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 Any approval given by the Customer under this clause shall not relieve the Supplier of any of its obligations under this Agreement.</w:t>
      </w:r>
    </w:p>
    <w:p>
      <w:r>
        <w:rPr>
          <w:b/>
        </w:rPr>
        <w:t xml:space="preserve">200.8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200.9 </w:t>
      </w:r>
      <w:r>
        <w:rPr/>
        <w:t>Subject to Clause 9.2, the Supplier shall provide the deliverables described in this clause to the Customer.</w:t>
      </w:r>
    </w:p>
    <w:p>
      <w:r>
        <w:rPr>
          <w:b/>
        </w:rPr>
        <w:t xml:space="preserve">200.10 </w:t>
      </w:r>
      <w:r>
        <w:rPr/>
        <w:t>Each party shall bear its own costs in connection with the matters described in this clause, save as otherwise expressly provided. Where the Supplier becomes aware of any matter which may affect the invoicing (module 9), it shall notify the Customer promptly and in any event within five Working Days. Nothing in this clause shall limit any other right or remedy of the Customer under this Agreement or at law.</w:t>
      </w:r>
    </w:p>
    <w:p>
      <w:r>
        <w:rPr>
          <w:b/>
        </w:rPr>
        <w:t xml:space="preserve">200.11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200.12 </w:t>
      </w:r>
      <w:r>
        <w:rPr/>
        <w:t>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invoicing (module 9) and shall make them available to the Customer on request. The parties shall meet at least quarterly to review performance in relation to the invoicing (module 9) and agree any improvements required.</w:t>
      </w:r>
    </w:p>
    <w:p>
      <w:pPr>
        <w:pStyle w:val="Heading1"/>
      </w:pPr>
      <w:r>
        <w:rPr/>
        <w:t>201. Term (Module 9)</w:t>
      </w:r>
    </w:p>
    <w:p>
      <w:r>
        <w:rPr>
          <w:b/>
        </w:rPr>
        <w:t xml:space="preserve">201.1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9) and agree any improvements required.</w:t>
      </w:r>
    </w:p>
    <w:p>
      <w:r>
        <w:rPr>
          <w:b/>
        </w:rPr>
        <w:t xml:space="preserve">201.2 </w:t>
      </w:r>
      <w:r>
        <w:rPr/>
        <w:t>The Customer may, acting reasonably, request such information from the Supplier as it requires to verify compliance with this clause. The Supplier shall maintain complete and accurate records relating to the term (module 9) and shall make them available to the Customer on request.</w:t>
      </w:r>
    </w:p>
    <w:p>
      <w:pPr>
        <w:rPr>
          <w:del w:id="9152" w:author="Helena Voss" w:date="2026-09-28T06:33:47Z"/>
        </w:rPr>
      </w:pPr>
      <w:del w:id="9151" w:author="Helena Voss" w:date="2026-09-28T06:33:47Z">
        <w:r>
          <w:rPr>
            <w:b/>
          </w:rPr>
          <w:delText xml:space="preserve">201.3 </w:delText>
        </w:r>
        <w:r>
          <w:rPr/>
          <w:delText xml:space="preserve">The parties shall meet at least quarterly to review performance in relation to the term (module 9) and agree any improvements required. The Supplier shall perform its obligations under this clause with reasonable skill, care and diligence and in accordance with </w:delText>
        </w:r>
        <w:r>
          <w:rPr>
            <w:i/>
          </w:rPr>
          <w:delText>Good Industry Practice</w:delText>
        </w:r>
        <w:r>
          <w:rPr/>
          <w:delText>. Where the Supplier becomes aware of any matter which may affect the term (module 9), it shall notify the Customer promptly and in any event within five Working Days. Any approval given by the Customer under this clause shall not relieve the Supplier of any of its obligations under this Agreement.</w:delText>
        </w:r>
      </w:del>
    </w:p>
    <w:p>
      <w:r>
        <w:rPr>
          <w:b/>
        </w:rPr>
        <w:t xml:space="preserve">201.4 </w:t>
      </w:r>
      <w:r>
        <w:rPr/>
        <w:t>Where the Supplier becomes aware of any matter which may affect the term (module 9),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201.5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201.6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term (module 9)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201.7 </w:t>
      </w:r>
      <w:r>
        <w:rPr/>
        <w:t>Clause 19 applies to any dispute arising under this clause.</w:t>
      </w:r>
    </w:p>
    <w:p>
      <w:r>
        <w:rPr>
          <w:b/>
        </w:rPr>
        <w:t xml:space="preserve">201.8 </w:t>
      </w:r>
      <w:r>
        <w:rPr/>
        <w:t>Any approval given by the Customer under this clause shall not relieve the Supplier of any of its obligations under this Agreement. The Supplier shall maintain complete and accurate records relating to the term (module 9) and shall make them available to the Customer on request.</w:t>
      </w:r>
    </w:p>
    <w:p>
      <w:pPr>
        <w:pStyle w:val="Heading1"/>
      </w:pPr>
      <w:r>
        <w:rPr/>
        <w:t>202. Termination (Module 9)</w:t>
      </w:r>
    </w:p>
    <w:p>
      <w:r>
        <w:rPr>
          <w:b/>
        </w:rPr>
        <w:t xml:space="preserve">202.1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202.2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9), it shall notify the Customer promptly and in any event within five Working Days.</w:t>
      </w:r>
    </w:p>
    <w:p>
      <w:r>
        <w:rPr>
          <w:b/>
        </w:rPr>
        <w:t xml:space="preserve">202.3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 xml:space="preserve">Good Industry Practice</w:t>
      </w:r>
      <w:r>
        <w:rPr/>
        <w:t xml:space="preserve">. The Supplier shall maintain complete and accurate records relating to the termination (module 9) and shall make them available to the Customer on request.</w:t>
      </w:r>
      <w:ins w:id="9098" w:author="Helena Voss" w:date="2026-09-28T06:33:47Z">
        <w:r>
          <w:rPr/>
          <w:t xml:space="preserve"> This obligation survives termination.</w:t>
        </w:r>
      </w:ins>
    </w:p>
    <w:p>
      <w:r>
        <w:rPr>
          <w:b/>
        </w:rPr>
        <w:t xml:space="preserve">202.4 </w:t>
      </w:r>
      <w:r>
        <w:rPr/>
        <w:t>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202.5 </w:t>
      </w:r>
      <w:r>
        <w:rPr/>
        <w:t>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 The Supplier shall maintain complete and accurate records relating to the termination (module 9) and shall make them available to the Customer on request.</w:t>
      </w:r>
    </w:p>
    <w:p>
      <w:r>
        <w:rPr>
          <w:b/>
        </w:rPr>
        <w:t xml:space="preserve">202.6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202.7 </w:t>
      </w:r>
      <w:r>
        <w:rPr/>
        <w:t>Where the Supplier becomes aware of any matter which may affect the termination (module 9), it shall notify the Customer promptly and in any event within five Working Days. Nothing in this clause shall limit any other right or remedy of the Customer under this Agreement or at law.</w:t>
      </w:r>
    </w:p>
    <w:p>
      <w:r>
        <w:rPr>
          <w:b/>
        </w:rPr>
        <w:t xml:space="preserve">202.8 </w:t>
      </w:r>
      <w:r>
        <w:rPr/>
        <w:t>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r>
        <w:rPr>
          <w:b/>
        </w:rPr>
        <w:t xml:space="preserve">202.9 </w:t>
      </w:r>
      <w:r>
        <w:rPr/>
        <w:t xml:space="preserve">The parties shall meet at least quarterly to review performance in relation to the termination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202.10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202.11 </w:t>
      </w:r>
      <w:r>
        <w:rPr/>
        <w:t>The parties shall meet at least quarterly to review performance in relation to the termination (module 9)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termination (module 9), it shall notify the Customer promptly and in any event within five Working Days.</w:t>
      </w:r>
    </w:p>
    <w:p>
      <w:pPr>
        <w:pStyle w:val="Heading1"/>
      </w:pPr>
      <w:r>
        <w:rPr/>
        <w:t>203. Confidentiality (Module 9)</w:t>
      </w:r>
    </w:p>
    <w:p>
      <w:r>
        <w:rPr>
          <w:b/>
        </w:rPr>
        <w:t xml:space="preserve">203.1 </w:t>
      </w:r>
      <w:r>
        <w:rPr/>
        <w:t xml:space="preserve">The Supplier shall maintain complete and accurate records relating to the confidentiality (module 9) and shall make them available to the Customer on request. The parties shall meet at least quarterly to review performance in relation to the confidentiality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203.2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203.3 </w:t>
      </w:r>
      <w:r>
        <w:rPr/>
        <w:t xml:space="preserve">Any approval given by the Customer under this clause shall not relieve the Supplier of any of its obligations under this Agreement. The Supplier shall maintain complete and accurate records relating to the confidentiality (module 9)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203.4 </w:t>
      </w:r>
      <w:r>
        <w:rPr/>
        <w:t>The Supplier shall remedy any material breach within 30 days of written notice requiring it to do so.</w:t>
      </w:r>
    </w:p>
    <w:p>
      <w:r>
        <w:rPr>
          <w:b/>
        </w:rPr>
        <w:t xml:space="preserve">203.5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203.6 </w:t>
      </w:r>
      <w:r>
        <w:rPr/>
        <w:t>Where the Supplier becomes aware of any matter which may affect the confidentiality (module 9), it shall notify the Customer promptly and in any event within five Working Days. The Customer may, acting reasonably, request such information from the Supplier as it requires to verify compliance with this clause.</w:t>
      </w:r>
    </w:p>
    <w:p>
      <w:r>
        <w:rPr>
          <w:b/>
        </w:rPr>
        <w:t xml:space="preserve">203.7 </w:t>
      </w:r>
      <w:r>
        <w:rPr/>
        <w:t>Where the Supplier becomes aware of any matter which may affect the confidentiality (module 9), it shall notify the Customer promptly and in any event within five Working Days. Nothing in this clause shall limit any other right or remedy of the Customer under this Agreement or at law.</w:t>
      </w:r>
    </w:p>
    <w:p>
      <w:r>
        <w:rPr>
          <w:b/>
        </w:rPr>
        <w:t xml:space="preserve">203.8 </w:t>
      </w:r>
      <w:r>
        <w:rPr/>
        <w:t>The Supplier shall maintain complete and accurate records relating to the confidentiality (module 9) and shall make them available to the Customer on request. Each party shall bear its own costs in connection with the matters described in this clause, save as otherwise expressly provided.</w:t>
      </w:r>
    </w:p>
    <w:p>
      <w:pPr>
        <w:pStyle w:val="Heading1"/>
      </w:pPr>
      <w:r>
        <w:rPr/>
        <w:t>204. Intellectual Property (Module 9)</w:t>
      </w:r>
    </w:p>
    <w:p>
      <w:r>
        <w:rPr>
          <w:b/>
        </w:rPr>
        <w:t xml:space="preserve">204.1 </w:t>
      </w:r>
      <w:r>
        <w:rPr/>
        <w:t>Where the Supplier becomes aware of any matter which may affect the intellectual property (module 9),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204.2 </w:t>
      </w:r>
      <w:r>
        <w:rPr/>
        <w:t xml:space="preserve">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204.3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w:t>
      </w:r>
    </w:p>
    <w:p>
      <w:r>
        <w:rPr>
          <w:b/>
        </w:rPr>
        <w:t xml:space="preserve">204.4 </w:t>
      </w:r>
      <w:r>
        <w:rPr/>
        <w:t xml:space="preserve">Where the Supplier becomes aware of any matter which may affect the intellectual property (module 9), it shall notify the Customer promptly and in any event </w:t>
      </w:r>
      <w:del w:id="9020" w:author="Helena Voss" w:date="2026-09-28T06:33:47Z">
        <w:r>
          <w:rPr/>
          <w:delText xml:space="preserve">within</w:delText>
        </w:r>
      </w:del>
      <w:ins w:id="9021" w:author="Helena Voss" w:date="2026-09-28T06:33:47Z">
        <w:r>
          <w:rPr/>
          <w:t xml:space="preserve">reasonable</w:t>
        </w:r>
      </w:ins>
      <w:r>
        <w:rPr/>
        <w:t xml:space="preserve"> five Working Days.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204.5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204.6 </w:t>
      </w:r>
      <w:r>
        <w:rPr/>
        <w:t>The Customer may, acting reasonably, request such information from the Supplier as it requires to verify compliance with this clause. The Supplier shall maintain complete and accurate records relating to the intellectual property (module 9) and shall make them available to the Customer on request. Where the Supplier becomes aware of any matter which may affect the intellectual property (module 9), it shall notify the Customer promptly and in any event within five Working Days.</w:t>
      </w:r>
    </w:p>
    <w:p>
      <w:r>
        <w:rPr>
          <w:b/>
        </w:rPr>
        <w:t xml:space="preserve">204.7 </w:t>
      </w:r>
      <w:r>
        <w:rPr/>
        <w:t>The Supplier shall maintain complete and accurate records relating to the intellectual property (module 9) and shall make them available to the Customer on request. Each party shall bear its own costs in connection with the matters described in this clause, save as otherwise expressly provided.</w:t>
      </w:r>
    </w:p>
    <w:p>
      <w:r>
        <w:rPr>
          <w:b/>
        </w:rPr>
        <w:t xml:space="preserve">204.8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204.9 </w:t>
      </w:r>
      <w:r>
        <w:rPr/>
        <w:t>Clause 29.1 applies to any dispute arising under this clause.</w:t>
      </w:r>
    </w:p>
    <w:p>
      <w:r>
        <w:rPr>
          <w:b/>
        </w:rPr>
        <w:t xml:space="preserve">204.10 </w:t>
      </w:r>
      <w:r>
        <w:rPr/>
        <w:t xml:space="preserve">The Supplier shall maintain complete and accurate records relating to the intellectual property (module 9) and shall make them available to the Customer on request.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204.11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intellectual property (module 9),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9) and agree any improvements required.</w:t>
      </w:r>
    </w:p>
    <w:p>
      <w:r>
        <w:rPr>
          <w:b/>
        </w:rPr>
        <w:t xml:space="preserve">204.12 </w:t>
      </w:r>
      <w:r>
        <w:rPr/>
        <w:t>Where the Supplier becomes aware of any matter which may affect the intellectual property (module 9), it shall notify the Customer promptly and in any event within five Working Days. Each party shall bear its own costs in connection with the matters described in this clause, save as otherwise expressly provided.</w:t>
      </w:r>
    </w:p>
    <w:p>
      <w:pPr>
        <w:pStyle w:val="Heading1"/>
      </w:pPr>
      <w:r>
        <w:rPr/>
        <w:t>205. Data Protection (Module 9)</w:t>
      </w:r>
    </w:p>
    <w:p>
      <w:r>
        <w:rPr>
          <w:b/>
        </w:rPr>
        <w:t xml:space="preserve">205.1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9) and shall make them available to the Customer on request. Where the Supplier becomes aware of any matter which may affect the data protection (module 9), it shall notify the Customer promptly and in any event within five Working Days. Any approval given by the Customer under this clause shall not relieve the Supplier of any of its obligations under this Agreement.</w:t>
      </w:r>
    </w:p>
    <w:p>
      <w:r>
        <w:rPr>
          <w:b/>
        </w:rPr>
        <w:t xml:space="preserve">205.3 </w:t>
      </w:r>
      <w:r>
        <w:rPr/>
        <w:t>The Supplier shall maintain complete and accurate records relating to the data protection (module 9)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w:t>
      </w:r>
    </w:p>
    <w:p>
      <w:r>
        <w:rPr>
          <w:b/>
        </w:rPr>
        <w:t xml:space="preserve">205.4 </w:t>
      </w:r>
      <w:r>
        <w:rPr/>
        <w:t>Subject to Clause 9.4, the Supplier shall provide the deliverables described in this clause to the Customer.</w:t>
      </w:r>
    </w:p>
    <w:p>
      <w:r>
        <w:rPr>
          <w:b/>
        </w:rPr>
        <w:t xml:space="preserve">205.5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data protection (module 9) and agree any improvements required. Where the Supplier becomes aware of any matter which may affect the data protection (module 9), it shall notify the Customer promptly and in any event within five Working Days.</w:t>
      </w:r>
    </w:p>
    <w:p>
      <w:r>
        <w:rPr>
          <w:b/>
        </w:rPr>
        <w:t xml:space="preserve">205.6 </w:t>
      </w:r>
      <w:r>
        <w:rPr/>
        <w:t>Where the Supplier becomes aware of any matter which may affect the data protection (module 9), it shall notify the Customer promptly and in any event within five Working Days. The parties shall meet at least quarterly to review performance in relation to the data protection (module 9) and agree any improvements required.</w:t>
      </w:r>
    </w:p>
    <w:p>
      <w:r>
        <w:rPr>
          <w:b/>
        </w:rPr>
        <w:t xml:space="preserve">205.7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9) and agree any improvements required.</w:t>
      </w:r>
    </w:p>
    <w:p>
      <w:r>
        <w:rPr>
          <w:b/>
        </w:rPr>
        <w:t xml:space="preserve">205.8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205.9 </w:t>
      </w:r>
      <w:r>
        <w:rPr/>
        <w:t>The Supplier shall maintain complete and accurate records relating to the data protection (module 9) and shall make them available to the Customer on request. The Customer may, acting reasonably, request such information from the Supplier as it requires to verify compliance with this clause.</w:t>
      </w:r>
    </w:p>
    <w:p>
      <w:pPr>
        <w:pStyle w:val="Heading1"/>
      </w:pPr>
      <w:r>
        <w:rPr/>
        <w:t>206. Security (Module 9)</w:t>
      </w:r>
    </w:p>
    <w:p>
      <w:r>
        <w:rPr>
          <w:b/>
        </w:rPr>
        <w:t xml:space="preserve">206.1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w:t>
      </w:r>
    </w:p>
    <w:p>
      <w:r>
        <w:rPr>
          <w:b/>
        </w:rPr>
        <w:t xml:space="preserve">206.2 </w:t>
      </w:r>
      <w:r>
        <w:rPr/>
        <w:t>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206.3 </w:t>
      </w:r>
      <w:r>
        <w:rPr/>
        <w:t>Where the Supplier becomes aware of any matter which may affect the security (module 9), it shall notify the Customer promptly and in any event within five Working Days. Where the Supplier becomes aware of any matter which may affect the security (module 9), it shall notify the Customer promptly and in any event within five Working Days. The parties shall meet at least quarterly to review performance in relation to the security (module 9) and agree any improvements required.</w:t>
      </w:r>
    </w:p>
    <w:p>
      <w:r>
        <w:rPr>
          <w:b/>
        </w:rPr>
        <w:t xml:space="preserve">206.4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security (module 9), it shall notify the Customer promptly and in any event within five Working Days.</w:t>
      </w:r>
    </w:p>
    <w:p>
      <w:r>
        <w:rPr>
          <w:b/>
        </w:rPr>
        <w:t xml:space="preserve">206.5 </w:t>
      </w:r>
      <w:r>
        <w:rPr/>
        <w:t>The Customer may, acting reasonably, request such information from the Supplier as it requires to verify compliance with this clause. The parties shall meet at least quarterly to review performance in relation to the security (module 9) and agree any improvements required. The Customer may, acting reasonably, request such information from the Supplier as it requires to verify compliance with this clause.</w:t>
      </w:r>
    </w:p>
    <w:p>
      <w:r>
        <w:rPr>
          <w:b/>
        </w:rPr>
        <w:t xml:space="preserve">206.6 </w:t>
      </w:r>
      <w:r>
        <w:rPr/>
        <w:t>Any approval given by the Customer under this clause shall not relieve the Supplier of any of its obligations under this Agreement.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w:t>
      </w:r>
    </w:p>
    <w:p>
      <w:r>
        <w:rPr>
          <w:b/>
        </w:rPr>
        <w:t xml:space="preserve">206.7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206.8 </w:t>
      </w:r>
      <w:r>
        <w:rPr/>
        <w:t>Nothing in this clause shall limit any other right or remedy of the Customer under this Agreement or at law. The Supplier shall maintain complete and accurate records relating to the security (module 9)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206.9 </w:t>
      </w:r>
      <w:r>
        <w:rPr/>
        <w:t>Where the Supplier becomes aware of any matter which may affect the security (module 9), it shall notify the Customer promptly and in any event within five Working Days. The Supplier shall maintain complete and accurate records relating to the security (module 9) and shall make them available to the Customer on request.</w:t>
      </w:r>
    </w:p>
    <w:p>
      <w:r>
        <w:rPr>
          <w:b/>
        </w:rPr>
        <w:t xml:space="preserve">206.10 </w:t>
      </w:r>
      <w:r>
        <w:rPr/>
        <w:t>The Supplier shall maintain complete and accurate records relating to the security (module 9)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r>
        <w:rPr>
          <w:b/>
        </w:rPr>
        <w:t xml:space="preserve">206.11 </w:t>
      </w:r>
      <w:r>
        <w:rPr/>
        <w:t>Any approval given by the Customer under this clause shall not relieve the Supplier of any of its obligations under this Agreement. The parties shall meet at least quarterly to review performance in relation to the security (module 9) and agree any improvements required.</w:t>
      </w:r>
    </w:p>
    <w:p>
      <w:pPr>
        <w:pStyle w:val="Heading1"/>
      </w:pPr>
      <w:r>
        <w:rPr/>
        <w:t>207. Audit (Module 9)</w:t>
      </w:r>
    </w:p>
    <w:p>
      <w:r>
        <w:rPr>
          <w:b/>
        </w:rPr>
        <w:t xml:space="preserve">207.1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w:t>
      </w:r>
    </w:p>
    <w:p>
      <w:r>
        <w:rPr>
          <w:b/>
        </w:rPr>
        <w:t xml:space="preserve">207.2 </w:t>
      </w:r>
      <w:r>
        <w:rPr/>
        <w:t>Where the Supplier becomes aware of any matter which may affect the audit (module 9), it shall notify the Customer promptly and in any event within five Working Days. The parties shall meet at least quarterly to review performance in relation to the audit (module 9) and agree any improvements required.</w:t>
      </w:r>
    </w:p>
    <w:p>
      <w:r>
        <w:rPr>
          <w:b/>
        </w:rPr>
        <w:t xml:space="preserve">207.3 </w:t>
      </w:r>
      <w:r>
        <w:rPr/>
        <w:t>Clause 19.3 applies to any dispute arising under this clause.</w:t>
      </w:r>
    </w:p>
    <w:p>
      <w:r>
        <w:rPr>
          <w:b/>
        </w:rPr>
        <w:t xml:space="preserve">207.4 </w:t>
      </w:r>
      <w:r>
        <w:rPr/>
        <w:t>The parties shall meet at least quarterly to review performance in relation to the audit (module 9) and agree any improvements required. 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207.5 </w:t>
      </w:r>
      <w:r>
        <w:rPr/>
        <w:t>The Supplier shall maintain complete and accurate records relating to the audit (module 9)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207.6 </w:t>
      </w:r>
      <w:r>
        <w:rPr/>
        <w:t>The Supplier shall maintain complete and accurate records relating to the audit (module 9) and shall make them available to the Customer on request. Any approval given by the Customer under this clause shall not relieve the Supplier of any of its obligations under this Agreement. Where the Supplier becomes aware of any matter which may affect the audit (module 9), it shall notify the Customer promptly and in any event within five Working Days.</w:t>
      </w:r>
    </w:p>
    <w:p>
      <w:r>
        <w:rPr>
          <w:b/>
        </w:rPr>
        <w:t xml:space="preserve">207.7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207.8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207.9 </w:t>
      </w:r>
      <w:r>
        <w:rPr/>
        <w:t>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audit (module 9), it shall notify the Customer promptly and in any event within five Working Days.</w:t>
      </w:r>
    </w:p>
    <w:p>
      <w:r>
        <w:rPr>
          <w:b/>
        </w:rPr>
        <w:t xml:space="preserve">207.10 </w:t>
      </w:r>
      <w:r>
        <w:rPr/>
        <w:t xml:space="preserve">Where the Supplier becomes aware of any matter which may affect the audit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pPr>
        <w:pStyle w:val="Heading1"/>
      </w:pPr>
      <w:r>
        <w:rPr/>
        <w:t>208. Warranties (Module 9)</w:t>
      </w:r>
    </w:p>
    <w:p>
      <w:r>
        <w:rPr>
          <w:b/>
        </w:rPr>
        <w:t xml:space="preserve">208.1 </w:t>
      </w:r>
      <w:r>
        <w:rPr/>
        <w:t>Where the Supplier becomes aware of any matter which may affect the warranties (module 9), it shall notify the Customer promptly and in any event within five Working Days. Nothing in this clause shall limit any other right or remedy of the Customer under this Agreement or at law.</w:t>
      </w:r>
    </w:p>
    <w:p>
      <w:r>
        <w:rPr>
          <w:b/>
        </w:rPr>
        <w:t xml:space="preserve">208.2 </w:t>
      </w:r>
      <w:r>
        <w:rPr/>
        <w:t>The Supplier shall retain all Customer Data for 30 days after termination before secure deletion.</w:t>
      </w:r>
    </w:p>
    <w:p>
      <w:r>
        <w:rPr>
          <w:b/>
        </w:rPr>
        <w:t xml:space="preserve">208.3 </w:t>
      </w:r>
      <w:r>
        <w:rPr/>
        <w:t>Subject to Clause 9.4, the Supplier shall provide the deliverables described in this clause to the Customer.</w:t>
      </w:r>
    </w:p>
    <w:p>
      <w:r>
        <w:rPr>
          <w:b/>
        </w:rPr>
        <w:t xml:space="preserve">208.4 </w:t>
      </w:r>
      <w:r>
        <w:rPr/>
        <w:t>The parties shall meet at least quarterly to review performance in relation to the warranties (module 9) and agree any improvements required. The Supplier shall maintain complete and accurate records relating to the warranties (module 9)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208.5 </w:t>
      </w:r>
      <w:r>
        <w:rPr/>
        <w:t>The Supplier shall maintain complete and accurate records relating to the warranties (module 9) and shall make them available to the Customer on request. The Customer may, acting reasonably, request such information from the Supplier as it requires to verify compliance with this clause.</w:t>
      </w:r>
    </w:p>
    <w:p>
      <w:r>
        <w:rPr>
          <w:b/>
        </w:rPr>
        <w:t xml:space="preserve">208.6 </w:t>
      </w:r>
      <w:r>
        <w:rPr/>
        <w:t>Where the Supplier becomes aware of any matter which may affect the warranties (module 9), it shall notify the Customer promptly and in any event within five Working Days. Where the Supplier becomes aware of any matter which may affect the warranties (module 9), it shall notify the Customer promptly and in any event within five Working Days.</w:t>
      </w:r>
    </w:p>
    <w:p>
      <w:r>
        <w:rPr>
          <w:b/>
        </w:rPr>
        <w:t xml:space="preserve">208.7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208.8 </w:t>
      </w:r>
      <w:r>
        <w:rPr/>
        <w:t xml:space="preserve">The parties shall meet at least quarterly to review performance in relation to the warranties (module 9) and agree any improvements required. The Supplier shall perform its obligations under this clause with reasonable skill, care and diligence and in accordance with </w:t>
      </w:r>
      <w:r>
        <w:rPr>
          <w:i/>
        </w:rPr>
        <w:t>Good Industry Practice</w:t>
      </w:r>
      <w:r>
        <w:rPr/>
        <w:t>.</w:t>
      </w:r>
    </w:p>
    <w:p>
      <w:r>
        <w:rPr>
          <w:b/>
        </w:rPr>
        <w:t xml:space="preserve">208.9 </w:t>
      </w:r>
      <w:r>
        <w:rPr/>
        <w:t>Where the Supplier becomes aware of any matter which may affect the warranties (module 9), it shall notify the Customer promptly and in any event within five Working Days. The Supplier shall maintain complete and accurate records relating to the warranties (module 9) and shall make them available to the Customer on request. Where the Supplier becomes aware of any matter which may affect the warranties (module 9), it shall notify the Customer promptly and in any event within five Working Days.</w:t>
      </w:r>
    </w:p>
    <w:p>
      <w:r>
        <w:rPr>
          <w:b/>
        </w:rPr>
        <w:t xml:space="preserve">208.10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208.11 </w:t>
      </w:r>
      <w:r>
        <w:rPr/>
        <w:t>The Supplier shall maintain complete and accurate records relating to the warranties (module 9) and shall make them available to the Customer on request. Any approval given by the Customer under this clause shall not relieve the Supplier of any of its obligations under this Agreement. The Supplier shall maintain complete and accurate records relating to the warranties (module 9) and shall make them available to the Customer on request. The parties shall meet at least quarterly to review performance in relation to the warranties (module 9) and agree any improvements required.</w:t>
      </w:r>
    </w:p>
    <w:p>
      <w:r>
        <w:rPr>
          <w:b/>
        </w:rPr>
        <w:t xml:space="preserve">208.12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208.13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pStyle w:val="Heading1"/>
      </w:pPr>
      <w:r>
        <w:rPr/>
        <w:t>209. Indemnities (Module 9)</w:t>
      </w:r>
    </w:p>
    <w:p>
      <w:r>
        <w:rPr>
          <w:b/>
        </w:rPr>
        <w:t xml:space="preserve">209.1 </w:t>
      </w:r>
      <w:r>
        <w:rPr/>
        <w:t xml:space="preserve">The parties shall meet at least quarterly to review performance in relation to the indemnities (module 9)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209.2 </w:t>
      </w:r>
      <w:r>
        <w:rPr/>
        <w:t>Subject to Clause 9, the Supplier shall provide the deliverables described in this clause to the Customer.</w:t>
      </w:r>
    </w:p>
    <w:p>
      <w:r>
        <w:rPr>
          <w:b/>
        </w:rPr>
        <w:t xml:space="preserve">209.3 </w:t>
      </w:r>
      <w:r>
        <w:rPr/>
        <w:t>Nothing in this clause shall limit any other right or remedy of the Customer under this Agreement or at law.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209.4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ins w:id="9068" w:author="Helena Voss" w:date="2026-09-28T06:33:47Z">
        <w:r>
          <w:rPr/>
          <w:t xml:space="preserve"> This obligation survives termination.</w:t>
        </w:r>
      </w:ins>
    </w:p>
    <w:p>
      <w:r>
        <w:rPr>
          <w:b/>
        </w:rPr>
        <w:t xml:space="preserve">209.5 </w:t>
      </w:r>
      <w:r>
        <w:rPr/>
        <w:t>Nothing in this clause shall limit any other right or remedy of the Customer under this Agreement or at law. Where the Supplier becomes aware of any matter which may affect the indemnities (module 9),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209.6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indemnities (module 9) and shall make them available to the Customer on request. Each party shall bear its own costs in connection with the matters described in this clause, save as otherwise expressly provided.</w:t>
      </w:r>
    </w:p>
    <w:p>
      <w:r>
        <w:rPr>
          <w:b/>
        </w:rPr>
        <w:t xml:space="preserve">209.7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9) and agree any improvements required. Any approval given by the Customer under this clause shall not relieve the Supplier of any of its obligations under this Agreement.</w:t>
      </w:r>
    </w:p>
    <w:p>
      <w:r>
        <w:rPr>
          <w:b/>
        </w:rPr>
        <w:t xml:space="preserve">209.8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indemnities (module 9), it shall notify the Customer promptly and in any event within five Working Days. The Customer may, acting reasonably, request such information from the Supplier as it requires to verify compliance with this clause.</w:t>
      </w:r>
    </w:p>
    <w:p>
      <w:r>
        <w:rPr>
          <w:b/>
        </w:rPr>
        <w:t xml:space="preserve">209.9 </w:t>
      </w:r>
      <w:r>
        <w:rPr/>
        <w:t>The Supplier shall maintain complete and accurate records relating to the indemnities (module 9) and shall make them available to the Customer on request. The parties shall meet at least quarterly to review performance in relation to the indemnities (module 9) and agree any improvements required. The Customer may, acting reasonably, request such information from the Supplier as it requires to verify compliance with this clause. The parties shall meet at least quarterly to review performance in relation to the indemnities (module 9) and agree any improvements required.</w:t>
      </w:r>
    </w:p>
    <w:p>
      <w:pPr>
        <w:pStyle w:val="Heading1"/>
      </w:pPr>
      <w:r>
        <w:rPr/>
        <w:t>210. Limitation of Liability (Module 9)</w:t>
      </w:r>
    </w:p>
    <w:p>
      <w:r>
        <w:rPr>
          <w:b/>
        </w:rPr>
        <w:t xml:space="preserve">210.1 </w:t>
      </w:r>
      <w:r>
        <w:rPr/>
        <w:t>The Supplier shall provide the exit plan within thirty (30) days of the Effective Date.</w:t>
      </w:r>
    </w:p>
    <w:p>
      <w:r>
        <w:rPr>
          <w:b/>
        </w:rPr>
        <w:t xml:space="preserve">210.2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210.3 </w:t>
      </w:r>
      <w:r>
        <w:rPr/>
        <w:t>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210.4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Supplier shall maintain complete and accurate records relating to the limitation of liability (module 9) and shall make them available to the Customer on request.</w:t>
      </w:r>
    </w:p>
    <w:p>
      <w:r>
        <w:rPr>
          <w:b/>
        </w:rPr>
        <w:t xml:space="preserve">210.5 </w:t>
      </w:r>
      <w:r>
        <w:rPr/>
        <w:t>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 Each party shall bear its own costs in connection with the matters described in this clause, save as otherwise expressly provided.</w:t>
      </w:r>
    </w:p>
    <w:p>
      <w:r>
        <w:rPr>
          <w:b/>
        </w:rPr>
        <w:t xml:space="preserve">210.6 </w:t>
      </w:r>
      <w:r>
        <w:rPr/>
        <w:t>The parties shall meet at least quarterly to review performance in relation to the limitation of liability (module 9) and agree any improvements required. Where the Supplier becomes aware of any matter which may affect the limitation of liability (module 9), it shall notify the Customer promptly and in any event within five Working Days. Where the Supplier becomes aware of any matter which may affect the limitation of liability (module 9), it shall notify the Customer promptly and in any event within five Working Days.</w:t>
      </w:r>
    </w:p>
    <w:p>
      <w:r>
        <w:rPr>
          <w:b/>
        </w:rPr>
        <w:t xml:space="preserve">210.7 </w:t>
      </w:r>
      <w:r>
        <w:rPr/>
        <w:t xml:space="preserve">Where the Supplier becomes aware of any matter which may affect the limitation of liability (module 9),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210.8 </w:t>
      </w:r>
      <w:r>
        <w:rPr/>
        <w:t>Nothing in this clause shall limit any other right or remedy of the Customer under this Agreement or at law. Where the Supplier becomes aware of any matter which may affect the limitation of liability (module 9), it shall notify the Customer promptly and in any event within five Working Days.</w:t>
      </w:r>
    </w:p>
    <w:p>
      <w:r>
        <w:rPr>
          <w:b/>
        </w:rPr>
        <w:t xml:space="preserve">210.9 </w:t>
      </w:r>
      <w:r>
        <w:rPr/>
        <w:t>The Supplier shall maintain complete and accurate records relating to the limitation of liability (module 9) and shall make them available to the Customer on request.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210.10 </w:t>
      </w:r>
      <w:r>
        <w:rPr/>
        <w:t>The parties shall meet at least quarterly to review performance in relation to the limitation of liability (module 9) and agree any improvements required. Nothing in this clause shall limit any other right or remedy of the Customer under this Agreement or at law.</w:t>
      </w:r>
    </w:p>
    <w:p>
      <w:pPr>
        <w:pStyle w:val="Heading1"/>
      </w:pPr>
      <w:r>
        <w:rPr/>
        <w:t>211. Insurance (Module 9)</w:t>
      </w:r>
    </w:p>
    <w:p>
      <w:r>
        <w:rPr>
          <w:b/>
        </w:rPr>
        <w:t xml:space="preserve">211.1 </w:t>
      </w:r>
      <w:r>
        <w:rPr/>
        <w:t>Any approval given by the Customer under this clause shall not relieve the Supplier of any of its obligations under this Agreement. Where the Supplier becomes aware of any matter which may affect the insurance (module 9), it shall notify the Customer promptly and in any event within five Working Days. Any approval given by the Customer under this clause shall not relieve the Supplier of any of its obligations under this Agreement.</w:t>
      </w:r>
    </w:p>
    <w:p>
      <w:r>
        <w:rPr>
          <w:b/>
        </w:rPr>
        <w:t xml:space="preserve">211.2 </w:t>
      </w:r>
      <w:r>
        <w:rPr/>
        <w:t>The Customer may, acting reasonably, request such information from the Supplier as it requires to verify compliance with this clause. The Supplier shall maintain complete and accurate records relating to the insurance (module 9) and shall make them available to the Customer on request.</w:t>
      </w:r>
    </w:p>
    <w:p>
      <w:r>
        <w:rPr>
          <w:b/>
        </w:rPr>
        <w:t xml:space="preserve">211.3 </w:t>
      </w:r>
      <w:r>
        <w:rPr/>
        <w:t xml:space="preserve">The Supplier shall maintain complete and accurate records relating to the insurance (module 9)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211.4 </w:t>
      </w:r>
      <w:r>
        <w:rPr/>
        <w:t>The parties shall meet at least quarterly to review performance in relation to the insurance (module 9) and agree any improvements required. Where the Supplier becomes aware of any matter which may affect the insurance (module 9), it shall notify the Customer promptly and in any event within five Working Days. Where the Supplier becomes aware of any matter which may affect the insurance (module 9), it shall notify the Customer promptly and in any event within five Working Days. The Customer may, acting reasonably, request such information from the Supplier as it requires to verify compliance with this clause.</w:t>
      </w:r>
    </w:p>
    <w:p>
      <w:r>
        <w:rPr>
          <w:b/>
        </w:rPr>
        <w:t xml:space="preserve">211.5 </w:t>
      </w:r>
      <w:r>
        <w:rPr/>
        <w:t>Subject to Clause 9, the Supplier shall provide the deliverables described in this clause to the Customer.</w:t>
      </w:r>
    </w:p>
    <w:p>
      <w:r>
        <w:rPr>
          <w:b/>
        </w:rPr>
        <w:t xml:space="preserve">211.6 </w:t>
      </w:r>
      <w:r>
        <w:rPr/>
        <w:t xml:space="preserve">The parties shall meet at least quarterly to review performance in relation to the insurance (module 9)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ins w:id="9186" w:author="Helena Voss" w:date="2026-09-28T06:33:47Z"/>
        </w:rPr>
      </w:pPr>
      <w:ins w:id="9185" w:author="Helena Voss" w:date="2026-09-28T06:33:47Z">
        <w:r>
          <w:rPr/>
          <w:t xml:space="preserve">2416.A The Parties shall co-operate in good faith.</w:t>
        </w:r>
      </w:ins>
    </w:p>
    <w:p>
      <w:r>
        <w:rPr>
          <w:b/>
        </w:rPr>
        <w:t xml:space="preserve">211.7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211.8 </w:t>
      </w:r>
      <w:r>
        <w:rPr/>
        <w:t xml:space="preserve">Each party shall bear its own costs in connection with the matters described in this clause, save as otherwise expressly provided. Where the Supplier becomes </w:t>
      </w:r>
      <w:del w:id="9010" w:author="Helena Voss" w:date="2026-09-28T06:33:47Z">
        <w:r>
          <w:rPr/>
          <w:delText xml:space="preserve">aware</w:delText>
        </w:r>
      </w:del>
      <w:ins w:id="9011" w:author="Helena Voss" w:date="2026-09-28T06:33:47Z">
        <w:r>
          <w:rPr/>
          <w:t xml:space="preserve">reasonable</w:t>
        </w:r>
      </w:ins>
      <w:r>
        <w:rPr/>
        <w:t xml:space="preserve"> of any matter which may affect the insurance (module 9), it shall notify the Customer promptly and in any event within five Working Days.</w:t>
      </w:r>
    </w:p>
    <w:p>
      <w:r>
        <w:rPr>
          <w:b/>
        </w:rPr>
        <w:t xml:space="preserve">211.9 </w:t>
      </w:r>
      <w:r>
        <w:rPr/>
        <w:t>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insurance (module 9), it shall notify the Customer promptly and in any event within five Working Days.</w:t>
      </w:r>
    </w:p>
    <w:p>
      <w:pPr>
        <w:pStyle w:val="Heading1"/>
      </w:pPr>
      <w:r>
        <w:rPr/>
        <w:t>212. Force Majeure (Module 9)</w:t>
      </w:r>
    </w:p>
    <w:p>
      <w:r>
        <w:rPr>
          <w:b/>
        </w:rPr>
        <w:t xml:space="preserve">212.1 </w:t>
      </w:r>
      <w:r>
        <w:rPr/>
        <w:t>The parties shall meet at least quarterly to review performance in relation to the force majeure (module 9) and agree any improvements required. Nothing in this clause shall limit any other right or remedy of the Customer under this Agreement or at law.</w:t>
      </w:r>
    </w:p>
    <w:p>
      <w:r>
        <w:rPr>
          <w:b/>
        </w:rPr>
        <w:t xml:space="preserve">212.2 </w:t>
      </w:r>
      <w:r>
        <w:rPr/>
        <w:t>Nothing in this clause shall limit any other right or remedy of the Customer under this Agreement or at law. The parties shall meet at least quarterly to review performance in relation to the force majeure (module 9) and agree any improvements required. Where the Supplier becomes aware of any matter which may affect the force majeure (module 9), it shall notify the Customer promptly and in any event within five Working Days.</w:t>
      </w:r>
    </w:p>
    <w:p>
      <w:r>
        <w:rPr>
          <w:b/>
        </w:rPr>
        <w:t xml:space="preserve">212.3 </w:t>
      </w:r>
      <w:r>
        <w:rPr/>
        <w:t>Where the Supplier becomes aware of any matter which may affect the force majeure (module 9), it shall notify the Customer promptly and in any event within five Working Days. The Supplier shall maintain complete and accurate records relating to the force majeure (module 9) and shall make them available to the Customer on request. The parties shall meet at least quarterly to review performance in relation to the force majeure (module 9) and agree any improvements required.</w:t>
      </w:r>
    </w:p>
    <w:p>
      <w:r>
        <w:rPr>
          <w:b/>
        </w:rPr>
        <w:t xml:space="preserve">212.4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212.7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212.8 </w:t>
      </w:r>
      <w:r>
        <w:rPr/>
        <w:t>Nothing in this clause shall limit any other right or remedy of the Customer under this Agreement or at law. The Supplier shall maintain complete and accurate records relating to the force majeure (module 9) and shall make them available to the Customer on request. Where the Supplier becomes aware of any matter which may affect the force majeure (module 9), it shall notify the Customer promptly and in any event within five Working Days. Where the Supplier becomes aware of any matter which may affect the force majeure (module 9), it shall notify the Customer promptly and in any event within five Working Days.</w:t>
      </w:r>
    </w:p>
    <w:p>
      <w:r>
        <w:rPr>
          <w:b/>
        </w:rPr>
        <w:t xml:space="preserve">212.9 </w:t>
      </w:r>
      <w:r>
        <w:rPr/>
        <w:t>Subject to Clause 9.2, the Supplier shall provide the deliverables described in this clause to the Customer.</w:t>
      </w:r>
    </w:p>
    <w:p>
      <w:r>
        <w:rPr>
          <w:b/>
        </w:rPr>
        <w:t xml:space="preserve">212.10 </w:t>
      </w:r>
      <w:r>
        <w:rPr/>
        <w:t>Clause 19 applies to any dispute arising under this clause.</w:t>
      </w:r>
    </w:p>
    <w:p>
      <w:pPr>
        <w:pStyle w:val="Heading1"/>
      </w:pPr>
      <w:r>
        <w:rPr/>
        <w:t>213. Subcontracting (Module 9)</w:t>
      </w:r>
    </w:p>
    <w:p>
      <w:r>
        <w:rPr>
          <w:b/>
        </w:rPr>
        <w:t xml:space="preserve">213.1 </w:t>
      </w:r>
      <w:r>
        <w:rPr/>
        <w:t>The Supplier shall remedy any material breach within 30 days of written notice requiring it to do so.</w:t>
      </w:r>
    </w:p>
    <w:p>
      <w:r>
        <w:rPr>
          <w:b/>
        </w:rPr>
        <w:t xml:space="preserve">213.2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213.3 </w:t>
      </w:r>
      <w:r>
        <w:rPr/>
        <w:t>The parties shall meet at least quarterly to review performance in relation to the subcontracting (module 9) and agree any improvements required. The Customer may, acting reasonably, request such information from the Supplier as it requires to verify compliance with this clause.</w:t>
      </w:r>
    </w:p>
    <w:p>
      <w:r>
        <w:rPr>
          <w:b/>
        </w:rPr>
        <w:t xml:space="preserve">213.4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213.5 </w:t>
      </w:r>
      <w:r>
        <w:rPr/>
        <w:t>The parties shall meet at least quarterly to review performance in relation to the subcontracting (module 9) and agree any improvements required. The parties shall meet at least quarterly to review performance in relation to the subcontracting (module 9) and agree any improvements required.</w:t>
      </w:r>
    </w:p>
    <w:p>
      <w:r>
        <w:rPr>
          <w:b/>
        </w:rPr>
        <w:t xml:space="preserve">213.6 </w:t>
      </w:r>
      <w:r>
        <w:rPr/>
        <w:t>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213.7 </w:t>
      </w:r>
      <w:r>
        <w:rPr/>
        <w:t>The Supplier shall provide the exit plan within thirty (30) days of the Effective Date.</w:t>
      </w:r>
    </w:p>
    <w:p>
      <w:r>
        <w:rPr>
          <w:b/>
        </w:rPr>
        <w:t xml:space="preserve">213.8 </w:t>
      </w:r>
      <w:r>
        <w:rPr/>
        <w:t>Each party shall bear its own costs in connection with the matters described in this clause, save as otherwise expressly provided. The parties shall meet at least quarterly to review performance in relation to the subcontracting (module 9) and agree any improvements required.</w:t>
      </w:r>
    </w:p>
    <w:p>
      <w:r>
        <w:rPr>
          <w:b/>
        </w:rPr>
        <w:t xml:space="preserve">213.9 </w:t>
      </w:r>
      <w:r>
        <w:rPr/>
        <w:t>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213.10 </w:t>
      </w:r>
      <w:r>
        <w:rPr/>
        <w:t xml:space="preserve">Where the Supplier becomes aware of any matter which may affect the subcontracting (module 9),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213.11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213.12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9) and agree any improvements required.</w:t>
      </w:r>
    </w:p>
    <w:p>
      <w:pPr>
        <w:pStyle w:val="Heading1"/>
      </w:pPr>
      <w:r>
        <w:rPr/>
        <w:t>214. Assignment (Module 9)</w:t>
      </w:r>
    </w:p>
    <w:p>
      <w:r>
        <w:rPr>
          <w:b/>
        </w:rPr>
        <w:t xml:space="preserve">214.1 </w:t>
      </w:r>
      <w:r>
        <w:rPr/>
        <w:t>Any approval given by the Customer under this clause shall not relieve the Supplier of any of its obligations under this Agreement.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214.2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214.3 </w:t>
      </w:r>
      <w:r>
        <w:rPr/>
        <w:t>The Supplier shall maintain complete and accurate records relating to the assignment (module 9) and shall make them available to the Customer on request. Where the Supplier becomes aware of any matter which may affect the assignment (module 9), it shall notify the Customer promptly and in any event within five Working Days. 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w:t>
      </w:r>
    </w:p>
    <w:p>
      <w:r>
        <w:rPr>
          <w:b/>
        </w:rPr>
        <w:t xml:space="preserve">214.4 </w:t>
      </w:r>
      <w:r>
        <w:rPr/>
        <w:t xml:space="preserve">Nothing in this clause shall limit any other right or remedy of the Customer under this Agreement or at law.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214.5 </w:t>
      </w:r>
      <w:r>
        <w:rPr/>
        <w:t>Nothing in this clause shall limit any other right or remedy of the Customer under this Agreement or at law. Where the Supplier becomes aware of any matter which may affect the assignment (module 9),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214.6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assignment (module 9), it shall notify the Customer promptly and in any event within five Working Days. The Supplier shall perform its obligations under this clause with reasonable skill, care and diligence and in accordance with Good Industry Practice.</w:t>
      </w:r>
    </w:p>
    <w:p>
      <w:r>
        <w:rPr>
          <w:b/>
        </w:rPr>
        <w:t xml:space="preserve">214.7 </w:t>
      </w:r>
      <w:r>
        <w:rPr/>
        <w:t>The parties shall meet at least quarterly to review performance in relation to the assignment (module 9) and agree any improvements required. The parties shall meet at least quarterly to review performance in relation to the assignment (module 9) and agree any improvements required.</w:t>
      </w:r>
    </w:p>
    <w:p>
      <w:r>
        <w:rPr>
          <w:b/>
        </w:rPr>
        <w:t xml:space="preserve">214.8 </w:t>
      </w:r>
      <w:r>
        <w:rPr/>
        <w:t>Subject to Clause 9, the Supplier shall provide the deliverables described in this clause to the Customer.</w:t>
      </w:r>
    </w:p>
    <w:p>
      <w:r>
        <w:rPr>
          <w:b/>
        </w:rPr>
        <w:t xml:space="preserve">214.9 </w:t>
      </w:r>
      <w:r>
        <w:rPr/>
        <w:t xml:space="preserve">Where the Supplier becomes aware of any matter which may affect the assignment (module 9), it shall notify the Customer promptly and in any event within five Working Days. The parties shall meet at least quarterly to review performance in relation to the assignment (module 9)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214.10 </w:t>
      </w:r>
      <w:r>
        <w:rPr/>
        <w:t>The Supplier shall maintain complete and accurate records relating to the assignment (module 9) and shall make them available to the Customer on request. The Supplier shall maintain complete and accurate records relating to the assignment (module 9)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214.11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assignment (module 9), it shall notify the Customer promptly and in any event within five Working Days. Any approval given by the Customer under this clause shall not relieve the Supplier of any of its obligations under this Agreement.</w:t>
      </w:r>
    </w:p>
    <w:p>
      <w:r>
        <w:rPr>
          <w:b/>
        </w:rPr>
        <w:t xml:space="preserve">214.12 </w:t>
      </w:r>
      <w:r>
        <w:rPr/>
        <w:t>Either party may terminate this Agreement for convenience on not less than thirty (30) days' written notice.</w:t>
      </w:r>
    </w:p>
    <w:p>
      <w:r>
        <w:rPr>
          <w:b/>
        </w:rPr>
        <w:t xml:space="preserve">214.13 </w:t>
      </w:r>
      <w:r>
        <w:rPr/>
        <w:t>Clause 29.1 applies to any dispute arising under this clause.</w:t>
      </w:r>
    </w:p>
    <w:p>
      <w:pPr>
        <w:pStyle w:val="Heading1"/>
      </w:pPr>
      <w:r>
        <w:rPr/>
        <w:t>215. Dispute Resolution (Module 9)</w:t>
      </w:r>
    </w:p>
    <w:p>
      <w:r>
        <w:rPr>
          <w:b/>
        </w:rPr>
        <w:t xml:space="preserve">215.1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215.2 </w:t>
      </w:r>
      <w:r>
        <w:rPr/>
        <w:t>Each party shall bear its own costs in connection with the matters described in this clause, save as otherwise expressly provided. Where the Supplier becomes aware of any matter which may affect the dispute resolution (module 9), it shall notify the Customer promptly and in any event within five Working Days. Nothing in this clause shall limit any other right or remedy of the Customer under this Agreement or at law.</w:t>
      </w:r>
    </w:p>
    <w:p>
      <w:r>
        <w:rPr>
          <w:b/>
        </w:rPr>
        <w:t xml:space="preserve">215.3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215.4 </w:t>
      </w:r>
      <w:r>
        <w:rPr/>
        <w:t>Each party shall bear its own costs in connection with the matters described in this clause, save as otherwise expressly provided. The parties shall meet at least quarterly to review performance in relation to the dispute resolution (module 9) and agree any improvements required. The Supplier shall maintain complete and accurate records relating to the dispute resolution (module 9) and shall make them available to the Customer on request.</w:t>
      </w:r>
    </w:p>
    <w:p>
      <w:r>
        <w:rPr>
          <w:b/>
        </w:rPr>
        <w:t xml:space="preserve">215.5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dispute resolution (module 9) and shall make them available to the Customer on request.</w:t>
      </w:r>
    </w:p>
    <w:p>
      <w:r>
        <w:rPr>
          <w:b/>
        </w:rPr>
        <w:t xml:space="preserve">215.6 </w:t>
      </w:r>
      <w:r>
        <w:rPr/>
        <w:t>Clause 19.3 applies to any dispute arising under this clause.</w:t>
      </w:r>
    </w:p>
    <w:p>
      <w:r>
        <w:rPr>
          <w:b/>
        </w:rPr>
        <w:t xml:space="preserve">215.7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dispute resolution (module 9) and shall make them available to the Customer on request.</w:t>
      </w:r>
    </w:p>
    <w:p>
      <w:r>
        <w:rPr>
          <w:b/>
        </w:rPr>
        <w:t xml:space="preserve">215.8 </w:t>
      </w:r>
      <w:r>
        <w:rPr/>
        <w:t>Where the Supplier becomes aware of any matter which may affect the dispute resolution (module 9),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215.9 </w:t>
      </w:r>
      <w:r>
        <w:rPr/>
        <w:t>Clause 19 applies to any dispute arising under this clause.</w:t>
      </w:r>
    </w:p>
    <w:p>
      <w:r>
        <w:rPr>
          <w:b/>
        </w:rPr>
        <w:t xml:space="preserve">215.10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dispute resolution (module 9), it shall notify the Customer promptly and in any event within five Working Days.</w:t>
      </w:r>
    </w:p>
    <w:p>
      <w:r>
        <w:rPr>
          <w:b/>
        </w:rPr>
        <w:t xml:space="preserve">215.11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215.12 </w:t>
      </w:r>
      <w:r>
        <w:rPr/>
        <w:t xml:space="preserve">Nothing in this clause shall </w:t>
      </w:r>
      <w:del w:id="9123" w:author="Helena Voss" w:date="2026-09-28T06:33:47Z">
        <w:r>
          <w:rPr/>
          <w:delText xml:space="preserve">limit</w:delText>
        </w:r>
      </w:del>
      <w:ins w:id="9124" w:author="Helena Voss" w:date="2026-09-28T06:33:47Z">
        <w:r>
          <w:rPr/>
          <w:t xml:space="preserve">reasonable</w:t>
        </w:r>
      </w:ins>
      <w:r>
        <w:rPr/>
        <w:t xml:space="preserve"> any other right or remedy of the Customer under this Agreement or at law. The Supplier shall maintain complete and accurate records relating to the dispute resolution (module 9)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216. Notices (Module 9)</w:t>
      </w:r>
    </w:p>
    <w:p>
      <w:r>
        <w:rPr>
          <w:b/>
        </w:rPr>
        <w:t xml:space="preserve">216.1 </w:t>
      </w:r>
      <w:r>
        <w:rPr/>
        <w:t xml:space="preserve">Each party shall bear its own costs in connection with the matters described in this clause, save as otherwise expressly provided.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216.3 </w:t>
      </w:r>
      <w:r>
        <w:rPr/>
        <w:t>The Customer may, acting reasonably, request such information from the Supplier as it requires to verify compliance with this clause. The parties shall meet at least quarterly to review performance in relation to the notices (module 9) and agree any improvements required.</w:t>
      </w:r>
    </w:p>
    <w:p>
      <w:r>
        <w:rPr>
          <w:b/>
        </w:rPr>
        <w:t xml:space="preserve">216.4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216.5 </w:t>
      </w:r>
      <w:r>
        <w:rPr/>
        <w:t xml:space="preserve">The parties shall meet at least quarterly to review performance in relation to the notices (module 9) and agree any improvements required. The Supplier shall maintain complete and accurate records relating to the notices (module 9)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notices (module 9), it shall notify the Customer promptly and in any event within five Working Days.</w:t>
      </w:r>
    </w:p>
    <w:p>
      <w:r>
        <w:rPr>
          <w:b/>
        </w:rPr>
        <w:t xml:space="preserve">216.6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notices (module 9) and shall make them available to the Customer on request.</w:t>
      </w:r>
    </w:p>
    <w:p>
      <w:r>
        <w:rPr>
          <w:b/>
        </w:rPr>
        <w:t xml:space="preserve">216.7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216.8 </w:t>
      </w:r>
      <w:r>
        <w:rPr/>
        <w:t xml:space="preserve">The Supplier shall maintain complete and accurate records relating to the notices (module 9) and shall make them available to the Customer on request. The parties shall meet at least quarterly to review performance in relation to the notices (module 9)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216.9 </w:t>
      </w:r>
      <w:r>
        <w:rPr/>
        <w:t>Clause 19 applies to any dispute arising under this clause.</w:t>
      </w:r>
    </w:p>
    <w:p>
      <w:r>
        <w:rPr>
          <w:b/>
        </w:rPr>
        <w:t xml:space="preserve">216.10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216.11 </w:t>
      </w:r>
      <w:r>
        <w:rPr/>
        <w:t>Where the Supplier becomes aware of any matter which may affect the notices (module 9), it shall notify the Customer promptly and in any event within five Working Days. The Customer may, acting reasonably, request such information from the Supplier as it requires to verify compliance with this clause.</w:t>
      </w:r>
    </w:p>
    <w:p>
      <w:r>
        <w:rPr>
          <w:b/>
        </w:rPr>
        <w:t xml:space="preserve">216.12 </w:t>
      </w:r>
      <w:r>
        <w:rPr/>
        <w:t xml:space="preserve">The Supplier shall maintain complete and accurate records relating to the notices (module 9)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217. Governing Law (Module 9)</w:t>
      </w:r>
    </w:p>
    <w:p>
      <w:r>
        <w:rPr>
          <w:b/>
        </w:rPr>
        <w:t xml:space="preserve">217.1 </w:t>
      </w:r>
      <w:r>
        <w:rPr/>
        <w:t>The parties shall meet at least quarterly to review performance in relation to the governing law (module 9) and agree any improvements required. Nothing in this clause shall limit any other right or remedy of the Customer under this Agreement or at law. The Supplier shall maintain complete and accurate records relating to the governing law (module 9) and shall make them available to the Customer on request.</w:t>
      </w:r>
    </w:p>
    <w:p>
      <w:r>
        <w:rPr>
          <w:b/>
        </w:rPr>
        <w:t xml:space="preserve">217.2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217.3 </w:t>
      </w:r>
      <w:r>
        <w:rPr/>
        <w:t>The Customer may, acting reasonably, request such information from the Supplier as it requires to verify compliance with this clause. The Supplier shall maintain complete and accurate records relating to the governing law (module 9) and shall make them available to the Customer on request.</w:t>
      </w:r>
    </w:p>
    <w:p>
      <w:r>
        <w:rPr>
          <w:b/>
        </w:rPr>
        <w:t xml:space="preserve">217.4 </w:t>
      </w:r>
      <w:r>
        <w:rPr/>
        <w:t>The Supplier shall remedy any material breach within 30 days of written notice requiring it to do so.</w:t>
      </w:r>
    </w:p>
    <w:p>
      <w:r>
        <w:rPr>
          <w:b/>
        </w:rPr>
        <w:t xml:space="preserve">217.5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217.6 </w:t>
      </w:r>
      <w:r>
        <w:rPr/>
        <w:t>The Supplier shall maintain complete and accurate records relating to the governing law (module 9) and shall make them available to the Customer on request. The parties shall meet at least quarterly to review performance in relation to the governing law (module 9) and agree any improvements required.</w:t>
      </w:r>
    </w:p>
    <w:p>
      <w:r>
        <w:rPr>
          <w:b/>
        </w:rPr>
        <w:t xml:space="preserve">217.7 </w:t>
      </w:r>
      <w:r>
        <w:rPr/>
        <w:t>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governing law (module 9) and agree any improvements required. The Supplier shall maintain complete and accurate records relating to the governing law (module 9) and shall make them available to the Customer on request.</w:t>
      </w:r>
    </w:p>
    <w:p>
      <w:r>
        <w:rPr>
          <w:b/>
        </w:rPr>
        <w:t xml:space="preserve">217.9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217.11 </w:t>
      </w:r>
      <w:r>
        <w:rPr/>
        <w:t>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r>
        <w:rPr>
          <w:b/>
        </w:rPr>
        <w:t xml:space="preserve">217.12 </w:t>
      </w:r>
      <w:r>
        <w:rPr/>
        <w:t>Any approval given by the Customer under this clause shall not relieve the Supplier of any of its obligations under this Agreement. The Supplier shall maintain complete and accurate records relating to the governing law (module 9) and shall make them available to the Customer on request. Where the Supplier becomes aware of any matter which may affect the governing law (module 9), it shall notify the Customer promptly and in any event within five Working Days.</w:t>
      </w:r>
    </w:p>
    <w:p>
      <w:r>
        <w:rPr>
          <w:b/>
        </w:rPr>
        <w:t xml:space="preserve">217.13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governing law (module 9) and shall make them available to the Customer on request.</w:t>
      </w:r>
    </w:p>
    <w:p>
      <w:pPr>
        <w:pStyle w:val="Heading1"/>
      </w:pPr>
      <w:r>
        <w:rPr/>
        <w:t>218. Services (Module 10)</w:t>
      </w:r>
    </w:p>
    <w:p>
      <w:r>
        <w:rPr>
          <w:b/>
        </w:rPr>
        <w:t xml:space="preserve">218.1 </w:t>
      </w:r>
      <w:r>
        <w:rPr/>
        <w:t>Each party shall bear its own costs in connection with the matters described in this clause, save as otherwise expressly provided. The Supplier shall maintain complete and accurate records relating to the services (module 10) and shall make them available to the Customer on request. Where the Supplier becomes aware of any matter which may affect the services (module 10), it shall notify the Customer promptly and in any event within five Working Days.</w:t>
      </w:r>
    </w:p>
    <w:p>
      <w:r>
        <w:rPr>
          <w:b/>
        </w:rPr>
        <w:t xml:space="preserve">218.2 </w:t>
      </w:r>
      <w:r>
        <w:rPr/>
        <w:t>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218.4 </w:t>
      </w:r>
      <w:r>
        <w:rPr/>
        <w:t xml:space="preserve">The parties shall meet at least quarterly to review performance in relation to the services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218.5 </w:t>
      </w:r>
      <w:r>
        <w:rPr/>
        <w:t>Subject to Clause 9.4, the Supplier shall provide the deliverables described in this clause to the Customer.</w:t>
      </w:r>
    </w:p>
    <w:p>
      <w:r>
        <w:rPr>
          <w:b/>
        </w:rPr>
        <w:t xml:space="preserve">218.6 </w:t>
      </w:r>
      <w:r>
        <w:rPr/>
        <w:t>Nothing in this clause shall limit any other right or remedy of the Customer under this Agreement or at law. The Customer may, acting reasonably, request such information from the Supplier as it requires to verify compliance with this clause. Where the Supplier becomes aware of any matter which may affect the services (module 10), it shall notify the Customer promptly and in any event within five Working Days.</w:t>
      </w:r>
    </w:p>
    <w:p>
      <w:r>
        <w:rPr>
          <w:b/>
        </w:rPr>
        <w:t xml:space="preserve">218.7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218.8 </w:t>
      </w:r>
      <w:r>
        <w:rPr/>
        <w:t>The parties shall meet at least quarterly to review performance in relation to the services (module 10) and agree any improvements required. Nothing in this clause shall limit any other right or remedy of the Customer under this Agreement or at law.</w:t>
      </w:r>
    </w:p>
    <w:p>
      <w:r>
        <w:rPr>
          <w:b/>
        </w:rPr>
        <w:t xml:space="preserve">218.9 </w:t>
      </w:r>
      <w:r>
        <w:rPr/>
        <w:t>The Supplier shall maintain complete and accurate records relating to the services (module 10) and shall make them available to the Customer on request. Any approval given by the Customer under this clause shall not relieve the Supplier of any of its obligations under this Agreement.</w:t>
      </w:r>
    </w:p>
    <w:p>
      <w:pPr>
        <w:pStyle w:val="Heading1"/>
      </w:pPr>
      <w:r>
        <w:rPr/>
        <w:t>219. Service Levels (Module 10)</w:t>
      </w:r>
    </w:p>
    <w:p>
      <w:r>
        <w:rPr>
          <w:b/>
        </w:rPr>
        <w:t xml:space="preserve">219.1 </w:t>
      </w:r>
      <w:r>
        <w:rPr/>
        <w:t>Where the Supplier becomes aware of any matter which may affect the service levels (module 10), it shall notify the Customer promptly and in any event within five Working Days. Where the Supplier becomes aware of any matter which may affect the service levels (module 10), it shall notify the Customer promptly and in any event within five Working Days. The parties shall meet at least quarterly to review performance in relation to the service levels (module 10) and agree any improvements required.</w:t>
      </w:r>
    </w:p>
    <w:p>
      <w:r>
        <w:rPr>
          <w:b/>
        </w:rPr>
        <w:t xml:space="preserve">219.2 </w:t>
      </w:r>
      <w:r>
        <w:rPr/>
        <w:t>The Customer may, acting reasonably, request such information from the Supplier as it requires to verify compliance with this clause. Where the Supplier becomes aware of any matter which may affect the service levels (module 10), it shall notify the Customer promptly and in any event within five Working Days.</w:t>
      </w:r>
    </w:p>
    <w:p>
      <w:r>
        <w:rPr>
          <w:b/>
        </w:rPr>
        <w:t xml:space="preserve">219.3 </w:t>
      </w:r>
      <w:r>
        <w:rPr/>
        <w:t>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 The Customer may, acting reasonably, request such information from the Supplier as it requires to verify compliance with this clause.</w:t>
      </w:r>
    </w:p>
    <w:p>
      <w:r>
        <w:rPr>
          <w:b/>
        </w:rPr>
        <w:t xml:space="preserve">219.4 </w:t>
      </w:r>
      <w:r>
        <w:rPr/>
        <w:t>The Supplier shall remedy any material breach within 30 days of written notice requiring it to do so.</w:t>
      </w:r>
    </w:p>
    <w:p>
      <w:r>
        <w:rPr>
          <w:b/>
        </w:rPr>
        <w:t xml:space="preserve">219.5 </w:t>
      </w:r>
      <w:r>
        <w:rPr/>
        <w:t>The parties shall meet at least quarterly to review performance in relation to the service levels (module 10)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219.6 </w:t>
      </w:r>
      <w:r>
        <w:rPr/>
        <w:t>The Supplier shall maintain complete and accurate records relating to the service levels (module 10) and shall make them available to the Customer on request.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219.7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service levels (module 10) and agree any improvements required.</w:t>
      </w:r>
    </w:p>
    <w:p>
      <w:r>
        <w:rPr>
          <w:b/>
        </w:rPr>
        <w:t xml:space="preserve">219.8 </w:t>
      </w:r>
      <w:r>
        <w:rPr/>
        <w:t>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10) and agree any improvements required. Where the Supplier becomes aware of any matter which may affect the service levels (module 10), it shall notify the Customer promptly and in any event within five Working Days.</w:t>
      </w:r>
    </w:p>
    <w:p>
      <w:r>
        <w:rPr>
          <w:b/>
        </w:rPr>
        <w:t xml:space="preserve">219.9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219.10 </w:t>
      </w:r>
      <w:r>
        <w:rPr/>
        <w:t>Either party may terminate this Agreement for convenience on not less than thirty (30) days' written notice.</w:t>
      </w:r>
    </w:p>
    <w:p>
      <w:pPr>
        <w:pStyle w:val="Heading1"/>
      </w:pPr>
      <w:r>
        <w:rPr/>
        <w:t>220. Personnel (Module 10)</w:t>
      </w:r>
    </w:p>
    <w:p>
      <w:r>
        <w:rPr>
          <w:b/>
        </w:rPr>
        <w:t xml:space="preserve">220.1 </w:t>
      </w:r>
      <w:r>
        <w:rPr/>
        <w:t>The parties shall meet at least quarterly to review performance in relation to the personnel (module 10) and agree any improvements required. Nothing in this clause shall limit any other right or remedy of the Customer under this Agreement or at law.</w:t>
      </w:r>
    </w:p>
    <w:p>
      <w:r>
        <w:rPr>
          <w:b/>
        </w:rPr>
        <w:t xml:space="preserve">220.2 </w:t>
      </w:r>
      <w:r>
        <w:rPr/>
        <w:t>The Supplier shall maintain complete and accurate records relating to the personnel (module 10) and shall make them available to the Customer on request. Nothing in this clause shall limit any other right or remedy of the Customer under this Agreement or at law. The parties shall meet at least quarterly to review performance in relation to the personnel (module 10) and agree any improvements required.</w:t>
      </w:r>
    </w:p>
    <w:p>
      <w:r>
        <w:rPr>
          <w:b/>
        </w:rPr>
        <w:t xml:space="preserve">220.3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(module 10) and agree any improvements required.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220.4 </w:t>
      </w:r>
      <w:r>
        <w:rPr/>
        <w:t>Each party shall bear its own costs in connection with the matters described in this clause, save as otherwise expressly provided. Where the Supplier becomes aware of any matter which may affect the personnel (module 10), it shall notify the Customer promptly and in any event within five Working Days.</w:t>
      </w:r>
    </w:p>
    <w:p>
      <w:r>
        <w:rPr>
          <w:b/>
        </w:rPr>
        <w:t xml:space="preserve">220.5 </w:t>
      </w:r>
      <w:r>
        <w:rPr/>
        <w:t>The parties shall meet at least quarterly to review performance in relation to the personnel (module 10) and agree any improvements required. The parties shall meet at least quarterly to review performance in relation to the personnel (module 10) and agree any improvements required.</w:t>
      </w:r>
    </w:p>
    <w:p>
      <w:r>
        <w:rPr>
          <w:b/>
        </w:rPr>
        <w:t xml:space="preserve">220.6 </w:t>
      </w:r>
      <w:r>
        <w:rPr/>
        <w:t xml:space="preserve">Where the Supplier becomes aware of any matter which may affect the personnel (module 10),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220.7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personnel (module 10) and agree any improvements required.</w:t>
      </w:r>
    </w:p>
    <w:p>
      <w:r>
        <w:rPr>
          <w:b/>
        </w:rPr>
        <w:t xml:space="preserve">220.8 </w:t>
      </w:r>
      <w:r>
        <w:rPr/>
        <w:t>The Supplier shall maintain complete and accurate records relating to the personnel (module 10) and shall make them available to the Customer on request. The Supplier shall maintain complete and accurate records relating to the personnel (module 10) and shall make them available to the Customer on request. The parties shall meet at least quarterly to review performance in relation to the personnel (module 10) and agree any improvements required.</w:t>
      </w:r>
    </w:p>
    <w:p>
      <w:r>
        <w:rPr>
          <w:b/>
        </w:rPr>
        <w:t xml:space="preserve">220.9 </w:t>
      </w:r>
      <w:r>
        <w:rPr/>
        <w:t>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personnel (module 10) and agree any improvements required.</w:t>
      </w:r>
    </w:p>
    <w:p>
      <w:r>
        <w:rPr>
          <w:b/>
        </w:rPr>
        <w:t xml:space="preserve">220.10 </w:t>
      </w:r>
      <w:r>
        <w:rPr/>
        <w:t xml:space="preserve">Nothing in this clause shall limit any other right or remedy of the Customer under this Agreement or at law. Where the Supplier becomes aware of any matter which may affect the personnel (module 10),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220.11 </w:t>
      </w:r>
      <w:r>
        <w:rPr/>
        <w:t>The Customer may, acting reasonably, request such information from the Supplier as it requires to verify compliance with this clause. The parties shall meet at least quarterly to review performance in relation to the personnel (module 10) and agree any improvements required. The Supplier shall maintain complete and accurate records relating to the personnel (module 10) and shall make them available to the Customer on request.</w:t>
      </w:r>
    </w:p>
    <w:p>
      <w:r>
        <w:rPr>
          <w:b/>
        </w:rPr>
        <w:t xml:space="preserve">220.12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personnel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220.13 </w:t>
      </w:r>
      <w:r>
        <w:rPr/>
        <w:t>The parties shall meet at least quarterly to review performance in relation to the personnel (module 10) and agree any improvements required. Nothing in this clause shall limit any other right or remedy of the Customer under this Agreement or at law. The parties shall meet at least quarterly to review performance in relation to the personnel (module 10) and agree any improvements required. The Customer may, acting reasonably, request such information from the Supplier as it requires to verify compliance with this clause.</w:t>
      </w:r>
    </w:p>
    <w:p>
      <w:pPr>
        <w:pStyle w:val="Heading1"/>
      </w:pPr>
      <w:r>
        <w:rPr/>
        <w:t>221. Customer Obligations (Module 10)</w:t>
      </w:r>
    </w:p>
    <w:p>
      <w:r>
        <w:rPr>
          <w:b/>
        </w:rPr>
        <w:t xml:space="preserve">221.1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221.2 </w:t>
      </w:r>
      <w:r>
        <w:rPr/>
        <w:t>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221.3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221.4 </w:t>
      </w:r>
      <w:r>
        <w:rPr/>
        <w:t xml:space="preserve">The parties shall meet at least quarterly to review performance in relation to the customer obligations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221.5 </w:t>
      </w:r>
      <w:r>
        <w:rPr/>
        <w:t>The parties shall meet at least quarterly to review performance in relation to the customer obligations (module 10) and agree any improvements required.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w:t>
      </w:r>
    </w:p>
    <w:p>
      <w:r>
        <w:rPr>
          <w:b/>
        </w:rPr>
        <w:t xml:space="preserve">221.6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221.7 </w:t>
      </w:r>
      <w:r>
        <w:rPr/>
        <w:t>The Customer may, acting reasonably, request such information from the Supplier as it requires to verify compliance with this clause. The Supplier shall maintain complete and accurate records relating to the customer obligations (module 10) and shall make them available to the Customer on request. The Customer may, acting reasonably, request such information from the Supplier as it requires to verify compliance with this clause.</w:t>
      </w:r>
    </w:p>
    <w:p>
      <w:r>
        <w:rPr>
          <w:b/>
        </w:rPr>
        <w:t xml:space="preserve">221.8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10), it shall notify the Customer promptly and in any event within five Working Days. Where the Supplier becomes aware of any matter which may affect the customer obligations (module 10), it shall notify the Customer promptly and in any event within five Working Days. The Supplier shall perform its obligations under this clause with reasonable skill, care and diligence and in accordance with Good Industry Practice.</w:t>
      </w:r>
    </w:p>
    <w:p>
      <w:r>
        <w:rPr>
          <w:b/>
        </w:rPr>
        <w:t xml:space="preserve">221.10 </w:t>
      </w:r>
      <w:r>
        <w:rPr/>
        <w:t>The parties shall meet at least quarterly to review performance in relation to the customer obligations (module 10) and agree any improvements required. Nothing in this clause shall limit any other right or remedy of the Customer under this Agreement or at law.</w:t>
      </w:r>
    </w:p>
    <w:p>
      <w:pPr>
        <w:pStyle w:val="Heading1"/>
      </w:pPr>
      <w:r>
        <w:rPr/>
        <w:t>222. Change Control (Module 10)</w:t>
      </w:r>
    </w:p>
    <w:p>
      <w:r>
        <w:rPr>
          <w:b/>
        </w:rPr>
        <w:t xml:space="preserve">222.1 </w:t>
      </w:r>
      <w:r>
        <w:rPr/>
        <w:t>Where the Supplier becomes aware of any matter which may affect the change control (module 10), it shall notify the Customer promptly and in any event within five Working Days. Each party shall bear its own costs in connection with the matters described in this clause, save as otherwise expressly provided.</w:t>
      </w:r>
    </w:p>
    <w:p>
      <w:r>
        <w:rPr>
          <w:b/>
        </w:rPr>
        <w:t xml:space="preserve">222.2 </w:t>
      </w:r>
      <w:r>
        <w:rPr/>
        <w:t>The Supplier shall maintain complete and accurate records relating to the change control (module 10) and shall make them available to the Customer on request. Each party shall bear its own costs in connection with the matters described in this clause, save as otherwise expressly provided. Where the Supplier becomes aware of any matter which may affect the change control (module 10), it shall notify the Customer promptly and in any event within five Working Days.</w:t>
      </w:r>
    </w:p>
    <w:p>
      <w:r>
        <w:rPr>
          <w:b/>
        </w:rPr>
        <w:t xml:space="preserve">222.3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222.4 </w:t>
      </w:r>
      <w:r>
        <w:rPr/>
        <w:t xml:space="preserve">The parties shall meet at least quarterly to review performance in relation to the change control (module 10)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222.5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222.6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change control (module 10) and shall make them available to the Customer on request. Where the Supplier becomes aware of any matter which may affect the change control (module 10), it shall notify the Customer promptly and in any event within five Working Days.</w:t>
      </w:r>
    </w:p>
    <w:p>
      <w:r>
        <w:rPr>
          <w:b/>
        </w:rPr>
        <w:t xml:space="preserve">222.7 </w:t>
      </w:r>
      <w:r>
        <w:rPr/>
        <w:t>Subject to Clause 9.4, the Supplier shall provide the deliverables described in this clause to the Customer.</w:t>
      </w:r>
    </w:p>
    <w:p>
      <w:r>
        <w:rPr>
          <w:b/>
        </w:rPr>
        <w:t xml:space="preserve">222.8 </w:t>
      </w:r>
      <w:r>
        <w:rPr/>
        <w:t>The parties shall meet at least quarterly to review performance in relation to the change control (module 10) and agree any improvements required. The Supplier shall maintain complete and accurate records relating to the change control (module 10) and shall make them available to the Customer on request. Nothing in this clause shall limit any other right or remedy of the Customer under this Agreement or at law. The Supplier shall maintain complete and accurate records relating to the change control (module 10) and shall make them available to the Customer on request.</w:t>
      </w:r>
    </w:p>
    <w:p>
      <w:r>
        <w:rPr>
          <w:b/>
        </w:rPr>
        <w:t xml:space="preserve">222.9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222.10 </w:t>
      </w:r>
      <w:r>
        <w:rPr/>
        <w:t>Clause 19 applies to any dispute arising under this clause.</w:t>
      </w:r>
    </w:p>
    <w:p>
      <w:r>
        <w:rPr>
          <w:b/>
        </w:rPr>
        <w:t xml:space="preserve">222.11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10) and agree any improvements required.</w:t>
      </w:r>
    </w:p>
    <w:p>
      <w:pPr>
        <w:pStyle w:val="Heading1"/>
      </w:pPr>
      <w:r>
        <w:rPr/>
        <w:t>223. Fees and Payment (Module 10)</w:t>
      </w:r>
    </w:p>
    <w:p>
      <w:r>
        <w:rPr>
          <w:b/>
        </w:rPr>
        <w:t xml:space="preserve">223.1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223.2 </w:t>
      </w:r>
      <w:r>
        <w:rPr/>
        <w:t xml:space="preserve">The </w:t>
      </w:r>
      <w:del w:id="9115" w:author="Helena Voss" w:date="2026-09-28T06:33:47Z">
        <w:r>
          <w:rPr/>
          <w:delText xml:space="preserve">Customer</w:delText>
        </w:r>
      </w:del>
      <w:ins w:id="9116" w:author="Helena Voss" w:date="2026-09-28T06:33:47Z">
        <w:r>
          <w:rPr/>
          <w:t xml:space="preserve">reasonable</w:t>
        </w:r>
      </w:ins>
      <w:r>
        <w:rPr/>
        <w:t xml:space="preserve"> shall settle the Milestone Payment within 30 days of the Acceptance Certificate.</w:t>
      </w:r>
    </w:p>
    <w:p>
      <w:r>
        <w:rPr>
          <w:b/>
        </w:rPr>
        <w:t xml:space="preserve">223.3 </w:t>
      </w:r>
      <w:r>
        <w:rPr/>
        <w:t>The parties shall meet at least quarterly to review performance in relation to the fees and payment (module 10) and agree any improvements required. The parties shall meet at least quarterly to review performance in relation to the fees and payment (module 10) and agree any improvements required.</w:t>
      </w:r>
    </w:p>
    <w:p>
      <w:r>
        <w:rPr>
          <w:b/>
        </w:rPr>
        <w:t xml:space="preserve">223.4 </w:t>
      </w:r>
      <w:r>
        <w:rPr/>
        <w:t>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 The parties shall meet at least quarterly to review performance in relation to the fees and payment (module 10) and agree any improvements required. The Supplier shall maintain complete and accurate records relating to the fees and payment (module 10) and shall make them available to the Customer on request.</w:t>
      </w:r>
    </w:p>
    <w:p>
      <w:r>
        <w:rPr>
          <w:b/>
        </w:rPr>
        <w:t xml:space="preserve">223.5 </w:t>
      </w:r>
      <w:r>
        <w:rPr/>
        <w:t>The Customer shall pay each valid invoice within thirty (30) days of receipt.</w:t>
      </w:r>
    </w:p>
    <w:p>
      <w:r>
        <w:rPr>
          <w:b/>
        </w:rPr>
        <w:t xml:space="preserve">223.6 </w:t>
      </w:r>
      <w:r>
        <w:rPr/>
        <w:t xml:space="preserve">Any approval given by the Customer under this clause shall not relieve the Supplier of any of its obligations under this Agreement. The Supplier shall maintain complete and accurate records relating to the fees and payment (module 10)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223.7 </w:t>
      </w:r>
      <w:r>
        <w:rPr/>
        <w:t>The Supplier shall retain all Customer Data for 30 days after termination before secure deletion.</w:t>
      </w:r>
    </w:p>
    <w:p>
      <w:r>
        <w:rPr>
          <w:b/>
        </w:rPr>
        <w:t xml:space="preserve">223.8 </w:t>
      </w:r>
      <w:r>
        <w:rPr/>
        <w:t>The Customer may, acting reasonably, request such information from the Supplier as it requires to verify compliance with this clause. The parties shall meet at least quarterly to review performance in relation to the fees and payment (module 10) and agree any improvements required.</w:t>
      </w:r>
    </w:p>
    <w:p>
      <w:pPr>
        <w:pStyle w:val="Heading1"/>
      </w:pPr>
      <w:r>
        <w:rPr/>
        <w:t>224. Invoicing (Module 10)</w:t>
      </w:r>
    </w:p>
    <w:p>
      <w:r>
        <w:rPr>
          <w:b/>
        </w:rPr>
        <w:t xml:space="preserve">224.1 </w:t>
      </w:r>
      <w:r>
        <w:rPr/>
        <w:t>The Customer may, acting reasonably, request such information from the Supplier as it requires to verify compliance with this clause. Where the Supplier becomes aware of any matter which may affect the invoicing (module 10), it shall notify the Customer promptly and in any event within five Working Days. Each party shall bear its own costs in connection with the matters described in this clause, save as otherwise expressly provided.</w:t>
      </w:r>
    </w:p>
    <w:p>
      <w:r>
        <w:rPr>
          <w:b/>
        </w:rPr>
        <w:t xml:space="preserve">224.2 </w:t>
      </w:r>
      <w:r>
        <w:rPr/>
        <w:t>Subject to Clause 9.2, the Supplier shall provide the deliverables described in this clause to the Customer.</w:t>
      </w:r>
    </w:p>
    <w:p>
      <w:r>
        <w:rPr>
          <w:b/>
        </w:rPr>
        <w:t xml:space="preserve">224.3 </w:t>
      </w:r>
      <w:r>
        <w:rPr/>
        <w:t xml:space="preserve">The parties shall meet at least quarterly to review performance in relation to the invoicing (module 10)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invoicing (module 10) and shall make them available to the Customer on request.</w:t>
      </w:r>
    </w:p>
    <w:p>
      <w:r>
        <w:rPr>
          <w:b/>
        </w:rPr>
        <w:t xml:space="preserve">224.4 </w:t>
      </w:r>
      <w:r>
        <w:rPr/>
        <w:t>Where the Supplier becomes aware of any matter which may affect the invoicing (module 10), it shall notify the Customer promptly and in any event within five Working Days. The parties shall meet at least quarterly to review performance in relation to the invoicing (module 10) and agree any improvements required.</w:t>
      </w:r>
    </w:p>
    <w:p>
      <w:r>
        <w:rPr>
          <w:b/>
        </w:rPr>
        <w:t xml:space="preserve">224.5 </w:t>
      </w:r>
      <w:r>
        <w:rPr/>
        <w:t>Each party shall bear its own costs in connection with the matters described in this clause, save as otherwise expressly provided. Where the Supplier becomes aware of any matter which may affect the invoicing (module 10), it shall notify the Customer promptly and in any event within five Working Days.</w:t>
      </w:r>
    </w:p>
    <w:p>
      <w:r>
        <w:rPr>
          <w:b/>
        </w:rPr>
        <w:t xml:space="preserve">224.6 </w:t>
      </w:r>
      <w:r>
        <w:rPr/>
        <w:t xml:space="preserve">Each party shall bear its own costs in connection with the matters described in this clause, save as otherwise expressly provided. The Supplier shall maintain complete and accurate records relating to the invoicing (module 10)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224.7 </w:t>
      </w:r>
      <w:r>
        <w:rPr/>
        <w:t>Either party may terminate this Agreement for convenience on not less than thirty (30) days' written notice.</w:t>
      </w:r>
    </w:p>
    <w:p>
      <w:r>
        <w:rPr>
          <w:b/>
        </w:rPr>
        <w:t xml:space="preserve">224.8 </w:t>
      </w:r>
      <w:r>
        <w:rPr/>
        <w:t>Where the Supplier becomes aware of any matter which may affect the invoicing (module 10),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224.9 </w:t>
      </w:r>
      <w:r>
        <w:rPr/>
        <w:t xml:space="preserve">Nothing in this clause shall limit any other right or remedy of the Customer under this Agreement or at law. Any approval given by the Customer under this clause shall not relieve the Supplier of </w:t>
      </w:r>
      <w:del w:id="9053" w:author="Helena Voss" w:date="2026-09-28T06:33:47Z">
        <w:r>
          <w:rPr/>
          <w:delText xml:space="preserve">any</w:delText>
        </w:r>
      </w:del>
      <w:ins w:id="9054" w:author="Helena Voss" w:date="2026-09-28T06:33:47Z">
        <w:r>
          <w:rPr/>
          <w:t xml:space="preserve">reasonable</w:t>
        </w:r>
      </w:ins>
      <w:r>
        <w:rPr/>
        <w:t xml:space="preserve"> of its obligations under this Agreement. Nothing in this clause shall limit any other right or remedy of the Customer under this Agreement or at law.</w:t>
      </w:r>
    </w:p>
    <w:p>
      <w:pPr>
        <w:pStyle w:val="Heading1"/>
      </w:pPr>
      <w:r>
        <w:rPr/>
        <w:t>225. Term (Module 10)</w:t>
      </w:r>
    </w:p>
    <w:p>
      <w:r>
        <w:rPr>
          <w:b/>
        </w:rPr>
        <w:t xml:space="preserve">225.1 </w:t>
      </w:r>
      <w:r>
        <w:rPr/>
        <w:t>Where the Supplier becomes aware of any matter which may affect the term (module 10), it shall notify the Customer promptly and in any event within five Working Days. Where the Supplier becomes aware of any matter which may affect the term (module 10), it shall notify the Customer promptly and in any event within five Working Days. Any approval given by the Customer under this clause shall not relieve the Supplier of any of its obligations under this Agreement.</w:t>
      </w:r>
    </w:p>
    <w:p>
      <w:r>
        <w:rPr>
          <w:b/>
        </w:rPr>
        <w:t xml:space="preserve">225.2 </w:t>
      </w:r>
      <w:r>
        <w:rPr/>
        <w:t>The Customer may, acting reasonably, request such information from the Supplier as it requires to verify compliance with this clause.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225.3 </w:t>
      </w:r>
      <w:r>
        <w:rPr/>
        <w:t>Subject to Clause 9, the Supplier shall provide the deliverables described in this clause to the Customer.</w:t>
      </w:r>
    </w:p>
    <w:p>
      <w:r>
        <w:rPr>
          <w:b/>
        </w:rPr>
        <w:t xml:space="preserve">225.4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225.5 </w:t>
      </w:r>
      <w:r>
        <w:rPr/>
        <w:t>Where the Supplier becomes aware of any matter which may affect the term (module 10),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225.6 </w:t>
      </w:r>
      <w:r>
        <w:rPr/>
        <w:t>The Customer may, acting reasonably, request such information from the Supplier as it requires to verify compliance with this clause. Where the Supplier becomes aware of any matter which may affect the term (module 10), it shall notify the Customer promptly and in any event within five Working Days.</w:t>
      </w:r>
    </w:p>
    <w:p>
      <w:r>
        <w:rPr>
          <w:b/>
        </w:rPr>
        <w:t xml:space="preserve">225.7 </w:t>
      </w:r>
      <w:r>
        <w:rPr/>
        <w:t xml:space="preserve">The Supplier shall maintain complete and accurate records relating to the term (module 10) and shall make them available to the Customer on request. Where the Supplier becomes aware of any matter which may affect the term (module 10), it shall notify the Customer promptly and in any event within five Working Days. The parties shall meet at least quarterly to review performance in relation to the term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225.8 </w:t>
      </w:r>
      <w:r>
        <w:rPr/>
        <w:t xml:space="preserve">Where the Supplier becomes aware of any matter which may affect the term (module 10),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term (module 10), it shall notify the Customer promptly and in any event within five Working Days.</w:t>
      </w:r>
    </w:p>
    <w:p>
      <w:r>
        <w:rPr>
          <w:b/>
        </w:rPr>
        <w:t xml:space="preserve">225.9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225.10 </w:t>
      </w:r>
      <w:r>
        <w:rPr/>
        <w:t>The Supplier shall maintain complete and accurate records relating to the term (module 10) and shall make them available to the Customer on request. The parties shall meet at least quarterly to review performance in relation to the term (module 10) and agree any improvements required. Any approval given by the Customer under this clause shall not relieve the Supplier of any of its obligations under this Agreement.</w:t>
      </w:r>
    </w:p>
    <w:p>
      <w:r>
        <w:rPr>
          <w:b/>
        </w:rPr>
        <w:t xml:space="preserve">225.11 </w:t>
      </w:r>
      <w:r>
        <w:rPr/>
        <w:t>Nothing in this clause shall limit any other right or remedy of the Customer under this Agreement or at law. The parties shall meet at least quarterly to review performance in relation to the term (module 10) and agree any improvements required. Where the Supplier becomes aware of any matter which may affect the term (module 10), it shall notify the Customer promptly and in any event within five Working Days. Nothing in this clause shall limit any other right or remedy of the Customer under this Agreement or at law.</w:t>
      </w:r>
    </w:p>
    <w:p>
      <w:pPr>
        <w:pStyle w:val="Heading1"/>
      </w:pPr>
      <w:r>
        <w:rPr/>
        <w:t>226. Termination (Module 10)</w:t>
      </w:r>
    </w:p>
    <w:p>
      <w:r>
        <w:rPr>
          <w:b/>
        </w:rPr>
        <w:t xml:space="preserve">226.1 </w:t>
      </w:r>
      <w:r>
        <w:rPr/>
        <w:t>Nothing in this clause shall limit any other right or remedy of the Customer under this Agreement or at law. The Supplier shall maintain complete and accurate records relating to the termination (module 10) and shall make them available to the Customer on request. Each party shall bear its own costs in connection with the matters described in this clause, save as otherwise expressly provided.</w:t>
      </w:r>
    </w:p>
    <w:p>
      <w:r>
        <w:rPr>
          <w:b/>
        </w:rPr>
        <w:t xml:space="preserve">226.2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226.3 </w:t>
      </w:r>
      <w:r>
        <w:rPr/>
        <w:t>The Supplier shall provide the exit plan within thirty (30) days of the Effective Date.</w:t>
      </w:r>
    </w:p>
    <w:p>
      <w:r>
        <w:rPr>
          <w:b/>
        </w:rPr>
        <w:t xml:space="preserve">226.4 </w:t>
      </w:r>
      <w:r>
        <w:rPr/>
        <w:t>The Customer may, acting reasonably, request such information from the Supplier as it requires to verify compliance with this clause. Where the Supplier becomes aware of any matter which may affect the termination (module 10), it shall notify the Customer promptly and in any event within five Working Days.</w:t>
      </w:r>
    </w:p>
    <w:p>
      <w:r>
        <w:rPr>
          <w:b/>
        </w:rPr>
        <w:t xml:space="preserve">226.5 </w:t>
      </w:r>
      <w:r>
        <w:rPr/>
        <w:t>Where the Supplier becomes aware of any matter which may affect the termination (module 10), it shall notify the Customer promptly and in any event within five Working Days. The Supplier shall maintain complete and accurate records relating to the termination (module 10) and shall make them available to the Customer on request. The Supplier shall maintain complete and accurate records relating to the termination (module 10) and shall make them available to the Customer on request.</w:t>
      </w:r>
    </w:p>
    <w:p>
      <w:r>
        <w:rPr>
          <w:b/>
        </w:rPr>
        <w:t xml:space="preserve">226.6 </w:t>
      </w:r>
      <w:r>
        <w:rPr/>
        <w:t xml:space="preserve">The parties shall meet at least quarterly to review performance in relation to the termination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226.7 </w:t>
      </w:r>
      <w:r>
        <w:rPr/>
        <w:t>Where the Supplier becomes aware of any matter which may affect the termination (module 10), it shall notify the Customer promptly and in any event within five Working Days. Nothing in this clause shall limit any other right or remedy of the Customer under this Agreement or at law. Where the Supplier becomes aware of any matter which may affect the termination (module 10), it shall notify the Customer promptly and in any event within five Working Days.</w:t>
      </w:r>
    </w:p>
    <w:p>
      <w:r>
        <w:rPr>
          <w:b/>
        </w:rPr>
        <w:t xml:space="preserve">226.8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226.9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226.10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 The Customer may, acting reasonably, request such information from the Supplier as it requires to verify compliance with this clause.</w:t>
      </w:r>
    </w:p>
    <w:p>
      <w:r>
        <w:rPr>
          <w:b/>
        </w:rPr>
        <w:t xml:space="preserve">226.11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10) and agree any improvements required.</w:t>
      </w:r>
    </w:p>
    <w:p>
      <w:r>
        <w:rPr>
          <w:b/>
        </w:rPr>
        <w:t xml:space="preserve">226.12 </w:t>
      </w:r>
      <w:r>
        <w:rPr/>
        <w:t>The parties shall meet at least quarterly to review performance in relation to the termination (module 10) and agree any improvements required. Each party shall bear its own costs in connection with the matters described in this clause, save as otherwise expressly provided.</w:t>
      </w:r>
    </w:p>
    <w:p>
      <w:r>
        <w:rPr>
          <w:b/>
        </w:rPr>
        <w:t xml:space="preserve">226.13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termination (module 10), it shall notify the Customer promptly and in any event within five Working Days. Where the Supplier becomes aware of any matter which may affect the termination (module 10), it shall notify the Customer promptly and in any event within five Working Days.</w:t>
      </w:r>
    </w:p>
    <w:p>
      <w:pPr>
        <w:pStyle w:val="Heading1"/>
      </w:pPr>
      <w:r>
        <w:rPr/>
        <w:t>227. Confidentiality (Module 10)</w:t>
      </w:r>
    </w:p>
    <w:p>
      <w:r>
        <w:rPr>
          <w:b/>
        </w:rPr>
        <w:t xml:space="preserve">227.1 </w:t>
      </w:r>
      <w:r>
        <w:rPr/>
        <w:t xml:space="preserve">The parties shall meet at least quarterly to review performance in relation to the confidentiality (module 10)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227.2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227.3 </w:t>
      </w:r>
      <w:r>
        <w:rPr/>
        <w:t>The parties shall meet at least quarterly to review performance in relation to the confidentiality (module 10) and agree any improvements required. Where the Supplier becomes aware of any matter which may affect the confidentiality (module 10),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confidentiality (module 10) and agree any improvements required.</w:t>
      </w:r>
    </w:p>
    <w:p>
      <w:r>
        <w:rPr>
          <w:b/>
        </w:rPr>
        <w:t xml:space="preserve">227.4 </w:t>
      </w:r>
      <w:r>
        <w:rPr/>
        <w:t>Either party may terminate this Agreement for convenience on not less than thirty (30) days' written notice.</w:t>
      </w:r>
    </w:p>
    <w:p>
      <w:r>
        <w:rPr>
          <w:b/>
        </w:rPr>
        <w:t xml:space="preserve">227.5 </w:t>
      </w:r>
      <w:r>
        <w:rPr/>
        <w:t xml:space="preserve">The Customer may, acting reasonably, request such information from the Supplier as it requires to verify compliance with this clause. The parties shall meet at least quarterly to review performance in relation to the confidentiality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227.6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227.7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227.8 </w:t>
      </w:r>
      <w:r>
        <w:rPr/>
        <w:t>Where the Supplier becomes aware of any matter which may affect the confidentiality (module 10), it shall notify the Customer promptly and in any event within five Working Days. Each party shall bear its own costs in connection with the matters described in this clause, save as otherwise expressly provided.</w:t>
      </w:r>
    </w:p>
    <w:p>
      <w:r>
        <w:rPr>
          <w:b/>
        </w:rPr>
        <w:t xml:space="preserve">227.9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confidentiality (module 10) and agree any improvements required.</w:t>
      </w:r>
    </w:p>
    <w:p>
      <w:r>
        <w:rPr>
          <w:b/>
        </w:rPr>
        <w:t xml:space="preserve">227.10 </w:t>
      </w:r>
      <w:r>
        <w:rPr/>
        <w:t>Clause 19.3 applies to any dispute arising under this clause.</w:t>
      </w:r>
    </w:p>
    <w:p>
      <w:r>
        <w:rPr>
          <w:b/>
        </w:rPr>
        <w:t xml:space="preserve">227.11 </w:t>
      </w:r>
      <w:r>
        <w:rPr/>
        <w:t>Either party may terminate this Agreement for convenience on not less than thirty (30) days' written notice.</w:t>
      </w:r>
    </w:p>
    <w:p>
      <w:r>
        <w:rPr>
          <w:b/>
        </w:rPr>
        <w:t xml:space="preserve">227.12 </w:t>
      </w:r>
      <w:r>
        <w:rPr/>
        <w:t>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confidentiality (module 10) and agree any improvements required. Nothing in this clause shall limit any other right or remedy of the Customer under this Agreement or at law.</w:t>
      </w:r>
    </w:p>
    <w:p>
      <w:pPr>
        <w:pStyle w:val="Heading1"/>
      </w:pPr>
      <w:r>
        <w:rPr/>
        <w:t>228. Intellectual Property (Module 10)</w:t>
      </w:r>
    </w:p>
    <w:p>
      <w:r>
        <w:rPr>
          <w:b/>
        </w:rPr>
        <w:t xml:space="preserve">228.1 </w:t>
      </w:r>
      <w:r>
        <w:rPr/>
        <w:t>Any approval given by the Customer under this clause shall not relieve the Supplier of any of its obligations under this Agreement. Where the Supplier becomes aware of any matter which may affect the intellectual property (module 10), it shall notify the Customer promptly and in any event within five Working Days.</w:t>
      </w:r>
    </w:p>
    <w:p>
      <w:r>
        <w:rPr>
          <w:b/>
        </w:rPr>
        <w:t xml:space="preserve">228.2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intellectual property (module 10) and agree any improvements required. Each party shall bear its own costs in connection with the matters described in this clause, save as otherwise expressly provided.</w:t>
      </w:r>
    </w:p>
    <w:p>
      <w:r>
        <w:rPr>
          <w:b/>
        </w:rPr>
        <w:t xml:space="preserve">228.3 </w:t>
      </w:r>
      <w:r>
        <w:rPr/>
        <w:t>Where the Supplier becomes aware of any matter which may affect the intellectual property (module 10), it shall notify the Customer promptly and in any event within five Working Days. The Supplier shall maintain complete and accurate records relating to the intellectual property (module 10) and shall make them available to the Customer on request. The Customer may, acting reasonably, request such information from the Supplier as it requires to verify compliance with this clause.</w:t>
      </w:r>
    </w:p>
    <w:p>
      <w:r>
        <w:rPr>
          <w:b/>
        </w:rPr>
        <w:t xml:space="preserve">228.4 </w:t>
      </w:r>
      <w:r>
        <w:rPr/>
        <w:t>The Supplier shall maintain complete and accurate records relating to the intellectual property (module 10) and shall make them available to the Customer on request. Where the Supplier becomes aware of any matter which may affect the intellectual property (module 10), it shall notify the Customer promptly and in any event within five Working Days. The parties shall meet at least quarterly to review performance in relation to the intellectual property (module 10) and agree any improvements required. The Supplier shall maintain complete and accurate records relating to the intellectual property (module 10) and shall make them available to the Customer on request.</w:t>
      </w:r>
    </w:p>
    <w:p>
      <w:r>
        <w:rPr>
          <w:b/>
        </w:rPr>
        <w:t xml:space="preserve">228.5 </w:t>
      </w:r>
      <w:r>
        <w:rPr/>
        <w:t>Where the Supplier becomes aware of any matter which may affect the intellectual property (module 10), it shall notify the Customer promptly and in any event within five Working Days. Where the Supplier becomes aware of any matter which may affect the intellectual property (module 10), it shall notify the Customer promptly and in any event within five Working Days.</w:t>
      </w:r>
    </w:p>
    <w:p>
      <w:r>
        <w:rPr>
          <w:b/>
        </w:rPr>
        <w:t xml:space="preserve">228.6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228.7 </w:t>
      </w:r>
      <w:r>
        <w:rPr/>
        <w:t>The Supplier shall maintain complete and accurate records relating to the intellectual property (module 10) and shall make them available to the Customer on request. The parties shall meet at least quarterly to review performance in relation to the intellectual property (module 10) and agree any improvements required.</w:t>
      </w:r>
    </w:p>
    <w:p>
      <w:r>
        <w:rPr>
          <w:b/>
        </w:rPr>
        <w:t xml:space="preserve">228.8 </w:t>
      </w:r>
      <w:r>
        <w:rPr/>
        <w:t>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intellectual property (module 10) and agree any improvements required.</w:t>
      </w:r>
    </w:p>
    <w:p>
      <w:pPr>
        <w:pStyle w:val="Heading1"/>
      </w:pPr>
      <w:r>
        <w:rPr/>
        <w:t>229. Data Protection (Module 10)</w:t>
      </w:r>
    </w:p>
    <w:p>
      <w:r>
        <w:rPr>
          <w:b/>
        </w:rPr>
        <w:t xml:space="preserve">229.1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229.2 </w:t>
      </w:r>
      <w:r>
        <w:rPr/>
        <w:t>The parties shall meet at least quarterly to review performance in relation to the data protection (module 10) and agree any improvements required. 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data protection (module 10) and shall make them available to the Customer on request.</w:t>
      </w:r>
    </w:p>
    <w:p>
      <w:r>
        <w:rPr>
          <w:b/>
        </w:rPr>
        <w:t xml:space="preserve">229.3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229.4 </w:t>
      </w:r>
      <w:r>
        <w:rPr/>
        <w:t>Either party may terminate this Agreement for convenience on not less than thirty (30) days' written notice.</w:t>
      </w:r>
    </w:p>
    <w:p>
      <w:r>
        <w:rPr>
          <w:b/>
        </w:rPr>
        <w:t xml:space="preserve">229.5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10) and agree any improvements required. The Supplier shall maintain complete and accurate records relating to the data protection (module 10) and shall make them available to the Customer on request. Any approval given by the Customer under this clause shall not relieve the Supplier of any of its obligations under this Agreement.</w:t>
      </w:r>
    </w:p>
    <w:p>
      <w:r>
        <w:rPr>
          <w:b/>
        </w:rPr>
        <w:t xml:space="preserve">229.6 </w:t>
      </w:r>
      <w:r>
        <w:rPr/>
        <w:t>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229.7 </w:t>
      </w:r>
      <w:r>
        <w:rPr/>
        <w:t>Clause 19 applies to any dispute arising under this clause.</w:t>
      </w:r>
    </w:p>
    <w:p>
      <w:r>
        <w:rPr>
          <w:b/>
        </w:rPr>
        <w:t xml:space="preserve">229.8 </w:t>
      </w:r>
      <w:r>
        <w:rPr/>
        <w:t>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229.9 </w:t>
      </w:r>
      <w:r>
        <w:rPr/>
        <w:t>The Supplier shall maintain complete and accurate records relating to the data protection (module 10)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229.10 </w:t>
      </w:r>
      <w:r>
        <w:rPr/>
        <w:t>Nothing in this clause shall limit any other right or remedy of the Customer under this Agreement or at law. The parties shall meet at least quarterly to review performance in relation to the data protection (module 10) and agree any improvements required.</w:t>
      </w:r>
    </w:p>
    <w:p>
      <w:r>
        <w:rPr>
          <w:b/>
        </w:rPr>
        <w:t xml:space="preserve">229.11 </w:t>
      </w:r>
      <w:r>
        <w:rPr/>
        <w:t>The parties shall meet at least quarterly to review performance in relation to the data protection (module 10) and agree any improvements required. The Customer may, acting reasonably, request such information from the Supplier as it requires to verify compliance with this clause.</w:t>
      </w:r>
    </w:p>
    <w:p>
      <w:r>
        <w:rPr>
          <w:b/>
        </w:rPr>
        <w:t xml:space="preserve">229.12 </w:t>
      </w:r>
      <w:r>
        <w:rPr/>
        <w:t xml:space="preserve">Any approval given by the Customer under this clause shall not relieve the Supplier of any of its obligations under this Agreement. Where the Supplier becomes aware of any matter which may affect the data protection (module 10),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maintain complete and accurate records relating to the data protection (module 10) and shall make them available to the Customer on request.</w:t>
      </w:r>
    </w:p>
    <w:p>
      <w:pPr>
        <w:pStyle w:val="Heading1"/>
      </w:pPr>
      <w:r>
        <w:rPr/>
        <w:t>230. Security (Module 10)</w:t>
      </w:r>
    </w:p>
    <w:p>
      <w:r>
        <w:rPr>
          <w:b/>
        </w:rPr>
        <w:t xml:space="preserve">230.1 </w:t>
      </w:r>
      <w:r>
        <w:rPr/>
        <w:t>Nothing in this clause shall limit any other right or remedy of the Customer under this Agreement or at law. The parties shall meet at least quarterly to review performance in relation to the security (module 10) and agree any improvements required. The parties shall meet at least quarterly to review performance in relation to the security (module 10) and agree any improvements required. Each party shall bear its own costs in connection with the matters described in this clause, save as otherwise expressly provided.</w:t>
      </w:r>
    </w:p>
    <w:p>
      <w:r>
        <w:rPr>
          <w:b/>
        </w:rPr>
        <w:t xml:space="preserve">230.2 </w:t>
      </w:r>
      <w:r>
        <w:rPr/>
        <w:t>The Supplier shall remedy any material breach within 30 days of written notice requiring it to do so.</w:t>
      </w:r>
    </w:p>
    <w:p>
      <w:r>
        <w:rPr>
          <w:b/>
        </w:rPr>
        <w:t xml:space="preserve">230.3 </w:t>
      </w:r>
      <w:r>
        <w:rPr/>
        <w:t>Clause 19.3 applies to any dispute arising under this clause.</w:t>
      </w:r>
    </w:p>
    <w:p>
      <w:r>
        <w:rPr>
          <w:b/>
        </w:rPr>
        <w:t xml:space="preserve">230.4 </w:t>
      </w:r>
      <w:r>
        <w:rPr/>
        <w:t>Subject to Clause 9.4, the Supplier shall provide the deliverables described in this clause to the Customer.</w:t>
      </w:r>
    </w:p>
    <w:p>
      <w:r>
        <w:rPr>
          <w:b/>
        </w:rPr>
        <w:t xml:space="preserve">230.5 </w:t>
      </w:r>
      <w:r>
        <w:rPr/>
        <w:t>Where the Supplier becomes aware of any matter which may affect the security (module 10), it shall notify the Customer promptly and in any event within five Working Days. Where the Supplier becomes aware of any matter which may affect the security (module 10),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w:t>
      </w:r>
    </w:p>
    <w:p>
      <w:r>
        <w:rPr>
          <w:b/>
        </w:rPr>
        <w:t xml:space="preserve">230.6 </w:t>
      </w:r>
      <w:r>
        <w:rPr/>
        <w:t>The Customer may, acting reasonably, request such information from the Supplier as it requires to verify compliance with this clause. Where the Supplier becomes aware of any matter which may affect the security (module 10), it shall notify the Customer promptly and in any event within five Working Days. The parties shall meet at least quarterly to review performance in relation to the security (module 10) and agree any improvements required.</w:t>
      </w:r>
    </w:p>
    <w:p>
      <w:r>
        <w:rPr>
          <w:b/>
        </w:rPr>
        <w:t xml:space="preserve">230.7 </w:t>
      </w:r>
      <w:r>
        <w:rPr/>
        <w:t>Where the Supplier becomes aware of any matter which may affect the security (module 10), it shall notify the Customer promptly and in any event within five Working Days. Any approval given by the Customer under this clause shall not relieve the Supplier of any of its obligations under this Agreement.</w:t>
      </w:r>
    </w:p>
    <w:p>
      <w:r>
        <w:rPr>
          <w:b/>
        </w:rPr>
        <w:t xml:space="preserve">230.8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pPr>
        <w:pStyle w:val="Heading1"/>
      </w:pPr>
      <w:r>
        <w:rPr/>
        <w:t>231. Audit (Module 10)</w:t>
      </w:r>
    </w:p>
    <w:p>
      <w:r>
        <w:rPr>
          <w:b/>
        </w:rPr>
        <w:t xml:space="preserve">231.1 </w:t>
      </w:r>
      <w:r>
        <w:rPr/>
        <w:t>The Supplier shall maintain complete and accurate records relating to the audit (module 10) and shall make them available to the Customer on request. Where the Supplier becomes aware of any matter which may affect the audit (module 10), it shall notify the Customer promptly and in any event within five Working Days.</w:t>
      </w:r>
    </w:p>
    <w:p>
      <w:r>
        <w:rPr>
          <w:b/>
        </w:rPr>
        <w:t xml:space="preserve">231.2 </w:t>
      </w:r>
      <w:r>
        <w:rPr/>
        <w:t>Where the Supplier becomes aware of any matter which may affect the audit (module 10), it shall notify the Customer promptly and in any event within five Working Days.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Supplier shall maintain complete and accurate records relating to the audit (module 10) and shall make them available to the Customer on request.</w:t>
      </w:r>
    </w:p>
    <w:p>
      <w:r>
        <w:rPr>
          <w:b/>
        </w:rPr>
        <w:t xml:space="preserve">231.3 </w:t>
      </w:r>
      <w:r>
        <w:rPr/>
        <w:t>Any approval given by the Customer under this clause shall not relieve the Supplier of any of its obligations under this Agreement. The Supplier shall maintain complete and accurate records relating to the audit (module 10) and shall make them available to the Customer on request. Any approval given by the Customer under this clause shall not relieve the Supplier of any of its obligations under this Agreement. The parties shall meet at least quarterly to review performance in relation to the audit (module 10) and agree any improvements required.</w:t>
      </w:r>
    </w:p>
    <w:p>
      <w:r>
        <w:rPr>
          <w:b/>
        </w:rPr>
        <w:t xml:space="preserve">231.4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231.5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231.6 </w:t>
      </w:r>
      <w:r>
        <w:rPr/>
        <w:t xml:space="preserve">The Customer may, acting reasonably, request such information from the Supplier as it requires to verify compliance with this clause. The Customer may, acting reasonably, request such information from the Supplier as it requires to verify compliance with this clause.</w:t>
      </w:r>
      <w:ins w:id="9095" w:author="Helena Voss" w:date="2026-09-28T06:33:47Z">
        <w:r>
          <w:rPr/>
          <w:t xml:space="preserve"> This obligation survives termination.</w:t>
        </w:r>
      </w:ins>
    </w:p>
    <w:p>
      <w:r>
        <w:rPr>
          <w:b/>
        </w:rPr>
        <w:t xml:space="preserve">231.7 </w:t>
      </w:r>
      <w:r>
        <w:rPr/>
        <w:t xml:space="preserve">The parties shall meet at least quarterly to review performance in relation to the audit (module 10)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audit (module 10) and shall make them available to the Customer on request.</w:t>
      </w:r>
    </w:p>
    <w:p>
      <w:r>
        <w:rPr>
          <w:b/>
        </w:rPr>
        <w:t xml:space="preserve">231.8 </w:t>
      </w:r>
      <w:r>
        <w:rPr/>
        <w:t>Where the Supplier becomes aware of any matter which may affect the audit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231.9 </w:t>
      </w:r>
      <w:r>
        <w:rPr/>
        <w:t>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 Where the Supplier becomes aware of any matter which may affect the audit (module 10), it shall notify the Customer promptly and in any event within five Working Days.</w:t>
      </w:r>
    </w:p>
    <w:p>
      <w:r>
        <w:rPr>
          <w:b/>
        </w:rPr>
        <w:t xml:space="preserve">231.10 </w:t>
      </w:r>
      <w:r>
        <w:rPr/>
        <w:t>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audit (module 10), it shall notify the Customer promptly and in any event within five Working Days.</w:t>
      </w:r>
    </w:p>
    <w:p>
      <w:pPr>
        <w:pStyle w:val="Heading1"/>
      </w:pPr>
      <w:r>
        <w:rPr/>
        <w:t>232. Warranties (Module 10)</w:t>
      </w:r>
    </w:p>
    <w:p>
      <w:r>
        <w:rPr>
          <w:b/>
        </w:rPr>
        <w:t xml:space="preserve">232.1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The parties shall meet at least quarterly to review performance in relation to the warranties (module 10) and agree any improvements required.</w:t>
      </w:r>
    </w:p>
    <w:p>
      <w:r>
        <w:rPr>
          <w:b/>
        </w:rPr>
        <w:t xml:space="preserve">232.2 </w:t>
      </w:r>
      <w:r>
        <w:rPr/>
        <w:t xml:space="preserve">The parties shall meet at least quarterly to review performance in relation to the warranties (module 10) and agree any improvements required.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warranties (module 10) and shall make them available to the Customer on request.</w:t>
      </w:r>
    </w:p>
    <w:p>
      <w:r>
        <w:rPr>
          <w:b/>
        </w:rPr>
        <w:t xml:space="preserve">232.3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warranties (module 10), it shall notify the Customer promptly and in any event within five Working Days. Where the Supplier becomes aware of any matter which may affect the warranties (module 10), it shall notify the Customer promptly and in any event within five Working Days.</w:t>
      </w:r>
    </w:p>
    <w:p>
      <w:r>
        <w:rPr>
          <w:b/>
        </w:rPr>
        <w:t xml:space="preserve">232.4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232.5 </w:t>
      </w:r>
      <w:r>
        <w:rPr/>
        <w:t>The Supplier shall maintain complete and accurate records relating to the warranties (module 10) and shall make them available to the Customer on request. Where the Supplier becomes aware of any matter which may affect the warranties (module 10), it shall notify the Customer promptly and in any event within five Working Days.</w:t>
      </w:r>
    </w:p>
    <w:p>
      <w:r>
        <w:rPr>
          <w:b/>
        </w:rPr>
        <w:t xml:space="preserve">232.6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232.7 </w:t>
      </w:r>
      <w:r>
        <w:rPr/>
        <w:t>The Supplier shall retain all Customer Data for 30 days after termination before secure deletion.</w:t>
      </w:r>
    </w:p>
    <w:p>
      <w:r>
        <w:rPr>
          <w:b/>
        </w:rPr>
        <w:t xml:space="preserve">232.8 </w:t>
      </w:r>
      <w:r>
        <w:rPr/>
        <w:t>The Supplier shall maintain complete and accurate records relating to the warranties (module 10) and shall make them available to the Customer on request. Any approval given by the Customer under this clause shall not relieve the Supplier of any of its obligations under this Agreement.</w:t>
      </w:r>
    </w:p>
    <w:p>
      <w:r>
        <w:rPr>
          <w:b/>
        </w:rPr>
        <w:t xml:space="preserve">232.9 </w:t>
      </w:r>
      <w:r>
        <w:rPr/>
        <w:t>Clause 29.1 applies to any dispute arising under this clause.</w:t>
      </w:r>
    </w:p>
    <w:p>
      <w:r>
        <w:rPr>
          <w:b/>
        </w:rPr>
        <w:t xml:space="preserve">232.10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233. Indemnities (Module 10)</w:t>
      </w:r>
    </w:p>
    <w:p>
      <w:r>
        <w:rPr>
          <w:b/>
        </w:rPr>
        <w:t xml:space="preserve">233.1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indemnities (module 10) and agree any improvements required.</w:t>
      </w:r>
    </w:p>
    <w:p>
      <w:r>
        <w:rPr>
          <w:b/>
        </w:rPr>
        <w:t xml:space="preserve">233.2 </w:t>
      </w:r>
      <w:r>
        <w:rPr/>
        <w:t>Each party shall bear its own costs in connection with the matters described in this clause, save as otherwise expressly provided. The parties shall meet at least quarterly to review performance in relation to the indemnities (module 10) and agree any improvements required. 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w:t>
      </w:r>
    </w:p>
    <w:p>
      <w:r>
        <w:rPr>
          <w:b/>
        </w:rPr>
        <w:t xml:space="preserve">233.3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233.4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233.5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indemnities (module 10) and shall make them available to the Customer on request. Each party shall bear its own costs in connection with the matters described in this clause, save as otherwise expressly provided.</w:t>
      </w:r>
    </w:p>
    <w:p>
      <w:r>
        <w:rPr>
          <w:b/>
        </w:rPr>
        <w:t xml:space="preserve">233.6 </w:t>
      </w:r>
      <w:r>
        <w:rPr/>
        <w:t>Where the Supplier becomes aware of any matter which may affect the indemnities (module 10),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233.7 </w:t>
      </w:r>
      <w:r>
        <w:rPr/>
        <w:t>Either party may terminate this Agreement for convenience on not less than thirty (30) days' written notice.</w:t>
      </w:r>
    </w:p>
    <w:p>
      <w:r>
        <w:rPr>
          <w:b/>
        </w:rPr>
        <w:t xml:space="preserve">233.8 </w:t>
      </w:r>
      <w:r>
        <w:rPr/>
        <w:t>The Customer may, acting reasonably, request such information from the Supplier as it requires to verify compliance with this clause. The parties shall meet at least quarterly to review performance in relation to the indemnities (module 10) and agree any improvements required. Nothing in this clause shall limit any other right or remedy of the Customer under this Agreement or at law.</w:t>
      </w:r>
    </w:p>
    <w:p>
      <w:r>
        <w:rPr>
          <w:b/>
        </w:rPr>
        <w:t xml:space="preserve">233.9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indemnities (module 10) and agree any improvements required.</w:t>
      </w:r>
    </w:p>
    <w:p>
      <w:r>
        <w:rPr>
          <w:b/>
        </w:rPr>
        <w:t xml:space="preserve">233.10 </w:t>
      </w:r>
      <w:r>
        <w:rPr/>
        <w:t>Any approval given by the Customer under this clause shall not relieve the Supplier of any of its obligations under this Agreement.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234. Limitation of Liability (Module 10)</w:t>
      </w:r>
    </w:p>
    <w:p>
      <w:r>
        <w:rPr>
          <w:b/>
        </w:rPr>
        <w:t xml:space="preserve">234.1 </w:t>
      </w:r>
      <w:r>
        <w:rPr/>
        <w:t>Subject to Clause 9, the Supplier shall provide the deliverables described in this clause to the Customer.</w:t>
      </w:r>
    </w:p>
    <w:p>
      <w:r>
        <w:rPr>
          <w:b/>
        </w:rPr>
        <w:t xml:space="preserve">234.2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limitation of liability (module 10), it shall notify the Customer promptly and in any event within five Working Days.</w:t>
      </w:r>
    </w:p>
    <w:p>
      <w:r>
        <w:rPr>
          <w:b/>
        </w:rPr>
        <w:t xml:space="preserve">234.3 </w:t>
      </w:r>
      <w:r>
        <w:rPr/>
        <w:t>Where the Supplier becomes aware of any matter which may affect the limitation of liability (module 10), it shall notify the Customer promptly and in any event within five Working Days. Nothing in this clause shall limit any other right or remedy of the Customer under this Agreement or at law. The Supplier shall maintain complete and accurate records relating to the limitation of liability (module 10) and shall make them available to the Customer on request. The parties shall meet at least quarterly to review performance in relation to the limitation of liability (module 10) and agree any improvements required.</w:t>
      </w:r>
    </w:p>
    <w:p>
      <w:r>
        <w:rPr>
          <w:b/>
        </w:rPr>
        <w:t xml:space="preserve">234.4 </w:t>
      </w:r>
      <w:r>
        <w:rPr/>
        <w:t>The Customer may, acting reasonably, request such information from the Supplier as it requires to verify compliance with this clause. Nothing in this clause shall limit any other right or remedy of the Customer under this Agreement or at law. Where the Supplier becomes aware of any matter which may affect the limitation of liability (module 10), it shall notify the Customer promptly and in any event within five Working Days.</w:t>
      </w:r>
    </w:p>
    <w:p>
      <w:r>
        <w:rPr>
          <w:b/>
        </w:rPr>
        <w:t xml:space="preserve">234.5 </w:t>
      </w:r>
      <w:r>
        <w:rPr/>
        <w:t>The Supplier shall maintain complete and accurate records relating to the limitation of liability (module 10) and shall make them available to the Customer on request. The Customer may, acting reasonably, request such information from the Supplier as it requires to verify compliance with this clause.</w:t>
      </w:r>
    </w:p>
    <w:p>
      <w:r>
        <w:rPr>
          <w:b/>
        </w:rPr>
        <w:t xml:space="preserve">234.6 </w:t>
      </w:r>
      <w:r>
        <w:rPr/>
        <w:t>The Supplier shall maintain complete and accurate records relating to the limitation of liability (module 10) and shall make them available to the Customer on request. Each party shall bear its own costs in connection with the matters described in this clause, save as otherwise expressly provided. Where the Supplier becomes aware of any matter which may affect the limitation of liability (module 10), it shall notify the Customer promptly and in any event within five Working Days. The Supplier shall maintain complete and accurate records relating to the limitation of liability (module 10) and shall make them available to the Customer on request.</w:t>
      </w:r>
    </w:p>
    <w:p>
      <w:r>
        <w:rPr>
          <w:b/>
        </w:rPr>
        <w:t xml:space="preserve">234.7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10) and shall make them available to the Customer on request. The Supplier shall maintain complete and accurate records relating to the limitation of liability (module 10) and shall make them available to the Customer on request.</w:t>
      </w:r>
    </w:p>
    <w:p>
      <w:r>
        <w:rPr>
          <w:b/>
        </w:rPr>
        <w:t xml:space="preserve">234.8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234.9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limitation of liability (module 10) and shall make them available to the Customer on request.</w:t>
      </w:r>
    </w:p>
    <w:p>
      <w:r>
        <w:rPr>
          <w:b/>
        </w:rPr>
        <w:t xml:space="preserve">234.10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limitation of liability (module 10) and agree any improvements required. The parties shall meet at least quarterly to review performance in relation to the limitation of liability (module 10) and agree any improvements required.</w:t>
      </w:r>
    </w:p>
    <w:p>
      <w:pPr>
        <w:pStyle w:val="Heading1"/>
      </w:pPr>
      <w:r>
        <w:rPr/>
        <w:t>235. Insurance (Module 10)</w:t>
      </w:r>
    </w:p>
    <w:p>
      <w:r>
        <w:rPr>
          <w:b/>
        </w:rPr>
        <w:t xml:space="preserve">235.1 </w:t>
      </w:r>
      <w:r>
        <w:rPr/>
        <w:t>Any approval given by the Customer under this clause shall not relieve the Supplier of any of its obligations under this Agreement. The Supplier shall maintain complete and accurate records relating to the insurance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235.2 </w:t>
      </w:r>
      <w:r>
        <w:rPr/>
        <w:t>Any approval given by the Customer under this clause shall not relieve the Supplier of any of its obligations under this Agreement. The parties shall meet at least quarterly to review performance in relation to the insurance (module 10) and agree any improvements required.</w:t>
      </w:r>
    </w:p>
    <w:p>
      <w:r>
        <w:rPr>
          <w:b/>
        </w:rPr>
        <w:t xml:space="preserve">235.3 </w:t>
      </w:r>
      <w:r>
        <w:rPr/>
        <w:t>The parties shall meet at least quarterly to review performance in relation to the insurance (module 10) and agree any improvements required. The Customer may, acting reasonably, request such information from the Supplier as it requires to verify compliance with this clause.</w:t>
      </w:r>
    </w:p>
    <w:p>
      <w:r>
        <w:rPr>
          <w:b/>
        </w:rPr>
        <w:t xml:space="preserve">235.4 </w:t>
      </w:r>
      <w:r>
        <w:rPr/>
        <w:t>Clause 29.1 applies to any dispute arising under this clause.</w:t>
      </w:r>
    </w:p>
    <w:p>
      <w:r>
        <w:rPr>
          <w:b/>
        </w:rPr>
        <w:t xml:space="preserve">235.5 </w:t>
      </w:r>
      <w:r>
        <w:rPr/>
        <w:t>The parties shall meet at least quarterly to review performance in relation to the insurance (module 10)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235.6 </w:t>
      </w:r>
      <w:r>
        <w:rPr/>
        <w:t>Nothing in this clause shall limit any other right or remedy of the Customer under this Agreement or at law. 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235.7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235.8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insurance (module 10) and agree any improvements required.</w:t>
      </w:r>
    </w:p>
    <w:p>
      <w:pPr>
        <w:pStyle w:val="Heading1"/>
      </w:pPr>
      <w:r>
        <w:rPr/>
        <w:t>236. Force Majeure (Module 10)</w:t>
      </w:r>
    </w:p>
    <w:p>
      <w:r>
        <w:rPr>
          <w:b/>
        </w:rPr>
        <w:t xml:space="preserve">236.1 </w:t>
      </w:r>
      <w:r>
        <w:rPr/>
        <w:t>Where the Supplier becomes aware of any matter which may affect the force majeure (module 10), it shall notify the Customer promptly and in any event within five Working Days. The Customer may, acting reasonably, request such information from the Supplier as it requires to verify compliance with this clause.</w:t>
      </w:r>
    </w:p>
    <w:p>
      <w:r>
        <w:rPr>
          <w:b/>
        </w:rPr>
        <w:t xml:space="preserve">236.2 </w:t>
      </w:r>
      <w:r>
        <w:rPr/>
        <w:t>Any approval given by the Customer under this clause shall not relieve the Supplier of any of its obligations under this Agreement. The Supplier shall maintain complete and accurate records relating to the force majeure (module 10) and shall make them available to the Customer on request.</w:t>
      </w:r>
    </w:p>
    <w:p>
      <w:r>
        <w:rPr>
          <w:b/>
        </w:rPr>
        <w:t xml:space="preserve">236.3 </w:t>
      </w:r>
      <w:r>
        <w:rPr/>
        <w:t>Clause 19 applies to any dispute arising under this clause.</w:t>
      </w:r>
    </w:p>
    <w:p>
      <w:r>
        <w:rPr>
          <w:b/>
        </w:rPr>
        <w:t xml:space="preserve">236.4 </w:t>
      </w:r>
      <w:r>
        <w:rPr/>
        <w:t>Each party shall bear its own costs in connection with the matters described in this clause, save as otherwise expressly provided. Where the Supplier becomes aware of any matter which may affect the force majeure (module 10), it shall notify the Customer promptly and in any event within five Working Days.</w:t>
      </w:r>
    </w:p>
    <w:p>
      <w:r>
        <w:rPr>
          <w:b/>
        </w:rPr>
        <w:t xml:space="preserve">236.5 </w:t>
      </w:r>
      <w:r>
        <w:rPr/>
        <w:t>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Each party shall bear its own costs in connection with the matters described in this clause, save as otherwise expressly provided.</w:t>
      </w:r>
    </w:p>
    <w:p>
      <w:r>
        <w:rPr>
          <w:b/>
        </w:rPr>
        <w:t xml:space="preserve">236.6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force majeure (module 10) and shall make them available to the Customer on request. The parties shall meet at least quarterly to review performance in relation to the force majeure (module 10) and agree any improvements required. The Supplier shall perform its obligations under this clause with reasonable skill, care and diligence and in accordance with Good Industry Practice.</w:t>
      </w:r>
    </w:p>
    <w:p>
      <w:r>
        <w:rPr>
          <w:b/>
        </w:rPr>
        <w:t xml:space="preserve">236.7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236.8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236.9 </w:t>
      </w:r>
      <w:r>
        <w:rPr/>
        <w:t>Subject to Clause 9.2, the Supplier shall provide the deliverables described in this clause to the Customer.</w:t>
      </w:r>
    </w:p>
    <w:p>
      <w:r>
        <w:rPr>
          <w:b/>
        </w:rPr>
        <w:t xml:space="preserve">236.10 </w:t>
      </w:r>
      <w:r>
        <w:rPr/>
        <w:t>The Customer may, acting reasonably, request such information from the Supplier as it requires to verify compliance with this clause. Where the Supplier becomes aware of any matter which may affect the force majeure (module 10), it shall notify the Customer promptly and in any event within five Working Days. 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w:t>
      </w:r>
    </w:p>
    <w:p>
      <w:r>
        <w:rPr>
          <w:b/>
        </w:rPr>
        <w:t xml:space="preserve">236.11 </w:t>
      </w:r>
      <w:r>
        <w:rPr/>
        <w:t>Where the Supplier becomes aware of any matter which may affect the force majeure (module 10), it shall notify the Customer promptly and in any event within five Working Days. The parties shall meet at least quarterly to review performance in relation to the force majeure (module 10) and agree any improvements required. Nothing in this clause shall limit any other right or remedy of the Customer under this Agreement or at law. Nothing in this clause shall limit any other right or remedy of the Customer under this Agreement or at law.</w:t>
      </w:r>
    </w:p>
    <w:p>
      <w:r>
        <w:rPr>
          <w:b/>
        </w:rPr>
        <w:t xml:space="preserve">236.12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force majeure (module 10) and agree any improvements required.</w:t>
      </w:r>
    </w:p>
    <w:p>
      <w:pPr>
        <w:pStyle w:val="Heading1"/>
      </w:pPr>
      <w:r>
        <w:rPr/>
        <w:t>237. Subcontracting (Module 10)</w:t>
      </w:r>
    </w:p>
    <w:p>
      <w:r>
        <w:rPr>
          <w:b/>
        </w:rPr>
        <w:t xml:space="preserve">237.1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subcontracting (module 10), it shall notify the Customer promptly and in any event within five Working Days.</w:t>
      </w:r>
    </w:p>
    <w:p>
      <w:r>
        <w:rPr>
          <w:b/>
        </w:rPr>
        <w:t xml:space="preserve">237.2 </w:t>
      </w:r>
      <w:r>
        <w:rPr/>
        <w:t>Clause 19 applies to any dispute arising under this clause.</w:t>
      </w:r>
    </w:p>
    <w:p>
      <w:r>
        <w:rPr>
          <w:b/>
        </w:rPr>
        <w:t xml:space="preserve">237.3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subcontracting (module 10) and shall make them available to the Customer on request.</w:t>
      </w:r>
    </w:p>
    <w:p>
      <w:r>
        <w:rPr>
          <w:b/>
        </w:rPr>
        <w:t xml:space="preserve">237.4 </w:t>
      </w:r>
      <w:r>
        <w:rPr/>
        <w:t>The parties shall meet at least quarterly to review performance in relation to the subcontracting (module 10) and agree any improvements required. The parties shall meet at least quarterly to review performance in relation to the subcontracting (module 10) and agree any improvements required.</w:t>
      </w:r>
    </w:p>
    <w:p>
      <w:r>
        <w:rPr>
          <w:b/>
        </w:rPr>
        <w:t xml:space="preserve">237.5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237.6 </w:t>
      </w:r>
      <w:r>
        <w:rPr/>
        <w:t>The parties shall meet at least quarterly to review performance in relation to the subcontracting (module 10) and agree any improvements required. The Supplier shall maintain complete and accurate records relating to the subcontracting (module 10) and shall make them available to the Customer on request.</w:t>
      </w:r>
    </w:p>
    <w:p>
      <w:r>
        <w:rPr>
          <w:b/>
        </w:rPr>
        <w:t xml:space="preserve">237.7 </w:t>
      </w:r>
      <w:r>
        <w:rPr/>
        <w:t>Subject to Clause 9.2, the Supplier shall provide the deliverables described in this clause to the Customer.</w:t>
      </w:r>
    </w:p>
    <w:p>
      <w:r>
        <w:rPr>
          <w:b/>
        </w:rPr>
        <w:t xml:space="preserve">237.8 </w:t>
      </w:r>
      <w:r>
        <w:rPr/>
        <w:t xml:space="preserve">The parties shall meet at least quarterly to review performance in relation to the subcontracting (module 10) and agree any improvements required. The Supplier shall perform its obligations under this clause with reasonable skill, care and diligence and in accordance with </w:t>
      </w:r>
      <w:r>
        <w:rPr>
          <w:i/>
        </w:rPr>
        <w:t>Good Industry Practice</w:t>
      </w:r>
      <w:r>
        <w:rPr/>
        <w:t>.</w:t>
      </w:r>
    </w:p>
    <w:p>
      <w:r>
        <w:rPr>
          <w:b/>
        </w:rPr>
        <w:t xml:space="preserve">237.9 </w:t>
      </w:r>
      <w:r>
        <w:rPr/>
        <w:t xml:space="preserve">The Supplier shall maintain complete and accurate records relating to the subcontracting (module 10) and shall make them available to the Customer on request. Each party shall bear its own costs in connection with the matters described in this clause, save as otherwise expressly provided. The Supplier shall maintain complete and accurate records relating to the subcontracting (module 10)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237.10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237.11 </w:t>
      </w:r>
      <w:r>
        <w:rPr/>
        <w:t>Any approval given by the Customer under this clause shall not relieve the Supplier of any of its obligations under this Agreement. Where the Supplier becomes aware of any matter which may affect the subcontracting (module 10), it shall notify the Customer promptly and in any event within five Working Days. The parties shall meet at least quarterly to review performance in relation to the subcontracting (module 10) and agree any improvements required.</w:t>
      </w:r>
    </w:p>
    <w:p>
      <w:pPr>
        <w:pStyle w:val="Heading1"/>
      </w:pPr>
      <w:r>
        <w:rPr/>
        <w:t>238. Assignment (Module 10)</w:t>
      </w:r>
    </w:p>
    <w:p>
      <w:r>
        <w:rPr>
          <w:b/>
        </w:rPr>
        <w:t xml:space="preserve">238.1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assignment (module 10), it shall notify the Customer promptly and in any event within five Working Days.</w:t>
      </w:r>
    </w:p>
    <w:p>
      <w:r>
        <w:rPr>
          <w:b/>
        </w:rPr>
        <w:t xml:space="preserve">238.2 </w:t>
      </w:r>
      <w:r>
        <w:rPr/>
        <w:t xml:space="preserve">The parties shall meet at least quarterly to review performance in relation to the assignment (module 10) and agree any improvements required. The Customer may, acting reasonably, request such information from the Supplier as it requires to verify compliance with this clause.</w:t>
      </w:r>
      <w:ins w:id="9065" w:author="Helena Voss" w:date="2026-09-28T06:33:47Z">
        <w:r>
          <w:rPr/>
          <w:t xml:space="preserve"> This obligation survives termination.</w:t>
        </w:r>
      </w:ins>
    </w:p>
    <w:p>
      <w:r>
        <w:rPr>
          <w:b/>
        </w:rPr>
        <w:t xml:space="preserve">238.3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238.4 </w:t>
      </w:r>
      <w:r>
        <w:rPr/>
        <w:t>Either party may terminate this Agreement for convenience on not less than thirty (30) days' written notice.</w:t>
      </w:r>
    </w:p>
    <w:p>
      <w:r>
        <w:rPr>
          <w:b/>
        </w:rPr>
        <w:t xml:space="preserve">238.5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assignment (module 10) and agree any improvements required. The parties shall meet at least quarterly to review performance in relation to the assignment (module 10) and agree any improvements required.</w:t>
      </w:r>
    </w:p>
    <w:p>
      <w:r>
        <w:rPr>
          <w:b/>
        </w:rPr>
        <w:t xml:space="preserve">238.6 </w:t>
      </w:r>
      <w:r>
        <w:rPr/>
        <w:t xml:space="preserve">Nothing in this clause shall limit any other </w:t>
      </w:r>
      <w:del w:id="9104" w:author="Helena Voss" w:date="2026-09-28T06:33:47Z">
        <w:r>
          <w:rPr/>
          <w:delText xml:space="preserve">right</w:delText>
        </w:r>
      </w:del>
      <w:ins w:id="9105" w:author="Helena Voss" w:date="2026-09-28T06:33:47Z">
        <w:r>
          <w:rPr/>
          <w:t xml:space="preserve">reasonable</w:t>
        </w:r>
      </w:ins>
      <w:r>
        <w:rPr/>
        <w:t xml:space="preserve"> or remedy of the Customer under this Agreement or at law. Where the Supplier becomes aware of any matter which may affect the assignment (module 10), it shall notify the Customer promptly and in any event within five Working Days. The parties shall meet at least quarterly to review performance in relation to the assignment (module 10) and agree any improvements required.</w:t>
      </w:r>
    </w:p>
    <w:p>
      <w:r>
        <w:rPr>
          <w:b/>
        </w:rPr>
        <w:t xml:space="preserve">238.7 </w:t>
      </w:r>
      <w:r>
        <w:rPr/>
        <w:t>Where the Supplier becomes aware of any matter which may affect the assignment (module 10), it shall notify the Customer promptly and in any event within five Working Days. The Supplier shall maintain complete and accurate records relating to the assignment (module 10) and shall make them available to the Customer on request.</w:t>
      </w:r>
    </w:p>
    <w:p>
      <w:r>
        <w:rPr>
          <w:b/>
        </w:rPr>
        <w:t xml:space="preserve">238.8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238.9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assignment (module 10) and shall make them available to the Customer on request. The Customer may, acting reasonably, request such information from the Supplier as it requires to verify compliance with this clause. The Supplier shall maintain complete and accurate records relating to the assignment (module 10) and shall make them available to the Customer on request.</w:t>
      </w:r>
    </w:p>
    <w:p>
      <w:r>
        <w:rPr>
          <w:b/>
        </w:rPr>
        <w:t xml:space="preserve">238.10 </w:t>
      </w:r>
      <w:r>
        <w:rPr/>
        <w:t>The parties shall meet at least quarterly to review performance in relation to the assignment (module 10)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238.11 </w:t>
      </w:r>
      <w:r>
        <w:rPr/>
        <w:t>Nothing in this clause shall limit any other right or remedy of the Customer under this Agreement or at law. The Supplier shall maintain complete and accurate records relating to the assignment (module 10) and shall make them available to the Customer on request.</w:t>
      </w:r>
    </w:p>
    <w:p>
      <w:r>
        <w:rPr>
          <w:b/>
        </w:rPr>
        <w:t xml:space="preserve">238.12 </w:t>
      </w:r>
      <w:r>
        <w:rPr/>
        <w:t xml:space="preserve">Where the Supplier becomes aware of any matter which may affect the assignment (module 10), it shall notify the Customer promptly and in any event within five Working Days. Nothing in this clause shall limit any other right or remedy of the Customer under this Agreement or at law.</w:t>
      </w:r>
      <w:ins w:id="9040" w:author="Helena Voss" w:date="2026-09-28T06:33:47Z">
        <w:r>
          <w:rPr/>
          <w:t xml:space="preserve"> This obligation survives termination.</w:t>
        </w:r>
      </w:ins>
    </w:p>
    <w:p>
      <w:r>
        <w:rPr>
          <w:b/>
        </w:rPr>
        <w:t xml:space="preserve">238.13 </w:t>
      </w:r>
      <w:r>
        <w:rPr/>
        <w:t>Any approval given by the Customer under this clause shall not relieve the Supplier of any of its obligations under this Agreement. The parties shall meet at least quarterly to review performance in relation to the assignment (module 10) and agree any improvements required. Any approval given by the Customer under this clause shall not relieve the Supplier of any of its obligations under this Agreement.</w:t>
      </w:r>
    </w:p>
    <w:p>
      <w:pPr>
        <w:pStyle w:val="Heading1"/>
      </w:pPr>
      <w:r>
        <w:rPr/>
        <w:t>239. Dispute Resolution (Module 10)</w:t>
      </w:r>
    </w:p>
    <w:p>
      <w:r>
        <w:rPr>
          <w:b/>
        </w:rPr>
        <w:t xml:space="preserve">239.1 </w:t>
      </w:r>
      <w:r>
        <w:rPr/>
        <w:t>Nothing in this clause shall limit any other right or remedy of the Customer under this Agreement or at law. Where the Supplier becomes aware of any matter which may affect the dispute resolution (module 10), it shall notify the Customer promptly and in any event within five Working Days. Where the Supplier becomes aware of any matter which may affect the dispute resolution (module 10), it shall notify the Customer promptly and in any event within five Working Days.</w:t>
      </w:r>
    </w:p>
    <w:p>
      <w:r>
        <w:rPr>
          <w:b/>
        </w:rPr>
        <w:t xml:space="preserve">239.2 </w:t>
      </w:r>
      <w:r>
        <w:rPr/>
        <w:t>The parties shall meet at least quarterly to review performance in relation to the dispute resolution (module 10) and agree any improvements required. Where the Supplier becomes aware of any matter which may affect the dispute resolution (module 10), it shall notify the Customer promptly and in any event within five Working Days.</w:t>
      </w:r>
    </w:p>
    <w:p>
      <w:r>
        <w:rPr>
          <w:b/>
        </w:rPr>
        <w:t xml:space="preserve">239.3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239.4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10), it shall notify the Customer promptly and in any event within five Working Days.</w:t>
      </w:r>
    </w:p>
    <w:p>
      <w:r>
        <w:rPr>
          <w:b/>
        </w:rPr>
        <w:t xml:space="preserve">239.5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10) and shall make them available to the Customer on request.</w:t>
      </w:r>
    </w:p>
    <w:p>
      <w:r>
        <w:rPr>
          <w:b/>
        </w:rPr>
        <w:t xml:space="preserve">239.6 </w:t>
      </w:r>
      <w:r>
        <w:rPr/>
        <w:t>Either party may terminate this Agreement for convenience on not less than thirty (30) days' written notice.</w:t>
      </w:r>
    </w:p>
    <w:p>
      <w:r>
        <w:rPr>
          <w:b/>
        </w:rPr>
        <w:t xml:space="preserve">239.7 </w:t>
      </w:r>
      <w:r>
        <w:rPr/>
        <w:t>The Customer may, acting reasonably, request such information from the Supplier as it requires to verify compliance with this clause. The Supplier shall maintain complete and accurate records relating to the dispute resolution (module 10) and shall make them available to the Customer on request. Each party shall bear its own costs in connection with the matters described in this clause, save as otherwise expressly provided.</w:t>
      </w:r>
    </w:p>
    <w:p>
      <w:r>
        <w:rPr>
          <w:b/>
        </w:rPr>
        <w:t xml:space="preserve">239.8 </w:t>
      </w:r>
      <w:r>
        <w:rPr/>
        <w:t>The Supplier shall remedy any material breach within 30 days of written notice requiring it to do so.</w:t>
      </w:r>
    </w:p>
    <w:p>
      <w:r>
        <w:rPr>
          <w:b/>
        </w:rPr>
        <w:t xml:space="preserve">239.9 </w:t>
      </w:r>
      <w:r>
        <w:rPr/>
        <w:t>The Supplier shall maintain complete and accurate records relating to the dispute resolution (module 10)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239.10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240. Notices (Module 10)</w:t>
      </w:r>
    </w:p>
    <w:p>
      <w:r>
        <w:rPr>
          <w:b/>
        </w:rPr>
        <w:t xml:space="preserve">240.1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240.2 </w:t>
      </w:r>
      <w:r>
        <w:rPr/>
        <w:t>Nothing in this clause shall limit any other right or remedy of the Customer under this Agreement or at law. The parties shall meet at least quarterly to review performance in relation to the notices (module 10) and agree any improvements required.</w:t>
      </w:r>
    </w:p>
    <w:p>
      <w:r>
        <w:rPr>
          <w:b/>
        </w:rPr>
        <w:t xml:space="preserve">240.3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w:t>
      </w:r>
    </w:p>
    <w:p>
      <w:r>
        <w:rPr>
          <w:b/>
        </w:rPr>
        <w:t xml:space="preserve">240.4 </w:t>
      </w:r>
      <w:r>
        <w:rPr/>
        <w:t xml:space="preserve">The parties shall meet at least quarterly to review performance in relation to the notices (module 10)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w:t>
      </w:r>
      <w:ins w:id="9114" w:author="Helena Voss" w:date="2026-09-28T06:33:47Z">
        <w:r>
          <w:rPr/>
          <w:t xml:space="preserve"> This obligation survives termination.</w:t>
        </w:r>
      </w:ins>
    </w:p>
    <w:p>
      <w:r>
        <w:rPr>
          <w:b/>
        </w:rPr>
        <w:t xml:space="preserve">240.5 </w:t>
      </w:r>
      <w:r>
        <w:rPr/>
        <w:t>The parties shall meet at least quarterly to review performance in relation to the notices (module 10) and agree any improvements required. Any approval given by the Customer under this clause shall not relieve the Supplier of any of its obligations under this Agreement. Where the Supplier becomes aware of any matter which may affect the notices (module 10), it shall notify the Customer promptly and in any event within five Working Days.</w:t>
      </w:r>
    </w:p>
    <w:p>
      <w:r>
        <w:rPr>
          <w:b/>
        </w:rPr>
        <w:t xml:space="preserve">240.6 </w:t>
      </w:r>
      <w:r>
        <w:rPr/>
        <w:t>The Supplier shall maintain complete and accurate records relating to the notices (module 10) and shall make them available to the Customer on request. The Supplier shall maintain complete and accurate records relating to the notices (module 10) and shall make them available to the Customer on request. Any approval given by the Customer under this clause shall not relieve the Supplier of any of its obligations under this Agreement.</w:t>
      </w:r>
    </w:p>
    <w:p>
      <w:r>
        <w:rPr>
          <w:b/>
        </w:rPr>
        <w:t xml:space="preserve">240.7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Where the Supplier becomes aware of any matter which may affect the notices (module 10), it shall notify the Customer promptly and in any event within five Working Days. Any approval given by the Customer under this clause shall not relieve the Supplier of any of its obligations under this Agreement.</w:t>
      </w:r>
    </w:p>
    <w:p>
      <w:r>
        <w:rPr>
          <w:b/>
        </w:rPr>
        <w:t xml:space="preserve">240.8 </w:t>
      </w:r>
      <w:r>
        <w:rPr/>
        <w:t>Subject to Clause 9.2, the Supplier shall provide the deliverables described in this clause to the Customer.</w:t>
      </w:r>
    </w:p>
    <w:p>
      <w:r>
        <w:rPr>
          <w:b/>
        </w:rPr>
        <w:t xml:space="preserve">240.9 </w:t>
      </w:r>
      <w:r>
        <w:rPr/>
        <w:t>Subject to Clause 9.4, the Supplier shall provide the deliverables described in this clause to the Customer.</w:t>
      </w:r>
    </w:p>
    <w:p>
      <w:r>
        <w:rPr>
          <w:b/>
        </w:rPr>
        <w:t xml:space="preserve">240.10 </w:t>
      </w:r>
      <w:r>
        <w:rPr/>
        <w:t>The Supplier shall maintain complete and accurate records relating to the notices (module 10)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notices (module 10) and agree any improvements required.</w:t>
      </w:r>
    </w:p>
    <w:p>
      <w:r>
        <w:rPr>
          <w:b/>
        </w:rPr>
        <w:t xml:space="preserve">240.11 </w:t>
      </w:r>
      <w:r>
        <w:rPr/>
        <w:t>The Customer may, acting reasonably, request such information from the Supplier as it requires to verify compliance with this clause. The parties shall meet at least quarterly to review performance in relation to the notices (module 10) and agree any improvements required.</w:t>
      </w:r>
    </w:p>
    <w:p>
      <w:r>
        <w:rPr>
          <w:b/>
        </w:rPr>
        <w:t xml:space="preserve">240.12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240.13 </w:t>
      </w:r>
      <w:r>
        <w:rPr/>
        <w:t>Nothing in this clause shall limit any other right or remedy of the Customer under this Agreement or at law. The parties shall meet at least quarterly to review performance in relation to the notices (module 10) and agree any improvements required. Where the Supplier becomes aware of any matter which may affect the notices (module 10), it shall notify the Customer promptly and in any event within five Working Days. The Customer may, acting reasonably, request such information from the Supplier as it requires to verify compliance with this clause.</w:t>
      </w:r>
    </w:p>
    <w:p>
      <w:pPr>
        <w:pStyle w:val="Heading1"/>
      </w:pPr>
      <w:r>
        <w:rPr/>
        <w:t>241. Governing Law (Module 10)</w:t>
      </w:r>
    </w:p>
    <w:p>
      <w:r>
        <w:rPr>
          <w:b/>
        </w:rPr>
        <w:t xml:space="preserve">241.1 </w:t>
      </w:r>
      <w:r>
        <w:rPr/>
        <w:t>The parties shall meet at least quarterly to review performance in relation to the governing law (module 10) and agree any improvements required. The Supplier shall maintain complete and accurate records relating to the governing law (module 10)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241.3 </w:t>
      </w:r>
      <w:r>
        <w:rPr/>
        <w:t>The Supplier shall maintain complete and accurate records relating to the governing law (module 10) and shall make them available to the Customer on request. The Supplier shall maintain complete and accurate records relating to the governing law (module 10) and shall make them available to the Customer on request. The parties shall meet at least quarterly to review performance in relation to the governing law (module 10) and agree any improvements required. Any approval given by the Customer under this clause shall not relieve the Supplier of any of its obligations under this Agreement.</w:t>
      </w:r>
    </w:p>
    <w:p>
      <w:r>
        <w:rPr>
          <w:b/>
        </w:rPr>
        <w:t xml:space="preserve">241.4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governing law (module 10) and agree any improvements required.</w:t>
      </w:r>
    </w:p>
    <w:p>
      <w:r>
        <w:rPr>
          <w:b/>
        </w:rPr>
        <w:t xml:space="preserve">241.5 </w:t>
      </w:r>
      <w:r>
        <w:rPr/>
        <w:t>The parties shall meet at least quarterly to review performance in relation to the governing law (module 10) and agree any improvements required. Each party shall bear its own costs in connection with the matters described in this clause, save as otherwise expressly provided.</w:t>
      </w:r>
    </w:p>
    <w:p>
      <w:r>
        <w:rPr>
          <w:b/>
        </w:rPr>
        <w:t xml:space="preserve">241.6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governing law (module 10), it shall notify the Customer promptly and in any event within five Working Days.</w:t>
      </w:r>
    </w:p>
    <w:p>
      <w:r>
        <w:rPr>
          <w:b/>
        </w:rPr>
        <w:t xml:space="preserve">241.7 </w:t>
      </w:r>
      <w:r>
        <w:rPr/>
        <w:t>Any approval given by the Customer under this clause shall not relieve the Supplier of any of its obligations under this Agreement. The Supplier shall maintain complete and accurate records relating to the governing law (module 10) and shall make them available to the Customer on request.</w:t>
      </w:r>
    </w:p>
    <w:p>
      <w:r>
        <w:rPr>
          <w:b/>
        </w:rPr>
        <w:t xml:space="preserve">241.8 </w:t>
      </w:r>
      <w:r>
        <w:rPr/>
        <w:t xml:space="preserve">The parties shall meet at least quarterly to review performance in relation to the governing law (module 10)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governing law (module 10) and agree any improvements required. The parties shall meet at least quarterly to review performance in relation to the governing law (module 10) and agree any improvements required.</w:t>
      </w:r>
    </w:p>
    <w:p>
      <w:pPr>
        <w:pStyle w:val="Heading1"/>
      </w:pPr>
      <w:r>
        <w:rPr/>
        <w:t>242. Services (Module 11)</w:t>
      </w:r>
    </w:p>
    <w:p>
      <w:r>
        <w:rPr>
          <w:b/>
        </w:rPr>
        <w:t xml:space="preserve">242.1 </w:t>
      </w:r>
      <w:r>
        <w:rPr/>
        <w:t>Each party shall bear its own costs in connection with the matters described in this clause, save as otherwise expressly provided. Where the Supplier becomes aware of any matter which may affect the services (module 11),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242.2 </w:t>
      </w:r>
      <w:r>
        <w:rPr/>
        <w:t>Subject to Clause 9, the Supplier shall provide the deliverables described in this clause to the Customer.</w:t>
      </w:r>
    </w:p>
    <w:p>
      <w:r>
        <w:rPr>
          <w:b/>
        </w:rPr>
        <w:t xml:space="preserve">242.3 </w:t>
      </w:r>
      <w:r>
        <w:rPr/>
        <w:t>The parties shall meet at least quarterly to review performance in relation to the services (module 11) and agree any improvements required. The Supplier shall maintain complete and accurate records relating to the services (module 11) and shall make them available to the Customer on request. Each party shall bear its own costs in connection with the matters described in this clause, save as otherwise expressly provided. The Supplier shall maintain complete and accurate records relating to the services (module 11) and shall make them available to the Customer on request.</w:t>
      </w:r>
    </w:p>
    <w:p>
      <w:r>
        <w:rPr>
          <w:b/>
        </w:rPr>
        <w:t xml:space="preserve">242.4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242.5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242.6 </w:t>
      </w:r>
      <w:r>
        <w:rPr/>
        <w:t>The Supplier shall maintain complete and accurate records relating to the services (module 11) and shall make them available to the Customer on request. The Supplier shall maintain complete and accurate records relating to the services (module 11) and shall make them available to the Customer on request.</w:t>
      </w:r>
    </w:p>
    <w:p>
      <w:r>
        <w:rPr>
          <w:b/>
        </w:rPr>
        <w:t xml:space="preserve">242.7 </w:t>
      </w:r>
      <w:r>
        <w:rPr/>
        <w:t>The Supplier shall remedy any material breach within 30 days of written notice requiring it to do so.</w:t>
      </w:r>
    </w:p>
    <w:p>
      <w:r>
        <w:rPr>
          <w:b/>
        </w:rPr>
        <w:t xml:space="preserve">242.8 </w:t>
      </w:r>
      <w:r>
        <w:rPr/>
        <w:t xml:space="preserve">The Supplier shall maintain complete and accurate records relating to the services (module 11) and shall make them available to the Customer on request. Where the Supplier becomes aware of any matter which may affect the services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11) and agree any improvements required.</w:t>
      </w:r>
    </w:p>
    <w:p>
      <w:pPr>
        <w:pStyle w:val="Heading1"/>
      </w:pPr>
      <w:r>
        <w:rPr/>
        <w:t>243. Service Levels (Module 11)</w:t>
      </w:r>
    </w:p>
    <w:p>
      <w:r>
        <w:rPr>
          <w:b/>
        </w:rPr>
        <w:t xml:space="preserve">243.1 </w:t>
      </w:r>
      <w:r>
        <w:rPr/>
        <w:t>The Supplier shall provide the exit plan within thirty (30) days of the Effective Date.</w:t>
      </w:r>
    </w:p>
    <w:p>
      <w:r>
        <w:rPr>
          <w:b/>
        </w:rPr>
        <w:t xml:space="preserve">243.2 </w:t>
      </w:r>
      <w:r>
        <w:rPr/>
        <w:t>Where the Supplier becomes aware of any matter which may affect the service levels (module 11),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243.3 </w:t>
      </w:r>
      <w:r>
        <w:rPr/>
        <w:t xml:space="preserve">The Customer may, acting reasonably, request such information from the Supplier as it requires to verify compliance with this clause. The Supplier shall maintain complete and accurate records relating to the service levels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243.4 </w:t>
      </w:r>
      <w:r>
        <w:rPr/>
        <w:t>Each party shall bear its own costs in connection with the matters described in this clause, save as otherwise expressly provided. Where the Supplier becomes aware of any matter which may affect the service levels (module 11), it shall notify the Customer promptly and in any event within five Working Days. Each party shall bear its own costs in connection with the matters described in this clause, save as otherwise expressly provided.</w:t>
      </w:r>
    </w:p>
    <w:p>
      <w:r>
        <w:rPr>
          <w:b/>
        </w:rPr>
        <w:t xml:space="preserve">243.5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service levels (module 11) and agree any improvements required.</w:t>
      </w:r>
    </w:p>
    <w:p>
      <w:r>
        <w:rPr>
          <w:b/>
        </w:rPr>
        <w:t xml:space="preserve">243.6 </w:t>
      </w:r>
      <w:r>
        <w:rPr/>
        <w:t>Nothing in this clause shall limit any other right or remedy of the Customer under this Agreement or at law. The Supplier shall maintain complete and accurate records relating to the service levels (module 11)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243.7 </w:t>
      </w:r>
      <w:r>
        <w:rPr/>
        <w:t>Either party may terminate this Agreement for convenience on not less than thirty (30) days' written notice.</w:t>
      </w:r>
    </w:p>
    <w:p>
      <w:r>
        <w:rPr>
          <w:b/>
        </w:rPr>
        <w:t xml:space="preserve">243.8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parties shall meet at least quarterly to review performance in relation to the service levels (module 11) and agree any improvements required.</w:t>
      </w:r>
    </w:p>
    <w:p>
      <w:r>
        <w:rPr>
          <w:b/>
        </w:rPr>
        <w:t xml:space="preserve">243.9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11) and agree any improvements required.</w:t>
      </w:r>
    </w:p>
    <w:p>
      <w:pPr>
        <w:pStyle w:val="Heading1"/>
      </w:pPr>
      <w:r>
        <w:rPr/>
        <w:t>244. Personnel (Module 11)</w:t>
      </w:r>
    </w:p>
    <w:p>
      <w:r>
        <w:rPr>
          <w:b/>
        </w:rPr>
        <w:t xml:space="preserve">244.1 </w:t>
      </w:r>
      <w:r>
        <w:rPr/>
        <w:t>Each party shall bear its own costs in connection with the matters described in this clause, save as otherwise expressly provided. The parties shall meet at least quarterly to review performance in relation to the personnel (module 11) and agree any improvements required.</w:t>
      </w:r>
    </w:p>
    <w:p>
      <w:r>
        <w:rPr>
          <w:b/>
        </w:rPr>
        <w:t xml:space="preserve">244.2 </w:t>
      </w:r>
      <w:r>
        <w:rPr/>
        <w:t>The parties shall meet at least quarterly to review performance in relation to the personnel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244.3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244.4 </w:t>
      </w:r>
      <w:r>
        <w:rPr/>
        <w:t>The parties shall meet at least quarterly to review performance in relation to the personnel (module 11) and agree any improvements required. Nothing in this clause shall limit any other right or remedy of the Customer under this Agreement or at law.</w:t>
      </w:r>
    </w:p>
    <w:p>
      <w:r>
        <w:rPr>
          <w:b/>
        </w:rPr>
        <w:t xml:space="preserve">244.5 </w:t>
      </w:r>
      <w:r>
        <w:rPr/>
        <w:t xml:space="preserve">The parties shall meet at least quarterly to review performance in relation to the personnel (module 11) and agree any improvements required. The parties shall meet at least quarterly to review performance in relation to the personnel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244.6 </w:t>
      </w:r>
      <w:r>
        <w:rPr/>
        <w:t>The Supplier shall remedy any material breach within 30 days of written notice requiring it to do so.</w:t>
      </w:r>
    </w:p>
    <w:p>
      <w:r>
        <w:rPr>
          <w:b/>
        </w:rPr>
        <w:t xml:space="preserve">244.7 </w:t>
      </w:r>
      <w:r>
        <w:rPr/>
        <w:t>The parties shall meet at least quarterly to review performance in relation to the personnel (module 11) and agree any improvements required. Where the Supplier becomes aware of any matter which may affect the personnel (module 11), it shall notify the Customer promptly and in any event within five Working Days. The parties shall meet at least quarterly to review performance in relation to the personnel (module 11) and agree any improvements required.</w:t>
      </w:r>
    </w:p>
    <w:p>
      <w:r>
        <w:rPr>
          <w:b/>
        </w:rPr>
        <w:t xml:space="preserve">244.8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244.9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244.10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maintain complete and accurate records relating to the personnel (module 11) and shall make them available to the Customer on request. Where the Supplier becomes aware of any matter which may affect the personnel (module 11), it shall notify the Customer promptly and in any event within five Working Days.</w:t>
      </w:r>
    </w:p>
    <w:p>
      <w:r>
        <w:rPr>
          <w:b/>
        </w:rPr>
        <w:t xml:space="preserve">244.11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244.12 </w:t>
      </w:r>
      <w:r>
        <w:rPr/>
        <w:t xml:space="preserve">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 Each party shall bear its own costs in connection with the matters described in this clause, save as otherwise expressly provided.</w:t>
      </w:r>
      <w:ins w:id="9050" w:author="Helena Voss" w:date="2026-09-28T06:33:47Z">
        <w:r>
          <w:rPr/>
          <w:t xml:space="preserve"> This obligation survives termination.</w:t>
        </w:r>
      </w:ins>
    </w:p>
    <w:p>
      <w:pPr>
        <w:pStyle w:val="Heading1"/>
      </w:pPr>
      <w:r>
        <w:rPr/>
        <w:t>245. Customer Obligations (Module 11)</w:t>
      </w:r>
    </w:p>
    <w:p>
      <w:r>
        <w:rPr>
          <w:b/>
        </w:rPr>
        <w:t xml:space="preserve">245.1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245.2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245.3 </w:t>
      </w:r>
      <w:r>
        <w:rPr/>
        <w:t>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r>
        <w:rPr>
          <w:b/>
        </w:rPr>
        <w:t xml:space="preserve">245.4 </w:t>
      </w:r>
      <w:r>
        <w:rPr/>
        <w:t>The parties shall meet at least quarterly to review performance in relation to the customer obligations (module 11) and agree any improvements required. Any approval given by the Customer under this clause shall not relieve the Supplier of any of its obligations under this Agreement.</w:t>
      </w:r>
    </w:p>
    <w:p>
      <w:r>
        <w:rPr>
          <w:b/>
        </w:rPr>
        <w:t xml:space="preserve">245.5 </w:t>
      </w:r>
      <w:r>
        <w:rPr/>
        <w:t>Nothing in this clause shall limit any other right or remedy of the Customer under this Agreement or at law. The parties shall meet at least quarterly to review performance in relation to the customer obligations (module 11) and agree any improvements required. Nothing in this clause shall limit any other right or remedy of the Customer under this Agreement or at law.</w:t>
      </w:r>
    </w:p>
    <w:p>
      <w:r>
        <w:rPr>
          <w:b/>
        </w:rPr>
        <w:t xml:space="preserve">245.6 </w:t>
      </w:r>
      <w:r>
        <w:rPr/>
        <w:t>Subject to Clause 9.4, the Supplier shall provide the deliverables described in this clause to the Customer.</w:t>
      </w:r>
    </w:p>
    <w:p>
      <w:r>
        <w:rPr>
          <w:b/>
        </w:rPr>
        <w:t xml:space="preserve">245.7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245.8 </w:t>
      </w:r>
      <w:r>
        <w:rPr/>
        <w:t xml:space="preserve">Where the Supplier becomes aware of any matter which may affect the customer obligations (module 11),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customer obligations (module 11) and agree any improvements required.</w:t>
      </w:r>
      <w:ins w:id="9100" w:author="Helena Voss" w:date="2026-09-28T06:33:47Z">
        <w:r>
          <w:rPr/>
          <w:t xml:space="preserve"> This obligation survives termination.</w:t>
        </w:r>
      </w:ins>
    </w:p>
    <w:p>
      <w:r>
        <w:rPr>
          <w:b/>
        </w:rPr>
        <w:t xml:space="preserve">245.9 </w:t>
      </w:r>
      <w:r>
        <w:rPr/>
        <w:t>Any approval given by the Customer under this clause shall not relieve the Supplier of any of its obligations under this Agreement.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 Where the Supplier becomes aware of any matter which may affect the customer obligations (module 11), it shall notify the Customer promptly and in any event within five Working Days.</w:t>
      </w:r>
    </w:p>
    <w:p>
      <w:pPr>
        <w:pStyle w:val="Heading1"/>
      </w:pPr>
      <w:r>
        <w:rPr/>
        <w:t>246. Change Control (Module 11)</w:t>
      </w:r>
    </w:p>
    <w:p>
      <w:r>
        <w:rPr>
          <w:b/>
        </w:rPr>
        <w:t xml:space="preserve">246.1 </w:t>
      </w:r>
      <w:r>
        <w:rPr/>
        <w:t>Subject to Clause 9.2, the Supplier shall provide the deliverables described in this clause to the Customer.</w:t>
      </w:r>
    </w:p>
    <w:p>
      <w:r>
        <w:rPr>
          <w:b/>
        </w:rPr>
        <w:t xml:space="preserve">246.2 </w:t>
      </w:r>
      <w:r>
        <w:rPr/>
        <w:t>Each party shall bear its own costs in connection with the matters described in this clause, save as otherwise expressly provided. The parties shall meet at least quarterly to review performance in relation to the change control (module 11) and agree any improvements required. The Supplier shall maintain complete and accurate records relating to the change control (module 11) and shall make them available to the Customer on request.</w:t>
      </w:r>
    </w:p>
    <w:p>
      <w:r>
        <w:rPr>
          <w:b/>
        </w:rPr>
        <w:t xml:space="preserve">246.3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246.4 </w:t>
      </w:r>
      <w:r>
        <w:rPr/>
        <w:t>Subject to Clause 9.2, the Supplier shall provide the deliverables described in this clause to the Customer.</w:t>
      </w:r>
    </w:p>
    <w:p>
      <w:r>
        <w:rPr>
          <w:b/>
        </w:rPr>
        <w:t xml:space="preserve">246.5 </w:t>
      </w:r>
      <w:r>
        <w:rPr/>
        <w:t>Where the Supplier becomes aware of any matter which may affect the change control (module 11), it shall notify the Customer promptly and in any event within five Working Days. Any approval given by the Customer under this clause shall not relieve the Supplier of any of its obligations under this Agreement.</w:t>
      </w:r>
    </w:p>
    <w:p>
      <w:r>
        <w:rPr>
          <w:b/>
        </w:rPr>
        <w:t xml:space="preserve">246.6 </w:t>
      </w:r>
      <w:r>
        <w:rPr/>
        <w:t>The parties shall meet at least quarterly to review performance in relation to the change control (module 11) and agree any improvements required. Any approval given by the Customer under this clause shall not relieve the Supplier of any of its obligations under this Agreement.</w:t>
      </w:r>
    </w:p>
    <w:p>
      <w:r>
        <w:rPr>
          <w:b/>
        </w:rPr>
        <w:t xml:space="preserve">246.7 </w:t>
      </w:r>
      <w:r>
        <w:rPr/>
        <w:t>The Supplier shall maintain complete and accurate records relating to the change control (module 11) and shall make them available to the Customer on request. The Supplier shall maintain complete and accurate records relating to the change control (module 11) and shall make them available to the Customer on request.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246.8 </w:t>
      </w:r>
      <w:r>
        <w:rPr/>
        <w:t>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11) and shall make them available to the Customer on request.</w:t>
      </w:r>
    </w:p>
    <w:p>
      <w:pPr>
        <w:pStyle w:val="Heading1"/>
      </w:pPr>
      <w:r>
        <w:rPr/>
        <w:t>247. Fees and Payment (Module 11)</w:t>
      </w:r>
    </w:p>
    <w:p>
      <w:r>
        <w:rPr>
          <w:b/>
        </w:rPr>
        <w:t xml:space="preserve">247.1 </w:t>
      </w:r>
      <w:r>
        <w:rPr/>
        <w:t xml:space="preserve">The parties shall meet at least quarterly to review performance in relation to the fees and payment (module 11)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247.2 </w:t>
      </w:r>
      <w:r>
        <w:rPr/>
        <w:t>Undisputed amounts shall be paid no later than 30 days after the date of the relevant invoice.</w:t>
      </w:r>
    </w:p>
    <w:p>
      <w:r>
        <w:rPr>
          <w:b/>
        </w:rPr>
        <w:t xml:space="preserve">247.3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247.4 </w:t>
      </w:r>
      <w:r>
        <w:rPr/>
        <w:t>Any approval given by the Customer under this clause shall not relieve the Supplier of any of its obligations under this Agreement. Where the Supplier becomes aware of any matter which may affect the fees and payment (module 11),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247.5 </w:t>
      </w:r>
      <w:r>
        <w:rPr/>
        <w:t>Payment of the Service Credits reconciliation shall be made within thirty (30) days following the end of each Contract Year.</w:t>
      </w:r>
    </w:p>
    <w:p>
      <w:r>
        <w:rPr>
          <w:b/>
        </w:rPr>
        <w:t xml:space="preserve">247.6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r>
        <w:rPr>
          <w:b/>
        </w:rPr>
        <w:t xml:space="preserve">247.7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fees and payment (module 11) and agree any improvements required.</w:t>
      </w:r>
    </w:p>
    <w:p>
      <w:r>
        <w:rPr>
          <w:b/>
        </w:rPr>
        <w:t xml:space="preserve">247.8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11) and shall make them available to the Customer on request.</w:t>
      </w:r>
    </w:p>
    <w:p>
      <w:pPr>
        <w:pStyle w:val="Heading1"/>
      </w:pPr>
      <w:r>
        <w:rPr/>
        <w:t>248. Invoicing (Module 11)</w:t>
      </w:r>
    </w:p>
    <w:p>
      <w:r>
        <w:rPr>
          <w:b/>
        </w:rPr>
        <w:t xml:space="preserve">248.1 </w:t>
      </w:r>
      <w:r>
        <w:rPr/>
        <w:t xml:space="preserve">Where the Supplier becomes aware of any matter which may affect the invoicing (module 11), it shall notify the Customer promptly and in any event within five Working Days.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248.3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248.4 </w:t>
      </w:r>
      <w:r>
        <w:rPr/>
        <w:t xml:space="preserve">Each party shall bear its own costs in connection with the matters described in this clause, save as otherwise expressly provided. The Supplier shall maintain complete and accurate records relating to the invoicing (module 11)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248.5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248.6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248.7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invoicing (module 11), it shall notify the Customer promptly and in any event within five Working Days.</w:t>
      </w:r>
    </w:p>
    <w:p>
      <w:r>
        <w:rPr>
          <w:b/>
        </w:rPr>
        <w:t xml:space="preserve">248.8 </w:t>
      </w:r>
      <w:r>
        <w:rPr/>
        <w:t>Where the Supplier becomes aware of any matter which may affect the invoicing (module 11), it shall notify the Customer promptly and in any event within five Working Days. The Customer may, acting reasonably, request such information from the Supplier as it requires to verify compliance with this clause. The Supplier shall maintain complete and accurate records relating to the invoicing (module 11) and shall make them available to the Customer on request. The parties shall meet at least quarterly to review performance in relation to the invoicing (module 11) and agree any improvements required.</w:t>
      </w:r>
    </w:p>
    <w:p>
      <w:r>
        <w:rPr>
          <w:b/>
        </w:rPr>
        <w:t xml:space="preserve">248.9 </w:t>
      </w:r>
      <w:r>
        <w:rPr/>
        <w:t>Where the Supplier becomes aware of any matter which may affect the invoicing (module 11), it shall notify the Customer promptly and in any event within five Working Days. The Supplier shall maintain complete and accurate records relating to the invoicing (module 11) and shall make them available to the Customer on request. Each party shall bear its own costs in connection with the matters described in this clause, save as otherwise expressly provided. The parties shall meet at least quarterly to review performance in relation to the invoicing (module 11) and agree any improvements required.</w:t>
      </w:r>
    </w:p>
    <w:p>
      <w:r>
        <w:rPr>
          <w:b/>
        </w:rPr>
        <w:t xml:space="preserve">248.10 </w:t>
      </w:r>
      <w:r>
        <w:rPr/>
        <w:t>Nothing in this clause shall limit any other right or remedy of the Customer under this Agreement or at law. The parties shall meet at least quarterly to review performance in relation to the invoicing (module 11) and agree any improvements required. Any approval given by the Customer under this clause shall not relieve the Supplier of any of its obligations under this Agreement.</w:t>
      </w:r>
    </w:p>
    <w:p>
      <w:r>
        <w:rPr>
          <w:b/>
        </w:rPr>
        <w:t xml:space="preserve">248.11 </w:t>
      </w:r>
      <w:r>
        <w:rPr/>
        <w:t>Subject to Clause 9.2, the Supplier shall provide the deliverables described in this clause to the Customer.</w:t>
      </w:r>
    </w:p>
    <w:p>
      <w:pPr>
        <w:pStyle w:val="Heading1"/>
      </w:pPr>
      <w:r>
        <w:rPr/>
        <w:t>249. Term (Module 11)</w:t>
      </w:r>
    </w:p>
    <w:p>
      <w:r>
        <w:rPr>
          <w:b/>
        </w:rPr>
        <w:t xml:space="preserve">249.1 </w:t>
      </w:r>
      <w:r>
        <w:rPr/>
        <w:t>Where the Supplier becomes aware of any matter which may affect the term (module 11),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249.2 </w:t>
      </w:r>
      <w:r>
        <w:rPr/>
        <w:t>Where the Supplier becomes aware of any matter which may affect the term (module 11), it shall notify the Customer promptly and in any event within five Working Days. The parties shall meet at least quarterly to review performance in relation to the term (module 11) and agree any improvements required. Nothing in this clause shall limit any other right or remedy of the Customer under this Agreement or at law.</w:t>
      </w:r>
    </w:p>
    <w:p>
      <w:r>
        <w:rPr>
          <w:b/>
        </w:rPr>
        <w:t xml:space="preserve">249.3 </w:t>
      </w:r>
      <w:r>
        <w:rPr/>
        <w:t>The parties shall meet at least quarterly to review performance in relation to the term (module 11) and agree any improvements required. Where the Supplier becomes aware of any matter which may affect the term (module 11), it shall notify the Customer promptly and in any event within five Working Days. The Supplier shall maintain complete and accurate records relating to the term (module 11) and shall make them available to the Customer on request.</w:t>
      </w:r>
    </w:p>
    <w:p>
      <w:r>
        <w:rPr>
          <w:b/>
        </w:rPr>
        <w:t xml:space="preserve">249.4 </w:t>
      </w:r>
      <w:r>
        <w:rPr/>
        <w:t>The Supplier shall provide the exit plan within thirty (30) days of the Effective Date.</w:t>
      </w:r>
    </w:p>
    <w:p>
      <w:r>
        <w:rPr>
          <w:b/>
        </w:rPr>
        <w:t xml:space="preserve">249.5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11) and agree any improvements required. The parties shall meet at least quarterly to review performance in relation to the term (module 11) and agree any improvements required.</w:t>
      </w:r>
    </w:p>
    <w:p>
      <w:r>
        <w:rPr>
          <w:b/>
        </w:rPr>
        <w:t xml:space="preserve">249.6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249.7 </w:t>
      </w:r>
      <w:r>
        <w:rPr/>
        <w:t>Clause 19 applies to any dispute arising under this clause.</w:t>
      </w:r>
    </w:p>
    <w:p>
      <w:r>
        <w:rPr>
          <w:b/>
        </w:rPr>
        <w:t xml:space="preserve">249.8 </w:t>
      </w:r>
      <w:r>
        <w:rPr/>
        <w:t>The parties shall meet at least quarterly to review performance in relation to the term (module 11)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249.9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250. Termination (Module 11)</w:t>
      </w:r>
    </w:p>
    <w:p>
      <w:r>
        <w:rPr>
          <w:b/>
        </w:rPr>
        <w:t xml:space="preserve">250.1 </w:t>
      </w:r>
      <w:r>
        <w:rPr/>
        <w:t>The Supplier shall maintain complete and accurate records relating to the termination (module 11) and shall make them available to the Customer on request.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250.2 </w:t>
      </w:r>
      <w:r>
        <w:rPr/>
        <w:t>Each party shall bear its own costs in connection with the matters described in this clause, save as otherwise expressly provided. The parties shall meet at least quarterly to review performance in relation to the termination (module 11) and agree any improvements required.</w:t>
      </w:r>
    </w:p>
    <w:p>
      <w:r>
        <w:rPr>
          <w:b/>
        </w:rPr>
        <w:t xml:space="preserve">250.3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250.5 </w:t>
      </w:r>
      <w:r>
        <w:rPr/>
        <w:t xml:space="preserve">Any approval given by the Customer under this clause shall not relieve the Supplier of any of its obligations under this Agreement. The parties shall meet at least quarterly to review performance in relation to the termination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250.6 </w:t>
      </w:r>
      <w:r>
        <w:rPr/>
        <w:t>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termination (module 11) and shall make them available to the Customer on request.</w:t>
      </w:r>
    </w:p>
    <w:p>
      <w:r>
        <w:rPr>
          <w:b/>
        </w:rPr>
        <w:t xml:space="preserve">250.7 </w:t>
      </w:r>
      <w:r>
        <w:rPr/>
        <w:t xml:space="preserve">The Supplier shall maintain complete and accurate records relating to the termination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250.8 </w:t>
      </w:r>
      <w:r>
        <w:rPr/>
        <w:t>Where the Supplier becomes aware of any matter which may affect the termination (module 11), it shall notify the Customer promptly and in any event within five Working Days. The Supplier shall maintain complete and accurate records relating to the termination (module 11) and shall make them available to the Customer on request.</w:t>
      </w:r>
    </w:p>
    <w:p>
      <w:r>
        <w:rPr>
          <w:b/>
        </w:rPr>
        <w:t xml:space="preserve">250.9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250.10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250.11 </w:t>
      </w:r>
      <w:r>
        <w:rPr/>
        <w:t>The Supplier shall maintain complete and accurate records relating to the termination (module 11) and shall make them available to the Customer on request. The parties shall meet at least quarterly to review performance in relation to the termination (module 11) and agree any improvements required.</w:t>
      </w:r>
    </w:p>
    <w:p>
      <w:r>
        <w:rPr>
          <w:b/>
        </w:rPr>
        <w:t xml:space="preserve">250.12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termination (module 11) and agree any improvements required. The parties shall meet at least quarterly to review performance in relation to the termination (module 11) and agree any improvements required.</w:t>
      </w:r>
    </w:p>
    <w:p>
      <w:r>
        <w:rPr>
          <w:b/>
        </w:rPr>
        <w:t xml:space="preserve">250.13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termination (module 11), it shall notify the Customer promptly and in any event within five Working Days.</w:t>
      </w:r>
    </w:p>
    <w:p>
      <w:pPr>
        <w:pStyle w:val="Heading1"/>
      </w:pPr>
      <w:r>
        <w:rPr/>
        <w:t>251. Confidentiality (Module 11)</w:t>
      </w:r>
    </w:p>
    <w:p>
      <w:r>
        <w:rPr>
          <w:b/>
        </w:rPr>
        <w:t xml:space="preserve">251.1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251.2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11) and shall make them available to the Customer on request.</w:t>
      </w:r>
    </w:p>
    <w:p>
      <w:r>
        <w:rPr>
          <w:b/>
        </w:rPr>
        <w:t xml:space="preserve">251.3 </w:t>
      </w:r>
      <w:r>
        <w:rPr/>
        <w:t>The Customer may, acting reasonably, request such information from the Supplier as it requires to verify compliance with this clause.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251.4 </w:t>
      </w:r>
      <w:r>
        <w:rPr/>
        <w:t>The Supplier shall provide the exit plan within thirty (30) days of the Effective Date.</w:t>
      </w:r>
    </w:p>
    <w:p>
      <w:r>
        <w:rPr>
          <w:b/>
        </w:rPr>
        <w:t xml:space="preserve">251.5 </w:t>
      </w:r>
      <w:r>
        <w:rPr/>
        <w:t>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Any approval given by the Customer under this clause shall not relieve the Supplier of any of its obligations under this Agreement.</w:t>
      </w:r>
    </w:p>
    <w:p>
      <w:r>
        <w:rPr>
          <w:b/>
        </w:rPr>
        <w:t xml:space="preserve">251.6 </w:t>
      </w:r>
      <w:r>
        <w:rPr/>
        <w:t>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251.7 </w:t>
      </w:r>
      <w:r>
        <w:rPr/>
        <w:t xml:space="preserve">Nothing in this clause shall limit any other right or remedy of the Customer under this Agreement or at law. The parties shall meet at least quarterly to review performance in relation to the confidentiality (module 11)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251.8 </w:t>
      </w:r>
      <w:r>
        <w:rPr/>
        <w:t>Where the Supplier becomes aware of any matter which may affect the confidentiality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251.9 </w:t>
      </w:r>
      <w:r>
        <w:rPr/>
        <w:t>Where the Supplier becomes aware of any matter which may affect the confidentiality (module 11), it shall notify the Customer promptly and in any event within five Working Days.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 The parties shall meet at least quarterly to review performance in relation to the confidentiality (module 11) and agree any improvements required.</w:t>
      </w:r>
    </w:p>
    <w:p>
      <w:r>
        <w:rPr>
          <w:b/>
        </w:rPr>
        <w:t xml:space="preserve">251.10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confidentiality (module 11), it shall notify the Customer promptly and in any event within five Working Days. Nothing in this clause shall limit any other right or remedy of the Customer under this Agreement or at law.</w:t>
      </w:r>
    </w:p>
    <w:p>
      <w:r>
        <w:rPr>
          <w:b/>
        </w:rPr>
        <w:t xml:space="preserve">251.11 </w:t>
      </w:r>
      <w:r>
        <w:rPr/>
        <w:t>Clause 29.1 applies to any dispute arising under this clause.</w:t>
      </w:r>
    </w:p>
    <w:p>
      <w:pPr>
        <w:pStyle w:val="Heading1"/>
      </w:pPr>
      <w:r>
        <w:rPr/>
        <w:t>252. Intellectual Property (Module 11)</w:t>
      </w:r>
    </w:p>
    <w:p>
      <w:r>
        <w:rPr>
          <w:b/>
        </w:rPr>
        <w:t xml:space="preserve">252.1 </w:t>
      </w:r>
      <w:r>
        <w:rPr/>
        <w:t>Where the Supplier becomes aware of any matter which may affect the intellectual property (module 11), it shall notify the Customer promptly and in any event within five Working Days.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252.2 </w:t>
      </w:r>
      <w:r>
        <w:rPr/>
        <w:t xml:space="preserve">The Supplier shall remedy any material breach within 30 days of written notice requiring it to do so.</w:t>
      </w:r>
      <w:ins w:id="9045" w:author="Helena Voss" w:date="2026-09-28T06:33:47Z">
        <w:r>
          <w:rPr/>
          <w:t xml:space="preserve"> This obligation survives termination.</w:t>
        </w:r>
      </w:ins>
    </w:p>
    <w:p>
      <w:r>
        <w:rPr>
          <w:b/>
        </w:rPr>
        <w:t xml:space="preserve">252.3 </w:t>
      </w:r>
      <w:r>
        <w:rPr/>
        <w:t>Where the Supplier becomes aware of any matter which may affect the intellectual property (module 11),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252.4 </w:t>
      </w:r>
      <w:r>
        <w:rPr/>
        <w:t>The parties shall meet at least quarterly to review performance in relation to the intellectual property (module 11) and agree any improvements required. Nothing in this clause shall limit any other right or remedy of the Customer under this Agreement or at law.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w:t>
      </w:r>
    </w:p>
    <w:p>
      <w:r>
        <w:rPr>
          <w:b/>
        </w:rPr>
        <w:t xml:space="preserve">252.6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252.7 </w:t>
      </w:r>
      <w:r>
        <w:rPr/>
        <w:t>The Supplier shall remedy any material breach within 30 days of written notice requiring it to do so.</w:t>
      </w:r>
    </w:p>
    <w:p>
      <w:r>
        <w:rPr>
          <w:b/>
        </w:rPr>
        <w:t xml:space="preserve">252.8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intellectual property (module 11) and shall make them available to the Customer on request. Nothing in this clause shall limit any other right or remedy of the Customer under this Agreement or at law.</w:t>
      </w:r>
    </w:p>
    <w:p>
      <w:r>
        <w:rPr>
          <w:b/>
        </w:rPr>
        <w:t xml:space="preserve">252.9 </w:t>
      </w:r>
      <w:r>
        <w:rPr/>
        <w:t>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252.10 </w:t>
      </w:r>
      <w:r>
        <w:rPr/>
        <w:t xml:space="preserve">The parties shall meet at least quarterly to review performance in relation to the intellectual property (module 11) and agree any improvements required. The Supplier shall maintain complete and accurate records relating to the intellectual property (module 11)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252.11 </w:t>
      </w:r>
      <w:r>
        <w:rPr/>
        <w:t>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252.12 </w:t>
      </w:r>
      <w:r>
        <w:rPr/>
        <w:t>The Supplier shall maintain complete and accurate records relating to the intellectual property (module 11) and shall make them available to the Customer on request. Each party shall bear its own costs in connection with the matters described in this clause, save as otherwise expressly provided. Nothing in this clause shall limit any other right or remedy of the Customer under this Agreement or at law. Where the Supplier becomes aware of any matter which may affect the intellectual property (module 11), it shall notify the Customer promptly and in any event within five Working Days.</w:t>
      </w:r>
    </w:p>
    <w:p>
      <w:r>
        <w:rPr>
          <w:b/>
        </w:rPr>
        <w:t xml:space="preserve">252.13 </w:t>
      </w:r>
      <w:r>
        <w:rPr/>
        <w:t>The Supplier shall remedy any material breach within 30 days of written notice requiring it to do so.</w:t>
      </w:r>
    </w:p>
    <w:p>
      <w:pPr>
        <w:pStyle w:val="Heading1"/>
      </w:pPr>
      <w:r>
        <w:rPr/>
        <w:t>253. Data Protection (Module 11)</w:t>
      </w:r>
    </w:p>
    <w:p>
      <w:r>
        <w:rPr>
          <w:b/>
        </w:rPr>
        <w:t xml:space="preserve">253.1 </w:t>
      </w:r>
      <w:r>
        <w:rPr/>
        <w:t>The Supplier shall remedy any material breach within 30 days of written notice requiring it to do so.</w:t>
      </w:r>
    </w:p>
    <w:p>
      <w:r>
        <w:rPr>
          <w:b/>
        </w:rPr>
        <w:t xml:space="preserve">253.2 </w:t>
      </w:r>
      <w:r>
        <w:rPr/>
        <w:t>The Supplier shall maintain complete and accurate records relating to the data protection (module 11) and shall make them available to the Customer on request. Where the Supplier becomes aware of any matter which may affect the data protection (module 11), it shall notify the Customer promptly and in any event within five Working Days.</w:t>
      </w:r>
    </w:p>
    <w:p>
      <w:r>
        <w:rPr>
          <w:b/>
        </w:rPr>
        <w:t xml:space="preserve">253.3 </w:t>
      </w:r>
      <w:r>
        <w:rPr/>
        <w:t>Subject to Clause 9.4, the Supplier shall provide the deliverables described in this clause to the Customer.</w:t>
      </w:r>
    </w:p>
    <w:p>
      <w:r>
        <w:rPr>
          <w:b/>
        </w:rPr>
        <w:t xml:space="preserve">253.4 </w:t>
      </w:r>
      <w:r>
        <w:rPr/>
        <w:t>The parties shall meet at least quarterly to review performance in relation to the data protection (module 11) and agree any improvements required. Where the Supplier becomes aware of any matter which may affect the data protection (module 11), it shall notify the Customer promptly and in any event within five Working Days.</w:t>
      </w:r>
    </w:p>
    <w:p>
      <w:r>
        <w:rPr>
          <w:b/>
        </w:rPr>
        <w:t xml:space="preserve">253.5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253.6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253.7 </w:t>
      </w:r>
      <w:r>
        <w:rPr/>
        <w:t>Where the Supplier becomes aware of any matter which may affect the data protection (module 11), it shall notify the Customer promptly and in any event within five Working Days. The Supplier shall maintain complete and accurate records relating to the data protection (module 11) and shall make them available to the Customer on request.</w:t>
      </w:r>
    </w:p>
    <w:p>
      <w:r>
        <w:rPr>
          <w:b/>
        </w:rPr>
        <w:t xml:space="preserve">253.8 </w:t>
      </w:r>
      <w:r>
        <w:rPr/>
        <w:t xml:space="preserve">Where the Supplier becomes aware of any matter which may affect the data protection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253.9 </w:t>
      </w:r>
      <w:r>
        <w:rPr/>
        <w:t>Clause 19 applies to any dispute arising under this clause.</w:t>
      </w:r>
    </w:p>
    <w:p>
      <w:r>
        <w:rPr>
          <w:b/>
        </w:rPr>
        <w:t xml:space="preserve">253.10 </w:t>
      </w:r>
      <w:r>
        <w:rPr/>
        <w:t>The parties shall meet at least quarterly to review performance in relation to the data protection (module 11) and agree any improvements required. Any approval given by the Customer under this clause shall not relieve the Supplier of any of its obligations under this Agreement.</w:t>
      </w:r>
    </w:p>
    <w:p>
      <w:r>
        <w:rPr>
          <w:b/>
        </w:rPr>
        <w:t xml:space="preserve">253.11 </w:t>
      </w:r>
      <w:r>
        <w:rPr/>
        <w:t>Any approval given by the Customer under this clause shall not relieve the Supplier of any of its obligations under this Agreement. Where the Supplier becomes aware of any matter which may affect the data protection (module 11), it shall notify the Customer promptly and in any event within five Working Days.</w:t>
      </w:r>
    </w:p>
    <w:p>
      <w:r>
        <w:rPr>
          <w:b/>
        </w:rPr>
        <w:t xml:space="preserve">253.12 </w:t>
      </w:r>
      <w:r>
        <w:rPr/>
        <w:t>Clause 29.1 applies to any dispute arising under this clause.</w:t>
      </w:r>
    </w:p>
    <w:p>
      <w:r>
        <w:rPr>
          <w:b/>
        </w:rPr>
        <w:t xml:space="preserve">253.13 </w:t>
      </w:r>
      <w:r>
        <w:rPr/>
        <w:t>The parties shall meet at least quarterly to review performance in relation to the data protection (module 11) and agree any improvements required. The Supplier shall maintain complete and accurate records relating to the data protection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254. Security (Module 11)</w:t>
      </w:r>
    </w:p>
    <w:p>
      <w:r>
        <w:rPr>
          <w:b/>
        </w:rPr>
        <w:t xml:space="preserve">254.1 </w:t>
      </w:r>
      <w:r>
        <w:rPr/>
        <w:t xml:space="preserve">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254.2 </w:t>
      </w:r>
      <w:r>
        <w:rPr/>
        <w:t>The Supplier shall maintain complete and accurate records relating to the security (module 11) and shall make them available to the Customer on request. The Customer may, acting reasonably, request such information from the Supplier as it requires to verify compliance with this clause. 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w:t>
      </w:r>
    </w:p>
    <w:p>
      <w:r>
        <w:rPr>
          <w:b/>
        </w:rPr>
        <w:t xml:space="preserve">254.3 </w:t>
      </w:r>
      <w:r>
        <w:rPr/>
        <w:t>The parties shall meet at least quarterly to review performance in relation to the security (module 11) and agree any improvements required. Each party shall bear its own costs in connection with the matters described in this clause, save as otherwise expressly provided.</w:t>
      </w:r>
    </w:p>
    <w:p>
      <w:r>
        <w:rPr>
          <w:b/>
        </w:rPr>
        <w:t xml:space="preserve">254.4 </w:t>
      </w:r>
      <w:r>
        <w:rPr/>
        <w:t>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maintain complete and accurate records relating to the security (module 11) and shall make them available to the Customer on request.</w:t>
      </w:r>
    </w:p>
    <w:p>
      <w:r>
        <w:rPr>
          <w:b/>
        </w:rPr>
        <w:t xml:space="preserve">254.5 </w:t>
      </w:r>
      <w:r>
        <w:rPr/>
        <w:t>The Supplier shall maintain complete and accurate records relating to the security (module 11) and shall make them available to the Customer on request. Any approval given by the Customer under this clause shall not relieve the Supplier of any of its obligations under this Agreement.</w:t>
      </w:r>
    </w:p>
    <w:p>
      <w:r>
        <w:rPr>
          <w:b/>
        </w:rPr>
        <w:t xml:space="preserve">254.6 </w:t>
      </w:r>
      <w:r>
        <w:rPr/>
        <w:t xml:space="preserve">The Supplier shall maintain complete and accurate records relating to the security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254.7 </w:t>
      </w:r>
      <w:r>
        <w:rPr/>
        <w:t>Where the Supplier becomes aware of any matter which may affect the security (module 11),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security (module 11) and agree any improvements required. Any approval given by the Customer under this clause shall not relieve the Supplier of any of its obligations under this Agreement.</w:t>
      </w:r>
    </w:p>
    <w:p>
      <w:r>
        <w:rPr>
          <w:b/>
        </w:rPr>
        <w:t xml:space="preserve">254.8 </w:t>
      </w:r>
      <w:r>
        <w:rPr/>
        <w:t xml:space="preserve">The Supplier shall maintain complete and accurate records relating to the security (module 11) and shall make them available to the Customer on request. The parties shall meet at least quarterly to review performance in relation to the security (module 11) and agree any improvements required.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254.9 </w:t>
      </w:r>
      <w:r>
        <w:rPr/>
        <w:t>Clause 19.3 applies to any dispute arising under this clause.</w:t>
      </w:r>
    </w:p>
    <w:p>
      <w:r>
        <w:rPr>
          <w:b/>
        </w:rPr>
        <w:t xml:space="preserve">254.10 </w:t>
      </w:r>
      <w:r>
        <w:rPr/>
        <w:t>The Supplier shall maintain complete and accurate records relating to the security (module 11) and shall make them available to the Customer on request. Each party shall bear its own costs in connection with the matters described in this clause, save as otherwise expressly provided.</w:t>
      </w:r>
    </w:p>
    <w:p>
      <w:pPr>
        <w:pStyle w:val="Heading1"/>
      </w:pPr>
      <w:r>
        <w:rPr/>
        <w:t>255. Audit (Module 11)</w:t>
      </w:r>
    </w:p>
    <w:p>
      <w:r>
        <w:rPr>
          <w:b/>
        </w:rPr>
        <w:t xml:space="preserve">255.1 </w:t>
      </w:r>
      <w:r>
        <w:rPr/>
        <w:t xml:space="preserve">Where the Supplier becomes aware of any matter which may affect the audit (module 11), it shall notify the Customer promptly and in any event within five Working Days. The parties shall meet at least quarterly to review performance in relation to the audit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255.2 </w:t>
      </w:r>
      <w:r>
        <w:rPr/>
        <w:t>The Supplier shall retain all Customer Data for 30 days after termination before secure deletion.</w:t>
      </w:r>
    </w:p>
    <w:p>
      <w:r>
        <w:rPr>
          <w:b/>
        </w:rPr>
        <w:t xml:space="preserve">255.3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audit (module 11) and agree any improvements required.</w:t>
      </w:r>
    </w:p>
    <w:p>
      <w:r>
        <w:rPr>
          <w:b/>
        </w:rPr>
        <w:t xml:space="preserve">255.4 </w:t>
      </w:r>
      <w:r>
        <w:rPr/>
        <w:t>Subject to Clause 9.4, the Supplier shall provide the deliverables described in this clause to the Customer.</w:t>
      </w:r>
    </w:p>
    <w:p>
      <w:r>
        <w:rPr>
          <w:b/>
        </w:rPr>
        <w:t xml:space="preserve">255.5 </w:t>
      </w:r>
      <w:r>
        <w:rPr/>
        <w:t xml:space="preserve">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255.6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audit (module 11),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255.7 </w:t>
      </w:r>
      <w:r>
        <w:rPr/>
        <w:t>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255.8 </w:t>
      </w:r>
      <w:r>
        <w:rPr/>
        <w:t>The Supplier shall remedy any material breach within 30 days of written notice requiring it to do so.</w:t>
      </w:r>
    </w:p>
    <w:p>
      <w:r>
        <w:rPr>
          <w:b/>
        </w:rPr>
        <w:t xml:space="preserve">255.9 </w:t>
      </w:r>
      <w:r>
        <w:rPr/>
        <w:t xml:space="preserve">The Supplier shall maintain complete and accurate records relating to the audit (module 11)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255.10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audit (module 11), it shall notify the Customer promptly and in any event within five Working Days.</w:t>
      </w:r>
    </w:p>
    <w:p>
      <w:r>
        <w:rPr>
          <w:b/>
        </w:rPr>
        <w:t xml:space="preserve">255.11 </w:t>
      </w:r>
      <w:r>
        <w:rPr/>
        <w:t>Subject to Clause 9, the Supplier shall provide the deliverables described in this clause to the Customer.</w:t>
      </w:r>
    </w:p>
    <w:p>
      <w:pPr>
        <w:pStyle w:val="Heading1"/>
      </w:pPr>
      <w:r>
        <w:rPr/>
        <w:t>256. Warranties (Module 11)</w:t>
      </w:r>
    </w:p>
    <w:p>
      <w:r>
        <w:rPr>
          <w:b/>
        </w:rPr>
        <w:t xml:space="preserve">256.1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Where the Supplier becomes aware of any matter which may affect the warranties (module 11), it shall notify the Customer promptly and in any event within five Working Days. Where the Supplier becomes aware of any matter which may affect the warranties (module 11), it shall notify the Customer promptly and in any event within five Working Days.</w:t>
      </w:r>
    </w:p>
    <w:p>
      <w:r>
        <w:rPr>
          <w:b/>
        </w:rPr>
        <w:t xml:space="preserve">256.2 </w:t>
      </w:r>
      <w:r>
        <w:rPr/>
        <w:t xml:space="preserve">The Supplier shall maintain complete and accurate records relating to the warranties (module 11)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256.3 </w:t>
      </w:r>
      <w:r>
        <w:rPr/>
        <w:t>The Supplier shall maintain complete and accurate records relating to the warranties (module 11) and shall make them available to the Customer on request. The parties shall meet at least quarterly to review performance in relation to the warranties (module 11) and agree any improvements required. The parties shall meet at least quarterly to review performance in relation to the warranties (module 11) and agree any improvements required.</w:t>
      </w:r>
    </w:p>
    <w:p>
      <w:r>
        <w:rPr>
          <w:b/>
        </w:rPr>
        <w:t xml:space="preserve">256.4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256.5 </w:t>
      </w:r>
      <w:r>
        <w:rPr/>
        <w:t>The Supplier shall remedy any material breach within 30 days of written notice requiring it to do so.</w:t>
      </w:r>
    </w:p>
    <w:p>
      <w:r>
        <w:rPr>
          <w:b/>
        </w:rPr>
        <w:t xml:space="preserve">256.6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Supplier shall maintain complete and accurate records relating to the warranties (module 11) and shall make them available to the Customer on request.</w:t>
      </w:r>
    </w:p>
    <w:p>
      <w:r>
        <w:rPr>
          <w:b/>
        </w:rPr>
        <w:t xml:space="preserve">256.7 </w:t>
      </w:r>
      <w:r>
        <w:rPr/>
        <w:t>Subject to Clause 9.4, the Supplier shall provide the deliverables described in this clause to the Customer.</w:t>
      </w:r>
    </w:p>
    <w:p>
      <w:r>
        <w:rPr>
          <w:b/>
        </w:rPr>
        <w:t xml:space="preserve">256.8 </w:t>
      </w:r>
      <w:r>
        <w:rPr/>
        <w:t xml:space="preserve">Where the Supplier becomes aware of any matter which may affect the warranties (module 11), it shall notify the Customer promptly and in any event within five Working Days.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256.10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warranties (module 11) and agree any improvements required.</w:t>
      </w:r>
    </w:p>
    <w:p>
      <w:r>
        <w:rPr>
          <w:b/>
        </w:rPr>
        <w:t xml:space="preserve">256.11 </w:t>
      </w:r>
      <w:r>
        <w:rPr/>
        <w:t>Each party shall bear its own costs in connection with the matters described in this clause, save as otherwise expressly provided. The Supplier shall maintain complete and accurate records relating to the warranties (module 11) and shall make them available to the Customer on request. The Customer may, acting reasonably, request such information from the Supplier as it requires to verify compliance with this clause.</w:t>
      </w:r>
    </w:p>
    <w:p>
      <w:pPr>
        <w:pStyle w:val="Heading1"/>
      </w:pPr>
      <w:r>
        <w:rPr/>
        <w:t>257. Indemnities (Module 11)</w:t>
      </w:r>
    </w:p>
    <w:p>
      <w:r>
        <w:rPr>
          <w:b/>
        </w:rPr>
        <w:t xml:space="preserve">257.1 </w:t>
      </w:r>
      <w:r>
        <w:rPr/>
        <w:t>Subject to Clause 9, the Supplier shall provide the deliverables described in this clause to the Customer.</w:t>
      </w:r>
    </w:p>
    <w:p>
      <w:r>
        <w:rPr>
          <w:b/>
        </w:rPr>
        <w:t xml:space="preserve">257.2 </w:t>
      </w:r>
      <w:r>
        <w:rPr/>
        <w:t xml:space="preserve">Nothing in this clause shall limit any other right or remedy of the Customer under this Agreement or at law. Where the Supplier becomes aware of any matter which may affect the indemnities (module 11), it shall notify the Customer promptly and in any event within five Working Days.</w:t>
      </w:r>
      <w:ins w:id="9086" w:author="Helena Voss" w:date="2026-09-28T06:33:47Z">
        <w:r>
          <w:rPr/>
          <w:t xml:space="preserve"> This obligation survives termination.</w:t>
        </w:r>
      </w:ins>
    </w:p>
    <w:p>
      <w:r>
        <w:rPr>
          <w:b/>
        </w:rPr>
        <w:t xml:space="preserve">257.3 </w:t>
      </w:r>
      <w:r>
        <w:rPr/>
        <w:t>The Customer may, acting reasonably, request such information from the Supplier as it requires to verify compliance with this clause. Where the Supplier becomes aware of any matter which may affect the indemnities (module 11), it shall notify the Customer promptly and in any event within five Working Days.</w:t>
      </w:r>
    </w:p>
    <w:p>
      <w:r>
        <w:rPr>
          <w:b/>
        </w:rPr>
        <w:t xml:space="preserve">257.4 </w:t>
      </w:r>
      <w:r>
        <w:rPr/>
        <w:t>Each party shall bear its own costs in connection with the matters described in this clause, save as otherwise expressly provided. The parties shall meet at least quarterly to review performance in relation to the indemnities (module 11) and agree any improvements required. The Supplier shall maintain complete and accurate records relating to the indemnities (module 11) and shall make them available to the Customer on request.</w:t>
      </w:r>
    </w:p>
    <w:p>
      <w:r>
        <w:rPr>
          <w:b/>
        </w:rPr>
        <w:t xml:space="preserve">257.5 </w:t>
      </w:r>
      <w:r>
        <w:rPr/>
        <w:t>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indemnities (module 11) and agree any improvements required.</w:t>
      </w:r>
    </w:p>
    <w:p>
      <w:r>
        <w:rPr>
          <w:b/>
        </w:rPr>
        <w:t xml:space="preserve">257.6 </w:t>
      </w:r>
      <w:r>
        <w:rPr/>
        <w:t xml:space="preserve">The Customer may, acting reasonably, request such information from the Supplier as it requires to verify compliance with this clause.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257.7 </w:t>
      </w:r>
      <w:r>
        <w:rPr/>
        <w:t>The Supplier shall maintain complete and accurate records relating to the indemnities (module 11) and shall make them available to the Customer on request. Any approval given by the Customer under this clause shall not relieve the Supplier of any of its obligations under this Agreement. The Supplier shall maintain complete and accurate records relating to the indemnities (module 11) and shall make them available to the Customer on request. The Supplier shall maintain complete and accurate records relating to the indemnities (module 11) and shall make them available to the Customer on request.</w:t>
      </w:r>
    </w:p>
    <w:p>
      <w:r>
        <w:rPr>
          <w:b/>
        </w:rPr>
        <w:t xml:space="preserve">257.8 </w:t>
      </w:r>
      <w:r>
        <w:rPr/>
        <w:t>The parties shall meet at least quarterly to review performance in relation to the indemnities (module 11)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pPr>
        <w:pStyle w:val="Heading1"/>
      </w:pPr>
      <w:r>
        <w:rPr/>
        <w:t>258. Limitation of Liability (Module 11)</w:t>
      </w:r>
    </w:p>
    <w:p>
      <w:r>
        <w:rPr>
          <w:b/>
        </w:rPr>
        <w:t xml:space="preserve">258.1 </w:t>
      </w:r>
      <w:r>
        <w:rPr/>
        <w:t>Where the Supplier becomes aware of any matter which may affect the limitation of liability (module 11),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258.2 </w:t>
      </w:r>
      <w:r>
        <w:rPr/>
        <w:t>Where the Supplier becomes aware of any matter which may affect the limitation of liability (module 11), it shall notify the Customer promptly and in any event within five Working Days. The Supplier shall maintain complete and accurate records relating to the limitation of liability (module 11) and shall make them available to the Customer on request.</w:t>
      </w:r>
    </w:p>
    <w:p>
      <w:r>
        <w:rPr>
          <w:b/>
        </w:rPr>
        <w:t xml:space="preserve">258.3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Supplier shall perform its obligations under this clause with reasonable skill, care and diligence and in accordance with Good Industry Practice.</w:t>
      </w:r>
    </w:p>
    <w:p>
      <w:r>
        <w:rPr>
          <w:b/>
        </w:rPr>
        <w:t xml:space="preserve">258.4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258.5 </w:t>
      </w:r>
      <w:r>
        <w:rPr/>
        <w:t>Clause 19 applies to any dispute arising under this clause.</w:t>
      </w:r>
    </w:p>
    <w:p>
      <w:r>
        <w:rPr>
          <w:b/>
        </w:rPr>
        <w:t xml:space="preserve">258.6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w:t>
      </w:r>
    </w:p>
    <w:p>
      <w:r>
        <w:rPr>
          <w:b/>
        </w:rPr>
        <w:t xml:space="preserve">258.7 </w:t>
      </w:r>
      <w:r>
        <w:rPr/>
        <w:t>The Customer may, acting reasonably, request such information from the Supplier as it requires to verify compliance with this clause. The Supplier shall maintain complete and accurate records relating to the limitation of liability (module 11)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258.8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258.9 </w:t>
      </w:r>
      <w:r>
        <w:rPr/>
        <w:t>The Supplier shall maintain complete and accurate records relating to the limitation of liability (module 11) and shall make them available to the Customer on request. The parties shall meet at least quarterly to review performance in relation to the limitation of liability (module 11) and agree any improvements required.</w:t>
      </w:r>
    </w:p>
    <w:p>
      <w:r>
        <w:rPr>
          <w:b/>
        </w:rPr>
        <w:t xml:space="preserve">258.10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258.11 </w:t>
      </w:r>
      <w:r>
        <w:rPr/>
        <w:t>Subject to Clause 9.4, the Supplier shall provide the deliverables described in this clause to the Customer.</w:t>
      </w:r>
    </w:p>
    <w:p>
      <w:r>
        <w:rPr>
          <w:b/>
        </w:rPr>
        <w:t xml:space="preserve">258.12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11) and agree any improvements required.</w:t>
      </w:r>
    </w:p>
    <w:p>
      <w:pPr>
        <w:pStyle w:val="Heading1"/>
      </w:pPr>
      <w:r>
        <w:rPr/>
        <w:t>259. Insurance (Module 11)</w:t>
      </w:r>
    </w:p>
    <w:p>
      <w:r>
        <w:rPr>
          <w:b/>
        </w:rPr>
        <w:t xml:space="preserve">259.1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259.2 </w:t>
      </w:r>
      <w:r>
        <w:rPr/>
        <w:t>The Supplier shall maintain complete and accurate records relating to the insurance (module 11) and shall make them available to the Customer on request. The parties shall meet at least quarterly to review performance in relation to the insurance (module 11) and agree any improvements required. Each party shall bear its own costs in connection with the matters described in this clause, save as otherwise expressly provided. The Supplier shall maintain complete and accurate records relating to the insurance (module 11) and shall make them available to the Customer on request.</w:t>
      </w:r>
    </w:p>
    <w:p>
      <w:r>
        <w:rPr>
          <w:b/>
        </w:rPr>
        <w:t xml:space="preserve">259.3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259.4 </w:t>
      </w:r>
      <w:r>
        <w:rPr/>
        <w:t>Subject to Clause 9, the Supplier shall provide the deliverables described in this clause to the Customer.</w:t>
      </w:r>
    </w:p>
    <w:p>
      <w:r>
        <w:rPr>
          <w:b/>
        </w:rPr>
        <w:t xml:space="preserve">259.5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insurance (module 11) and shall make them available to the Customer on request.</w:t>
      </w:r>
    </w:p>
    <w:p>
      <w:r>
        <w:rPr>
          <w:b/>
        </w:rPr>
        <w:t xml:space="preserve">259.6 </w:t>
      </w:r>
      <w:r>
        <w:rPr/>
        <w:t xml:space="preserve">Where the Supplier becomes aware of any matter which may affect the insurance (module 11), it shall notify the Customer promptly and in any event within five Working Days. The parties shall meet at least quarterly to review performance in relation to the insurance (module 11) and agree any improvements required. The Supplier shall perform its obligations under this clause with reasonable skill, care and diligence and in accordance with </w:t>
      </w:r>
      <w:r>
        <w:rPr>
          <w:i/>
        </w:rPr>
        <w:t>Good Industry Practice</w:t>
      </w:r>
      <w:r>
        <w:rPr/>
        <w:t>.</w:t>
      </w:r>
    </w:p>
    <w:p>
      <w:r>
        <w:rPr>
          <w:b/>
        </w:rPr>
        <w:t xml:space="preserve">259.7 </w:t>
      </w:r>
      <w:r>
        <w:rPr/>
        <w:t>The parties shall meet at least quarterly to review performance in relation to the insurance (module 11) and agree any improvements required. The Supplier shall maintain complete and accurate records relating to the insurance (module 11)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259.8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259.9 </w:t>
      </w:r>
      <w:r>
        <w:rPr/>
        <w:t>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insurance (module 11) and shall make them available to the Customer on request. Where the Supplier becomes aware of any matter which may affect the insurance (module 11), it shall notify the Customer promptly and in any event within five Working Days.</w:t>
      </w:r>
    </w:p>
    <w:p>
      <w:r>
        <w:rPr>
          <w:b/>
        </w:rPr>
        <w:t xml:space="preserve">259.10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 The parties shall meet at least quarterly to review performance in relation to the insurance (module 11) and agree any improvements required.</w:t>
      </w:r>
    </w:p>
    <w:p>
      <w:pPr>
        <w:pStyle w:val="Heading1"/>
      </w:pPr>
      <w:r>
        <w:rPr/>
        <w:t>260. Force Majeure (Module 11)</w:t>
      </w:r>
    </w:p>
    <w:p>
      <w:r>
        <w:rPr>
          <w:b/>
        </w:rPr>
        <w:t xml:space="preserve">260.1 </w:t>
      </w:r>
      <w:r>
        <w:rPr/>
        <w:t>Subject to Clause 9.4, the Supplier shall provide the deliverables described in this clause to the Customer.</w:t>
      </w:r>
    </w:p>
    <w:p>
      <w:r>
        <w:rPr>
          <w:b/>
        </w:rPr>
        <w:t xml:space="preserve">260.2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Any approval given by the Customer under this clause shall not relieve the Supplier of any of its obligations under this Agreement. The Supplier shall maintain complete and accurate records relating to the force majeure (module 11) and shall make them available to the Customer on request.</w:t>
      </w:r>
    </w:p>
    <w:p>
      <w:r>
        <w:rPr>
          <w:b/>
        </w:rPr>
        <w:t xml:space="preserve">260.3 </w:t>
      </w:r>
      <w:r>
        <w:rPr/>
        <w:t>Where the Supplier becomes aware of any matter which may affect the force majeure (module 11), it shall notify the Customer promptly and in any event within five Working Days. Nothing in this clause shall limit any other right or remedy of the Customer under this Agreement or at law.</w:t>
      </w:r>
    </w:p>
    <w:p>
      <w:r>
        <w:rPr>
          <w:b/>
        </w:rPr>
        <w:t xml:space="preserve">260.4 </w:t>
      </w:r>
      <w:r>
        <w:rPr/>
        <w:t>Clause 29.1 applies to any dispute arising under this clause.</w:t>
      </w:r>
    </w:p>
    <w:p>
      <w:r>
        <w:rPr>
          <w:b/>
        </w:rPr>
        <w:t xml:space="preserve">260.5 </w:t>
      </w:r>
      <w:r>
        <w:rPr/>
        <w:t>Nothing in this clause shall limit any other right or remedy of the Customer under this Agreement or at law. The parties shall meet at least quarterly to review performance in relation to the force majeure (module 11) and agree any improvements required. The parties shall meet at least quarterly to review performance in relation to the force majeure (module 11) and agree any improvements required. Nothing in this clause shall limit any other right or remedy of the Customer under this Agreement or at law.</w:t>
      </w:r>
    </w:p>
    <w:p>
      <w:r>
        <w:rPr>
          <w:b/>
        </w:rPr>
        <w:t xml:space="preserve">260.6 </w:t>
      </w:r>
      <w:r>
        <w:rPr/>
        <w:t>The Supplier shall maintain complete and accurate records relating to the force majeure (module 11) and shall make them available to the Customer on request. Each party shall bear its own costs in connection with the matters described in this clause, save as otherwise expressly provided. The Supplier shall maintain complete and accurate records relating to the force majeure (module 11) and shall make them available to the Customer on request. Nothing in this clause shall limit any other right or remedy of the Customer under this Agreement or at law.</w:t>
      </w:r>
    </w:p>
    <w:p>
      <w:r>
        <w:rPr>
          <w:b/>
        </w:rPr>
        <w:t xml:space="preserve">260.7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260.8 </w:t>
      </w:r>
      <w:r>
        <w:rPr/>
        <w:t>The Supplier shall provide the exit plan within thirty (30) days of the Effective Date.</w:t>
      </w:r>
    </w:p>
    <w:p>
      <w:r>
        <w:rPr>
          <w:b/>
        </w:rPr>
        <w:t xml:space="preserve">260.9 </w:t>
      </w:r>
      <w:r>
        <w:rPr/>
        <w:t>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261. Subcontracting (Module 11)</w:t>
      </w:r>
    </w:p>
    <w:p>
      <w:r>
        <w:rPr>
          <w:b/>
        </w:rPr>
        <w:t xml:space="preserve">261.1 </w:t>
      </w:r>
      <w:r>
        <w:rPr/>
        <w:t>The parties shall meet at least quarterly to review performance in relation to the subcontracting (module 11) and agree any improvements required. Where the Supplier becomes aware of any matter which may affect the subcontracting (module 11), it shall notify the Customer promptly and in any event within five Working Days.</w:t>
      </w:r>
    </w:p>
    <w:p>
      <w:r>
        <w:rPr>
          <w:b/>
        </w:rPr>
        <w:t xml:space="preserve">261.2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261.3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261.4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w:t>
      </w:r>
    </w:p>
    <w:p>
      <w:r>
        <w:rPr>
          <w:b/>
        </w:rPr>
        <w:t xml:space="preserve">261.5 </w:t>
      </w:r>
      <w:r>
        <w:rPr/>
        <w:t>Nothing in this clause shall limit any other right or remedy of the Customer under this Agreement or at law. The Supplier shall maintain complete and accurate records relating to the subcontracting (module 11) and shall make them available to the Customer on request.</w:t>
      </w:r>
    </w:p>
    <w:p>
      <w:r>
        <w:rPr>
          <w:b/>
        </w:rPr>
        <w:t xml:space="preserve">261.6 </w:t>
      </w:r>
      <w:r>
        <w:rPr/>
        <w:t>The parties shall meet at least quarterly to review performance in relation to the subcontracting (module 11) and agree any improvements required. The Supplier shall maintain complete and accurate records relating to the subcontracting (module 11) and shall make them available to the Customer on request. Nothing in this clause shall limit any other right or remedy of the Customer under this Agreement or at law.</w:t>
      </w:r>
    </w:p>
    <w:p>
      <w:r>
        <w:rPr>
          <w:b/>
        </w:rPr>
        <w:t xml:space="preserve">261.7 </w:t>
      </w:r>
      <w:r>
        <w:rPr/>
        <w:t>Clause 19.3 applies to any dispute arising under this clause.</w:t>
      </w:r>
    </w:p>
    <w:p>
      <w:r>
        <w:rPr>
          <w:b/>
        </w:rPr>
        <w:t xml:space="preserve">261.8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261.9 </w:t>
      </w:r>
      <w:r>
        <w:rPr/>
        <w:t>Where the Supplier becomes aware of any matter which may affect the subcontracting (module 11), it shall notify the Customer promptly and in any event within five Working Days. The parties shall meet at least quarterly to review performance in relation to the subcontracting (module 11) and agree any improvements required. The Customer may, acting reasonably, request such information from the Supplier as it requires to verify compliance with this clause.</w:t>
      </w:r>
    </w:p>
    <w:p>
      <w:r>
        <w:rPr>
          <w:b/>
        </w:rPr>
        <w:t xml:space="preserve">261.10 </w:t>
      </w:r>
      <w:r>
        <w:rPr/>
        <w:t xml:space="preserve">The Supplier shall maintain complete and accurate records relating to the subcontracting (module 11)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parties shall meet at least quarterly to review performance in relation to the subcontracting (module 11) and agree any improvements required.</w:t>
      </w:r>
    </w:p>
    <w:p>
      <w:r>
        <w:rPr>
          <w:b/>
        </w:rPr>
        <w:t xml:space="preserve">261.11 </w:t>
      </w:r>
      <w:r>
        <w:rPr/>
        <w:t>Each party shall bear its own costs in connection with the matters described in this clause, save as otherwise expressly provided. Where the Supplier becomes aware of any matter which may affect the subcontracting (module 11), it shall notify the Customer promptly and in any event within five Working Days. The Supplier shall maintain complete and accurate records relating to the subcontracting (module 11) and shall make them available to the Customer on request.</w:t>
      </w:r>
    </w:p>
    <w:p>
      <w:r>
        <w:rPr>
          <w:b/>
        </w:rPr>
        <w:t xml:space="preserve">261.12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11), it shall notify the Customer promptly and in any event within five Working Days.</w:t>
      </w:r>
    </w:p>
    <w:p>
      <w:pPr>
        <w:rPr>
          <w:ins w:id="9176" w:author="Helena Voss" w:date="2026-09-28T06:33:47Z"/>
        </w:rPr>
      </w:pPr>
      <w:ins w:id="9175" w:author="Helena Voss" w:date="2026-09-28T06:33:47Z">
        <w:r>
          <w:rPr/>
          <w:t xml:space="preserve">2997.A The Parties shall co-operate in good faith.</w:t>
        </w:r>
      </w:ins>
    </w:p>
    <w:p>
      <w:pPr>
        <w:pStyle w:val="Heading1"/>
      </w:pPr>
      <w:r>
        <w:rPr/>
        <w:t>262. Assignment (Module 11)</w:t>
      </w:r>
    </w:p>
    <w:p>
      <w:r>
        <w:rPr>
          <w:b/>
        </w:rPr>
        <w:t xml:space="preserve">262.1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262.2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262.3 </w:t>
      </w:r>
      <w:r>
        <w:rPr/>
        <w:t>Subject to Clause 9, the Supplier shall provide the deliverables described in this clause to the Customer.</w:t>
      </w:r>
    </w:p>
    <w:p>
      <w:r>
        <w:rPr>
          <w:b/>
        </w:rPr>
        <w:t xml:space="preserve">262.4 </w:t>
      </w:r>
      <w:r>
        <w:rPr/>
        <w:t>Where the Supplier becomes aware of any matter which may affect the assignment (module 11), it shall notify the Customer promptly and in any event within five Working Days. The Supplier shall maintain complete and accurate records relating to the assignment (module 11) and shall make them available to the Customer on request. The Customer may, acting reasonably, request such information from the Supplier as it requires to verify compliance with this clause. The parties shall meet at least quarterly to review performance in relation to the assignment (module 11) and agree any improvements required.</w:t>
      </w:r>
    </w:p>
    <w:p>
      <w:r>
        <w:rPr>
          <w:b/>
        </w:rPr>
        <w:t xml:space="preserve">262.5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262.6 </w:t>
      </w:r>
      <w:r>
        <w:rPr/>
        <w:t>The parties shall meet at least quarterly to review performance in relation to the assignment (module 11) and agree any improvements required. The Customer may, acting reasonably, request such information from the Supplier as it requires to verify compliance with this clause.</w:t>
      </w:r>
    </w:p>
    <w:p>
      <w:r>
        <w:rPr>
          <w:b/>
        </w:rPr>
        <w:t xml:space="preserve">262.7 </w:t>
      </w:r>
      <w:r>
        <w:rPr/>
        <w:t>The Supplier shall remedy any material breach within 30 days of written notice requiring it to do so.</w:t>
      </w:r>
    </w:p>
    <w:p>
      <w:r>
        <w:rPr>
          <w:b/>
        </w:rPr>
        <w:t xml:space="preserve">262.8 </w:t>
      </w:r>
      <w:r>
        <w:rPr/>
        <w:t xml:space="preserve">Where the Supplier becomes aware of any matter which may affect the assignment (module 11),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262.9 </w:t>
      </w:r>
      <w:r>
        <w:rPr/>
        <w:t>The Supplier shall maintain complete and accurate records relating to the assignment (module 11)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w:t>
      </w:r>
    </w:p>
    <w:p>
      <w:pPr>
        <w:pStyle w:val="Heading1"/>
      </w:pPr>
      <w:r>
        <w:rPr/>
        <w:t>263. Dispute Resolution (Module 11)</w:t>
      </w:r>
    </w:p>
    <w:p>
      <w:r>
        <w:rPr>
          <w:b/>
        </w:rPr>
        <w:t xml:space="preserve">263.1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dispute resolution (module 11) and agree any improvements required. Each party shall bear its own costs in connection with the matters described in this clause, save as otherwise expressly provided.</w:t>
      </w:r>
    </w:p>
    <w:p>
      <w:r>
        <w:rPr>
          <w:b/>
        </w:rPr>
        <w:t xml:space="preserve">263.2 </w:t>
      </w:r>
      <w:r>
        <w:rPr/>
        <w:t>Where the Supplier becomes aware of any matter which may affect the dispute resolution (module 11), it shall notify the Customer promptly and in any event within five Working Days. Each party shall bear its own costs in connection with the matters described in this clause, save as otherwise expressly provided. Where the Supplier becomes aware of any matter which may affect the dispute resolution (module 11), it shall notify the Customer promptly and in any event within five Working Days. Any approval given by the Customer under this clause shall not relieve the Supplier of any of its obligations under this Agreement.</w:t>
      </w:r>
    </w:p>
    <w:p>
      <w:r>
        <w:rPr>
          <w:b/>
        </w:rPr>
        <w:t xml:space="preserve">263.3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263.4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263.5 </w:t>
      </w:r>
      <w:r>
        <w:rPr/>
        <w:t>Where the Supplier becomes aware of any matter which may affect the dispute resolution (module 11), it shall notify the Customer promptly and in any event within five Working Days. The Supplier shall maintain complete and accurate records relating to the dispute resolution (module 11) and shall make them available to the Customer on request.</w:t>
      </w:r>
    </w:p>
    <w:p>
      <w:r>
        <w:rPr>
          <w:b/>
        </w:rPr>
        <w:t xml:space="preserve">263.6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263.7 </w:t>
      </w:r>
      <w:r>
        <w:rPr/>
        <w:t>The Supplier shall maintain complete and accurate records relating to the dispute resolution (module 11) and shall make them available to the Customer on request. The Customer may, acting reasonably, request such information from the Supplier as it requires to verify compliance with this clause.</w:t>
      </w:r>
    </w:p>
    <w:p>
      <w:r>
        <w:rPr>
          <w:b/>
        </w:rPr>
        <w:t xml:space="preserve">263.8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dispute resolution (module 11) and shall make them available to the Customer on request. Nothing in this clause shall limit any other right or remedy of the Customer under this Agreement or at law.</w:t>
      </w:r>
    </w:p>
    <w:p>
      <w:r>
        <w:rPr>
          <w:b/>
        </w:rPr>
        <w:t xml:space="preserve">263.9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263.10 </w:t>
      </w:r>
      <w:r>
        <w:rPr/>
        <w:t>The Supplier shall provide the exit plan within thirty (30) days of the Effective Date.</w:t>
      </w:r>
    </w:p>
    <w:p>
      <w:pPr>
        <w:pStyle w:val="Heading1"/>
      </w:pPr>
      <w:r>
        <w:rPr/>
        <w:t>264. Notices (Module 11)</w:t>
      </w:r>
    </w:p>
    <w:p>
      <w:r>
        <w:rPr>
          <w:b/>
        </w:rPr>
        <w:t xml:space="preserve">264.1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264.2 </w:t>
      </w:r>
      <w:r>
        <w:rPr/>
        <w:t xml:space="preserve">Nothing in this clause shall limit any other right or remedy of the Customer under this Agreement or at law.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264.3 </w:t>
      </w:r>
      <w:r>
        <w:rPr/>
        <w:t>Where the Supplier becomes aware of any matter which may affect the notices (module 11), it shall notify the Customer promptly and in any event within five Working Days. Nothing in this clause shall limit any other right or remedy of the Customer under this Agreement or at law. The Supplier shall maintain complete and accurate records relating to the notices (module 11) and shall make them available to the Customer on request. The Customer may, acting reasonably, request such information from the Supplier as it requires to verify compliance with this clause.</w:t>
      </w:r>
    </w:p>
    <w:p>
      <w:r>
        <w:rPr>
          <w:b/>
        </w:rPr>
        <w:t xml:space="preserve">264.4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11) and agree any improvements required. Any approval given by the Customer under this clause shall not relieve the Supplier of any of its obligations under this Agreement.</w:t>
      </w:r>
    </w:p>
    <w:p>
      <w:r>
        <w:rPr>
          <w:b/>
        </w:rPr>
        <w:t xml:space="preserve">264.5 </w:t>
      </w:r>
      <w:r>
        <w:rPr/>
        <w:t xml:space="preserve">Where the Supplier becomes aware of any matter which may affect the notices (module 11),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264.6 </w:t>
      </w:r>
      <w:r>
        <w:rPr/>
        <w:t>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264.7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264.8 </w:t>
      </w:r>
      <w:r>
        <w:rPr/>
        <w:t>Nothing in this clause shall limit any other right or remedy of the Customer under this Agreement or at law. 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264.9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264.10 </w:t>
      </w:r>
      <w:r>
        <w:rPr/>
        <w:t xml:space="preserve">The parties shall meet at least quarterly to review performance in relation to the notices (module 11) and agree any improvements required. Where the Supplier becomes aware of any matter which may affect the notices (module 11), it shall notify the Customer promptly and in any event within five Working Days. The Supplier shall maintain complete and accurate records relating to the notices (module 11) and shall make them available to the Customer on request. The Supplier shall perform its obligations under this clause with reasonable skill, care and diligence and in accordance with </w:t>
      </w:r>
      <w:r>
        <w:rPr>
          <w:i/>
        </w:rPr>
        <w:t>Good Industry Practice</w:t>
      </w:r>
      <w:r>
        <w:rPr/>
        <w:t>.</w:t>
      </w:r>
    </w:p>
    <w:p>
      <w:pPr>
        <w:pStyle w:val="Heading1"/>
      </w:pPr>
      <w:r>
        <w:rPr/>
        <w:t>265. Governing Law (Module 11)</w:t>
      </w:r>
    </w:p>
    <w:p>
      <w:r>
        <w:rPr>
          <w:b/>
        </w:rPr>
        <w:t xml:space="preserve">265.1 </w:t>
      </w:r>
      <w:r>
        <w:rPr/>
        <w:t>Subject to Clause 9.2, the Supplier shall provide the deliverables described in this clause to the Customer.</w:t>
      </w:r>
    </w:p>
    <w:p>
      <w:r>
        <w:rPr>
          <w:b/>
        </w:rPr>
        <w:t xml:space="preserve">265.2 </w:t>
      </w:r>
      <w:r>
        <w:rPr/>
        <w:t>The Supplier shall retain all Customer Data for 30 days after termination before secure deletion.</w:t>
      </w:r>
    </w:p>
    <w:p>
      <w:r>
        <w:rPr>
          <w:b/>
        </w:rPr>
        <w:t xml:space="preserve">265.3 </w:t>
      </w:r>
      <w:r>
        <w:rPr/>
        <w:t>Where the Supplier becomes aware of any matter which may affect the governing law (module 11), it shall notify the Customer promptly and in any event within five Working Days. The Customer may, acting reasonably, request such information from the Supplier as it requires to verify compliance with this clause.</w:t>
      </w:r>
    </w:p>
    <w:p>
      <w:r>
        <w:rPr>
          <w:b/>
        </w:rPr>
        <w:t xml:space="preserve">265.4 </w:t>
      </w:r>
      <w:r>
        <w:rPr/>
        <w:t>The Supplier shall retain all Customer Data for 30 days after termination before secure deletion.</w:t>
      </w:r>
    </w:p>
    <w:p>
      <w:r>
        <w:rPr>
          <w:b/>
        </w:rPr>
        <w:t xml:space="preserve">265.5 </w:t>
      </w:r>
      <w:r>
        <w:rPr/>
        <w:t>The parties shall meet at least quarterly to review performance in relation to the governing law (module 11) and agree any improvements required. Any approval given by the Customer under this clause shall not relieve the Supplier of any of its obligations under this Agreement.</w:t>
      </w:r>
    </w:p>
    <w:p>
      <w:r>
        <w:rPr>
          <w:b/>
        </w:rPr>
        <w:t xml:space="preserve">265.6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265.7 </w:t>
      </w:r>
      <w:r>
        <w:rPr/>
        <w:t xml:space="preserve">Any approval given by the Customer under this clause shall not relieve the Supplier of any of its obligations under this Agreement.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265.8 </w:t>
      </w:r>
      <w:r>
        <w:rPr/>
        <w:t>Subject to Clause 9.2, the Supplier shall provide the deliverables described in this clause to the Customer.</w:t>
      </w:r>
    </w:p>
    <w:p>
      <w:r>
        <w:rPr>
          <w:b/>
        </w:rPr>
        <w:t xml:space="preserve">265.9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governing law (module 11), it shall notify the Customer promptly and in any event within five Working Days.</w:t>
      </w:r>
    </w:p>
    <w:p>
      <w:r>
        <w:rPr>
          <w:b/>
        </w:rPr>
        <w:t xml:space="preserve">265.10 </w:t>
      </w:r>
      <w:r>
        <w:rPr/>
        <w:t>Any approval given by the Customer under this clause shall not relieve the Supplier of any of its obligations under this Agreement. The parties shall meet at least quarterly to review performance in relation to the governing law (module 11) and agree any improvements required. Nothing in this clause shall limit any other right or remedy of the Customer under this Agreement or at law. The parties shall meet at least quarterly to review performance in relation to the governing law (module 11) and agree any improvements required.</w:t>
      </w:r>
    </w:p>
    <w:p>
      <w:pPr>
        <w:pStyle w:val="Heading1"/>
      </w:pPr>
      <w:r>
        <w:rPr/>
        <w:t>266. Services (Module 12)</w:t>
      </w:r>
    </w:p>
    <w:p>
      <w:r>
        <w:rPr>
          <w:b/>
        </w:rPr>
        <w:t xml:space="preserve">266.1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266.2 </w:t>
      </w:r>
      <w:r>
        <w:rPr/>
        <w:t>The parties shall meet at least quarterly to review performance in relation to the services (module 12) and agree any improvements required. The Supplier shall maintain complete and accurate records relating to the services (module 12) and shall make them available to the Customer on request.</w:t>
      </w:r>
    </w:p>
    <w:p>
      <w:r>
        <w:rPr>
          <w:b/>
        </w:rPr>
        <w:t xml:space="preserve">266.3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w:t>
      </w:r>
    </w:p>
    <w:p>
      <w:r>
        <w:rPr>
          <w:b/>
        </w:rPr>
        <w:t xml:space="preserve">266.4 </w:t>
      </w:r>
      <w:r>
        <w:rPr/>
        <w:t xml:space="preserve">The parties shall meet at least quarterly to review performance in relation to the services (module 12) and agree any improvements required. The Customer may, acting reasonably, request such information from the Supplier as it requires to verify compliance with this clause. The Customer may, acting reasonably, request such information from the Supplier as it requires to verify compliance with this clause.</w:t>
      </w:r>
      <w:ins w:id="9102" w:author="Helena Voss" w:date="2026-09-28T06:33:47Z">
        <w:r>
          <w:rPr/>
          <w:t xml:space="preserve"> This obligation survives termination.</w:t>
        </w:r>
      </w:ins>
    </w:p>
    <w:p>
      <w:r>
        <w:rPr>
          <w:b/>
        </w:rPr>
        <w:t xml:space="preserve">266.5 </w:t>
      </w:r>
      <w:r>
        <w:rPr/>
        <w:t>Each party shall bear its own costs in connection with the matters described in this clause, save as otherwise expressly provided.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266.6 </w:t>
      </w:r>
      <w:r>
        <w:rPr/>
        <w:t>Clause 19.3 applies to any dispute arising under this clause.</w:t>
      </w:r>
    </w:p>
    <w:p>
      <w:r>
        <w:rPr>
          <w:b/>
        </w:rPr>
        <w:t xml:space="preserve">266.7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services (module 12), it shall notify the Customer promptly and in any event within five Working Days. Nothing in this clause shall limit any other right or remedy of the Customer under this Agreement or at law.</w:t>
      </w:r>
    </w:p>
    <w:p>
      <w:r>
        <w:rPr>
          <w:b/>
        </w:rPr>
        <w:t xml:space="preserve">266.8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parties shall meet at least quarterly to review performance in relation to the services (module 12) and agree any improvements required.</w:t>
      </w:r>
    </w:p>
    <w:p>
      <w:pPr>
        <w:pStyle w:val="Heading1"/>
      </w:pPr>
      <w:r>
        <w:rPr/>
        <w:t>267. Service Levels (Module 12)</w:t>
      </w:r>
    </w:p>
    <w:p>
      <w:r>
        <w:rPr>
          <w:b/>
        </w:rPr>
        <w:t xml:space="preserve">267.1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267.2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267.3 </w:t>
      </w:r>
      <w:r>
        <w:rPr/>
        <w:t>The Customer may, acting reasonably, request such information from the Supplier as it requires to verify compliance with this clause. The parties shall meet at least quarterly to review performance in relation to the service levels (module 12) and agree any improvements required. Each party shall bear its own costs in connection with the matters described in this clause, save as otherwise expressly provided.</w:t>
      </w:r>
    </w:p>
    <w:p>
      <w:r>
        <w:rPr>
          <w:b/>
        </w:rPr>
        <w:t xml:space="preserve">267.4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267.5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service levels (module 12) and agree any improvements required. Where the Supplier becomes aware of any matter which may affect the service levels (module 12), it shall notify the Customer promptly and in any event within five Working Days.</w:t>
      </w:r>
    </w:p>
    <w:p>
      <w:r>
        <w:rPr>
          <w:b/>
        </w:rPr>
        <w:t xml:space="preserve">267.6 </w:t>
      </w:r>
      <w:r>
        <w:rPr/>
        <w:t>Where the Supplier becomes aware of any matter which may affect the service levels (module 12), it shall notify the Customer promptly and in any event within five Working Days. The Supplier shall maintain complete and accurate records relating to the service levels (module 12) and shall make them available to the Customer on request.</w:t>
      </w:r>
    </w:p>
    <w:p>
      <w:r>
        <w:rPr>
          <w:b/>
        </w:rPr>
        <w:t xml:space="preserve">267.7 </w:t>
      </w:r>
      <w:r>
        <w:rPr/>
        <w:t xml:space="preserve">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pPr>
        <w:rPr>
          <w:del w:id="9162" w:author="Helena Voss" w:date="2026-09-28T06:33:47Z"/>
        </w:rPr>
      </w:pPr>
      <w:del w:id="9161" w:author="Helena Voss" w:date="2026-09-28T06:33:47Z">
        <w:r>
          <w:rPr>
            <w:b/>
          </w:rPr>
          <w:delText xml:space="preserve">267.8 </w:delText>
        </w:r>
        <w:r>
          <w:rPr/>
          <w:delText>The parties shall meet at least quarterly to review performance in relation to the service levels (module 12) and agree any improvements required. The Supplier shall maintain complete and accurate records relating to the service levels (module 12) and shall make them available to the Customer on request. Any approval given by the Customer under this clause shall not relieve the Supplier of any of its obligations under this Agreement. Where the Supplier becomes aware of any matter which may affect the service levels (module 12), it shall notify the Customer promptly and in any event within five Working Days.</w:delText>
        </w:r>
      </w:del>
    </w:p>
    <w:p>
      <w:pPr>
        <w:pStyle w:val="Heading1"/>
      </w:pPr>
      <w:r>
        <w:rPr/>
        <w:t>268. Personnel (Module 12)</w:t>
      </w:r>
    </w:p>
    <w:p>
      <w:r>
        <w:rPr>
          <w:b/>
        </w:rPr>
        <w:t xml:space="preserve">268.1 </w:t>
      </w:r>
      <w:r>
        <w:rPr/>
        <w:t>The Customer may, acting reasonably, request such information from the Supplier as it requires to verify compliance with this clause. The Supplier shall maintain complete and accurate records relating to the personnel (module 12) and shall make them available to the Customer on request.</w:t>
      </w:r>
    </w:p>
    <w:p>
      <w:r>
        <w:rPr>
          <w:b/>
        </w:rPr>
        <w:t xml:space="preserve">268.2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268.3 </w:t>
      </w:r>
      <w:r>
        <w:rPr/>
        <w:t xml:space="preserve">The Supplier shall maintain complete and accurate records relating to the personnel (module 12) and shall make them available to the Customer on request. The Supplier shall maintain complete and accurate records relating to the personnel (module 12)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268.4 </w:t>
      </w:r>
      <w:r>
        <w:rPr/>
        <w:t>Clause 19 applies to any dispute arising under this clause.</w:t>
      </w:r>
    </w:p>
    <w:p>
      <w:r>
        <w:rPr>
          <w:b/>
        </w:rPr>
        <w:t xml:space="preserve">268.5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personnel (module 12) and agree any improvements required.</w:t>
      </w:r>
    </w:p>
    <w:p>
      <w:r>
        <w:rPr>
          <w:b/>
        </w:rPr>
        <w:t xml:space="preserve">268.6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268.7 </w:t>
      </w:r>
      <w:r>
        <w:rPr/>
        <w:t>The parties shall meet at least quarterly to review performance in relation to the personnel (module 12) and agree any improvements required. Each party shall bear its own costs in connection with the matters described in this clause, save as otherwise expressly provided. Where the Supplier becomes aware of any matter which may affect the personnel (module 12), it shall notify the Customer promptly and in any event within five Working Days.</w:t>
      </w:r>
    </w:p>
    <w:p>
      <w:r>
        <w:rPr>
          <w:b/>
        </w:rPr>
        <w:t xml:space="preserve">268.8 </w:t>
      </w:r>
      <w:r>
        <w:rPr/>
        <w:t>The parties shall meet at least quarterly to review performance in relation to the personnel (module 12) and agree any improvements required. The parties shall meet at least quarterly to review performance in relation to the personnel (module 12) and agree any improvements required. The Supplier shall maintain complete and accurate records relating to the personnel (module 12) and shall make them available to the Customer on request.</w:t>
      </w:r>
    </w:p>
    <w:p>
      <w:r>
        <w:rPr>
          <w:b/>
        </w:rPr>
        <w:t xml:space="preserve">268.9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pPr>
        <w:pStyle w:val="Heading1"/>
      </w:pPr>
      <w:r>
        <w:rPr/>
        <w:t>269. Customer Obligations (Module 12)</w:t>
      </w:r>
    </w:p>
    <w:p>
      <w:r>
        <w:rPr>
          <w:b/>
        </w:rPr>
        <w:t xml:space="preserve">269.1 </w:t>
      </w:r>
      <w:r>
        <w:rPr/>
        <w:t>Clause 29.1 applies to any dispute arising under this clause.</w:t>
      </w:r>
    </w:p>
    <w:p>
      <w:r>
        <w:rPr>
          <w:b/>
        </w:rPr>
        <w:t xml:space="preserve">269.2 </w:t>
      </w:r>
      <w:r>
        <w:rPr/>
        <w:t>The Customer may, acting reasonably, request such information from the Supplier as it requires to verify compliance with this clause. 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269.3 </w:t>
      </w:r>
      <w:r>
        <w:rPr/>
        <w:t>The Supplier shall maintain complete and accurate records relating to the customer obligations (module 12) and shall make them available to the Customer on request. The Supplier shall maintain complete and accurate records relating to the customer obligations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269.4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269.5 </w:t>
      </w:r>
      <w:r>
        <w:rPr/>
        <w:t>Where the Supplier becomes aware of any matter which may affect the customer obligations (module 12), it shall notify the Customer promptly and in any event within five Working Days. Where the Supplier becomes aware of any matter which may affect the customer obligations (module 12), it shall notify the Customer promptly and in any event within five Working Days.</w:t>
      </w:r>
    </w:p>
    <w:p>
      <w:r>
        <w:rPr>
          <w:b/>
        </w:rPr>
        <w:t xml:space="preserve">269.6 </w:t>
      </w:r>
      <w:r>
        <w:rPr/>
        <w:t>The parties shall meet at least quarterly to review performance in relation to the customer obligations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269.7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269.8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12), it shall notify the Customer promptly and in any event within five Working Days. Nothing in this clause shall limit any other right or remedy of the Customer under this Agreement or at law.</w:t>
      </w:r>
    </w:p>
    <w:p>
      <w:r>
        <w:rPr>
          <w:b/>
        </w:rPr>
        <w:t xml:space="preserve">269.9 </w:t>
      </w:r>
      <w:r>
        <w:rPr/>
        <w:t>Subject to Clause 9.4, the Supplier shall provide the deliverables described in this clause to the Customer.</w:t>
      </w:r>
    </w:p>
    <w:p>
      <w:r>
        <w:rPr>
          <w:b/>
        </w:rPr>
        <w:t xml:space="preserve">269.10 </w:t>
      </w:r>
      <w:r>
        <w:rPr/>
        <w:t>Either party may terminate this Agreement for convenience on not less than thirty (30) days' written notice.</w:t>
      </w:r>
    </w:p>
    <w:p>
      <w:r>
        <w:rPr>
          <w:b/>
        </w:rPr>
        <w:t xml:space="preserve">269.11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269.12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pPr>
        <w:pStyle w:val="Heading1"/>
      </w:pPr>
      <w:r>
        <w:rPr/>
        <w:t>270. Change Control (Module 12)</w:t>
      </w:r>
    </w:p>
    <w:p>
      <w:r>
        <w:rPr>
          <w:b/>
        </w:rPr>
        <w:t xml:space="preserve">270.1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270.2 </w:t>
      </w:r>
      <w:r>
        <w:rPr/>
        <w:t>The Supplier shall maintain complete and accurate records relating to the change control (module 12)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Where the Supplier becomes aware of any matter which may affect the change control (module 12), it shall notify the Customer promptly and in any event within five Working Days.</w:t>
      </w:r>
    </w:p>
    <w:p>
      <w:r>
        <w:rPr>
          <w:b/>
        </w:rPr>
        <w:t xml:space="preserve">270.3 </w:t>
      </w:r>
      <w:r>
        <w:rPr/>
        <w:t>Subject to Clause 9.2, the Supplier shall provide the deliverables described in this clause to the Customer.</w:t>
      </w:r>
    </w:p>
    <w:p>
      <w:r>
        <w:rPr>
          <w:b/>
        </w:rPr>
        <w:t xml:space="preserve">270.4 </w:t>
      </w:r>
      <w:r>
        <w:rPr/>
        <w:t>The Supplier shall maintain complete and accurate records relating to the change control (module 12) and shall make them available to the Customer on request. The Supplier shall maintain complete and accurate records relating to the change control (module 12) and shall make them available to the Customer on request. The parties shall meet at least quarterly to review performance in relation to the change control (module 12) and agree any improvements required.</w:t>
      </w:r>
    </w:p>
    <w:p>
      <w:r>
        <w:rPr>
          <w:b/>
        </w:rPr>
        <w:t xml:space="preserve">270.5 </w:t>
      </w:r>
      <w:r>
        <w:rPr/>
        <w:t xml:space="preserve">The Supplier shall provide the exit plan within thirty </w:t>
      </w:r>
      <w:del w:id="9071" w:author="Helena Voss" w:date="2026-09-28T06:33:47Z">
        <w:r>
          <w:rPr/>
          <w:delText xml:space="preserve">(30)</w:delText>
        </w:r>
      </w:del>
      <w:ins w:id="9072" w:author="Helena Voss" w:date="2026-09-28T06:33:47Z">
        <w:r>
          <w:rPr/>
          <w:t xml:space="preserve">reasonable</w:t>
        </w:r>
      </w:ins>
      <w:r>
        <w:rPr/>
        <w:t xml:space="preserve"> days of the Effective Date.</w:t>
      </w:r>
    </w:p>
    <w:p>
      <w:r>
        <w:rPr>
          <w:b/>
        </w:rPr>
        <w:t xml:space="preserve">270.6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 Nothing in this clause shall limit any other right or remedy of the Customer under this Agreement or at law.</w:t>
      </w:r>
    </w:p>
    <w:p>
      <w:r>
        <w:rPr>
          <w:b/>
        </w:rPr>
        <w:t xml:space="preserve">270.7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change control (module 12), it shall notify the Customer promptly and in any event within five Working Days.</w:t>
      </w:r>
    </w:p>
    <w:p>
      <w:r>
        <w:rPr>
          <w:b/>
        </w:rPr>
        <w:t xml:space="preserve">270.8 </w:t>
      </w:r>
      <w:r>
        <w:rPr/>
        <w:t>Subject to Clause 9.2, the Supplier shall provide the deliverables described in this clause to the Customer.</w:t>
      </w:r>
    </w:p>
    <w:p>
      <w:r>
        <w:rPr>
          <w:b/>
        </w:rPr>
        <w:t xml:space="preserve">270.9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270.10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270.11 </w:t>
      </w:r>
      <w:r>
        <w:rPr/>
        <w:t xml:space="preserve">Where the Supplier becomes aware of any matter which may affect the change control (module 12),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pPr>
        <w:pStyle w:val="Heading1"/>
      </w:pPr>
      <w:r>
        <w:rPr/>
        <w:t>271. Fees and Payment (Module 12)</w:t>
      </w:r>
    </w:p>
    <w:p>
      <w:r>
        <w:rPr>
          <w:b/>
        </w:rPr>
        <w:t xml:space="preserve">271.1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271.2 </w:t>
      </w:r>
      <w:r>
        <w:rPr/>
        <w:t>Payment of the Service Credits reconciliation shall be made within thirty (30) days following the end of each Contract Year.</w:t>
      </w:r>
    </w:p>
    <w:p>
      <w:r>
        <w:rPr>
          <w:b/>
        </w:rPr>
        <w:t xml:space="preserve">271.3 </w:t>
      </w:r>
      <w:r>
        <w:rPr/>
        <w:t>Subject to Clause 9, the Supplier shall provide the deliverables described in this clause to the Customer.</w:t>
      </w:r>
    </w:p>
    <w:p>
      <w:r>
        <w:rPr>
          <w:b/>
        </w:rPr>
        <w:t xml:space="preserve">271.4 </w:t>
      </w:r>
      <w:r>
        <w:rPr/>
        <w:t>The Supplier shall maintain complete and accurate records relating to the fees and payment (module 12) and shall make them available to the Customer on request. The Supplier shall maintain complete and accurate records relating to the fees and payment (module 12) and shall make them available to the Customer on request.</w:t>
      </w:r>
    </w:p>
    <w:p>
      <w:r>
        <w:rPr>
          <w:b/>
        </w:rPr>
        <w:t xml:space="preserve">271.5 </w:t>
      </w:r>
      <w:r>
        <w:rPr/>
        <w:t>The Customer shall settle the Milestone Payment within 30 days of the Acceptance Certificate.</w:t>
      </w:r>
    </w:p>
    <w:p>
      <w:r>
        <w:rPr>
          <w:b/>
        </w:rPr>
        <w:t xml:space="preserve">271.6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 Nothing in this clause shall limit any other right or remedy of the Customer under this Agreement or at law.</w:t>
      </w:r>
      <w:ins w:id="9012" w:author="Helena Voss" w:date="2026-09-28T06:33:47Z">
        <w:r>
          <w:rPr/>
          <w:t xml:space="preserve"> This obligation survives termination.</w:t>
        </w:r>
      </w:ins>
    </w:p>
    <w:p>
      <w:r>
        <w:rPr>
          <w:b/>
        </w:rPr>
        <w:t xml:space="preserve">271.7 </w:t>
      </w:r>
      <w:r>
        <w:rPr/>
        <w:t>Each party shall bear its own costs in connection with the matters described in this clause, save as otherwise expressly provided. Where the Supplier becomes aware of any matter which may affect the fees and payment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271.9 </w:t>
      </w:r>
      <w:r>
        <w:rPr/>
        <w:t>The parties shall meet at least quarterly to review performance in relation to the fees and payment (module 12) and agree any improvements required. Each party shall bear its own costs in connection with the matters described in this clause, save as otherwise expressly provided. Any approval given by the Customer under this clause shall not relieve the Supplier of any of its obligations under this Agreement. Each party shall bear its own costs in connection with the matters described in this clause, save as otherwise expressly provided.</w:t>
      </w:r>
    </w:p>
    <w:p>
      <w:pPr>
        <w:pStyle w:val="Heading1"/>
      </w:pPr>
      <w:r>
        <w:rPr/>
        <w:t>272. Invoicing (Module 12)</w:t>
      </w:r>
    </w:p>
    <w:p>
      <w:r>
        <w:rPr>
          <w:b/>
        </w:rPr>
        <w:t xml:space="preserve">272.1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272.3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272.4 </w:t>
      </w:r>
      <w:r>
        <w:rPr/>
        <w:t>Where the Supplier becomes aware of any matter which may affect the invoicing (module 12), it shall notify the Customer promptly and in any event within five Working Days. Where the Supplier becomes aware of any matter which may affect the invoicing (module 12), it shall notify the Customer promptly and in any event within five Working Days.</w:t>
      </w:r>
    </w:p>
    <w:p>
      <w:r>
        <w:rPr>
          <w:b/>
        </w:rPr>
        <w:t xml:space="preserve">272.5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272.6 </w:t>
      </w:r>
      <w:r>
        <w:rPr/>
        <w:t>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invoicing (module 12) and agree any improvements required.</w:t>
      </w:r>
    </w:p>
    <w:p>
      <w:r>
        <w:rPr>
          <w:b/>
        </w:rPr>
        <w:t xml:space="preserve">272.7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 The Supplier shall maintain complete and accurate records relating to the invoicing (module 12) and shall make them available to the Customer on request.</w:t>
      </w:r>
    </w:p>
    <w:p>
      <w:r>
        <w:rPr>
          <w:b/>
        </w:rPr>
        <w:t xml:space="preserve">272.8 </w:t>
      </w:r>
      <w:r>
        <w:rPr/>
        <w:t>The Supplier shall maintain complete and accurate records relating to the invoicing (module 12) and shall make them available to the Customer on request. Nothing in this clause shall limit any other right or remedy of the Customer under this Agreement or at law. The parties shall meet at least quarterly to review performance in relation to the invoicing (module 12) and agree any improvements required. Where the Supplier becomes aware of any matter which may affect the invoicing (module 12), it shall notify the Customer promptly and in any event within five Working Days.</w:t>
      </w:r>
    </w:p>
    <w:p>
      <w:r>
        <w:rPr>
          <w:b/>
        </w:rPr>
        <w:t xml:space="preserve">272.9 </w:t>
      </w:r>
      <w:r>
        <w:rPr/>
        <w:t>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272.10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invoicing (module 12) and agree any improvements required.</w:t>
      </w:r>
    </w:p>
    <w:p>
      <w:r>
        <w:rPr>
          <w:b/>
        </w:rPr>
        <w:t xml:space="preserve">272.11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invoicing (module 12), it shall notify the Customer promptly and in any event within five Working Days.</w:t>
      </w:r>
    </w:p>
    <w:p>
      <w:r>
        <w:rPr>
          <w:b/>
        </w:rPr>
        <w:t xml:space="preserve">272.12 </w:t>
      </w:r>
      <w:r>
        <w:rPr/>
        <w:t>Nothing in this clause shall limit any other right or remedy of the Customer under this Agreement or at law. The parties shall meet at least quarterly to review performance in relation to the invoicing (module 12) and agree any improvements required. The Supplier shall maintain complete and accurate records relating to the invoicing (module 12) and shall make them available to the Customer on request.</w:t>
      </w:r>
    </w:p>
    <w:p>
      <w:pPr>
        <w:pStyle w:val="Heading1"/>
      </w:pPr>
      <w:r>
        <w:rPr/>
        <w:t>273. Term (Module 12)</w:t>
      </w:r>
    </w:p>
    <w:p>
      <w:r>
        <w:rPr>
          <w:b/>
        </w:rPr>
        <w:t xml:space="preserve">273.1 </w:t>
      </w:r>
      <w:r>
        <w:rPr/>
        <w:t>The Supplier shall retain all Customer Data for 30 days after termination before secure deletion.</w:t>
      </w:r>
    </w:p>
    <w:p>
      <w:r>
        <w:rPr>
          <w:b/>
        </w:rPr>
        <w:t xml:space="preserve">273.2 </w:t>
      </w:r>
      <w:r>
        <w:rPr/>
        <w:t xml:space="preserve">The parties shall meet at least quarterly to review performance in relation to the term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273.3 </w:t>
      </w:r>
      <w:r>
        <w:rPr/>
        <w:t>The Supplier shall remedy any material breach within 30 days of written notice requiring it to do so.</w:t>
      </w:r>
    </w:p>
    <w:p>
      <w:r>
        <w:rPr>
          <w:b/>
        </w:rPr>
        <w:t xml:space="preserve">273.4 </w:t>
      </w:r>
      <w:r>
        <w:rPr/>
        <w:t xml:space="preserve">The Supplier shall maintain complete and accurate records relating to the term (module 12)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273.5 </w:t>
      </w:r>
      <w:r>
        <w:rPr/>
        <w:t>The parties shall meet at least quarterly to review performance in relation to the term (module 12) and agree any improvements required. Where the Supplier becomes aware of any matter which may affect the term (module 12), it shall notify the Customer promptly and in any event within five Working Days.</w:t>
      </w:r>
    </w:p>
    <w:p>
      <w:r>
        <w:rPr>
          <w:b/>
        </w:rPr>
        <w:t xml:space="preserve">273.6 </w:t>
      </w:r>
      <w:r>
        <w:rPr/>
        <w:t>Clause 19.3 applies to any dispute arising under this clause.</w:t>
      </w:r>
    </w:p>
    <w:p>
      <w:r>
        <w:rPr>
          <w:b/>
        </w:rPr>
        <w:t xml:space="preserve">273.7 </w:t>
      </w:r>
      <w:r>
        <w:rPr/>
        <w:t>Nothing in this clause shall limit any other right or remedy of the Customer under this Agreement or at law. The parties shall meet at least quarterly to review performance in relation to the term (module 12) and agree any improvements required.</w:t>
      </w:r>
    </w:p>
    <w:p>
      <w:r>
        <w:rPr>
          <w:b/>
        </w:rPr>
        <w:t xml:space="preserve">273.8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273.9 </w:t>
      </w:r>
      <w:r>
        <w:rPr/>
        <w:t>Either party may terminate this Agreement for convenience on not less than thirty (30) days' written notice.</w:t>
      </w:r>
    </w:p>
    <w:p>
      <w:r>
        <w:rPr>
          <w:b/>
        </w:rPr>
        <w:t xml:space="preserve">273.10 </w:t>
      </w:r>
      <w:r>
        <w:rPr/>
        <w:t>Clause 19.3 applies to any dispute arising under this clause.</w:t>
      </w:r>
    </w:p>
    <w:p>
      <w:r>
        <w:rPr>
          <w:b/>
        </w:rPr>
        <w:t xml:space="preserve">273.11 </w:t>
      </w:r>
      <w:r>
        <w:rPr/>
        <w:t>The Supplier shall maintain complete and accurate records relating to the term (module 12)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273.12 </w:t>
      </w:r>
      <w:r>
        <w:rPr/>
        <w:t>Either party may terminate this Agreement for convenience on not less than thirty (30) days' written notice.</w:t>
      </w:r>
    </w:p>
    <w:p>
      <w:r>
        <w:rPr>
          <w:b/>
        </w:rPr>
        <w:t xml:space="preserve">273.13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term (module 12) and shall make them available to the Customer on request.</w:t>
      </w:r>
    </w:p>
    <w:p>
      <w:pPr>
        <w:pStyle w:val="Heading1"/>
      </w:pPr>
      <w:r>
        <w:rPr/>
        <w:t>274. Termination (Module 12)</w:t>
      </w:r>
    </w:p>
    <w:p>
      <w:r>
        <w:rPr>
          <w:b/>
        </w:rPr>
        <w:t xml:space="preserve">274.1 </w:t>
      </w:r>
      <w:r>
        <w:rPr/>
        <w:t>Where the Supplier becomes aware of any matter which may affect the termination (module 12), it shall notify the Customer promptly and in any event within five Working Days. Where the Supplier becomes aware of any matter which may affect the termination (module 12), it shall notify the Customer promptly and in any event within five Working Days.</w:t>
      </w:r>
    </w:p>
    <w:p>
      <w:r>
        <w:rPr>
          <w:b/>
        </w:rPr>
        <w:t xml:space="preserve">274.2 </w:t>
      </w:r>
      <w:r>
        <w:rPr/>
        <w:t>The Supplier shall provide the exit plan within thirty (30) days of the Effective Date.</w:t>
      </w:r>
    </w:p>
    <w:p>
      <w:r>
        <w:rPr>
          <w:b/>
        </w:rPr>
        <w:t xml:space="preserve">274.3 </w:t>
      </w:r>
      <w:r>
        <w:rPr/>
        <w:t>The Supplier shall retain all Customer Data for 30 days after termination before secure deletion.</w:t>
      </w:r>
    </w:p>
    <w:p>
      <w:r>
        <w:rPr>
          <w:b/>
        </w:rPr>
        <w:t xml:space="preserve">274.4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12) and agree any improvements required. The Customer may, acting reasonably, request such information from the Supplier as it requires to verify compliance with this clause.</w:t>
      </w:r>
    </w:p>
    <w:p>
      <w:r>
        <w:rPr>
          <w:b/>
        </w:rPr>
        <w:t xml:space="preserve">274.5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12), it shall notify the Customer promptly and in any event within five Working Days. Each party shall bear its own costs in connection with the matters described in this clause, save as otherwise expressly provided.</w:t>
      </w:r>
    </w:p>
    <w:p>
      <w:r>
        <w:rPr>
          <w:b/>
        </w:rPr>
        <w:t xml:space="preserve">274.6 </w:t>
      </w:r>
      <w:r>
        <w:rPr/>
        <w:t>Any approval given by the Customer under this clause shall not relieve the Supplier of any of its obligations under this Agreement. The parties shall meet at least quarterly to review performance in relation to the termination (module 12) and agree any improvements required.</w:t>
      </w:r>
    </w:p>
    <w:p>
      <w:r>
        <w:rPr>
          <w:b/>
        </w:rPr>
        <w:t xml:space="preserve">274.7 </w:t>
      </w:r>
      <w:r>
        <w:rPr/>
        <w:t xml:space="preserve">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Any approval given by the Customer under this clause shall not relieve the Supplier of any of its obligations under this Agreement.</w:t>
      </w:r>
      <w:ins w:id="9133" w:author="Helena Voss" w:date="2026-09-28T06:33:47Z">
        <w:r>
          <w:rPr/>
          <w:t xml:space="preserve"> This obligation survives termination.</w:t>
        </w:r>
      </w:ins>
    </w:p>
    <w:p>
      <w:r>
        <w:rPr>
          <w:b/>
        </w:rPr>
        <w:t xml:space="preserve">274.8 </w:t>
      </w:r>
      <w:r>
        <w:rPr/>
        <w:t>Each party shall bear its own costs in connection with the matters described in this clause, save as otherwise expressly provided. The parties shall meet at least quarterly to review performance in relation to the termination (module 12) and agree any improvements required. The Supplier shall maintain complete and accurate records relating to the termination (module 12) and shall make them available to the Customer on request. The parties shall meet at least quarterly to review performance in relation to the termination (module 12) and agree any improvements required.</w:t>
      </w:r>
    </w:p>
    <w:p>
      <w:pPr>
        <w:pStyle w:val="Heading1"/>
      </w:pPr>
      <w:r>
        <w:rPr/>
        <w:t>275. Confidentiality (Module 12)</w:t>
      </w:r>
    </w:p>
    <w:p>
      <w:r>
        <w:rPr>
          <w:b/>
        </w:rPr>
        <w:t xml:space="preserve">275.1 </w:t>
      </w:r>
      <w:r>
        <w:rPr/>
        <w:t>Nothing in this clause shall limit any other right or remedy of the Customer under this Agreement or at law. The Supplier shall maintain complete and accurate records relating to the confidentiality (module 12) and shall make them available to the Customer on request.</w:t>
      </w:r>
    </w:p>
    <w:p>
      <w:r>
        <w:rPr>
          <w:b/>
        </w:rPr>
        <w:t xml:space="preserve">275.2 </w:t>
      </w:r>
      <w:r>
        <w:rPr/>
        <w:t>The Supplier shall remedy any material breach within 30 days of written notice requiring it to do so.</w:t>
      </w:r>
    </w:p>
    <w:p>
      <w:r>
        <w:rPr>
          <w:b/>
        </w:rPr>
        <w:t xml:space="preserve">275.3 </w:t>
      </w:r>
      <w:r>
        <w:rPr/>
        <w:t>Clause 19 applies to any dispute arising under this clause.</w:t>
      </w:r>
    </w:p>
    <w:p>
      <w:r>
        <w:rPr>
          <w:b/>
        </w:rPr>
        <w:t xml:space="preserve">275.4 </w:t>
      </w:r>
      <w:r>
        <w:rPr/>
        <w:t>Each party shall bear its own costs in connection with the matters described in this clause, save as otherwise expressly provided. The Supplier shall maintain complete and accurate records relating to the confidentiality (module 12) and shall make them available to the Customer on request.</w:t>
      </w:r>
    </w:p>
    <w:p>
      <w:r>
        <w:rPr>
          <w:b/>
        </w:rPr>
        <w:t xml:space="preserve">275.5 </w:t>
      </w:r>
      <w:r>
        <w:rPr/>
        <w:t>The parties shall meet at least quarterly to review performance in relation to the confidentiality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275.6 </w:t>
      </w:r>
      <w:r>
        <w:rPr/>
        <w:t>Subject to Clause 9.2, the Supplier shall provide the deliverables described in this clause to the Customer.</w:t>
      </w:r>
    </w:p>
    <w:p>
      <w:r>
        <w:rPr>
          <w:b/>
        </w:rPr>
        <w:t xml:space="preserve">275.7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275.8 </w:t>
      </w:r>
      <w:r>
        <w:rPr/>
        <w:t xml:space="preserve">Where the Supplier becomes aware of any matter which may affect the confidentiality (module 12), it shall notify the Customer promptly and in any event within five Working Days. The parties shall meet at least quarterly to review performance in relation to the confidentiality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12), it shall notify the Customer promptly and in any event within five Working Days.</w:t>
      </w:r>
    </w:p>
    <w:p>
      <w:r>
        <w:rPr>
          <w:b/>
        </w:rPr>
        <w:t xml:space="preserve">275.9 </w:t>
      </w:r>
      <w:r>
        <w:rPr/>
        <w:t>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confidentiality (module 12), it shall notify the Customer promptly and in any event within five Working Days. Each party shall bear its own costs in connection with the matters described in this clause, save as otherwise expressly provided.</w:t>
      </w:r>
    </w:p>
    <w:p>
      <w:r>
        <w:rPr>
          <w:b/>
        </w:rPr>
        <w:t xml:space="preserve">275.10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confidentiality (module 12), it shall notify the Customer promptly and in any event within five Working Days. The Customer may, acting reasonably, request such information from the Supplier as it requires to verify compliance with this clause.</w:t>
      </w:r>
    </w:p>
    <w:p>
      <w:r>
        <w:rPr>
          <w:b/>
        </w:rPr>
        <w:t xml:space="preserve">275.11 </w:t>
      </w:r>
      <w:r>
        <w:rPr/>
        <w:t xml:space="preserve">Where the Supplier becomes aware of any matter which may affect the confidentiality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275.12 </w:t>
      </w:r>
      <w:r>
        <w:rPr/>
        <w:t>Subject to Clause 9, the Supplier shall provide the deliverables described in this clause to the Customer.</w:t>
      </w:r>
    </w:p>
    <w:p>
      <w:pPr>
        <w:pStyle w:val="Heading1"/>
      </w:pPr>
      <w:r>
        <w:rPr/>
        <w:t>276. Intellectual Property (Module 12)</w:t>
      </w:r>
    </w:p>
    <w:p>
      <w:r>
        <w:rPr>
          <w:b/>
        </w:rPr>
        <w:t xml:space="preserve">276.1 </w:t>
      </w:r>
      <w:r>
        <w:rPr/>
        <w:t>The Supplier shall remedy any material breach within 30 days of written notice requiring it to do so.</w:t>
      </w:r>
    </w:p>
    <w:p>
      <w:r>
        <w:rPr>
          <w:b/>
        </w:rPr>
        <w:t xml:space="preserve">276.2 </w:t>
      </w:r>
      <w:r>
        <w:rPr/>
        <w:t xml:space="preserve">The parties shall meet at least quarterly to review performance in relation to the intellectual property (module 12) and agree any improvements required. The Supplier shall perform its obligations under this clause with reasonable skill, care and diligence and in accordance with </w:t>
      </w:r>
      <w:r>
        <w:rPr>
          <w:i/>
        </w:rPr>
        <w:t>Good Industry Practice</w:t>
      </w:r>
      <w:r>
        <w:rPr/>
        <w:t>.</w:t>
      </w:r>
    </w:p>
    <w:p>
      <w:r>
        <w:rPr>
          <w:b/>
        </w:rPr>
        <w:t xml:space="preserve">276.3 </w:t>
      </w:r>
      <w:r>
        <w:rPr/>
        <w:t>The Supplier shall maintain complete and accurate records relating to the intellectual property (module 12)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276.4 </w:t>
      </w:r>
      <w:r>
        <w:rPr/>
        <w:t>Nothing in this clause shall limit any other right or remedy of the Customer under this Agreement or at law. 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w:t>
      </w:r>
    </w:p>
    <w:p>
      <w:r>
        <w:rPr>
          <w:b/>
        </w:rPr>
        <w:t xml:space="preserve">276.5 </w:t>
      </w:r>
      <w:r>
        <w:rPr/>
        <w:t>Each party shall bear its own costs in connection with the matters described in this clause, save as otherwise expressly provided.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276.6 </w:t>
      </w:r>
      <w:r>
        <w:rPr/>
        <w:t>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 The parties shall meet at least quarterly to review performance in relation to the intellectual property (module 12) and agree any improvements required. Where the Supplier becomes aware of any matter which may affect the intellectual property (module 12), it shall notify the Customer promptly and in any event within five Working Days.</w:t>
      </w:r>
    </w:p>
    <w:p>
      <w:r>
        <w:rPr>
          <w:b/>
        </w:rPr>
        <w:t xml:space="preserve">276.7 </w:t>
      </w:r>
      <w:r>
        <w:rPr/>
        <w:t>Clause 29.1 applies to any dispute arising under this clause.</w:t>
      </w:r>
    </w:p>
    <w:p>
      <w:r>
        <w:rPr>
          <w:b/>
        </w:rPr>
        <w:t xml:space="preserve">276.8 </w:t>
      </w:r>
      <w:r>
        <w:rPr/>
        <w:t>Any approval given by the Customer under this clause shall not relieve the Supplier of any of its obligations under this Agreement.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276.9 </w:t>
      </w:r>
      <w:r>
        <w:rPr/>
        <w:t>Each party shall bear its own costs in connection with the matters described in this clause, save as otherwise expressly provided. Each party shall bear its own costs in connection with the matters described in this clause, save as otherwise expressly provided. Where the Supplier becomes aware of any matter which may affect the intellectual property (module 12), it shall notify the Customer promptly and in any event within five Working Days. The Customer may, acting reasonably, request such information from the Supplier as it requires to verify compliance with this clause.</w:t>
      </w:r>
    </w:p>
    <w:p>
      <w:r>
        <w:rPr>
          <w:b/>
        </w:rPr>
        <w:t xml:space="preserve">276.10 </w:t>
      </w:r>
      <w:r>
        <w:rPr/>
        <w:t>Where the Supplier becomes aware of any matter which may affect the intellectual property (module 12), it shall notify the Customer promptly and in any event within five Working Days. The Supplier shall maintain complete and accurate records relating to the intellectual property (module 12) and shall make them available to the Customer on request. Nothing in this clause shall limit any other right or remedy of the Customer under this Agreement or at law.</w:t>
      </w:r>
    </w:p>
    <w:p>
      <w:r>
        <w:rPr>
          <w:b/>
        </w:rPr>
        <w:t xml:space="preserve">276.11 </w:t>
      </w:r>
      <w:r>
        <w:rPr/>
        <w:t>The Customer may, acting reasonably, request such information from the Supplier as it requires to verify compliance with this clause. The Supplier shall maintain complete and accurate records relating to the intellectual property (module 12) and shall make them available to the Customer on request. The parties shall meet at least quarterly to review performance in relation to the intellectual property (module 12) and agree any improvements required. The parties shall meet at least quarterly to review performance in relation to the intellectual property (module 12) and agree any improvements required.</w:t>
      </w:r>
    </w:p>
    <w:p>
      <w:pPr>
        <w:pStyle w:val="Heading1"/>
      </w:pPr>
      <w:r>
        <w:rPr/>
        <w:t>277. Data Protection (Module 12)</w:t>
      </w:r>
    </w:p>
    <w:p>
      <w:r>
        <w:rPr>
          <w:b/>
        </w:rPr>
        <w:t xml:space="preserve">277.1 </w:t>
      </w:r>
      <w:r>
        <w:rPr/>
        <w:t>Nothing in this clause shall limit any other right or remedy of the Customer under this Agreement or at law. Where the Supplier becomes aware of any matter which may affect the data protection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277.2 </w:t>
      </w:r>
      <w:r>
        <w:rPr/>
        <w:t>Subject to Clause 9, the Supplier shall provide the deliverables described in this clause to the Customer.</w:t>
      </w:r>
    </w:p>
    <w:p>
      <w:r>
        <w:rPr>
          <w:b/>
        </w:rPr>
        <w:t xml:space="preserve">277.3 </w:t>
      </w:r>
      <w:r>
        <w:rPr/>
        <w:t>Each party shall bear its own costs in connection with the matters described in this clause, save as otherwise expressly provided. The parties shall meet at least quarterly to review performance in relation to the data protection (module 12) and agree any improvements required.</w:t>
      </w:r>
    </w:p>
    <w:p>
      <w:r>
        <w:rPr>
          <w:b/>
        </w:rPr>
        <w:t xml:space="preserve">277.4 </w:t>
      </w:r>
      <w:r>
        <w:rPr/>
        <w:t>Any approval given by the Customer under this clause shall not relieve the Supplier of any of its obligations under this Agreement. The Supplier shall maintain complete and accurate records relating to the data protection (module 12) and shall make them available to the Customer on request. Any approval given by the Customer under this clause shall not relieve the Supplier of any of its obligations under this Agreement. The parties shall meet at least quarterly to review performance in relation to the data protection (module 12) and agree any improvements required.</w:t>
      </w:r>
    </w:p>
    <w:p>
      <w:r>
        <w:rPr>
          <w:b/>
        </w:rPr>
        <w:t xml:space="preserve">277.5 </w:t>
      </w:r>
      <w:r>
        <w:rPr/>
        <w:t>The Customer may, acting reasonably, request such information from the Supplier as it requires to verify compliance with this clause.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data protection (module 12) and shall make them available to the Customer on request.</w:t>
      </w:r>
    </w:p>
    <w:p>
      <w:r>
        <w:rPr>
          <w:b/>
        </w:rPr>
        <w:t xml:space="preserve">277.6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perform its obligations under this clause with reasonable skill, care and diligence and in accordance with Good Industry Practice. The parties shall meet at least quarterly to review performance in relation to the data protection (module 12) and agree any improvements required.</w:t>
      </w:r>
    </w:p>
    <w:p>
      <w:r>
        <w:rPr>
          <w:b/>
        </w:rPr>
        <w:t xml:space="preserve">277.7 </w:t>
      </w:r>
      <w:r>
        <w:rPr/>
        <w:t>Where the Supplier becomes aware of any matter which may affect the data protection (module 12), it shall notify the Customer promptly and in any event within five Working Days. Where the Supplier becomes aware of any matter which may affect the data protection (module 12), it shall notify the Customer promptly and in any event within five Working Days.</w:t>
      </w:r>
    </w:p>
    <w:p>
      <w:r>
        <w:rPr>
          <w:b/>
        </w:rPr>
        <w:t xml:space="preserve">277.8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277.9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data protection (module 12) and agree any improvements required. The Supplier shall maintain complete and accurate records relating to the data protection (module 12) and shall make them available to the Customer on request. Where the Supplier becomes aware of any matter which may affect the data protection (module 12), it shall notify the Customer promptly and in any event within five Working Days.</w:t>
      </w:r>
    </w:p>
    <w:p>
      <w:r>
        <w:rPr>
          <w:b/>
        </w:rPr>
        <w:t xml:space="preserve">277.10 </w:t>
      </w:r>
      <w:r>
        <w:rPr/>
        <w:t xml:space="preserve">Where the Supplier becomes aware of any matter which may affect the data protection (module 12), it shall notify the Customer promptly and in any event within five Working Days. Nothing in this clause shall limit any other right or remedy of the Customer under this Agreement or at law. The parties shall meet at least quarterly to review performance in relation to the data protection (module 12) and agree any improvements required. The Supplier shall perform its obligations under this clause with reasonable skill, care and diligence and in accordance with </w:t>
      </w:r>
      <w:r>
        <w:rPr>
          <w:i/>
        </w:rPr>
        <w:t>Good Industry Practice</w:t>
      </w:r>
      <w:r>
        <w:rPr/>
        <w:t>.</w:t>
      </w:r>
    </w:p>
    <w:p>
      <w:pPr>
        <w:pStyle w:val="Heading1"/>
      </w:pPr>
      <w:r>
        <w:rPr/>
        <w:t>278. Security (Module 12)</w:t>
      </w:r>
    </w:p>
    <w:p>
      <w:r>
        <w:rPr>
          <w:b/>
        </w:rPr>
        <w:t xml:space="preserve">278.1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278.2 </w:t>
      </w:r>
      <w:r>
        <w:rPr/>
        <w:t>The Supplier shall maintain complete and accurate records relating to the security (module 12) and shall make them available to the Customer on request. Where the Supplier becomes aware of any matter which may affect the security (module 12), it shall notify the Customer promptly and in any event within five Working Days. The parties shall meet at least quarterly to review performance in relation to the security (module 12) and agree any improvements required. The Customer may, acting reasonably, request such information from the Supplier as it requires to verify compliance with this clause.</w:t>
      </w:r>
    </w:p>
    <w:p>
      <w:pPr>
        <w:rPr>
          <w:ins w:id="9178" w:author="Helena Voss" w:date="2026-09-28T06:33:47Z"/>
        </w:rPr>
      </w:pPr>
      <w:ins w:id="9177" w:author="Helena Voss" w:date="2026-09-28T06:33:47Z">
        <w:r>
          <w:rPr/>
          <w:t xml:space="preserve">3178.A The Parties shall co-operate in good faith.</w:t>
        </w:r>
      </w:ins>
    </w:p>
    <w:p>
      <w:r>
        <w:rPr>
          <w:b/>
        </w:rPr>
        <w:t xml:space="preserve">278.3 </w:t>
      </w:r>
      <w:r>
        <w:rPr/>
        <w:t>Subject to Clause 9.2, the Supplier shall provide the deliverables described in this clause to the Customer.</w:t>
      </w:r>
    </w:p>
    <w:p>
      <w:r>
        <w:rPr>
          <w:b/>
        </w:rPr>
        <w:t xml:space="preserve">278.4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278.5 </w:t>
      </w:r>
      <w:r>
        <w:rPr/>
        <w:t>The parties shall meet at least quarterly to review performance in relation to the security (module 12)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278.6 </w:t>
      </w:r>
      <w:r>
        <w:rPr/>
        <w:t xml:space="preserve">Nothing in this clause shall limit any other right or remedy of the Customer under this Agreement or at law. Where the Supplier becomes aware of any matter which may affect the security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parties shall meet at least quarterly to review performance in relation to the security (module 12) and agree any improvements required.</w:t>
      </w:r>
    </w:p>
    <w:p>
      <w:r>
        <w:rPr>
          <w:b/>
        </w:rPr>
        <w:t xml:space="preserve">278.7 </w:t>
      </w:r>
      <w:r>
        <w:rPr/>
        <w:t>Where the Supplier becomes aware of any matter which may affect the security (module 12),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278.8 </w:t>
      </w:r>
      <w:r>
        <w:rPr/>
        <w:t>Each party shall bear its own costs in connection with the matters described in this clause, save as otherwise expressly provided.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279. Audit (Module 12)</w:t>
      </w:r>
    </w:p>
    <w:p>
      <w:r>
        <w:rPr>
          <w:b/>
        </w:rPr>
        <w:t xml:space="preserve">279.1 </w:t>
      </w:r>
      <w:r>
        <w:rPr/>
        <w:t>Each party shall bear its own costs in connection with the matters described in this clause, save as otherwise expressly provided. Nothing in this clause shall limit any other right or remedy of the Customer under this Agreement or at law. Nothing in this clause shall limit any other right or remedy of the Customer under this Agreement or at law.</w:t>
      </w:r>
    </w:p>
    <w:p>
      <w:r>
        <w:rPr>
          <w:b/>
        </w:rPr>
        <w:t xml:space="preserve">279.2 </w:t>
      </w:r>
      <w:r>
        <w:rPr/>
        <w:t>Where the Supplier becomes aware of any matter which may affect the audit (module 12), it shall notify the Customer promptly and in any event within five Working Days. Any approval given by the Customer under this clause shall not relieve the Supplier of any of its obligations under this Agreement.</w:t>
      </w:r>
    </w:p>
    <w:p>
      <w:r>
        <w:rPr>
          <w:b/>
        </w:rPr>
        <w:t xml:space="preserve">279.3 </w:t>
      </w:r>
      <w:r>
        <w:rPr/>
        <w:t xml:space="preserve">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w:t>
      </w:r>
      <w:ins w:id="9067" w:author="Helena Voss" w:date="2026-09-28T06:33:47Z">
        <w:r>
          <w:rPr/>
          <w:t xml:space="preserve"> This obligation survives termination.</w:t>
        </w:r>
      </w:ins>
    </w:p>
    <w:p>
      <w:r>
        <w:rPr>
          <w:b/>
        </w:rPr>
        <w:t xml:space="preserve">279.4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279.5 </w:t>
      </w:r>
      <w:r>
        <w:rPr/>
        <w:t>The Customer may, acting reasonably, request such information from the Supplier as it requires to verify compliance with this clause. Where the Supplier becomes aware of any matter which may affect the audit (module 12), it shall notify the Customer promptly and in any event within five Working Days.</w:t>
      </w:r>
    </w:p>
    <w:p>
      <w:r>
        <w:rPr>
          <w:b/>
        </w:rPr>
        <w:t xml:space="preserve">279.6 </w:t>
      </w:r>
      <w:r>
        <w:rPr/>
        <w:t xml:space="preserve">Any approval given by the Customer under this clause shall not relieve the Supplier of any of its obligations under this Agreement. The parties shall meet at least quarterly to review performance in relation to the audit (module 12) and agree any improvements required. Where the Supplier becomes aware of any matter which may affect the audit (module 12),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279.7 </w:t>
      </w:r>
      <w:r>
        <w:rPr/>
        <w:t>Where the Supplier becomes aware of any matter which may affect the audit (module 12), it shall notify the Customer promptly and in any event within five Working Days. The parties shall meet at least quarterly to review performance in relation to the audit (module 12) and agree any improvements required. The Supplier shall maintain complete and accurate records relating to the audit (module 12) and shall make them available to the Customer on request.</w:t>
      </w:r>
    </w:p>
    <w:p>
      <w:r>
        <w:rPr>
          <w:b/>
        </w:rPr>
        <w:t xml:space="preserve">279.8 </w:t>
      </w:r>
      <w:r>
        <w:rPr/>
        <w:t xml:space="preserve">The Supplier shall maintain complete and accurate records relating to the audit (module 12) and shall make them available to the Customer on request. The Customer may, acting reasonably, request such information from the Supplier as it requires to verify compliance with this clause. The parties shall meet at least quarterly to review performance in relation to the audit (module 12) and agree any improvements required.</w:t>
      </w:r>
      <w:ins w:id="9129" w:author="Helena Voss" w:date="2026-09-28T06:33:47Z">
        <w:r>
          <w:rPr/>
          <w:t xml:space="preserve"> This obligation survives termination.</w:t>
        </w:r>
      </w:ins>
    </w:p>
    <w:p>
      <w:r>
        <w:rPr>
          <w:b/>
        </w:rPr>
        <w:t xml:space="preserve">279.9 </w:t>
      </w:r>
      <w:r>
        <w:rPr/>
        <w:t>Nothing in this clause shall limit any other right or remedy of the Customer under this Agreement or at law. Nothing in this clause shall limit any other right or remedy of the Customer under this Agreement or at law. The parties shall meet at least quarterly to review performance in relation to the audit (module 12) and agree any improvements required. Any approval given by the Customer under this clause shall not relieve the Supplier of any of its obligations under this Agreement.</w:t>
      </w:r>
    </w:p>
    <w:p>
      <w:r>
        <w:rPr>
          <w:b/>
        </w:rPr>
        <w:t xml:space="preserve">279.10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280. Warranties (Module 12)</w:t>
      </w:r>
    </w:p>
    <w:p>
      <w:r>
        <w:rPr>
          <w:b/>
        </w:rPr>
        <w:t xml:space="preserve">280.1 </w:t>
      </w:r>
      <w:r>
        <w:rPr/>
        <w:t xml:space="preserve">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280.2 </w:t>
      </w:r>
      <w:r>
        <w:rPr/>
        <w:t>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warranties (module 12) and agree any improvements required. Each party shall bear its own costs in connection with the matters described in this clause, save as otherwise expressly provided.</w:t>
      </w:r>
    </w:p>
    <w:p>
      <w:r>
        <w:rPr>
          <w:b/>
        </w:rPr>
        <w:t xml:space="preserve">280.3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280.4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maintain complete and accurate records relating to the warranties (module 12) and shall make them available to the Customer on request. Nothing in this clause shall limit any other right or remedy of the Customer under this Agreement or at law.</w:t>
      </w:r>
    </w:p>
    <w:p>
      <w:r>
        <w:rPr>
          <w:b/>
        </w:rPr>
        <w:t xml:space="preserve">280.5 </w:t>
      </w:r>
      <w:r>
        <w:rPr/>
        <w:t>The Supplier shall maintain complete and accurate records relating to the warranties (module 12) and shall make them available to the Customer on request. Where the Supplier becomes aware of any matter which may affect the warranties (module 12), it shall notify the Customer promptly and in any event within five Working Days. Any approval given by the Customer under this clause shall not relieve the Supplier of any of its obligations under this Agreement.</w:t>
      </w:r>
    </w:p>
    <w:p>
      <w:r>
        <w:rPr>
          <w:b/>
        </w:rPr>
        <w:t xml:space="preserve">280.6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r>
        <w:rPr>
          <w:b/>
        </w:rPr>
        <w:t xml:space="preserve">280.7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280.8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280.9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warranties (module 12), it shall notify the Customer promptly and in any event within five Working Days.</w:t>
      </w:r>
    </w:p>
    <w:p>
      <w:pPr>
        <w:pStyle w:val="Heading1"/>
      </w:pPr>
      <w:r>
        <w:rPr/>
        <w:t>281. Indemnities (Module 12)</w:t>
      </w:r>
    </w:p>
    <w:p>
      <w:r>
        <w:rPr>
          <w:b/>
        </w:rPr>
        <w:t xml:space="preserve">281.1 </w:t>
      </w:r>
      <w:r>
        <w:rPr/>
        <w:t>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281.2 </w:t>
      </w:r>
      <w:r>
        <w:rPr/>
        <w:t>The Supplier shall maintain complete and accurate records relating to the indemnities (module 12) and shall make them available to the Customer on request. The Customer may, acting reasonably, request such information from the Supplier as it requires to verify compliance with this clause.</w:t>
      </w:r>
    </w:p>
    <w:p>
      <w:r>
        <w:rPr>
          <w:b/>
        </w:rPr>
        <w:t xml:space="preserve">281.3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281.4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Each party shall bear its own costs in connection with the matters described in this clause, save as otherwise expressly provided. Where the Supplier becomes aware of any matter which may affect the indemnities (module 12), it shall notify the Customer promptly and in any event within five Working Days.</w:t>
      </w:r>
    </w:p>
    <w:p>
      <w:r>
        <w:rPr>
          <w:b/>
        </w:rPr>
        <w:t xml:space="preserve">281.5 </w:t>
      </w:r>
      <w:r>
        <w:rPr/>
        <w:t>The parties shall meet at least quarterly to review performance in relation to the indemnities (module 12)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281.6 </w:t>
      </w:r>
      <w:r>
        <w:rPr/>
        <w:t>The Supplier shall maintain complete and accurate records relating to the indemnities (module 12) and shall make them available to the Customer on request. Each party shall bear its own costs in connection with the matters described in this clause, save as otherwise expressly provided.</w:t>
      </w:r>
    </w:p>
    <w:p>
      <w:r>
        <w:rPr>
          <w:b/>
        </w:rPr>
        <w:t xml:space="preserve">281.7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281.8 </w:t>
      </w:r>
      <w:r>
        <w:rPr/>
        <w:t>The parties shall meet at least quarterly to review performance in relation to the indemnities (module 12) and agree any improvements required. The Customer may, acting reasonably, request such information from the Supplier as it requires to verify compliance with this clause.</w:t>
      </w:r>
    </w:p>
    <w:p>
      <w:r>
        <w:rPr>
          <w:b/>
        </w:rPr>
        <w:t xml:space="preserve">281.9 </w:t>
      </w:r>
      <w:r>
        <w:rPr/>
        <w:t>The Supplier shall maintain complete and accurate records relating to the indemnities (module 12) and shall make them available to the Customer on request. Where the Supplier becomes aware of any matter which may affect the indemnities (module 12), it shall notify the Customer promptly and in any event within five Working Days. Any approval given by the Customer under this clause shall not relieve the Supplier of any of its obligations under this Agreement.</w:t>
      </w:r>
    </w:p>
    <w:p>
      <w:pPr>
        <w:pStyle w:val="Heading1"/>
      </w:pPr>
      <w:r>
        <w:rPr/>
        <w:t>282. Limitation of Liability (Module 12)</w:t>
      </w:r>
    </w:p>
    <w:p>
      <w:r>
        <w:rPr>
          <w:b/>
        </w:rPr>
        <w:t xml:space="preserve">282.1 </w:t>
      </w:r>
      <w:r>
        <w:rPr/>
        <w:t>Where the Supplier becomes aware of any matter which may affect the limitation of liability (module 12), it shall notify the Customer promptly and in any event within five Working Days. Where the Supplier becomes aware of any matter which may affect the limitation of liability (module 12), it shall notify the Customer promptly and in any event within five Working Days. Nothing in this clause shall limit any other right or remedy of the Customer under this Agreement or at law.</w:t>
      </w:r>
    </w:p>
    <w:p>
      <w:r>
        <w:rPr>
          <w:b/>
        </w:rPr>
        <w:t xml:space="preserve">282.2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282.3 </w:t>
      </w:r>
      <w:r>
        <w:rPr/>
        <w:t>Clause 19 applies to any dispute arising under this clause.</w:t>
      </w:r>
    </w:p>
    <w:p>
      <w:r>
        <w:rPr>
          <w:b/>
        </w:rPr>
        <w:t xml:space="preserve">282.4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w:t>
      </w:r>
    </w:p>
    <w:p>
      <w:r>
        <w:rPr>
          <w:b/>
        </w:rPr>
        <w:t xml:space="preserve">282.5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12), it shall notify the Customer promptly and in any event within five Working Days. Each party shall bear its own costs in connection with the matters described in this clause, save as otherwise expressly provided.</w:t>
      </w:r>
    </w:p>
    <w:p>
      <w:r>
        <w:rPr>
          <w:b/>
        </w:rPr>
        <w:t xml:space="preserve">282.6 </w:t>
      </w:r>
      <w:r>
        <w:rPr/>
        <w:t>Subject to Clause 9, the Supplier shall provide the deliverables described in this clause to the Customer.</w:t>
      </w:r>
    </w:p>
    <w:p>
      <w:r>
        <w:rPr>
          <w:b/>
        </w:rPr>
        <w:t xml:space="preserve">282.7 </w:t>
      </w:r>
      <w:r>
        <w:rPr/>
        <w:t>Either party may terminate this Agreement for convenience on not less than thirty (30) days' written notice.</w:t>
      </w:r>
    </w:p>
    <w:p>
      <w:r>
        <w:rPr>
          <w:b/>
        </w:rPr>
        <w:t xml:space="preserve">282.8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12) and agree any improvements required. The Supplier shall perform its obligations under this clause with reasonable skill, care and diligence and in accordance with Good Industry Practice. The Supplier shall maintain complete and accurate records relating to the limitation of liability (module 12) and shall make them available to the Customer on request.</w:t>
      </w:r>
    </w:p>
    <w:p>
      <w:r>
        <w:rPr>
          <w:b/>
        </w:rPr>
        <w:t xml:space="preserve">282.9 </w:t>
      </w:r>
      <w:r>
        <w:rPr/>
        <w:t>Nothing in this clause shall limit any other right or remedy of the Customer under this Agreement or at law. Any approval given by the Customer under this clause shall not relieve the Supplier of any of its obligations under this Agreement. Any approval given by the Customer under this clause shall not relieve the Supplier of any of its obligations under this Agreement. Where the Supplier becomes aware of any matter which may affect the limitation of liability (module 12), it shall notify the Customer promptly and in any event within five Working Days.</w:t>
      </w:r>
    </w:p>
    <w:p>
      <w:pPr>
        <w:pStyle w:val="Heading1"/>
      </w:pPr>
      <w:r>
        <w:rPr/>
        <w:t>283. Insurance (Module 12)</w:t>
      </w:r>
    </w:p>
    <w:p>
      <w:r>
        <w:rPr>
          <w:b/>
        </w:rPr>
        <w:t xml:space="preserve">283.1 </w:t>
      </w:r>
      <w:r>
        <w:rPr/>
        <w:t xml:space="preserve">The Supplier shall maintain complete and accurate records relating to the insurance (module 12)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insurance (module 12) and shall make them available to the Customer on request.</w:t>
      </w:r>
    </w:p>
    <w:p>
      <w:pPr>
        <w:rPr>
          <w:del w:id="9140" w:author="Helena Voss" w:date="2026-09-28T06:33:47Z"/>
        </w:rPr>
      </w:pPr>
      <w:del w:id="9139" w:author="Helena Voss" w:date="2026-09-28T06:33:47Z">
        <w:r>
          <w:rPr>
            <w:b/>
          </w:rPr>
          <w:delText xml:space="preserve">283.2 </w:delText>
        </w:r>
        <w:r>
          <w:rPr/>
          <w:delText>Where the Supplier becomes aware of any matter which may affect the insurance (module 12),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w:delText>
        </w:r>
      </w:del>
    </w:p>
    <w:p>
      <w:r>
        <w:rPr>
          <w:b/>
        </w:rPr>
        <w:t xml:space="preserve">283.3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insurance (module 12), it shall notify the Customer promptly and in any event within five Working Days. The Supplier shall perform its obligations under this clause with reasonable skill, care and diligence and in accordance with Good Industry Practice.</w:t>
      </w:r>
    </w:p>
    <w:p>
      <w:r>
        <w:rPr>
          <w:b/>
        </w:rPr>
        <w:t xml:space="preserve">283.4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283.5 </w:t>
      </w:r>
      <w:r>
        <w:rPr/>
        <w:t>Any approval given by the Customer under this clause shall not relieve the Supplier of any of its obligations under this Agreement. 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parties shall meet at least quarterly to review performance in relation to the insurance (module 12) and agree any improvements required.</w:t>
      </w:r>
    </w:p>
    <w:p>
      <w:r>
        <w:rPr>
          <w:b/>
        </w:rPr>
        <w:t xml:space="preserve">283.6 </w:t>
      </w:r>
      <w:r>
        <w:rPr/>
        <w:t>Nothing in this clause shall limit any other right or remedy of the Customer under this Agreement or at law. The Supplier shall maintain complete and accurate records relating to the insurance (module 12) and shall make them available to the Customer on request.</w:t>
      </w:r>
    </w:p>
    <w:p>
      <w:r>
        <w:rPr>
          <w:b/>
        </w:rPr>
        <w:t xml:space="preserve">283.7 </w:t>
      </w:r>
      <w:r>
        <w:rPr/>
        <w:t>Subject to Clause 9.2, the Supplier shall provide the deliverables described in this clause to the Customer.</w:t>
      </w:r>
    </w:p>
    <w:p>
      <w:r>
        <w:rPr>
          <w:b/>
        </w:rPr>
        <w:t xml:space="preserve">283.8 </w:t>
      </w:r>
      <w:r>
        <w:rPr/>
        <w:t xml:space="preserve">The Supplier shall maintain complete and accurate records relating to the insurance (module 12) and shall make them available to the Customer on request.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283.9 </w:t>
      </w:r>
      <w:r>
        <w:rPr/>
        <w:t>The parties shall meet at least quarterly to review performance in relation to the insurance (module 12) and agree any improvements required. The Supplier shall maintain complete and accurate records relating to the insurance (module 12) and shall make them available to the Customer on request. The Supplier shall maintain complete and accurate records relating to the insurance (module 12) and shall make them available to the Customer on request. The Customer may, acting reasonably, request such information from the Supplier as it requires to verify compliance with this clause.</w:t>
      </w:r>
    </w:p>
    <w:p>
      <w:r>
        <w:rPr>
          <w:b/>
        </w:rPr>
        <w:t xml:space="preserve">283.10 </w:t>
      </w:r>
      <w:r>
        <w:rPr/>
        <w:t>Each party shall bear its own costs in connection with the matters described in this clause, save as otherwise expressly provided. 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284. Force Majeure (Module 12)</w:t>
      </w:r>
    </w:p>
    <w:p>
      <w:r>
        <w:rPr>
          <w:b/>
        </w:rPr>
        <w:t xml:space="preserve">284.1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284.2 </w:t>
      </w:r>
      <w:r>
        <w:rPr/>
        <w:t>Each party shall bear its own costs in connection with the matters described in this clause, save as otherwise expressly provided.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284.3 </w:t>
      </w:r>
      <w:r>
        <w:rPr/>
        <w:t>The Customer may, acting reasonably, request such information from the Supplier as it requires to verify compliance with this clause. Any approval given by the Customer under this clause shall not relieve the Supplier of any of its obligations under this Agreement. Where the Supplier becomes aware of any matter which may affect the force majeure (module 12), it shall notify the Customer promptly and in any event within five Working Days. The parties shall meet at least quarterly to review performance in relation to the force majeure (module 12) and agree any improvements required.</w:t>
      </w:r>
    </w:p>
    <w:p>
      <w:r>
        <w:rPr>
          <w:b/>
        </w:rPr>
        <w:t xml:space="preserve">284.4 </w:t>
      </w:r>
      <w:r>
        <w:rPr/>
        <w:t xml:space="preserve">The parties shall meet at least quarterly to review performance in relation to the force majeure (module 12) and agree any improvements required.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force majeure (module 12), it shall notify the Customer promptly and in any event within five Working Days.</w:t>
      </w:r>
    </w:p>
    <w:p>
      <w:r>
        <w:rPr>
          <w:b/>
        </w:rPr>
        <w:t xml:space="preserve">284.5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Supplier shall perform its obligations under this clause with reasonable skill, care and diligence and in accordance with Good Industry Practice.</w:t>
      </w:r>
    </w:p>
    <w:p>
      <w:r>
        <w:rPr>
          <w:b/>
        </w:rPr>
        <w:t xml:space="preserve">284.6 </w:t>
      </w:r>
      <w:r>
        <w:rPr/>
        <w:t>The parties shall meet at least quarterly to review performance in relation to the force majeure (module 12) and agree any improvements required. The Customer may, acting reasonably, request such information from the Supplier as it requires to verify compliance with this clause. The parties shall meet at least quarterly to review performance in relation to the force majeure (module 12) and agree any improvements required. Where the Supplier becomes aware of any matter which may affect the force majeure (module 12), it shall notify the Customer promptly and in any event within five Working Days.</w:t>
      </w:r>
    </w:p>
    <w:p>
      <w:r>
        <w:rPr>
          <w:b/>
        </w:rPr>
        <w:t xml:space="preserve">284.7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284.8 </w:t>
      </w:r>
      <w:r>
        <w:rPr/>
        <w:t xml:space="preserve">The Supplier shall maintain complete and accurate records relating to the force majeure (module 12) and shall make them available to the Customer on request. The Supplier shall perform its obligations under this clause with reasonable skill, care and diligence and in accordance with </w:t>
      </w:r>
      <w:r>
        <w:rPr>
          <w:i/>
        </w:rPr>
        <w:t>Good Industry Practice</w:t>
      </w:r>
      <w:r>
        <w:rPr/>
        <w:t>. The parties shall meet at least quarterly to review performance in relation to the force majeure (module 12) and agree any improvements required. The Customer may, acting reasonably, request such information from the Supplier as it requires to verify compliance with this clause.</w:t>
      </w:r>
    </w:p>
    <w:p>
      <w:pPr>
        <w:pStyle w:val="Heading1"/>
      </w:pPr>
      <w:r>
        <w:rPr/>
        <w:t>285. Subcontracting (Module 12)</w:t>
      </w:r>
    </w:p>
    <w:p>
      <w:r>
        <w:rPr>
          <w:b/>
        </w:rPr>
        <w:t xml:space="preserve">285.1 </w:t>
      </w:r>
      <w:r>
        <w:rPr/>
        <w:t>Where the Supplier becomes aware of any matter which may affect the subcontracting (module 12), it shall notify the Customer promptly and in any event within five Working Days. The parties shall meet at least quarterly to review performance in relation to the subcontracting (module 12) and agree any improvements required.</w:t>
      </w:r>
    </w:p>
    <w:p>
      <w:r>
        <w:rPr>
          <w:b/>
        </w:rPr>
        <w:t xml:space="preserve">285.2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subcontracting (module 12), it shall notify the Customer promptly and in any event within five Working Days. Any approval given by the Customer under this clause shall not relieve the Supplier of any of its obligations under this Agreement.</w:t>
      </w:r>
    </w:p>
    <w:p>
      <w:r>
        <w:rPr>
          <w:b/>
        </w:rPr>
        <w:t xml:space="preserve">285.3 </w:t>
      </w:r>
      <w:r>
        <w:rPr/>
        <w:t>The parties shall meet at least quarterly to review performance in relation to the subcontracting (module 12) and agree any improvements required. Nothing in this clause shall limit any other right or remedy of the Customer under this Agreement or at law. The Supplier shall maintain complete and accurate records relating to the subcontracting (module 12) and shall make them available to the Customer on request.</w:t>
      </w:r>
    </w:p>
    <w:p>
      <w:r>
        <w:rPr>
          <w:b/>
        </w:rPr>
        <w:t xml:space="preserve">285.4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285.5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subcontracting (module 12) and shall make them available to the Customer on request. Where the Supplier becomes aware of any matter which may affect the subcontracting (module 12), it shall notify the Customer promptly and in any event within five Working Days.</w:t>
      </w:r>
    </w:p>
    <w:p>
      <w:r>
        <w:rPr>
          <w:b/>
        </w:rPr>
        <w:t xml:space="preserve">285.6 </w:t>
      </w:r>
      <w:r>
        <w:rPr/>
        <w:t xml:space="preserve">The parties shall meet at least quarterly to review performance in relation to the subcontracting (module 12) and agree any improvements required. The Supplier shall perform its obligations under this clause with reasonable skill, care and diligence and in accordance with </w:t>
      </w:r>
      <w:r>
        <w:rPr>
          <w:i/>
        </w:rPr>
        <w:t>Good Industry Practice</w:t>
      </w:r>
      <w:r>
        <w:rPr/>
        <w:t>. The parties shall meet at least quarterly to review performance in relation to the subcontracting (module 12) and agree any improvements required. Any approval given by the Customer under this clause shall not relieve the Supplier of any of its obligations under this Agreement.</w:t>
      </w:r>
    </w:p>
    <w:p>
      <w:r>
        <w:rPr>
          <w:b/>
        </w:rPr>
        <w:t xml:space="preserve">285.7 </w:t>
      </w:r>
      <w:r>
        <w:rPr/>
        <w:t>Each party shall bear its own costs in connection with the matters described in this clause, save as otherwise expressly provided. 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285.8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285.9 </w:t>
      </w:r>
      <w:r>
        <w:rPr/>
        <w:t>The Supplier shall remedy any material breach within 30 days of written notice requiring it to do so.</w:t>
      </w:r>
    </w:p>
    <w:p>
      <w:r>
        <w:rPr>
          <w:b/>
        </w:rPr>
        <w:t xml:space="preserve">285.10 </w:t>
      </w:r>
      <w:r>
        <w:rPr/>
        <w:t>Where the Supplier becomes aware of any matter which may affect the subcontracting (module 12), it shall notify the Customer promptly and in any event within five Working Days. Each party shall bear its own costs in connection with the matters described in this clause, save as otherwise expressly provided.</w:t>
      </w:r>
    </w:p>
    <w:p>
      <w:r>
        <w:rPr>
          <w:b/>
        </w:rPr>
        <w:t xml:space="preserve">285.11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285.12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pPr>
        <w:pStyle w:val="Heading1"/>
      </w:pPr>
      <w:r>
        <w:rPr/>
        <w:t>286. Assignment (Module 12)</w:t>
      </w:r>
    </w:p>
    <w:p>
      <w:r>
        <w:rPr>
          <w:b/>
        </w:rPr>
        <w:t xml:space="preserve">286.1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 Where the Supplier becomes aware of any matter which may affect the assignment (module 12), it shall notify the Customer promptly and in any event within five Working Days.</w:t>
      </w:r>
    </w:p>
    <w:p>
      <w:r>
        <w:rPr>
          <w:b/>
        </w:rPr>
        <w:t xml:space="preserve">286.2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Customer may, acting reasonably, request such information from the Supplier as it requires to verify compliance with this clause.</w:t>
      </w:r>
    </w:p>
    <w:p>
      <w:r>
        <w:rPr>
          <w:b/>
        </w:rPr>
        <w:t xml:space="preserve">286.3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286.4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286.5 </w:t>
      </w:r>
      <w:r>
        <w:rPr/>
        <w:t>The parties shall meet at least quarterly to review performance in relation to the assignment (module 12) and agree any improvements required. The Customer may, acting reasonably, request such information from the Supplier as it requires to verify compliance with this clause.</w:t>
      </w:r>
    </w:p>
    <w:p>
      <w:r>
        <w:rPr>
          <w:b/>
        </w:rPr>
        <w:t xml:space="preserve">286.6 </w:t>
      </w:r>
      <w:r>
        <w:rPr/>
        <w:t>The Customer may, acting reasonably, request such information from the Supplier as it requires to verify compliance with this clause. The Customer may, acting reasonably, request such information from the Supplier as it requires to verify compliance with this clause. Nothing in this clause shall limit any other right or remedy of the Customer under this Agreement or at law. Nothing in this clause shall limit any other right or remedy of the Customer under this Agreement or at law.</w:t>
      </w:r>
    </w:p>
    <w:p>
      <w:r>
        <w:rPr>
          <w:b/>
        </w:rPr>
        <w:t xml:space="preserve">286.7 </w:t>
      </w:r>
      <w:r>
        <w:rPr/>
        <w:t>The Customer may, acting reasonably, request such information from the Supplier as it requires to verify compliance with this clause.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286.8 </w:t>
      </w:r>
      <w:r>
        <w:rPr/>
        <w:t xml:space="preserve">The parties shall meet at least quarterly to review performance in relation to the assignment (module 12) and agree any improvements required. The parties shall meet at least quarterly to review performance in relation to the assignment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286.9 </w:t>
      </w:r>
      <w:r>
        <w:rPr/>
        <w:t>Any approval given by the Customer under this clause shall not relieve the Supplier of any of its obligations under this Agreement. The Supplier shall maintain complete and accurate records relating to the assignment (module 12) and shall make them available to the Customer on request. The Customer may, acting reasonably, request such information from the Supplier as it requires to verify compliance with this clause.</w:t>
      </w:r>
    </w:p>
    <w:p>
      <w:r>
        <w:rPr>
          <w:b/>
        </w:rPr>
        <w:t xml:space="preserve">286.10 </w:t>
      </w:r>
      <w:r>
        <w:rPr/>
        <w:t>Any approval given by the Customer under this clause shall not relieve the Supplier of any of its obligations under this Agreement. Where the Supplier becomes aware of any matter which may affect the assignment (module 12), it shall notify the Customer promptly and in any event within five Working Days. The Supplier shall maintain complete and accurate records relating to the assignment (module 12) and shall make them available to the Customer on request.</w:t>
      </w:r>
    </w:p>
    <w:p>
      <w:r>
        <w:rPr>
          <w:b/>
        </w:rPr>
        <w:t xml:space="preserve">286.11 </w:t>
      </w:r>
      <w:r>
        <w:rPr/>
        <w:t>Nothing in this clause shall limit any other right or remedy of the Customer under this Agreement or at law. Nothing in this clause shall limit any other right or remedy of the Customer under this Agreement or at law.</w:t>
      </w:r>
    </w:p>
    <w:p>
      <w:r>
        <w:rPr>
          <w:b/>
        </w:rPr>
        <w:t xml:space="preserve">286.12 </w:t>
      </w:r>
      <w:r>
        <w:rPr/>
        <w:t>Each party shall bear its own costs in connection with the matters described in this clause, save as otherwise expressly provided. Where the Supplier becomes aware of any matter which may affect the assignment (module 12), it shall notify the Customer promptly and in any event within five Working Days. Each party shall bear its own costs in connection with the matters described in this clause, save as otherwise expressly provided.</w:t>
      </w:r>
    </w:p>
    <w:p>
      <w:pPr>
        <w:pStyle w:val="Heading1"/>
      </w:pPr>
      <w:r>
        <w:rPr/>
        <w:t>287. Dispute Resolution (Module 12)</w:t>
      </w:r>
    </w:p>
    <w:p>
      <w:r>
        <w:rPr>
          <w:b/>
        </w:rPr>
        <w:t xml:space="preserve">287.1 </w:t>
      </w:r>
      <w:r>
        <w:rPr/>
        <w:t xml:space="preserve">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287.2 </w:t>
      </w:r>
      <w:r>
        <w:rPr/>
        <w:t>The Supplier shall maintain complete and accurate records relating to the dispute resolution (module 12)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287.3 </w:t>
      </w:r>
      <w:r>
        <w:rPr/>
        <w:t>The parties shall meet at least quarterly to review performance in relation to the dispute resolution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287.4 </w:t>
      </w:r>
      <w:r>
        <w:rPr/>
        <w:t>The parties shall meet at least quarterly to review performance in relation to the dispute resolution (module 12)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287.5 </w:t>
      </w:r>
      <w:r>
        <w:rPr/>
        <w:t xml:space="preserve">Any approval given by the Customer under this clause shall not relieve the Supplier of any of its obligations under this Agreement. The parties shall meet at least quarterly to review performance in relation to the dispute resolution (module 12)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dispute resolution (module 12), it shall notify the Customer promptly and in any event within five Working Days.</w:t>
      </w:r>
    </w:p>
    <w:p>
      <w:r>
        <w:rPr>
          <w:b/>
        </w:rPr>
        <w:t xml:space="preserve">287.6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287.7 </w:t>
      </w:r>
      <w:r>
        <w:rPr/>
        <w:t>Clause 19 applies to any dispute arising under this clause.</w:t>
      </w:r>
    </w:p>
    <w:p>
      <w:r>
        <w:rPr>
          <w:b/>
        </w:rPr>
        <w:t xml:space="preserve">287.8 </w:t>
      </w:r>
      <w:r>
        <w:rPr/>
        <w:t>Subject to Clause 9.4, the Supplier shall provide the deliverables described in this clause to the Customer.</w:t>
      </w:r>
    </w:p>
    <w:p>
      <w:pPr>
        <w:pStyle w:val="Heading1"/>
      </w:pPr>
      <w:r>
        <w:rPr/>
        <w:t>288. Notices (Module 12)</w:t>
      </w:r>
    </w:p>
    <w:p>
      <w:r>
        <w:rPr>
          <w:b/>
        </w:rPr>
        <w:t xml:space="preserve">288.1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288.2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288.3 </w:t>
      </w:r>
      <w:r>
        <w:rPr/>
        <w:t>The parties shall meet at least quarterly to review performance in relation to the notices (module 12) and agree any improvements required.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288.4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288.5 </w:t>
      </w:r>
      <w:r>
        <w:rPr/>
        <w:t xml:space="preserve">The parties shall meet at least quarterly to review performance in relation to the notices (module 12)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288.6 </w:t>
      </w:r>
      <w:r>
        <w:rPr/>
        <w:t>The parties shall meet at least quarterly to review performance in relation to the notices (module 12) and agree any improvements required. Nothing in this clause shall limit any other right or remedy of the Customer under this Agreement or at law. Where the Supplier becomes aware of any matter which may affect the notices (module 12), it shall notify the Customer promptly and in any event within five Working Days. Nothing in this clause shall limit any other right or remedy of the Customer under this Agreement or at law.</w:t>
      </w:r>
    </w:p>
    <w:p>
      <w:r>
        <w:rPr>
          <w:b/>
        </w:rPr>
        <w:t xml:space="preserve">288.7 </w:t>
      </w:r>
      <w:r>
        <w:rPr/>
        <w:t>Clause 29.1 applies to any dispute arising under this clause.</w:t>
      </w:r>
    </w:p>
    <w:p>
      <w:r>
        <w:rPr>
          <w:b/>
        </w:rPr>
        <w:t xml:space="preserve">288.8 </w:t>
      </w:r>
      <w:r>
        <w:rPr/>
        <w:t>The Supplier shall maintain complete and accurate records relating to the notices (module 12)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288.9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288.10 </w:t>
      </w:r>
      <w:r>
        <w:rPr/>
        <w:t>The Supplier shall maintain complete and accurate records relating to the notices (module 12) and shall make them available to the Customer on request. The Supplier shall maintain complete and accurate records relating to the notices (module 12) and shall make them available to the Customer on request.</w:t>
      </w:r>
    </w:p>
    <w:p>
      <w:pPr>
        <w:pStyle w:val="Heading1"/>
      </w:pPr>
      <w:r>
        <w:rPr/>
        <w:t>289. Governing Law (Module 12)</w:t>
      </w:r>
    </w:p>
    <w:p>
      <w:r>
        <w:rPr>
          <w:b/>
        </w:rPr>
        <w:t xml:space="preserve">289.1 </w:t>
      </w:r>
      <w:r>
        <w:rPr/>
        <w:t>Any approval given by the Customer under this clause shall not relieve the Supplier of any of its obligations under this Agreement. Where the Supplier becomes aware of any matter which may affect the governing law (module 12), it shall notify the Customer promptly and in any event within five Working Days. 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w:t>
      </w:r>
    </w:p>
    <w:p>
      <w:r>
        <w:rPr>
          <w:b/>
        </w:rPr>
        <w:t xml:space="preserve">289.2 </w:t>
      </w:r>
      <w:r>
        <w:rPr/>
        <w:t>Each party shall bear its own costs in connection with the matters described in this clause, save as otherwise expressly provided. Where the Supplier becomes aware of any matter which may affect the governing law (module 12), it shall notify the Customer promptly and in any event within five Working Days.</w:t>
      </w:r>
    </w:p>
    <w:p>
      <w:r>
        <w:rPr>
          <w:b/>
        </w:rPr>
        <w:t xml:space="preserve">289.3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289.4 </w:t>
      </w:r>
      <w:r>
        <w:rPr/>
        <w:t xml:space="preserve">Where the Supplier becomes aware of any matter which may affect the governing law (module 12),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289.5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289.6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289.7 </w:t>
      </w:r>
      <w:r>
        <w:rPr/>
        <w:t>Each party shall bear its own costs in connection with the matters described in this clause, save as otherwise expressly provided. The Supplier shall maintain complete and accurate records relating to the governing law (module 12) and shall make them available to the Customer on request. Where the Supplier becomes aware of any matter which may affect the governing law (module 12), it shall notify the Customer promptly and in any event within five Working Days.</w:t>
      </w:r>
    </w:p>
    <w:p>
      <w:r>
        <w:rPr>
          <w:b/>
        </w:rPr>
        <w:t xml:space="preserve">289.8 </w:t>
      </w:r>
      <w:r>
        <w:rPr/>
        <w:t>The Supplier shall retain all Customer Data for 30 days after termination before secure deletion.</w:t>
      </w:r>
    </w:p>
    <w:p>
      <w:r>
        <w:rPr>
          <w:b/>
        </w:rPr>
        <w:t xml:space="preserve">289.9 </w:t>
      </w:r>
      <w:r>
        <w:rPr/>
        <w:t xml:space="preserve">The Supplier shall maintain complete and accurate records relating to the governing law (module 12)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pPr>
        <w:pStyle w:val="Heading1"/>
      </w:pPr>
      <w:r>
        <w:rPr/>
        <w:t>290. Services (Module 13)</w:t>
      </w:r>
    </w:p>
    <w:p>
      <w:r>
        <w:rPr>
          <w:b/>
        </w:rPr>
        <w:t xml:space="preserve">290.1 </w:t>
      </w:r>
      <w:r>
        <w:rPr/>
        <w:t xml:space="preserve">Nothing in this clause shall limit any other right or remedy of the Customer under this Agreement or at law. Where the Supplier becomes aware of any matter which may affect the services (module 13), it shall notify the Customer promptly and in any event within five Working Days. The Customer may, acting reasonably, request such information from the Supplier as it requires to verify compliance with this clause. Each party shall bear its own costs in connection with the matters described in this clause, save as </w:t>
      </w:r>
      <w:del w:id="9121" w:author="Helena Voss" w:date="2026-09-28T06:33:47Z">
        <w:r>
          <w:rPr/>
          <w:delText xml:space="preserve">otherwise</w:delText>
        </w:r>
      </w:del>
      <w:ins w:id="9122" w:author="Helena Voss" w:date="2026-09-28T06:33:47Z">
        <w:r>
          <w:rPr/>
          <w:t xml:space="preserve">reasonable</w:t>
        </w:r>
      </w:ins>
      <w:r>
        <w:rPr/>
        <w:t xml:space="preserve"> expressly provided.</w:t>
      </w:r>
    </w:p>
    <w:p>
      <w:r>
        <w:rPr>
          <w:b/>
        </w:rPr>
        <w:t xml:space="preserve">290.2 </w:t>
      </w:r>
      <w:r>
        <w:rPr/>
        <w:t>Where the Supplier becomes aware of any matter which may affect the services (module 13), it shall notify the Customer promptly and in any event within five Working Days. The Supplier shall maintain complete and accurate records relating to the services (module 13) and shall make them available to the Customer on request. The Supplier shall maintain complete and accurate records relating to the services (module 13) and shall make them available to the Customer on request. Where the Supplier becomes aware of any matter which may affect the services (module 13), it shall notify the Customer promptly and in any event within five Working Days.</w:t>
      </w:r>
    </w:p>
    <w:p>
      <w:r>
        <w:rPr>
          <w:b/>
        </w:rPr>
        <w:t xml:space="preserve">290.3 </w:t>
      </w:r>
      <w:r>
        <w:rPr/>
        <w:t xml:space="preserve">The Supplier shall maintain complete and accurate records relating to the services (module 13)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 xml:space="preserve">Good Industry Practice</w:t>
      </w:r>
      <w:r>
        <w:rPr/>
        <w:t xml:space="preserve">.</w:t>
      </w:r>
      <w:ins w:id="9013" w:author="Helena Voss" w:date="2026-09-28T06:33:47Z">
        <w:r>
          <w:rPr/>
          <w:t xml:space="preserve"> This obligation survives termination.</w:t>
        </w:r>
      </w:ins>
    </w:p>
    <w:p>
      <w:r>
        <w:rPr>
          <w:b/>
        </w:rPr>
        <w:t xml:space="preserve">290.4 </w:t>
      </w:r>
      <w:r>
        <w:rPr/>
        <w:t>Where the Supplier becomes aware of any matter which may affect the services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services (module 13), it shall notify the Customer promptly and in any event within five Working Days.</w:t>
      </w:r>
    </w:p>
    <w:p>
      <w:r>
        <w:rPr>
          <w:b/>
        </w:rPr>
        <w:t xml:space="preserve">290.5 </w:t>
      </w:r>
      <w:r>
        <w:rPr/>
        <w:t>The Supplier shall maintain complete and accurate records relating to the services (module 13) and shall make them available to the Customer on request. The parties shall meet at least quarterly to review performance in relation to the services (module 13) and agree any improvements required.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290.6 </w:t>
      </w:r>
      <w:r>
        <w:rPr/>
        <w:t>Each party shall bear its own costs in connection with the matters described in this clause, save as otherwise expressly provided. The Supplier shall maintain complete and accurate records relating to the services (module 13) and shall make them available to the Customer on request. Each party shall bear its own costs in connection with the matters described in this clause, save as otherwise expressly provided.</w:t>
      </w:r>
    </w:p>
    <w:p>
      <w:r>
        <w:rPr>
          <w:b/>
        </w:rPr>
        <w:t xml:space="preserve">290.7 </w:t>
      </w:r>
      <w:r>
        <w:rPr/>
        <w:t>Nothing in this clause shall limit any other right or remedy of the Customer under this Agreement or at law. Where the Supplier becomes aware of any matter which may affect the services (module 13), it shall notify the Customer promptly and in any event within five Working Days. The parties shall meet at least quarterly to review performance in relation to the services (module 13) and agree any improvements required. The Supplier shall maintain complete and accurate records relating to the services (module 13) and shall make them available to the Customer on request.</w:t>
      </w:r>
    </w:p>
    <w:p>
      <w:r>
        <w:rPr>
          <w:b/>
        </w:rPr>
        <w:t xml:space="preserve">290.8 </w:t>
      </w:r>
      <w:r>
        <w:rPr/>
        <w:t>The Supplier shall maintain complete and accurate records relating to the services (module 13) and shall make them available to the Customer on request. 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291. Service Levels (Module 13)</w:t>
      </w:r>
    </w:p>
    <w:p>
      <w:r>
        <w:rPr>
          <w:b/>
        </w:rPr>
        <w:t xml:space="preserve">291.1 </w:t>
      </w:r>
      <w:r>
        <w:rPr/>
        <w:t xml:space="preserve">The Supplier shall maintain complete and accurate records relating to the service levels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291.2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291.3 </w:t>
      </w:r>
      <w:r>
        <w:rPr/>
        <w:t>The Supplier shall maintain complete and accurate records relating to the service levels (module 13) and shall make them available to the Customer on request. Where the Supplier becomes aware of any matter which may affect the service levels (module 13), it shall notify the Customer promptly and in any event within five Working Days. Each party shall bear its own costs in connection with the matters described in this clause, save as otherwise expressly provided.</w:t>
      </w:r>
    </w:p>
    <w:p>
      <w:r>
        <w:rPr>
          <w:b/>
        </w:rPr>
        <w:t xml:space="preserve">291.4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291.5 </w:t>
      </w:r>
      <w:r>
        <w:rPr/>
        <w:t>Nothing in this clause shall limit any other right or remedy of the Customer under this Agreement or at law. The parties shall meet at least quarterly to review performance in relation to the service levels (module 13) and agree any improvements required. The parties shall meet at least quarterly to review performance in relation to the service levels (module 13) and agree any improvements required. The Customer may, acting reasonably, request such information from the Supplier as it requires to verify compliance with this clause.</w:t>
      </w:r>
    </w:p>
    <w:p>
      <w:r>
        <w:rPr>
          <w:b/>
        </w:rPr>
        <w:t xml:space="preserve">291.6 </w:t>
      </w:r>
      <w:r>
        <w:rPr/>
        <w:t xml:space="preserve">The Supplier shall maintain complete and accurate records relating to the service levels (module 13) and shall make them available to the Customer on request. Each party shall bear its own costs in connection with the matters described in this clause, save as otherwise expressly provided. The parties shall meet at least quarterly to review performance in relation to the service levels (module 13) and agree any improvements required. The Supplier shall perform its obligations under this clause with reasonable skill, care and diligence and in accordance with </w:t>
      </w:r>
      <w:r>
        <w:rPr>
          <w:i/>
        </w:rPr>
        <w:t>Good Industry Practice</w:t>
      </w:r>
      <w:r>
        <w:rPr/>
        <w:t>.</w:t>
      </w:r>
    </w:p>
    <w:p>
      <w:pPr>
        <w:rPr>
          <w:del w:id="9138" w:author="Helena Voss" w:date="2026-09-28T06:33:47Z"/>
        </w:rPr>
      </w:pPr>
      <w:del w:id="9137" w:author="Helena Voss" w:date="2026-09-28T06:33:47Z">
        <w:r>
          <w:rPr>
            <w:b/>
          </w:rPr>
          <w:delText xml:space="preserve">291.7 </w:delText>
        </w:r>
        <w:r>
          <w:rPr/>
          <w:delText>Nothing in this clause shall limit any other right or remedy of the Customer under this Agreement or at law. Where the Supplier becomes aware of any matter which may affect the service levels (module 13), it shall notify the Customer promptly and in any event within five Working Days. The Customer may, acting reasonably, request such information from the Supplier as it requires to verify compliance with this clause.</w:delText>
        </w:r>
      </w:del>
    </w:p>
    <w:p>
      <w:r>
        <w:rPr>
          <w:b/>
        </w:rPr>
        <w:t xml:space="preserve">291.8 </w:t>
      </w:r>
      <w:r>
        <w:rPr/>
        <w:t>Nothing in this clause shall limit any other right or remedy of the Customer under this Agreement or at law. The Supplier shall maintain complete and accurate records relating to the service levels (module 13) and shall make them available to the Customer on request.</w:t>
      </w:r>
    </w:p>
    <w:p>
      <w:r>
        <w:rPr>
          <w:b/>
        </w:rPr>
        <w:t xml:space="preserve">291.9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rPr>
          <w:del w:id="9142" w:author="Helena Voss" w:date="2026-09-28T06:33:47Z"/>
        </w:rPr>
      </w:pPr>
      <w:del w:id="9141" w:author="Helena Voss" w:date="2026-09-28T06:33:47Z">
        <w:r>
          <w:rPr>
            <w:b/>
          </w:rPr>
          <w:delText xml:space="preserve">291.10 </w:delText>
        </w:r>
        <w:r>
          <w:rPr/>
          <w:delText>Subject to Clause 9.4, the Supplier shall provide the deliverables described in this clause to the Customer.</w:delText>
        </w:r>
      </w:del>
    </w:p>
    <w:p>
      <w:r>
        <w:rPr>
          <w:b/>
        </w:rPr>
        <w:t xml:space="preserve">291.11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13) and agree any improvements required.</w:t>
      </w:r>
    </w:p>
    <w:p>
      <w:r>
        <w:rPr>
          <w:b/>
        </w:rPr>
        <w:t xml:space="preserve">291.12 </w:t>
      </w:r>
      <w:r>
        <w:rPr/>
        <w:t>Each party shall bear its own costs in connection with the matters described in this clause, save as otherwise expressly provided. The Supplier shall maintain complete and accurate records relating to the service levels (module 13) and shall make them available to the Customer on request.</w:t>
      </w:r>
    </w:p>
    <w:p>
      <w:r>
        <w:rPr>
          <w:b/>
        </w:rPr>
        <w:t xml:space="preserve">291.13 </w:t>
      </w:r>
      <w:r>
        <w:rPr/>
        <w:t>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292. Personnel (Module 13)</w:t>
      </w:r>
    </w:p>
    <w:p>
      <w:r>
        <w:rPr>
          <w:b/>
        </w:rPr>
        <w:t xml:space="preserve">292.1 </w:t>
      </w:r>
      <w:r>
        <w:rPr/>
        <w:t>Any approval given by the Customer under this clause shall not relieve the Supplier of any of its obligations under this Agreement. The parties shall meet at least quarterly to review performance in relation to the personnel (module 13) and agree any improvements required. Any approval given by the Customer under this clause shall not relieve the Supplier of any of its obligations under this Agreement.</w:t>
      </w:r>
    </w:p>
    <w:p>
      <w:r>
        <w:rPr>
          <w:b/>
        </w:rPr>
        <w:t xml:space="preserve">292.2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292.3 </w:t>
      </w:r>
      <w:r>
        <w:rPr/>
        <w:t xml:space="preserve">Where the Supplier becomes aware of any matter which may affect the personnel (module 13),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292.4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292.5 </w:t>
      </w:r>
      <w:r>
        <w:rPr/>
        <w:t>The Supplier shall maintain complete and accurate records relating to the personnel (module 13) and shall make them available to the Customer on request. The parties shall meet at least quarterly to review performance in relation to the personnel (module 13) and agree any improvements required.</w:t>
      </w:r>
    </w:p>
    <w:p>
      <w:r>
        <w:rPr>
          <w:b/>
        </w:rPr>
        <w:t xml:space="preserve">292.6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292.7 </w:t>
      </w:r>
      <w:r>
        <w:rPr/>
        <w:t>The Supplier shall maintain complete and accurate records relating to the personnel (module 13) and shall make them available to the Customer on request. The Customer may, acting reasonably, request such information from the Supplier as it requires to verify compliance with this clause.</w:t>
      </w:r>
    </w:p>
    <w:p>
      <w:r>
        <w:rPr>
          <w:b/>
        </w:rPr>
        <w:t xml:space="preserve">292.8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292.9 </w:t>
      </w:r>
      <w:r>
        <w:rPr/>
        <w:t>Subject to Clause 9.2, the Supplier shall provide the deliverables described in this clause to the Customer.</w:t>
      </w:r>
    </w:p>
    <w:p>
      <w:r>
        <w:rPr>
          <w:b/>
        </w:rPr>
        <w:t xml:space="preserve">292.10 </w:t>
      </w:r>
      <w:r>
        <w:rPr/>
        <w:t>Nothing in this clause shall limit any other right or remedy of the Customer under this Agreement or at law. Where the Supplier becomes aware of any matter which may affect the personnel (module 13), it shall notify the Customer promptly and in any event within five Working Days. Each party shall bear its own costs in connection with the matters described in this clause, save as otherwise expressly provided.</w:t>
      </w:r>
    </w:p>
    <w:p>
      <w:r>
        <w:rPr>
          <w:b/>
        </w:rPr>
        <w:t xml:space="preserve">292.11 </w:t>
      </w:r>
      <w:r>
        <w:rPr/>
        <w:t xml:space="preserve">The parties shall meet at least quarterly to review performance in relation to the personnel (module 13)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pPr>
        <w:pStyle w:val="Heading1"/>
      </w:pPr>
      <w:r>
        <w:rPr/>
        <w:t>293. Customer Obligations (Module 13)</w:t>
      </w:r>
    </w:p>
    <w:p>
      <w:r>
        <w:rPr>
          <w:b/>
        </w:rPr>
        <w:t xml:space="preserve">293.1 </w:t>
      </w:r>
      <w:r>
        <w:rPr/>
        <w:t>Subject to Clause 9.4, the Supplier shall provide the deliverables described in this clause to the Customer.</w:t>
      </w:r>
    </w:p>
    <w:p>
      <w:r>
        <w:rPr>
          <w:b/>
        </w:rPr>
        <w:t xml:space="preserve">293.2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parties shall meet at least quarterly to review performance in relation to the customer obligations (module 13) and agree any improvements required.</w:t>
      </w:r>
    </w:p>
    <w:p>
      <w:r>
        <w:rPr>
          <w:b/>
        </w:rPr>
        <w:t xml:space="preserve">293.3 </w:t>
      </w:r>
      <w:r>
        <w:rPr/>
        <w:t>The parties shall meet at least quarterly to review performance in relation to the customer obligations (module 13) and agree any improvements required. Any approval given by the Customer under this clause shall not relieve the Supplier of any of its obligations under this Agreement. Nothing in this clause shall limit any other right or remedy of the Customer under this Agreement or at law. The parties shall meet at least quarterly to review performance in relation to the customer obligations (module 13) and agree any improvements required.</w:t>
      </w:r>
    </w:p>
    <w:p>
      <w:r>
        <w:rPr>
          <w:b/>
        </w:rPr>
        <w:t xml:space="preserve">293.4 </w:t>
      </w:r>
      <w:r>
        <w:rPr/>
        <w:t>Any approval given by the Customer under this clause shall not relieve the Supplier of any of its obligations under this Agreement. 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293.5 </w:t>
      </w:r>
      <w:r>
        <w:rPr/>
        <w:t>The parties shall meet at least quarterly to review performance in relation to the customer obligations (module 13) and agree any improvements required. Each party shall bear its own costs in connection with the matters described in this clause, save as otherwise expressly provided.</w:t>
      </w:r>
    </w:p>
    <w:p>
      <w:r>
        <w:rPr>
          <w:b/>
        </w:rPr>
        <w:t xml:space="preserve">293.6 </w:t>
      </w:r>
      <w:r>
        <w:rPr/>
        <w:t>Any approval given by the Customer under this clause shall not relieve the Supplier of any of its obligations under this Agreement. Where the Supplier becomes aware of any matter which may affect the customer obligations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w:t>
      </w:r>
    </w:p>
    <w:p>
      <w:r>
        <w:rPr>
          <w:b/>
        </w:rPr>
        <w:t xml:space="preserve">293.7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customer obligations (module 13) and shall make them available to the Customer on request. The Supplier shall maintain complete and accurate records relating to the customer obligations (module 13) and shall make them available to the Customer on request.</w:t>
      </w:r>
    </w:p>
    <w:p>
      <w:r>
        <w:rPr>
          <w:b/>
        </w:rPr>
        <w:t xml:space="preserve">293.8 </w:t>
      </w:r>
      <w:r>
        <w:rPr/>
        <w:t>Either party may terminate this Agreement for convenience on not less than thirty (30) days' written notice.</w:t>
      </w:r>
    </w:p>
    <w:p>
      <w:r>
        <w:rPr>
          <w:b/>
        </w:rPr>
        <w:t xml:space="preserve">293.9 </w:t>
      </w:r>
      <w:r>
        <w:rPr/>
        <w:t>The Supplier shall maintain complete and accurate records relating to the customer obligations (module 13) and shall make them available to the Customer on request. Any approval given by the Customer under this clause shall not relieve the Supplier of any of its obligations under this Agreement. 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293.10 </w:t>
      </w:r>
      <w:r>
        <w:rPr/>
        <w:t>The parties shall meet at least quarterly to review performance in relation to the customer obligations (module 13) and agree any improvements required. The Supplier shall maintain complete and accurate records relating to the customer obligations (module 13) and shall make them available to the Customer on request.</w:t>
      </w:r>
    </w:p>
    <w:p>
      <w:r>
        <w:rPr>
          <w:b/>
        </w:rPr>
        <w:t xml:space="preserve">293.11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pPr>
        <w:pStyle w:val="Heading1"/>
      </w:pPr>
      <w:r>
        <w:rPr/>
        <w:t>294. Change Control (Module 13)</w:t>
      </w:r>
    </w:p>
    <w:p>
      <w:r>
        <w:rPr>
          <w:b/>
        </w:rPr>
        <w:t xml:space="preserve">294.1 </w:t>
      </w:r>
      <w:r>
        <w:rPr/>
        <w:t>Nothing in this clause shall limit any other right or remedy of the Customer under this Agreement or at law. The parties shall meet at least quarterly to review performance in relation to the change control (module 13) and agree any improvements required. The parties shall meet at least quarterly to review performance in relation to the change control (module 13) and agree any improvements required.</w:t>
      </w:r>
    </w:p>
    <w:p>
      <w:r>
        <w:rPr>
          <w:b/>
        </w:rPr>
        <w:t xml:space="preserve">294.2 </w:t>
      </w:r>
      <w:r>
        <w:rPr/>
        <w:t>Where the Supplier becomes aware of any matter which may affect the change control (module 13), it shall notify the Customer promptly and in any event within five Working Days. Nothing in this clause shall limit any other right or remedy of the Customer under this Agreement or at law. The Supplier shall maintain complete and accurate records relating to the change control (module 13) and shall make them available to the Customer on request.</w:t>
      </w:r>
    </w:p>
    <w:p>
      <w:r>
        <w:rPr>
          <w:b/>
        </w:rPr>
        <w:t xml:space="preserve">294.3 </w:t>
      </w:r>
      <w:r>
        <w:rPr/>
        <w:t xml:space="preserve">The Customer may, acting reasonably, request such information from the Supplier as it </w:t>
      </w:r>
      <w:del w:id="9055" w:author="Helena Voss" w:date="2026-09-28T06:33:47Z">
        <w:r>
          <w:rPr/>
          <w:delText xml:space="preserve">requires</w:delText>
        </w:r>
      </w:del>
      <w:ins w:id="9056" w:author="Helena Voss" w:date="2026-09-28T06:33:47Z">
        <w:r>
          <w:rPr/>
          <w:t xml:space="preserve">reasonable</w:t>
        </w:r>
      </w:ins>
      <w:r>
        <w:rPr/>
        <w:t xml:space="preserve"> to verify compliance with this clause. The Supplier shall maintain complete and accurate records relating to the change control (module 13) and shall make them available to the Customer on request.</w:t>
      </w:r>
    </w:p>
    <w:p>
      <w:r>
        <w:rPr>
          <w:b/>
        </w:rPr>
        <w:t xml:space="preserve">294.4 </w:t>
      </w:r>
      <w:r>
        <w:rPr/>
        <w:t>Subject to Clause 9.4, the Supplier shall provide the deliverables described in this clause to the Customer.</w:t>
      </w:r>
    </w:p>
    <w:p>
      <w:r>
        <w:rPr>
          <w:b/>
        </w:rPr>
        <w:t xml:space="preserve">294.5 </w:t>
      </w:r>
      <w:r>
        <w:rPr/>
        <w:t>Either party may terminate this Agreement for convenience on not less than thirty (30) days' written notice.</w:t>
      </w:r>
    </w:p>
    <w:p>
      <w:r>
        <w:rPr>
          <w:b/>
        </w:rPr>
        <w:t xml:space="preserve">294.6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294.7 </w:t>
      </w:r>
      <w:r>
        <w:rPr/>
        <w:t>The Customer may, acting reasonably, request such information from the Supplier as it requires to verify compliance with this clause. The Supplier shall maintain complete and accurate records relating to the change control (module 13) and shall make them available to the Customer on request. Any approval given by the Customer under this clause shall not relieve the Supplier of any of its obligations under this Agreement.</w:t>
      </w:r>
    </w:p>
    <w:p>
      <w:r>
        <w:rPr>
          <w:b/>
        </w:rPr>
        <w:t xml:space="preserve">294.8 </w:t>
      </w:r>
      <w:r>
        <w:rPr/>
        <w:t>Where the Supplier becomes aware of any matter which may affect the change control (module 13), it shall notify the Customer promptly and in any event within five Working Days. Each party shall bear its own costs in connection with the matters described in this clause, save as otherwise expressly provided. The parties shall meet at least quarterly to review performance in relation to the change control (module 13) and agree any improvements required.</w:t>
      </w:r>
    </w:p>
    <w:p>
      <w:r>
        <w:rPr>
          <w:b/>
        </w:rPr>
        <w:t xml:space="preserve">294.9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294.10 </w:t>
      </w:r>
      <w:r>
        <w:rPr/>
        <w:t xml:space="preserve">Nothing in this clause shall limit any other right or remedy of the Customer under this Agreement or at law.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294.11 </w:t>
      </w:r>
      <w:r>
        <w:rPr/>
        <w:t>The Supplier shall maintain complete and accurate records relating to the change control (module 13) and shall make them available to the Customer on request. The Customer may, acting reasonably, request such information from the Supplier as it requires to verify compliance with this clause.</w:t>
      </w:r>
    </w:p>
    <w:p>
      <w:r>
        <w:rPr>
          <w:b/>
        </w:rPr>
        <w:t xml:space="preserve">294.12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Nothing in this clause shall limit any other right or remedy of the Customer under this Agreement or at law. The Customer may, acting reasonably, request such information from the Supplier as it requires to verify compliance with this clause.</w:t>
      </w:r>
    </w:p>
    <w:p>
      <w:pPr>
        <w:pStyle w:val="Heading1"/>
      </w:pPr>
      <w:r>
        <w:rPr/>
        <w:t>295. Fees and Payment (Module 13)</w:t>
      </w:r>
    </w:p>
    <w:p>
      <w:r>
        <w:rPr>
          <w:b/>
        </w:rPr>
        <w:t xml:space="preserve">295.1 </w:t>
      </w:r>
      <w:r>
        <w:rPr/>
        <w:t>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 Nothing in this clause shall limit any other right or remedy of the Customer under this Agreement or at law. Nothing in this clause shall limit any other right or remedy of the Customer under this Agreement or at law.</w:t>
      </w:r>
    </w:p>
    <w:p>
      <w:r>
        <w:rPr>
          <w:b/>
        </w:rPr>
        <w:t xml:space="preserve">295.2 </w:t>
      </w:r>
      <w:r>
        <w:rPr/>
        <w:t>The Customer shall pay each valid invoice within thirty (30) days of receipt.</w:t>
      </w:r>
    </w:p>
    <w:p>
      <w:r>
        <w:rPr>
          <w:b/>
        </w:rPr>
        <w:t xml:space="preserve">295.3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295.4 </w:t>
      </w:r>
      <w:r>
        <w:rPr/>
        <w:t>Where the Supplier becomes aware of any matter which may affect the fees and payment (module 13), it shall notify the Customer promptly and in any event within five Working Days. The parties shall meet at least quarterly to review performance in relation to the fees and payment (module 13) and agree any improvements required. The parties shall meet at least quarterly to review performance in relation to the fees and payment (module 13) and agree any improvements required.</w:t>
      </w:r>
    </w:p>
    <w:p>
      <w:r>
        <w:rPr>
          <w:b/>
        </w:rPr>
        <w:t xml:space="preserve">295.5 </w:t>
      </w:r>
      <w:r>
        <w:rPr/>
        <w:t>The Customer shall settle the Milestone Payment within 30 days of the Acceptance Certificate.</w:t>
      </w:r>
    </w:p>
    <w:p>
      <w:r>
        <w:rPr>
          <w:b/>
        </w:rPr>
        <w:t xml:space="preserve">295.6 </w:t>
      </w:r>
      <w:r>
        <w:rPr/>
        <w:t>Where the Supplier becomes aware of any matter which may affect the fees and payment (module 13),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295.7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fees and payment (module 13), it shall notify the Customer promptly and in any event within five Working Days.</w:t>
      </w:r>
    </w:p>
    <w:p>
      <w:r>
        <w:rPr>
          <w:b/>
        </w:rPr>
        <w:t xml:space="preserve">295.8 </w:t>
      </w:r>
      <w:r>
        <w:rPr/>
        <w:t>Nothing in this clause shall limit any other right or remedy of the Customer under this Agreement or at law. The Supplier shall maintain complete and accurate records relating to the fees and payment (module 13) and shall make them available to the Customer on request.</w:t>
      </w:r>
    </w:p>
    <w:p>
      <w:r>
        <w:rPr>
          <w:b/>
        </w:rPr>
        <w:t xml:space="preserve">295.9 </w:t>
      </w:r>
      <w:r>
        <w:rPr/>
        <w:t>Any approval given by the Customer under this clause shall not relieve the Supplier of any of its obligations under this Agreement. The parties shall meet at least quarterly to review performance in relation to the fees and payment (module 13)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295.10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Each party shall bear its own costs in connection with the matters described in this clause, save as otherwise expressly provided. The Supplier shall maintain complete and accurate records relating to the fees and payment (module 13) and shall make them available to the Customer on request.</w:t>
      </w:r>
    </w:p>
    <w:p>
      <w:r>
        <w:rPr>
          <w:b/>
        </w:rPr>
        <w:t xml:space="preserve">295.11 </w:t>
      </w:r>
      <w:r>
        <w:rPr/>
        <w:t>The Supplier shall provide the exit plan within thirty (30) days of the Effective Date.</w:t>
      </w:r>
    </w:p>
    <w:p>
      <w:pPr>
        <w:pStyle w:val="Heading1"/>
      </w:pPr>
      <w:r>
        <w:rPr/>
        <w:t>296. Invoicing (Module 13)</w:t>
      </w:r>
    </w:p>
    <w:p>
      <w:r>
        <w:rPr>
          <w:b/>
        </w:rPr>
        <w:t xml:space="preserve">296.1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Each party shall bear its own costs in connection with the matters described in this clause, save as otherwise expressly provided. The Supplier shall maintain complete and accurate records relating to the invoicing (module 13) and shall make them available to the Customer on request.</w:t>
      </w:r>
    </w:p>
    <w:p>
      <w:r>
        <w:rPr>
          <w:b/>
        </w:rPr>
        <w:t xml:space="preserve">296.2 </w:t>
      </w:r>
      <w:r>
        <w:rPr/>
        <w:t xml:space="preserve">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Supplier shall maintain complete and accurate records relating to the invoicing (module 13) and shall make them available to the Customer on request.</w:t>
      </w:r>
    </w:p>
    <w:p>
      <w:r>
        <w:rPr>
          <w:b/>
        </w:rPr>
        <w:t xml:space="preserve">296.3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perform its obligations under this clause with reasonable skill, care and diligence and in accordance with Good Industry Practice. Each party shall bear its own costs in connection with the matters described in this clause, save as otherwise expressly provided.</w:t>
      </w:r>
    </w:p>
    <w:p>
      <w:r>
        <w:rPr>
          <w:b/>
        </w:rPr>
        <w:t xml:space="preserve">296.4 </w:t>
      </w:r>
      <w:r>
        <w:rPr/>
        <w:t>Nothing in this clause shall limit any other right or remedy of the Customer under this Agreement or at law. The Supplier shall maintain complete and accurate records relating to the invoicing (module 13) and shall make them available to the Customer on request.</w:t>
      </w:r>
    </w:p>
    <w:p>
      <w:r>
        <w:rPr>
          <w:b/>
        </w:rPr>
        <w:t xml:space="preserve">296.5 </w:t>
      </w:r>
      <w:r>
        <w:rPr/>
        <w:t>Clause 19 applies to any dispute arising under this clause.</w:t>
      </w:r>
    </w:p>
    <w:p>
      <w:r>
        <w:rPr>
          <w:b/>
        </w:rPr>
        <w:t xml:space="preserve">296.6 </w:t>
      </w:r>
      <w:r>
        <w:rPr/>
        <w:t xml:space="preserve">Where the Supplier becomes aware of any matter which may affect the invoicing (module 13), it shall notify the Customer promptly and in any event within five Working Days. Where the Supplier becomes aware of any matter which may affect the invoicing (module 13), it shall notify the Customer promptly and in any event within five Working Days. The Supplier shall perform its obligations under this clause with reasonable skill, care and diligence and in accordance with </w:t>
      </w:r>
      <w:r>
        <w:rPr>
          <w:i/>
        </w:rPr>
        <w:t>Good Industry Practice</w:t>
      </w:r>
      <w:r>
        <w:rPr/>
        <w:t>. Where the Supplier becomes aware of any matter which may affect the invoicing (module 13), it shall notify the Customer promptly and in any event within five Working Days.</w:t>
      </w:r>
    </w:p>
    <w:p>
      <w:r>
        <w:rPr>
          <w:b/>
        </w:rPr>
        <w:t xml:space="preserve">296.7 </w:t>
      </w:r>
      <w:r>
        <w:rPr/>
        <w:t>Clause 19.3 applies to any dispute arising under this clause.</w:t>
      </w:r>
    </w:p>
    <w:p>
      <w:r>
        <w:rPr>
          <w:b/>
        </w:rPr>
        <w:t xml:space="preserve">296.8 </w:t>
      </w:r>
      <w:r>
        <w:rPr/>
        <w:t>The parties shall meet at least quarterly to review performance in relation to the invoicing (module 13) and agree any improvements required. The parties shall meet at least quarterly to review performance in relation to the invoicing (module 13) and agree any improvements required. The Customer may, acting reasonably, request such information from the Supplier as it requires to verify compliance with this clause. Where the Supplier becomes aware of any matter which may affect the invoicing (module 13), it shall notify the Customer promptly and in any event within five Working Days.</w:t>
      </w:r>
    </w:p>
    <w:p>
      <w:r>
        <w:rPr>
          <w:b/>
        </w:rPr>
        <w:t xml:space="preserve">296.9 </w:t>
      </w:r>
      <w:r>
        <w:rPr/>
        <w:t>Where the Supplier becomes aware of any matter which may affect the invoicing (module 13), it shall notify the Customer promptly and in any event within five Working Days. The parties shall meet at least quarterly to review performance in relation to the invoicing (module 13) and agree any improvements required. Nothing in this clause shall limit any other right or remedy of the Customer under this Agreement or at law.</w:t>
      </w:r>
    </w:p>
    <w:p>
      <w:pPr>
        <w:pStyle w:val="Heading1"/>
      </w:pPr>
      <w:r>
        <w:rPr/>
        <w:t>297. Term (Module 13)</w:t>
      </w:r>
    </w:p>
    <w:p>
      <w:r>
        <w:rPr>
          <w:b/>
        </w:rPr>
        <w:t xml:space="preserve">297.1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 (module 13),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 (module 13), it shall notify the Customer promptly and in any event within five Working Days.</w:t>
      </w:r>
    </w:p>
    <w:p>
      <w:r>
        <w:rPr>
          <w:b/>
        </w:rPr>
        <w:t xml:space="preserve">297.2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term (module 13) and agree any improvements required. Nothing in this clause shall limit any other right or remedy of the Customer under this Agreement or at law.</w:t>
      </w:r>
    </w:p>
    <w:p>
      <w:r>
        <w:rPr>
          <w:b/>
        </w:rPr>
        <w:t xml:space="preserve">297.3 </w:t>
      </w:r>
      <w:r>
        <w:rPr/>
        <w:t xml:space="preserve">The Supplier shall maintain complete and accurate records relating to the term (module 13) and shall make them available to the Customer on request. The Supplier </w:t>
      </w:r>
      <w:del w:id="9063" w:author="Helena Voss" w:date="2026-09-28T06:33:47Z">
        <w:r>
          <w:rPr/>
          <w:delText xml:space="preserve">shall</w:delText>
        </w:r>
      </w:del>
      <w:ins w:id="9064" w:author="Helena Voss" w:date="2026-09-28T06:33:47Z">
        <w:r>
          <w:rPr/>
          <w:t xml:space="preserve">reasonable</w:t>
        </w:r>
      </w:ins>
      <w:r>
        <w:rPr/>
        <w:t xml:space="preserve"> perform its obligations under this clause with reasonable skill, care and diligence and in accordance with </w:t>
      </w:r>
      <w:r>
        <w:rPr>
          <w:i/>
        </w:rPr>
        <w:t xml:space="preserve">Good Industry Practice</w:t>
      </w:r>
      <w:r>
        <w:rPr/>
        <w:t xml:space="preserve">.</w:t>
      </w:r>
    </w:p>
    <w:p>
      <w:r>
        <w:rPr>
          <w:b/>
        </w:rPr>
        <w:t xml:space="preserve">297.4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297.6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 The Customer may, acting reasonably, request such information from the Supplier as it requires to verify compliance with this clause.</w:t>
      </w:r>
    </w:p>
    <w:p>
      <w:r>
        <w:rPr>
          <w:b/>
        </w:rPr>
        <w:t xml:space="preserve">297.7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term (module 13) and shall make them available to the Customer on request.</w:t>
      </w:r>
    </w:p>
    <w:p>
      <w:r>
        <w:rPr>
          <w:b/>
        </w:rPr>
        <w:t xml:space="preserve">297.8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297.9 </w:t>
      </w:r>
      <w:r>
        <w:rPr/>
        <w:t xml:space="preserve">Where the Supplier becomes aware of any matter which may affect the term (module 13),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297.10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298. Termination (Module 13)</w:t>
      </w:r>
    </w:p>
    <w:p>
      <w:r>
        <w:rPr>
          <w:b/>
        </w:rPr>
        <w:t xml:space="preserve">298.1 </w:t>
      </w:r>
      <w:r>
        <w:rPr/>
        <w:t>The Supplier shall maintain complete and accurate records relating to the termination (module 13) and shall make them available to the Customer on request. The Customer may, acting reasonably, request such information from the Supplier as it requires to verify compliance with this clause.</w:t>
      </w:r>
    </w:p>
    <w:p>
      <w:r>
        <w:rPr>
          <w:b/>
        </w:rPr>
        <w:t xml:space="preserve">298.2 </w:t>
      </w:r>
      <w:r>
        <w:rPr/>
        <w:t>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298.3 </w:t>
      </w:r>
      <w:r>
        <w:rPr/>
        <w:t>Subject to Clause 9.4, the Supplier shall provide the deliverables described in this clause to the Customer.</w:t>
      </w:r>
    </w:p>
    <w:p>
      <w:r>
        <w:rPr>
          <w:b/>
        </w:rPr>
        <w:t xml:space="preserve">298.4 </w:t>
      </w:r>
      <w:r>
        <w:rPr/>
        <w:t>The Supplier shall provide the exit plan within thirty (30) days of the Effective Date.</w:t>
      </w:r>
    </w:p>
    <w:p>
      <w:r>
        <w:rPr>
          <w:b/>
        </w:rPr>
        <w:t xml:space="preserve">298.5 </w:t>
      </w:r>
      <w:r>
        <w:rPr/>
        <w:t>The parties shall meet at least quarterly to review performance in relation to the termination (module 13) and agree any improvements required.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298.6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maintain complete and accurate records relating to the termination (module 13) and shall make them available to the Customer on request.</w:t>
      </w:r>
    </w:p>
    <w:p>
      <w:r>
        <w:rPr>
          <w:b/>
        </w:rPr>
        <w:t xml:space="preserve">298.7 </w:t>
      </w:r>
      <w:r>
        <w:rPr/>
        <w:t>The parties shall meet at least quarterly to review performance in relation to the termination (module 13) and agree any improvements required. The Supplier shall maintain complete and accurate records relating to the termination (module 13) and shall make them available to the Customer on request.</w:t>
      </w:r>
    </w:p>
    <w:p>
      <w:r>
        <w:rPr>
          <w:b/>
        </w:rPr>
        <w:t xml:space="preserve">298.8 </w:t>
      </w:r>
      <w:r>
        <w:rPr/>
        <w:t>The parties shall meet at least quarterly to review performance in relation to the termination (module 13) and agree any improvements required. Any approval given by the Customer under this clause shall not relieve the Supplier of any of its obligations under this Agreement. Where the Supplier becomes aware of any matter which may affect the termination (module 13), it shall notify the Customer promptly and in any event within five Working Days. The parties shall meet at least quarterly to review performance in relation to the termination (module 13) and agree any improvements required.</w:t>
      </w:r>
    </w:p>
    <w:p>
      <w:r>
        <w:rPr>
          <w:b/>
        </w:rPr>
        <w:t xml:space="preserve">298.9 </w:t>
      </w:r>
      <w:r>
        <w:rPr/>
        <w:t xml:space="preserve">The Customer may, acting reasonably, request such information from the Supplier as it requires to verify compliance with this clause. Where the Supplier becomes aware of any matter which may affect the termination (module 13), it shall notify the Customer promptly and in any event within five Working Days. The Supplier shall maintain complete and accurate records relating to the termination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298.10 </w:t>
      </w:r>
      <w:r>
        <w:rPr/>
        <w:t>The Supplier shall remedy any material breach within 30 days of written notice requiring it to do so.</w:t>
      </w:r>
    </w:p>
    <w:p>
      <w:pPr>
        <w:pStyle w:val="Heading1"/>
      </w:pPr>
      <w:r>
        <w:rPr/>
        <w:t>299. Confidentiality (Module 13)</w:t>
      </w:r>
    </w:p>
    <w:p>
      <w:r>
        <w:rPr>
          <w:b/>
        </w:rPr>
        <w:t xml:space="preserve">299.1 </w:t>
      </w:r>
      <w:r>
        <w:rPr/>
        <w:t>Subject to Clause 9.4, the Supplier shall provide the deliverables described in this clause to the Customer.</w:t>
      </w:r>
    </w:p>
    <w:p>
      <w:r>
        <w:rPr>
          <w:b/>
        </w:rPr>
        <w:t xml:space="preserve">299.2 </w:t>
      </w:r>
      <w:r>
        <w:rPr/>
        <w:t>The parties shall meet at least quarterly to review performance in relation to the confidentiality (module 13) and agree any improvements required. Each party shall bear its own costs in connection with the matters described in this clause, save as otherwise expressly provided.</w:t>
      </w:r>
    </w:p>
    <w:p>
      <w:r>
        <w:rPr>
          <w:b/>
        </w:rPr>
        <w:t xml:space="preserve">299.3 </w:t>
      </w:r>
      <w:r>
        <w:rPr/>
        <w:t>Subject to Clause 9.2, the Supplier shall provide the deliverables described in this clause to the Customer.</w:t>
      </w:r>
    </w:p>
    <w:p>
      <w:r>
        <w:rPr>
          <w:b/>
        </w:rPr>
        <w:t xml:space="preserve">299.4 </w:t>
      </w:r>
      <w:r>
        <w:rPr/>
        <w:t>Any approval given by the Customer under this clause shall not relieve the Supplier of any of its obligations under this Agreement. 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299.5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confidentiality (module 13) and shall make them available to the Customer on request.</w:t>
      </w:r>
    </w:p>
    <w:p>
      <w:r>
        <w:rPr>
          <w:b/>
        </w:rPr>
        <w:t xml:space="preserve">299.6 </w:t>
      </w:r>
      <w:r>
        <w:rPr/>
        <w:t xml:space="preserve">Each party shall bear its own costs in connection with the matters described in this clause, save as otherwise expressly provided.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299.7 </w:t>
      </w:r>
      <w:r>
        <w:rPr/>
        <w:t>The parties shall meet at least quarterly to review performance in relation to the confidentiality (module 13) and agree any improvements required. The Customer may, acting reasonably, request such information from the Supplier as it requires to verify compliance with this clause.</w:t>
      </w:r>
    </w:p>
    <w:p>
      <w:r>
        <w:rPr>
          <w:b/>
        </w:rPr>
        <w:t xml:space="preserve">299.8 </w:t>
      </w:r>
      <w:r>
        <w:rPr/>
        <w:t xml:space="preserve">The Customer may, acting reasonably, request such information from the Supplier as it requires to verify compliance with this clause. The parties shall meet at least quarterly to review performance in relation to the confidentiality (module 13) and agree any improvements required. The Supplier shall perform its obligations under this clause with reasonable skill, care and diligence and in accordance with </w:t>
      </w:r>
      <w:r>
        <w:rPr>
          <w:i/>
        </w:rPr>
        <w:t>Good Industry Practice</w:t>
      </w:r>
      <w:r>
        <w:rPr/>
        <w:t>. Where the Supplier becomes aware of any matter which may affect the confidentiality (module 13), it shall notify the Customer promptly and in any event within five Working Days.</w:t>
      </w:r>
    </w:p>
    <w:p>
      <w:r>
        <w:rPr>
          <w:b/>
        </w:rPr>
        <w:t xml:space="preserve">299.9 </w:t>
      </w:r>
      <w:r>
        <w:rPr/>
        <w:t>Each party shall bear its own costs in connection with the matters described in this clause, save as otherwise expressly provided. Nothing in this clause shall limit any other right or remedy of the Customer under this Agreement or at law.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299.10 </w:t>
      </w:r>
      <w:r>
        <w:rPr/>
        <w:t>The parties shall meet at least quarterly to review performance in relation to the confidentiality (module 13) and agree any improvements required. Nothing in this clause shall limit any other right or remedy of the Customer under this Agreement or at law.</w:t>
      </w:r>
    </w:p>
    <w:p>
      <w:r>
        <w:rPr>
          <w:b/>
        </w:rPr>
        <w:t xml:space="preserve">299.11 </w:t>
      </w:r>
      <w:r>
        <w:rPr/>
        <w:t>Where the Supplier becomes aware of any matter which may affect the confidentiality (module 13), it shall notify the Customer promptly and in any event within five Working Days. The Supplier shall maintain complete and accurate records relating to the confidentiality (module 13) and shall make them available to the Customer on request.</w:t>
      </w:r>
    </w:p>
    <w:p>
      <w:pPr>
        <w:pStyle w:val="Heading1"/>
      </w:pPr>
      <w:r>
        <w:rPr/>
        <w:t>300. Intellectual Property (Module 13)</w:t>
      </w:r>
    </w:p>
    <w:p>
      <w:r>
        <w:rPr>
          <w:b/>
        </w:rPr>
        <w:t xml:space="preserve">300.1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w:t>
      </w:r>
    </w:p>
    <w:p>
      <w:r>
        <w:rPr>
          <w:b/>
        </w:rPr>
        <w:t xml:space="preserve">300.2 </w:t>
      </w:r>
      <w:r>
        <w:rPr/>
        <w:t>The parties shall meet at least quarterly to review performance in relation to the intellectual property (module 13)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300.3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300.4 </w:t>
      </w:r>
      <w:r>
        <w:rPr/>
        <w:t xml:space="preserve">Nothing in this clause shall limit any other right or remedy of the Customer under this Agreement or at law. Where the Supplier becomes aware of any matter which may affect the intellectual property (module 13), it shall notify the Customer promptly and in any event within five Working Days. The Supplier shall perform its obligations under this clause with reasonable skill, care and diligence and in accordance with </w:t>
      </w:r>
      <w:r>
        <w:rPr>
          <w:i/>
        </w:rPr>
        <w:t>Good Industry Practice</w:t>
      </w:r>
      <w:r>
        <w:rPr/>
        <w:t>.</w:t>
      </w:r>
    </w:p>
    <w:p>
      <w:r>
        <w:rPr>
          <w:b/>
        </w:rPr>
        <w:t xml:space="preserve">300.5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300.6 </w:t>
      </w:r>
      <w:r>
        <w:rPr/>
        <w:t>Subject to Clause 9.4, the Supplier shall provide the deliverables described in this clause to the Customer.</w:t>
      </w:r>
    </w:p>
    <w:p>
      <w:r>
        <w:rPr>
          <w:b/>
        </w:rPr>
        <w:t xml:space="preserve">300.7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300.8 </w:t>
      </w:r>
      <w:r>
        <w:rPr/>
        <w:t>Where the Supplier becomes aware of any matter which may affect the intellectual property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intellectual property (module 13) and agree any improvements required. Nothing in this clause shall limit any other right or remedy of the Customer under this Agreement or at law.</w:t>
      </w:r>
    </w:p>
    <w:p>
      <w:r>
        <w:rPr>
          <w:b/>
        </w:rPr>
        <w:t xml:space="preserve">300.9 </w:t>
      </w:r>
      <w:r>
        <w:rPr/>
        <w:t>The Supplier shall retain all Customer Data for 30 days after termination before secure deletion.</w:t>
      </w:r>
    </w:p>
    <w:p>
      <w:pPr>
        <w:pStyle w:val="Heading1"/>
      </w:pPr>
      <w:r>
        <w:rPr/>
        <w:t>301. Data Protection (Module 13)</w:t>
      </w:r>
    </w:p>
    <w:p>
      <w:r>
        <w:rPr>
          <w:b/>
        </w:rPr>
        <w:t xml:space="preserve">301.1 </w:t>
      </w:r>
      <w:r>
        <w:rPr/>
        <w:t>Each party shall bear its own costs in connection with the matters described in this clause, save as otherwise expressly provided. The parties shall meet at least quarterly to review performance in relation to the data protection (module 13) and agree any improvements required.</w:t>
      </w:r>
    </w:p>
    <w:p>
      <w:r>
        <w:rPr>
          <w:b/>
        </w:rPr>
        <w:t xml:space="preserve">301.2 </w:t>
      </w:r>
      <w:r>
        <w:rPr/>
        <w:t>Where the Supplier becomes aware of any matter which may affect the data protection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data protection (module 13) and agree any improvements required. The Supplier shall maintain complete and accurate records relating to the data protection (module 13) and shall make them available to the Customer on request.</w:t>
      </w:r>
    </w:p>
    <w:p>
      <w:r>
        <w:rPr>
          <w:b/>
        </w:rPr>
        <w:t xml:space="preserve">301.3 </w:t>
      </w:r>
      <w:r>
        <w:rPr/>
        <w:t xml:space="preserve">The parties shall meet at least quarterly to review performance in relation to the data protection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301.4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Where the Supplier becomes aware of any matter which may affect the data protection (module 13), it shall notify the Customer promptly and in any event within five Working Days.</w:t>
      </w:r>
    </w:p>
    <w:p>
      <w:r>
        <w:rPr>
          <w:b/>
        </w:rPr>
        <w:t xml:space="preserve">301.5 </w:t>
      </w:r>
      <w:r>
        <w:rPr/>
        <w:t>The Customer may, acting reasonably, request such information from the Supplier as it requires to verify compliance with this clause. The parties shall meet at least quarterly to review performance in relation to the data protection (module 13) and agree any improvements required. Where the Supplier becomes aware of any matter which may affect the data protection (module 13), it shall notify the Customer promptly and in any event within five Working Days.</w:t>
      </w:r>
    </w:p>
    <w:p>
      <w:r>
        <w:rPr>
          <w:b/>
        </w:rPr>
        <w:t xml:space="preserve">301.6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data protection (module 13) and agree any improvements required.</w:t>
      </w:r>
    </w:p>
    <w:p>
      <w:r>
        <w:rPr>
          <w:b/>
        </w:rPr>
        <w:t xml:space="preserve">301.7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The Supplier shall perform its obligations under this clause with reasonable skill, care and diligence and in accordance with Good Industry Practice.</w:t>
      </w:r>
    </w:p>
    <w:p>
      <w:r>
        <w:rPr>
          <w:b/>
        </w:rPr>
        <w:t xml:space="preserve">301.8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301.9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data protection (module 13), it shall notify the Customer promptly and in any event within five Working Days. The Customer may, acting reasonably, request such information from the Supplier as it requires to verify compliance with this clause.</w:t>
      </w:r>
    </w:p>
    <w:p>
      <w:r>
        <w:rPr>
          <w:b/>
        </w:rPr>
        <w:t xml:space="preserve">301.10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data protection (module 13) and shall make them available to the Customer on request. Each party shall bear its own costs in connection with the matters described in this clause, save as otherwise expressly provided.</w:t>
      </w:r>
    </w:p>
    <w:p>
      <w:r>
        <w:rPr>
          <w:b/>
        </w:rPr>
        <w:t xml:space="preserve">301.11 </w:t>
      </w:r>
      <w:r>
        <w:rPr/>
        <w:t>The Supplier shall maintain complete and accurate records relating to the data protection (module 13) and shall make them available to the Customer on request. The parties shall meet at least quarterly to review performance in relation to the data protection (module 13) and agree any improvements required.</w:t>
      </w:r>
    </w:p>
    <w:p>
      <w:r>
        <w:rPr>
          <w:b/>
        </w:rPr>
        <w:t xml:space="preserve">301.12 </w:t>
      </w:r>
      <w:r>
        <w:rPr/>
        <w:t>Each party shall bear its own costs in connection with the matters described in this clause, save as otherwise expressly provided. The Supplier shall maintain complete and accurate records relating to the data protection (module 13) and shall make them available to the Customer on request.</w:t>
      </w:r>
    </w:p>
    <w:p>
      <w:pPr>
        <w:pStyle w:val="Heading1"/>
      </w:pPr>
      <w:r>
        <w:rPr/>
        <w:t>302. Security (Module 13)</w:t>
      </w:r>
    </w:p>
    <w:p>
      <w:r>
        <w:rPr>
          <w:b/>
        </w:rPr>
        <w:t xml:space="preserve">302.1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302.2 </w:t>
      </w:r>
      <w:r>
        <w:rPr/>
        <w:t>Each party shall bear its own costs in connection with the matters described in this clause, save as otherwise expressly provided. The Supplier shall maintain complete and accurate records relating to the security (module 13) and shall make them available to the Customer on request.</w:t>
      </w:r>
    </w:p>
    <w:p>
      <w:r>
        <w:rPr>
          <w:b/>
        </w:rPr>
        <w:t xml:space="preserve">302.3 </w:t>
      </w:r>
      <w:r>
        <w:rPr/>
        <w:t>The parties shall meet at least quarterly to review performance in relation to the security (module 13) and agree any improvements required. The parties shall meet at least quarterly to review performance in relation to the security (module 13) and agree any improvements required. Nothing in this clause shall limit any other right or remedy of the Customer under this Agreement or at law.</w:t>
      </w:r>
    </w:p>
    <w:p>
      <w:r>
        <w:rPr>
          <w:b/>
        </w:rPr>
        <w:t xml:space="preserve">302.4 </w:t>
      </w:r>
      <w:r>
        <w:rPr/>
        <w:t>Any approval given by the Customer under this clause shall not relieve the Supplier of any of its obligations under this Agreement. Nothing in this clause shall limit any other right or remedy of the Customer under this Agreement or at law. Nothing in this clause shall limit any other right or remedy of the Customer under this Agreement or at law. Nothing in this clause shall limit any other right or remedy of the Customer under this Agreement or at law.</w:t>
      </w:r>
    </w:p>
    <w:p>
      <w:r>
        <w:rPr>
          <w:b/>
        </w:rPr>
        <w:t xml:space="preserve">302.5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302.6 </w:t>
      </w:r>
      <w:r>
        <w:rPr/>
        <w:t>The Supplier shall maintain complete and accurate records relating to the security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security (module 13) and shall make them available to the Customer on request.</w:t>
      </w:r>
    </w:p>
    <w:p>
      <w:r>
        <w:rPr>
          <w:b/>
        </w:rPr>
        <w:t xml:space="preserve">302.7 </w:t>
      </w:r>
      <w:r>
        <w:rPr/>
        <w:t>Any approval given by the Customer under this clause shall not relieve the Supplier of any of its obligations under this Agreement. The parties shall meet at least quarterly to review performance in relation to the security (module 13) and agree any improvements required.</w:t>
      </w:r>
    </w:p>
    <w:p>
      <w:r>
        <w:rPr>
          <w:b/>
        </w:rPr>
        <w:t xml:space="preserve">302.8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302.9 </w:t>
      </w:r>
      <w:r>
        <w:rPr/>
        <w:t>The parties shall meet at least quarterly to review performance in relation to the security (module 13) and agree any improvements required. Where the Supplier becomes aware of any matter which may affect the security (module 13), it shall notify the Customer promptly and in any event within five Working Days.</w:t>
      </w:r>
    </w:p>
    <w:p>
      <w:r>
        <w:rPr>
          <w:b/>
        </w:rPr>
        <w:t xml:space="preserve">302.10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w:t>
      </w:r>
    </w:p>
    <w:p>
      <w:r>
        <w:rPr>
          <w:b/>
        </w:rPr>
        <w:t xml:space="preserve">302.11 </w:t>
      </w:r>
      <w:r>
        <w:rPr/>
        <w:t>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302.12 </w:t>
      </w:r>
      <w:r>
        <w:rPr/>
        <w:t>The parties shall meet at least quarterly to review performance in relation to the security (module 13)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pPr>
        <w:pStyle w:val="Heading1"/>
      </w:pPr>
      <w:r>
        <w:rPr/>
        <w:t>303. Audit (Module 13)</w:t>
      </w:r>
    </w:p>
    <w:p>
      <w:r>
        <w:rPr>
          <w:b/>
        </w:rPr>
        <w:t xml:space="preserve">303.1 </w:t>
      </w:r>
      <w:r>
        <w:rPr/>
        <w:t>The Supplier shall maintain complete and accurate records relating to the audit (module 13) and shall make them available to the Customer on request. Nothing in this clause shall limit any other right or remedy of the Customer under this Agreement or at law. The parties shall meet at least quarterly to review performance in relation to the audit (module 13) and agree any improvements required. The Supplier shall maintain complete and accurate records relating to the audit (module 13) and shall make them available to the Customer on request.</w:t>
      </w:r>
    </w:p>
    <w:p>
      <w:r>
        <w:rPr>
          <w:b/>
        </w:rPr>
        <w:t xml:space="preserve">303.2 </w:t>
      </w:r>
      <w:r>
        <w:rPr/>
        <w:t xml:space="preserve">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Where the Supplier becomes aware of any matter which may affect the audit (module 13), it shall notify the Customer promptly and in any event within five Working Days.</w:t>
      </w:r>
    </w:p>
    <w:p>
      <w:r>
        <w:rPr>
          <w:b/>
        </w:rPr>
        <w:t xml:space="preserve">303.3 </w:t>
      </w:r>
      <w:r>
        <w:rPr/>
        <w:t>Each party shall bear its own costs in connection with the matters described in this clause, save as otherwise expressly provided. The parties shall meet at least quarterly to review performance in relation to the audit (module 13) and agree any improvements required. The parties shall meet at least quarterly to review performance in relation to the audit (module 13) and agree any improvements required.</w:t>
      </w:r>
    </w:p>
    <w:p>
      <w:r>
        <w:rPr>
          <w:b/>
        </w:rPr>
        <w:t xml:space="preserve">303.4 </w:t>
      </w:r>
      <w:r>
        <w:rPr/>
        <w:t>Each party shall bear its own costs in connection with the matters described in this clause, save as otherwise expressly provided. The Supplier shall maintain complete and accurate records relating to the audit (module 13) and shall make them available to the Customer on request. Each party shall bear its own costs in connection with the matters described in this clause, save as otherwise expressly provided.</w:t>
      </w:r>
    </w:p>
    <w:p>
      <w:r>
        <w:rPr>
          <w:b/>
        </w:rPr>
        <w:t xml:space="preserve">303.5 </w:t>
      </w:r>
      <w:r>
        <w:rPr/>
        <w:t xml:space="preserve">Where the Supplier becomes aware of any matter which may affect the audit (module 13), it shall notify the Customer promptly and in any event within five Working Days.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303.6 </w:t>
      </w:r>
      <w:r>
        <w:rPr/>
        <w:t>Any approval given by the Customer under this clause shall not relieve the Supplier of any of its obligations under this Agreement. The parties shall meet at least quarterly to review performance in relation to the audit (module 13) and agree any improvements required.</w:t>
      </w:r>
    </w:p>
    <w:p>
      <w:r>
        <w:rPr>
          <w:b/>
        </w:rPr>
        <w:t xml:space="preserve">303.7 </w:t>
      </w:r>
      <w:r>
        <w:rPr/>
        <w:t>The Supplier shall maintain complete and accurate records relating to the audit (module 13) and shall make them available to the Customer on request.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audit (module 13) and shall make them available to the Customer on request.</w:t>
      </w:r>
    </w:p>
    <w:p>
      <w:r>
        <w:rPr>
          <w:b/>
        </w:rPr>
        <w:t xml:space="preserve">303.8 </w:t>
      </w:r>
      <w:r>
        <w:rPr/>
        <w:t>Subject to Clause 9, the Supplier shall provide the deliverables described in this clause to the Customer.</w:t>
      </w:r>
    </w:p>
    <w:p>
      <w:r>
        <w:rPr>
          <w:b/>
        </w:rPr>
        <w:t xml:space="preserve">303.9 </w:t>
      </w:r>
      <w:r>
        <w:rPr/>
        <w:t>Each party shall bear its own costs in connection with the matters described in this clause, save as otherwise expressly provided. Where the Supplier becomes aware of any matter which may affect the audit (module 13), it shall notify the Customer promptly and in any event within five Working Days. Any approval given by the Customer under this clause shall not relieve the Supplier of any of its obligations under this Agreement.</w:t>
      </w:r>
    </w:p>
    <w:p>
      <w:r>
        <w:rPr>
          <w:b/>
        </w:rPr>
        <w:t xml:space="preserve">303.10 </w:t>
      </w:r>
      <w:r>
        <w:rPr/>
        <w:t>Any approval given by the Customer under this clause shall not relieve the Supplier of any of its obligations under this Agreement. Where the Supplier becomes aware of any matter which may affect the audit (module 13), it shall notify the Customer promptly and in any event within five Working Days.</w:t>
      </w:r>
    </w:p>
    <w:p>
      <w:pPr>
        <w:pStyle w:val="Heading1"/>
      </w:pPr>
      <w:r>
        <w:rPr/>
        <w:t>304. Warranties (Module 13)</w:t>
      </w:r>
    </w:p>
    <w:p>
      <w:r>
        <w:rPr>
          <w:b/>
        </w:rPr>
        <w:t xml:space="preserve">304.1 </w:t>
      </w:r>
      <w:r>
        <w:rPr/>
        <w:t>Any approval given by the Customer under this clause shall not relieve the Supplier of any of its obligations under this Agreement. The Supplier shall maintain complete and accurate records relating to the warranties (module 13)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304.2 </w:t>
      </w:r>
      <w:r>
        <w:rPr/>
        <w:t xml:space="preserve">The Supplier shall maintain complete and accurate records relating to the warranties (module 13) and shall make them available to the Customer on request.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304.3 </w:t>
      </w:r>
      <w:r>
        <w:rPr/>
        <w:t xml:space="preserve">The parties shall meet at least quarterly to review performance in relation to the warranties (module 13) and agree any improvements required.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304.4 </w:t>
      </w:r>
      <w:r>
        <w:rPr/>
        <w:t xml:space="preserve">The Supplier shall maintain complete and accurate records relating to the warranties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304.5 </w:t>
      </w:r>
      <w:r>
        <w:rPr/>
        <w:t>Each party shall bear its own costs in connection with the matters described in this clause, save as otherwise expressly provided. The parties shall meet at least quarterly to review performance in relation to the warranties (module 13)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304.6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304.7 </w:t>
      </w:r>
      <w:r>
        <w:rPr/>
        <w:t xml:space="preserve">The parties shall meet at least quarterly to review performance in relation to the warranties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304.8 </w:t>
      </w:r>
      <w:r>
        <w:rPr/>
        <w:t xml:space="preserve">The parties shall meet at least quarterly to review performance in relation to the warranties (module 13) and agree any improvements required. Where the Supplier becomes aware of any matter which may affect the warranties (module 13), it shall notify the Customer promptly and in any event within five Working Days. Nothing in this clause shall limit any other right or remedy of the Customer under this Agreement or at law. Each party shall bear its own costs in connection with the matters described in this clause, save as otherwise expressly provided.</w:t>
      </w:r>
      <w:ins w:id="9001" w:author="Helena Voss" w:date="2026-09-28T06:33:47Z">
        <w:r>
          <w:rPr/>
          <w:t xml:space="preserve"> This obligation survives termination.</w:t>
        </w:r>
      </w:ins>
    </w:p>
    <w:p>
      <w:r>
        <w:rPr>
          <w:b/>
        </w:rPr>
        <w:t xml:space="preserve">304.9 </w:t>
      </w:r>
      <w:r>
        <w:rPr/>
        <w:t>Clause 19.3 applies to any dispute arising under this clause.</w:t>
      </w:r>
    </w:p>
    <w:p>
      <w:pPr>
        <w:pStyle w:val="Heading1"/>
      </w:pPr>
      <w:r>
        <w:rPr/>
        <w:t>305. Indemnities (Module 13)</w:t>
      </w:r>
    </w:p>
    <w:p>
      <w:r>
        <w:rPr>
          <w:b/>
        </w:rPr>
        <w:t xml:space="preserve">305.1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305.2 </w:t>
      </w:r>
      <w:r>
        <w:rPr/>
        <w:t>Where the Supplier becomes aware of any matter which may affect the indemnities (module 13), it shall notify the Customer promptly and in any event within five Working Days. Each party shall bear its own costs in connection with the matters described in this clause, save as otherwise expressly provided. Where the Supplier becomes aware of any matter which may affect the indemnities (module 13), it shall notify the Customer promptly and in any event within five Working Days. The parties shall meet at least quarterly to review performance in relation to the indemnities (module 13) and agree any improvements required.</w:t>
      </w:r>
    </w:p>
    <w:p>
      <w:r>
        <w:rPr>
          <w:b/>
        </w:rPr>
        <w:t xml:space="preserve">305.3 </w:t>
      </w:r>
      <w:r>
        <w:rPr/>
        <w:t xml:space="preserve">Any approval given by the Customer under this clause shall not relieve the Supplier of any of its obligations under this Agreement.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305.4 </w:t>
      </w:r>
      <w:r>
        <w:rPr/>
        <w:t>The parties shall meet at least quarterly to review performance in relation to the indemnities (module 13) and agree any improvements required.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305.5 </w:t>
      </w:r>
      <w:r>
        <w:rPr/>
        <w:t>The Customer may, acting reasonably, request such information from the Supplier as it requires to verify compliance with this clause. The parties shall meet at least quarterly to review performance in relation to the indemnities (module 13) and agree any improvements required. Where the Supplier becomes aware of any matter which may affect the indemnities (module 13), it shall notify the Customer promptly and in any event within five Working Days.</w:t>
      </w:r>
    </w:p>
    <w:p>
      <w:r>
        <w:rPr>
          <w:b/>
        </w:rPr>
        <w:t xml:space="preserve">305.6 </w:t>
      </w:r>
      <w:r>
        <w:rPr/>
        <w:t>Where the Supplier becomes aware of any matter which may affect the indemnities (module 13), it shall notify the Customer promptly and in any event within five Working Days. The Customer may, acting reasonably, request such information from the Supplier as it requires to verify compliance with this clause.</w:t>
      </w:r>
    </w:p>
    <w:p>
      <w:r>
        <w:rPr>
          <w:b/>
        </w:rPr>
        <w:t xml:space="preserve">305.7 </w:t>
      </w:r>
      <w:r>
        <w:rPr/>
        <w:t xml:space="preserve">The parties shall meet at least quarterly to review performance in relation to the indemnities (module 13) and agree any improvements required. The parties shall meet at least quarterly to review performance in relation to the indemnities (module 13) and agree any improvements required. Each party shall bear its own costs in connection with the matters described in this clause, save as otherwise expressly provided. The Supplier shall maintain complete and accurate records relating to the indemnities (module 13) and shall make them available to the Customer on request.</w:t>
      </w:r>
      <w:ins w:id="9005" w:author="Helena Voss" w:date="2026-09-28T06:33:47Z">
        <w:r>
          <w:rPr/>
          <w:t xml:space="preserve"> This obligation survives termination.</w:t>
        </w:r>
      </w:ins>
    </w:p>
    <w:p>
      <w:r>
        <w:rPr>
          <w:b/>
        </w:rPr>
        <w:t xml:space="preserve">305.8 </w:t>
      </w:r>
      <w:r>
        <w:rPr/>
        <w:t xml:space="preserve">Each party shall bear its own costs in connection with the matters described in this clause, save as otherwise expressly provided.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pPr>
        <w:pStyle w:val="Heading1"/>
      </w:pPr>
      <w:r>
        <w:rPr/>
        <w:t>306. Limitation of Liability (Module 13)</w:t>
      </w:r>
    </w:p>
    <w:p>
      <w:r>
        <w:rPr>
          <w:b/>
        </w:rPr>
        <w:t xml:space="preserve">306.1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306.2 </w:t>
      </w:r>
      <w:r>
        <w:rPr/>
        <w:t>Where the Supplier becomes aware of any matter which may affect the limitation of liability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parties shall meet at least quarterly to review performance in relation to the limitation of liability (module 13) and agree any improvements required.</w:t>
      </w:r>
    </w:p>
    <w:p>
      <w:r>
        <w:rPr>
          <w:b/>
        </w:rPr>
        <w:t xml:space="preserve">306.3 </w:t>
      </w:r>
      <w:r>
        <w:rPr/>
        <w:t xml:space="preserve">The Supplier shall maintain complete and accurate records relating to the limitation of liability (module 13) and shall make them available to the Customer on request. The Supplier shall maintain complete and accurate records relating to the limitation of liability (module 13)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306.4 </w:t>
      </w:r>
      <w:r>
        <w:rPr/>
        <w:t>The parties shall meet at least quarterly to review performance in relation to the limitation of liability (module 13) and agree any improvements required. The Customer may, acting reasonably, request such information from the Supplier as it requires to verify compliance with this clause. The Supplier shall maintain complete and accurate records relating to the limitation of liability (module 13) and shall make them available to the Customer on request. Where the Supplier becomes aware of any matter which may affect the limitation of liability (module 13), it shall notify the Customer promptly and in any event within five Working Days.</w:t>
      </w:r>
    </w:p>
    <w:p>
      <w:r>
        <w:rPr>
          <w:b/>
        </w:rPr>
        <w:t xml:space="preserve">306.5 </w:t>
      </w:r>
      <w:r>
        <w:rPr/>
        <w:t>The Supplier shall provide the exit plan within thirty (30) days of the Effective Date.</w:t>
      </w:r>
    </w:p>
    <w:p>
      <w:r>
        <w:rPr>
          <w:b/>
        </w:rPr>
        <w:t xml:space="preserve">306.6 </w:t>
      </w:r>
      <w:r>
        <w:rPr/>
        <w:t>The Supplier shall provide the exit plan within thirty (30) days of the Effective Date.</w:t>
      </w:r>
    </w:p>
    <w:p>
      <w:r>
        <w:rPr>
          <w:b/>
        </w:rPr>
        <w:t xml:space="preserve">306.7 </w:t>
      </w:r>
      <w:r>
        <w:rPr/>
        <w:t>The Supplier shall provide the exit plan within thirty (30) days of the Effective Date.</w:t>
      </w:r>
    </w:p>
    <w:p>
      <w:r>
        <w:rPr>
          <w:b/>
        </w:rPr>
        <w:t xml:space="preserve">306.8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limitation of liability (module 13) and agree any improvements required. The Supplier shall maintain complete and accurate records relating to the limitation of liability (module 13) and shall make them available to the Customer on request. The Customer may, acting reasonably, request such information from the Supplier as it requires to verify compliance with this clause.</w:t>
      </w:r>
    </w:p>
    <w:p>
      <w:r>
        <w:rPr>
          <w:b/>
        </w:rPr>
        <w:t xml:space="preserve">306.9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limitation of liability (module 13), it shall notify the Customer promptly and in any event within five Working Days. The Supplier shall perform its obligations under this clause with reasonable skill, care and diligence and in accordance with Good Industry Practice.</w:t>
      </w:r>
    </w:p>
    <w:p>
      <w:r>
        <w:rPr>
          <w:b/>
        </w:rPr>
        <w:t xml:space="preserve">306.10 </w:t>
      </w:r>
      <w:r>
        <w:rPr/>
        <w:t>Each party shall bear its own costs in connection with the matters described in this clause, save as otherwise expressly provided. The Supplier shall maintain complete and accurate records relating to the limitation of liability (module 13) and shall make them available to the Customer on request.</w:t>
      </w:r>
    </w:p>
    <w:p>
      <w:r>
        <w:rPr>
          <w:b/>
        </w:rPr>
        <w:t xml:space="preserve">306.11 </w:t>
      </w:r>
      <w:r>
        <w:rPr/>
        <w:t>Where the Supplier becomes aware of any matter which may affect the limitation of liability (module 13), it shall notify the Customer promptly and in any event within five Working Days.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306.12 </w:t>
      </w:r>
      <w:r>
        <w:rPr/>
        <w:t>The Supplier shall maintain complete and accurate records relating to the limitation of liability (module 13) and shall make them available to the Customer on request.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306.13 </w:t>
      </w:r>
      <w:r>
        <w:rPr/>
        <w:t>The Supplier shall retain all Customer Data for 30 days after termination before secure deletion.</w:t>
      </w:r>
    </w:p>
    <w:p>
      <w:pPr>
        <w:pStyle w:val="Heading1"/>
      </w:pPr>
      <w:r>
        <w:rPr/>
        <w:t>307. Insurance (Module 13)</w:t>
      </w:r>
    </w:p>
    <w:p>
      <w:r>
        <w:rPr>
          <w:b/>
        </w:rPr>
        <w:t xml:space="preserve">307.1 </w:t>
      </w:r>
      <w:r>
        <w:rPr/>
        <w:t xml:space="preserve">Each party shall bear its own costs in connection with the matters described in this clause, save as otherwise expressly provided. 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307.2 </w:t>
      </w:r>
      <w:r>
        <w:rPr/>
        <w:t>The parties shall meet at least quarterly to review performance in relation to the insurance (module 13) and agree any improvements required. The parties shall meet at least quarterly to review performance in relation to the insurance (module 13) and agree any improvements required. Any approval given by the Customer under this clause shall not relieve the Supplier of any of its obligations under this Agreement.</w:t>
      </w:r>
    </w:p>
    <w:p>
      <w:r>
        <w:rPr>
          <w:b/>
        </w:rPr>
        <w:t xml:space="preserve">307.3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insurance (module 13) and shall make them available to the Customer on request. Each party shall bear its own costs in connection with the matters described in this clause, save as otherwise expressly provided.</w:t>
      </w:r>
    </w:p>
    <w:p>
      <w:r>
        <w:rPr>
          <w:b/>
        </w:rPr>
        <w:t xml:space="preserve">307.4 </w:t>
      </w:r>
      <w:r>
        <w:rPr/>
        <w:t>Subject to Clause 9, the Supplier shall provide the deliverables described in this clause to the Customer.</w:t>
      </w:r>
    </w:p>
    <w:p>
      <w:r>
        <w:rPr>
          <w:b/>
        </w:rPr>
        <w:t xml:space="preserve">307.5 </w:t>
      </w:r>
      <w:r>
        <w:rPr/>
        <w:t>The Customer may, acting reasonably, request such information from the Supplier as it requires to verify compliance with this clause. Nothing in this clause shall limit any other right or remedy of the Customer under this Agreement or at law.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307.6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307.7 </w:t>
      </w:r>
      <w:r>
        <w:rPr/>
        <w:t>Where the Supplier becomes aware of any matter which may affect the insurance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insurance (module 13) and agree any improvements required.</w:t>
      </w:r>
    </w:p>
    <w:p>
      <w:r>
        <w:rPr>
          <w:b/>
        </w:rPr>
        <w:t xml:space="preserve">307.8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Supplier shall perform its obligations under this clause with reasonable skill, care and diligence and in accordance with Good Industry Practice.</w:t>
      </w:r>
    </w:p>
    <w:p>
      <w:r>
        <w:rPr>
          <w:b/>
        </w:rPr>
        <w:t xml:space="preserve">307.9 </w:t>
      </w:r>
      <w:r>
        <w:rPr/>
        <w:t>Nothing in this clause shall limit any other right or remedy of the Customer under this Agreement or at law. Where the Supplier becomes aware of any matter which may affect the insurance (module 13), it shall notify the Customer promptly and in any event within five Working Days. Nothing in this clause shall limit any other right or remedy of the Customer under this Agreement or at law.</w:t>
      </w:r>
    </w:p>
    <w:p>
      <w:r>
        <w:rPr>
          <w:b/>
        </w:rPr>
        <w:t xml:space="preserve">307.10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p>
    <w:p>
      <w:r>
        <w:rPr>
          <w:b/>
        </w:rPr>
        <w:t xml:space="preserve">307.11 </w:t>
      </w:r>
      <w:r>
        <w:rPr/>
        <w:t xml:space="preserve">The Customer may, acting reasonably, request such information from the Supplier as it requires to verify compliance with this clause. The parties shall meet at least quarterly to review performance in relation to the insurance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307.12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r>
        <w:rPr>
          <w:b/>
        </w:rPr>
        <w:t xml:space="preserve">307.13 </w:t>
      </w:r>
      <w:r>
        <w:rPr/>
        <w:t>The Supplier shall maintain complete and accurate records relating to the insurance (module 13) and shall make them available to the Customer on request. Any approval given by the Customer under this clause shall not relieve the Supplier of any of its obligations under this Agreement.</w:t>
      </w:r>
    </w:p>
    <w:p>
      <w:pPr>
        <w:pStyle w:val="Heading1"/>
      </w:pPr>
      <w:r>
        <w:rPr/>
        <w:t>308. Force Majeure (Module 13)</w:t>
      </w:r>
    </w:p>
    <w:p>
      <w:r>
        <w:rPr>
          <w:b/>
        </w:rPr>
        <w:t xml:space="preserve">308.1 </w:t>
      </w:r>
      <w:r>
        <w:rPr/>
        <w:t>Either party may terminate this Agreement for convenience on not less than thirty (30) days' written notice.</w:t>
      </w:r>
    </w:p>
    <w:p>
      <w:r>
        <w:rPr>
          <w:b/>
        </w:rPr>
        <w:t xml:space="preserve">308.2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308.3 </w:t>
      </w:r>
      <w:r>
        <w:rPr/>
        <w:t>Either party may terminate this Agreement for convenience on not less than thirty (30) days' written notice.</w:t>
      </w:r>
    </w:p>
    <w:p>
      <w:r>
        <w:rPr>
          <w:b/>
        </w:rPr>
        <w:t xml:space="preserve">308.4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308.5 </w:t>
      </w:r>
      <w:r>
        <w:rPr/>
        <w:t>Where the Supplier becomes aware of any matter which may affect the force majeure (module 13), it shall notify the Customer promptly and in any event within five Working Days. Where the Supplier becomes aware of any matter which may affect the force majeure (module 13), it shall notify the Customer promptly and in any event within five Working Days. 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308.6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308.7 </w:t>
      </w:r>
      <w:r>
        <w:rPr/>
        <w:t>The parties shall meet at least quarterly to review performance in relation to the force majeure (module 13) and agree any improvements required. The parties shall meet at least quarterly to review performance in relation to the force majeure (module 13) and agree any improvements required.</w:t>
      </w:r>
    </w:p>
    <w:p>
      <w:r>
        <w:rPr>
          <w:b/>
        </w:rPr>
        <w:t xml:space="preserve">308.8 </w:t>
      </w:r>
      <w:r>
        <w:rPr/>
        <w:t>The Supplier shall provide the exit plan within thirty (30) days of the Effective Date.</w:t>
      </w:r>
    </w:p>
    <w:p>
      <w:pPr>
        <w:pStyle w:val="Heading1"/>
      </w:pPr>
      <w:r>
        <w:rPr/>
        <w:t>309. Subcontracting (Module 13)</w:t>
      </w:r>
    </w:p>
    <w:p>
      <w:r>
        <w:rPr>
          <w:b/>
        </w:rPr>
        <w:t xml:space="preserve">309.1 </w:t>
      </w:r>
      <w:r>
        <w:rPr/>
        <w:t>The Supplier shall maintain complete and accurate records relating to the subcontracting (module 13)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309.2 </w:t>
      </w:r>
      <w:r>
        <w:rPr/>
        <w:t xml:space="preserve">The parties shall meet at least quarterly to review performance in relation to the subcontracting (module 13) and agree any improvements required. Any approval given by the Customer under this clause shall not relieve the Supplier of any of its obligations under this Agreement. The parties shall meet at least quarterly to review performance in relation to the subcontracting (module 13) and agree any improvements required. The Supplier shall perform its obligations under this clause with reasonable skill, care and diligence and in accordance with </w:t>
      </w:r>
      <w:r>
        <w:rPr>
          <w:i/>
        </w:rPr>
        <w:t>Good Industry Practice</w:t>
      </w:r>
      <w:r>
        <w:rPr/>
        <w:t>.</w:t>
      </w:r>
    </w:p>
    <w:p>
      <w:r>
        <w:rPr>
          <w:b/>
        </w:rPr>
        <w:t xml:space="preserve">309.3 </w:t>
      </w:r>
      <w:r>
        <w:rPr/>
        <w:t>The parties shall meet at least quarterly to review performance in relation to the subcontracting (module 13) and agree any improvements required. Nothing in this clause shall limit any other right or remedy of the Customer under this Agreement or at law.</w:t>
      </w:r>
    </w:p>
    <w:p>
      <w:r>
        <w:rPr>
          <w:b/>
        </w:rPr>
        <w:t xml:space="preserve">309.4 </w:t>
      </w:r>
      <w:r>
        <w:rPr/>
        <w:t xml:space="preserve">Any approval given by the Customer under this clause shall not relieve the Supplier of any of its obligations under this Agreement. The parties shall meet at least quarterly to review performance in relation to the subcontracting (module 13) and agree any improvements required.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309.5 </w:t>
      </w:r>
      <w:r>
        <w:rPr/>
        <w:t>The Customer may, acting reasonably, request such information from the Supplier as it requires to verify compliance with this clause. Where the Supplier becomes aware of any matter which may affect the subcontracting (module 13), it shall notify the Customer promptly and in any event within five Working Days.</w:t>
      </w:r>
    </w:p>
    <w:p>
      <w:pPr>
        <w:rPr>
          <w:ins w:id="9194" w:author="Helena Voss" w:date="2026-09-28T06:33:47Z"/>
        </w:rPr>
      </w:pPr>
      <w:ins w:id="9193" w:author="Helena Voss" w:date="2026-09-28T06:33:47Z">
        <w:r>
          <w:rPr/>
          <w:t xml:space="preserve">3526.A The Parties shall co-operate in good faith.</w:t>
        </w:r>
      </w:ins>
    </w:p>
    <w:p>
      <w:r>
        <w:rPr>
          <w:b/>
        </w:rPr>
        <w:t xml:space="preserve">309.6 </w:t>
      </w:r>
      <w:r>
        <w:rPr/>
        <w:t>Each party shall bear its own costs in connection with the matters described in this clause, save as otherwise expressly provided. Where the Supplier becomes aware of any matter which may affect the subcontracting (module 13),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subcontracting (module 13) and shall make them available to the Customer on request.</w:t>
      </w:r>
    </w:p>
    <w:p>
      <w:r>
        <w:rPr>
          <w:b/>
        </w:rPr>
        <w:t xml:space="preserve">309.7 </w:t>
      </w:r>
      <w:r>
        <w:rPr/>
        <w:t xml:space="preserve">The Customer may, acting reasonably, request such information from the Supplier as it requires to verify compliance with this clause. The Supplier shall maintain complete and accurate records relating to the subcontracting (module 13) and shall make them available to the Customer on request.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309.8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309.9 </w:t>
      </w:r>
      <w:r>
        <w:rPr/>
        <w:t>Where the Supplier becomes aware of any matter which may affect the subcontracting (module 13), it shall notify the Customer promptly and in any event within five Working Days.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309.10 </w:t>
      </w:r>
      <w:r>
        <w:rPr/>
        <w:t>The Customer may, acting reasonably, request such information from the Supplier as it requires to verify compliance with this clause. The parties shall meet at least quarterly to review performance in relation to the subcontracting (module 13) and agree any improvements required.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309.11 </w:t>
      </w:r>
      <w:r>
        <w:rPr/>
        <w:t>Each party shall bear its own costs in connection with the matters described in this clause, save as otherwise expressly provided. Each party shall bear its own costs in connection with the matters described in this clause, save as otherwise expressly provided.</w:t>
      </w:r>
    </w:p>
    <w:p>
      <w:pPr>
        <w:pStyle w:val="Heading1"/>
      </w:pPr>
      <w:r>
        <w:rPr/>
        <w:t>310. Assignment (Module 13)</w:t>
      </w:r>
    </w:p>
    <w:p>
      <w:r>
        <w:rPr>
          <w:b/>
        </w:rPr>
        <w:t xml:space="preserve">310.1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r>
        <w:rPr>
          <w:b/>
        </w:rPr>
        <w:t xml:space="preserve">310.2 </w:t>
      </w:r>
      <w:r>
        <w:rPr/>
        <w:t>The Customer may, acting reasonably, request such information from the Supplier as it requires to verify compliance with this clause. The Supplier shall maintain complete and accurate records relating to the assignment (module 13) and shall make them available to the Customer on request.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310.3 </w:t>
      </w:r>
      <w:r>
        <w:rPr/>
        <w:t xml:space="preserve">Any approval given by the Customer under this clause shall not relieve the Supplier of any of its obligations under this Agreement. Where the Supplier becomes aware of any matter which may affect the assignment (module 13), it shall notify the Customer promptly and in any event within five Working Days.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310.4 </w:t>
      </w:r>
      <w:r>
        <w:rPr/>
        <w:t>Nothing in this clause shall limit any other right or remedy of the Customer under this Agreement or at law. Where the Supplier becomes aware of any matter which may affect the assignment (module 13), it shall notify the Customer promptly and in any event within five Working Days. The parties shall meet at least quarterly to review performance in relation to the assignment (module 13) and agree any improvements required.</w:t>
      </w:r>
    </w:p>
    <w:p>
      <w:r>
        <w:rPr>
          <w:b/>
        </w:rPr>
        <w:t xml:space="preserve">310.5 </w:t>
      </w:r>
      <w:r>
        <w:rPr/>
        <w:t>The Customer may, acting reasonably, request such information from the Supplier as it requires to verify compliance with this clause. 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w:t>
      </w:r>
    </w:p>
    <w:p>
      <w:r>
        <w:rPr>
          <w:b/>
        </w:rPr>
        <w:t xml:space="preserve">310.6 </w:t>
      </w:r>
      <w:r>
        <w:rPr/>
        <w:t>The parties shall meet at least quarterly to review performance in relation to the assignment (module 13) and agree any improvements required. The parties shall meet at least quarterly to review performance in relation to the assignment (module 13) and agree any improvements required.</w:t>
      </w:r>
    </w:p>
    <w:p>
      <w:r>
        <w:rPr>
          <w:b/>
        </w:rPr>
        <w:t xml:space="preserve">310.7 </w:t>
      </w:r>
      <w:r>
        <w:rPr/>
        <w:t>Where the Supplier becomes aware of any matter which may affect the assignment (module 13), it shall notify the Customer promptly and in any event within five Working Days.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310.8 </w:t>
      </w:r>
      <w:r>
        <w:rPr/>
        <w:t>Nothing in this clause shall limit any other right or remedy of the Customer under this Agreement or at law. The parties shall meet at least quarterly to review performance in relation to the assignment (module 13) and agree any improvements required. Any approval given by the Customer under this clause shall not relieve the Supplier of any of its obligations under this Agreement.</w:t>
      </w:r>
    </w:p>
    <w:p>
      <w:r>
        <w:rPr>
          <w:b/>
        </w:rPr>
        <w:t xml:space="preserve">310.9 </w:t>
      </w:r>
      <w:r>
        <w:rPr/>
        <w:t>Any approval given by the Customer under this clause shall not relieve the Supplier of any of its obligations under this Agreement. The Supplier shall maintain complete and accurate records relating to the assignment (module 13) and shall make them available to the Customer on request. Where the Supplier becomes aware of any matter which may affect the assignment (module 13), it shall notify the Customer promptly and in any event within five Working Days. The Supplier shall maintain complete and accurate records relating to the assignment (module 13) and shall make them available to the Customer on request.</w:t>
      </w:r>
    </w:p>
    <w:p>
      <w:r>
        <w:rPr>
          <w:b/>
        </w:rPr>
        <w:t xml:space="preserve">310.10 </w:t>
      </w:r>
      <w:r>
        <w:rPr/>
        <w:t>Subject to Clause 9.2, the Supplier shall provide the deliverables described in this clause to the Customer.</w:t>
      </w:r>
    </w:p>
    <w:p>
      <w:r>
        <w:rPr>
          <w:b/>
        </w:rPr>
        <w:t xml:space="preserve">310.11 </w:t>
      </w:r>
      <w:r>
        <w:rPr/>
        <w:t xml:space="preserve">The parties shall meet at least quarterly to review performance in relation to the assignment (module 13) and agree any improvements required. Any approval given by the Customer under this clause shall not relieve the Supplier of any of its obligations under this Agreement. The parties shall meet at least quarterly to review performance in relation to the assignment (module 13) and agree any improvements required. The Supplier shall perform its obligations under this clause with reasonable skill, care and diligence and in accordance with </w:t>
      </w:r>
      <w:r>
        <w:rPr>
          <w:i/>
        </w:rPr>
        <w:t>Good Industry Practice</w:t>
      </w:r>
      <w:r>
        <w:rPr/>
        <w:t>.</w:t>
      </w:r>
    </w:p>
    <w:p>
      <w:pPr>
        <w:pStyle w:val="Heading1"/>
      </w:pPr>
      <w:r>
        <w:rPr/>
        <w:t>311. Dispute Resolution (Module 13)</w:t>
      </w:r>
    </w:p>
    <w:p>
      <w:r>
        <w:rPr>
          <w:b/>
        </w:rPr>
        <w:t xml:space="preserve">311.1 </w:t>
      </w:r>
      <w:r>
        <w:rPr/>
        <w:t>Subject to Clause 9.4, the Supplier shall provide the deliverables described in this clause to the Customer.</w:t>
      </w:r>
    </w:p>
    <w:p>
      <w:r>
        <w:rPr>
          <w:b/>
        </w:rPr>
        <w:t xml:space="preserve">311.2 </w:t>
      </w:r>
      <w:r>
        <w:rPr/>
        <w:t>Subject to Clause 9.4, the Supplier shall provide the deliverables described in this clause to the Customer.</w:t>
      </w:r>
    </w:p>
    <w:p>
      <w:r>
        <w:rPr>
          <w:b/>
        </w:rPr>
        <w:t xml:space="preserve">311.3 </w:t>
      </w:r>
      <w:r>
        <w:rPr/>
        <w:t>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311.4 </w:t>
      </w:r>
      <w:r>
        <w:rPr/>
        <w:t>The Supplier shall remedy any material breach within 30 days of written notice requiring it to do so.</w:t>
      </w:r>
    </w:p>
    <w:p>
      <w:r>
        <w:rPr>
          <w:b/>
        </w:rPr>
        <w:t xml:space="preserve">311.5 </w:t>
      </w:r>
      <w:r>
        <w:rPr/>
        <w:t xml:space="preserve">The Supplier shall retain all Customer Data for 30 days after termination before secure deletion.</w:t>
      </w:r>
      <w:ins w:id="9099" w:author="Helena Voss" w:date="2026-09-28T06:33:47Z">
        <w:r>
          <w:rPr/>
          <w:t xml:space="preserve"> This obligation survives termination.</w:t>
        </w:r>
      </w:ins>
    </w:p>
    <w:p>
      <w:r>
        <w:rPr>
          <w:b/>
        </w:rPr>
        <w:t xml:space="preserve">311.6 </w:t>
      </w:r>
      <w:r>
        <w:rPr/>
        <w:t>Where the Supplier becomes aware of any matter which may affect the dispute resolution (module 13), it shall notify the Customer promptly and in any event within five Working Days. Each party shall bear its own costs in connection with the matters described in this clause, save as otherwise expressly provided.</w:t>
      </w:r>
    </w:p>
    <w:p>
      <w:r>
        <w:rPr>
          <w:b/>
        </w:rPr>
        <w:t xml:space="preserve">311.7 </w:t>
      </w:r>
      <w:r>
        <w:rPr/>
        <w:t>The Supplier shall maintain complete and accurate records relating to the dispute resolution (module 13) and shall make them available to the Customer on request. The Supplier shall maintain complete and accurate records relating to the dispute resolution (module 13) and shall make them available to the Customer on request. Each party shall bear its own costs in connection with the matters described in this clause, save as otherwise expressly provided.</w:t>
      </w:r>
    </w:p>
    <w:p>
      <w:r>
        <w:rPr>
          <w:b/>
        </w:rPr>
        <w:t xml:space="preserve">311.8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311.9 </w:t>
      </w:r>
      <w:r>
        <w:rPr/>
        <w:t>The Supplier shall maintain complete and accurate records relating to the dispute resolution (module 13)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311.10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311.11 </w:t>
      </w:r>
      <w:r>
        <w:rPr/>
        <w:t>Nothing in this clause shall limit any other right or remedy of the Customer under this Agreement or at law. Each party shall bear its own costs in connection with the matters described in this clause, save as otherwise expressly provided. The Customer may, acting reasonably, request such information from the Supplier as it requires to verify compliance with this clause. The parties shall meet at least quarterly to review performance in relation to the dispute resolution (module 13) and agree any improvements required.</w:t>
      </w:r>
    </w:p>
    <w:p>
      <w:pPr>
        <w:pStyle w:val="Heading1"/>
      </w:pPr>
      <w:r>
        <w:rPr/>
        <w:t>312. Notices (Module 13)</w:t>
      </w:r>
    </w:p>
    <w:p>
      <w:r>
        <w:rPr>
          <w:b/>
        </w:rPr>
        <w:t xml:space="preserve">312.1 </w:t>
      </w:r>
      <w:r>
        <w:rPr/>
        <w:t>The Supplier shall provide the exit plan within thirty (30) days of the Effective Date.</w:t>
      </w:r>
    </w:p>
    <w:p>
      <w:r>
        <w:rPr>
          <w:b/>
        </w:rPr>
        <w:t xml:space="preserve">312.2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 The parties shall meet at least quarterly to review performance in relation to the notices (module 13) and agree any improvements required. Nothing in this clause shall limit any other right or remedy of the Customer under this Agreement or at law.</w:t>
      </w:r>
    </w:p>
    <w:p>
      <w:r>
        <w:rPr>
          <w:b/>
        </w:rPr>
        <w:t xml:space="preserve">312.3 </w:t>
      </w:r>
      <w:r>
        <w:rPr/>
        <w:t>Either party may terminate this Agreement for convenience on not less than thirty (30) days' written notice.</w:t>
      </w:r>
    </w:p>
    <w:p>
      <w:r>
        <w:rPr>
          <w:b/>
        </w:rPr>
        <w:t xml:space="preserve">312.4 </w:t>
      </w:r>
      <w:r>
        <w:rPr/>
        <w:t>Any approval given by the Customer under this clause shall not relieve the Supplier of any of its obligations under this Agreement. The Customer may, acting reasonably, request such information from the Supplier as it requires to verify compliance with this clause. Any approval given by the Customer under this clause shall not relieve the Supplier of any of its obligations under this Agreement. The parties shall meet at least quarterly to review performance in relation to the notices (module 13) and agree any improvements required.</w:t>
      </w:r>
    </w:p>
    <w:p>
      <w:r>
        <w:rPr>
          <w:b/>
        </w:rPr>
        <w:t xml:space="preserve">312.5 </w:t>
      </w:r>
      <w:r>
        <w:rPr/>
        <w:t xml:space="preserve">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parties shall meet at least quarterly to review performance in relation to the notices (module 13) and agree any improvements required.</w:t>
      </w:r>
    </w:p>
    <w:p>
      <w:r>
        <w:rPr>
          <w:b/>
        </w:rPr>
        <w:t xml:space="preserve">312.6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312.7 </w:t>
      </w:r>
      <w:r>
        <w:rPr/>
        <w:t xml:space="preserve">Any approval given by the Customer under this clause shall not relieve the Supplier of any of its obligations under this Agreement. The Supplier shall maintain complete and accurate records relating to the notices (module 13)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312.8 </w:t>
      </w:r>
      <w:r>
        <w:rPr/>
        <w:t>Any approval given by the Customer under this clause shall not relieve the Supplier of any of its obligations under this Agreement. The Customer may, acting reasonably, request such information from the Supplier as it requires to verify compliance with this clause. Where the Supplier becomes aware of any matter which may affect the notices (module 13), it shall notify the Customer promptly and in any event within five Working Days. Each party shall bear its own costs in connection with the matters described in this clause, save as otherwise expressly provided.</w:t>
      </w:r>
    </w:p>
    <w:p>
      <w:r>
        <w:rPr>
          <w:b/>
        </w:rPr>
        <w:t xml:space="preserve">312.9 </w:t>
      </w:r>
      <w:r>
        <w:rPr/>
        <w:t>The Customer may, acting reasonably, request such information from the Supplier as it requires to verify compliance with this clause. 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pPr>
        <w:pStyle w:val="Heading1"/>
      </w:pPr>
      <w:r>
        <w:rPr/>
        <w:t>313. Governing Law (Module 13)</w:t>
      </w:r>
    </w:p>
    <w:p>
      <w:r>
        <w:rPr>
          <w:b/>
        </w:rPr>
        <w:t xml:space="preserve">313.1 </w:t>
      </w:r>
      <w:r>
        <w:rPr/>
        <w:t>Where the Supplier becomes aware of any matter which may affect the governing law (module 13), it shall notify the Customer promptly and in any event within five Working Days. The Customer may, acting reasonably, request such information from the Supplier as it requires to verify compliance with this clause. The parties shall meet at least quarterly to review performance in relation to the governing law (module 13) and agree any improvements required. The parties shall meet at least quarterly to review performance in relation to the governing law (module 13) and agree any improvements required.</w:t>
      </w:r>
    </w:p>
    <w:p>
      <w:r>
        <w:rPr>
          <w:b/>
        </w:rPr>
        <w:t xml:space="preserve">313.2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313.3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maintain complete and accurate records relating to the governing law (module 13) and shall make them available to the Customer on request.</w:t>
      </w:r>
    </w:p>
    <w:p>
      <w:r>
        <w:rPr>
          <w:b/>
        </w:rPr>
        <w:t xml:space="preserve">313.4 </w:t>
      </w:r>
      <w:r>
        <w:rPr/>
        <w:t>Where the Supplier becomes aware of any matter which may affect the governing law (module 13), it shall notify the Customer promptly and in any event within five Working Days. Where the Supplier becomes aware of any matter which may affect the governing law (module 13),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313.5 </w:t>
      </w:r>
      <w:r>
        <w:rPr/>
        <w:t xml:space="preserve">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313.6 </w:t>
      </w:r>
      <w:r>
        <w:rPr/>
        <w:t>Where the Supplier becomes aware of any matter which may affect the governing law (module 13), it shall notify the Customer promptly and in any event within five Working Days. Any approval given by the Customer under this clause shall not relieve the Supplier of any of its obligations under this Agreement. The parties shall meet at least quarterly to review performance in relation to the governing law (module 13) and agree any improvements required. The Customer may, acting reasonably, request such information from the Supplier as it requires to verify compliance with this clause.</w:t>
      </w:r>
    </w:p>
    <w:p>
      <w:r>
        <w:rPr>
          <w:b/>
        </w:rPr>
        <w:t xml:space="preserve">313.7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313.8 </w:t>
      </w:r>
      <w:r>
        <w:rPr/>
        <w:t>Clause 19.3 applies to any dispute arising under this clause.</w:t>
      </w:r>
    </w:p>
    <w:p>
      <w:pPr>
        <w:pStyle w:val="Heading1"/>
      </w:pPr>
      <w:r>
        <w:rPr/>
        <w:t>314. Services (Module 14)</w:t>
      </w:r>
    </w:p>
    <w:p>
      <w:r>
        <w:rPr>
          <w:b/>
        </w:rPr>
        <w:t xml:space="preserve">314.1 </w:t>
      </w:r>
      <w:r>
        <w:rPr/>
        <w:t>Nothing in this clause shall limit any other right or remedy of the Customer under this Agreement or at law. The parties shall meet at least quarterly to review performance in relation to the services (module 14) and agree any improvements required.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314.2 </w:t>
      </w:r>
      <w:r>
        <w:rPr/>
        <w:t>The Supplier shall maintain complete and accurate records relating to the services (module 14) and shall make them available to the Customer on request. Nothing in this clause shall limit any other right or remedy of the Customer under this Agreement or at law.</w:t>
      </w:r>
    </w:p>
    <w:p>
      <w:r>
        <w:rPr>
          <w:b/>
        </w:rPr>
        <w:t xml:space="preserve">314.3 </w:t>
      </w:r>
      <w:r>
        <w:rPr/>
        <w:t>Where the Supplier becomes aware of any matter which may affect the services (module 14), it shall notify the Customer promptly and in any event within five Working Days. The Supplier shall maintain complete and accurate records relating to the services (module 14) and shall make them available to the Customer on request. Where the Supplier becomes aware of any matter which may affect the services (module 14), it shall notify the Customer promptly and in any event within five Working Days.</w:t>
      </w:r>
    </w:p>
    <w:p>
      <w:r>
        <w:rPr>
          <w:b/>
        </w:rPr>
        <w:t xml:space="preserve">314.4 </w:t>
      </w:r>
      <w:r>
        <w:rPr/>
        <w:t>Where the Supplier becomes aware of any matter which may affect the services (module 14), it shall notify the Customer promptly and in any event within five Working Days. Where the Supplier becomes aware of any matter which may affect the services (module 14), it shall notify the Customer promptly and in any event within five Working Days.</w:t>
      </w:r>
    </w:p>
    <w:p>
      <w:r>
        <w:rPr>
          <w:b/>
        </w:rPr>
        <w:t xml:space="preserve">314.5 </w:t>
      </w:r>
      <w:r>
        <w:rPr/>
        <w:t>Nothing in this clause shall limit any other right or remedy of the Customer under this Agreement or at law. The Supplier shall maintain complete and accurate records relating to the services (module 14) and shall make them available to the Customer on request. Any approval given by the Customer under this clause shall not relieve the Supplier of any of its obligations under this Agreement.</w:t>
      </w:r>
    </w:p>
    <w:p>
      <w:r>
        <w:rPr>
          <w:b/>
        </w:rPr>
        <w:t xml:space="preserve">314.6 </w:t>
      </w:r>
      <w:r>
        <w:rPr/>
        <w:t>Nothing in this clause shall limit any other right or remedy of the Customer under this Agreement or at law. The Customer may, acting reasonably, request such information from the Supplier as it requires to verify compliance with this clause.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314.7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 Each party shall bear its own costs in connection with the matters described in this clause, save as otherwise expressly provided. The Supplier shall maintain complete and accurate records relating to the services (module 14) and shall make them available to the Customer on request.</w:t>
      </w:r>
    </w:p>
    <w:p>
      <w:r>
        <w:rPr>
          <w:b/>
        </w:rPr>
        <w:t xml:space="preserve">314.8 </w:t>
      </w:r>
      <w:r>
        <w:rPr/>
        <w:t xml:space="preserve">The Supplier shall maintain complete and accurate records relating to the services (module 14) and shall make them available to the Customer on request.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314.9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314.10 </w:t>
      </w:r>
      <w:r>
        <w:rPr/>
        <w:t xml:space="preserve">The Supplier shall maintain complete and accurate records relating to the services (module 14) and shall make them available to the Customer on request.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 Nothing in this clause shall limit any other right or remedy of the Customer under this Agreement or at law.</w:t>
      </w:r>
    </w:p>
    <w:p>
      <w:r>
        <w:rPr>
          <w:b/>
        </w:rPr>
        <w:t xml:space="preserve">314.11 </w:t>
      </w:r>
      <w:r>
        <w:rPr/>
        <w:t>Each party shall bear its own costs in connection with the matters described in this clause, save as otherwise expressly provided. The parties shall meet at least quarterly to review performance in relation to the services (module 14) and agree any improvements required. Where the Supplier becomes aware of any matter which may affect the services (module 14), it shall notify the Customer promptly and in any event within five Working Days.</w:t>
      </w:r>
    </w:p>
    <w:p>
      <w:r>
        <w:rPr>
          <w:b/>
        </w:rPr>
        <w:t xml:space="preserve">314.12 </w:t>
      </w:r>
      <w:r>
        <w:rPr/>
        <w:t xml:space="preserve">The parties shall meet at least quarterly to review performance in relation to the services (module 14) and agree any improvements required.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314.13 </w:t>
      </w:r>
      <w:r>
        <w:rPr/>
        <w:t>The Customer may, acting reasonably, request such information from the Supplier as it requires to verify compliance with this clause. The parties shall meet at least quarterly to review performance in relation to the services (module 14) and agree any improvements required.</w:t>
      </w:r>
    </w:p>
    <w:p>
      <w:pPr>
        <w:pStyle w:val="Heading1"/>
      </w:pPr>
      <w:r>
        <w:rPr/>
        <w:t>315. Service Levels (Module 14)</w:t>
      </w:r>
    </w:p>
    <w:p>
      <w:r>
        <w:rPr>
          <w:b/>
        </w:rPr>
        <w:t xml:space="preserve">315.1 </w:t>
      </w:r>
      <w:r>
        <w:rPr/>
        <w:t>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315.2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 levels (module 14) and shall make them available to the Customer on request.</w:t>
      </w:r>
    </w:p>
    <w:p>
      <w:r>
        <w:rPr>
          <w:b/>
        </w:rPr>
        <w:t xml:space="preserve">315.3 </w:t>
      </w:r>
      <w:r>
        <w:rPr/>
        <w:t>Any approval given by the Customer under this clause shall not relieve the Supplier of any of its obligations under this Agreement.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315.4 </w:t>
      </w:r>
      <w:r>
        <w:rPr/>
        <w:t>The Supplier shall maintain complete and accurate records relating to the service levels (module 14) and shall make them available to the Customer on request. Nothing in this clause shall limit any other right or remedy of the Customer under this Agreement or at law.</w:t>
      </w:r>
    </w:p>
    <w:p>
      <w:r>
        <w:rPr>
          <w:b/>
        </w:rPr>
        <w:t xml:space="preserve">315.5 </w:t>
      </w:r>
      <w:r>
        <w:rPr/>
        <w:t>Where the Supplier becomes aware of any matter which may affect the service levels (module 14),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315.6 </w:t>
      </w:r>
      <w:r>
        <w:rPr/>
        <w:t>Either party may terminate this Agreement for convenience on not less than thirty (30) days' written notice.</w:t>
      </w:r>
    </w:p>
    <w:p>
      <w:r>
        <w:rPr>
          <w:b/>
        </w:rPr>
        <w:t xml:space="preserve">315.7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(module 14) and agree any improvements required.</w:t>
      </w:r>
    </w:p>
    <w:p>
      <w:r>
        <w:rPr>
          <w:b/>
        </w:rPr>
        <w:t xml:space="preserve">315.8 </w:t>
      </w:r>
      <w:r>
        <w:rPr/>
        <w:t>The parties shall meet at least quarterly to review performance in relation to the service levels (module 14) and agree any improvements required. The Supplier shall maintain complete and accurate records relating to the service levels (module 14) and shall make them available to the Customer on request. Where the Supplier becomes aware of any matter which may affect the service levels (module 14), it shall notify the Customer promptly and in any event within five Working Days.</w:t>
      </w:r>
    </w:p>
    <w:p>
      <w:r>
        <w:rPr>
          <w:b/>
        </w:rPr>
        <w:t xml:space="preserve">315.9 </w:t>
      </w:r>
      <w:r>
        <w:rPr/>
        <w:t>Nothing in this clause shall limit any other right or remedy of the Customer under this Agreement or at law. Where the Supplier becomes aware of any matter which may affect the service levels (module 14), it shall notify the Customer promptly and in any event within five Working Days. The Supplier shall maintain complete and accurate records relating to the service levels (module 14) and shall make them available to the Customer on request.</w:t>
      </w:r>
    </w:p>
    <w:p>
      <w:r>
        <w:rPr>
          <w:b/>
        </w:rPr>
        <w:t xml:space="preserve">315.10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 Where the Supplier becomes aware of any matter which may affect the service levels (module 14), it shall notify the Customer promptly and in any event within five Working Days.</w:t>
      </w:r>
    </w:p>
    <w:p>
      <w:r>
        <w:rPr>
          <w:b/>
        </w:rPr>
        <w:t xml:space="preserve">315.11 </w:t>
      </w:r>
      <w:r>
        <w:rPr/>
        <w:t>Each party shall bear its own costs in connection with the matters described in this clause, save as otherwise expressly provided. Each party shall bear its own costs in connection with the matters described in this clause, save as otherwise expressly provided. The Customer may, acting reasonably, request such information from the Supplier as it requires to verify compliance with this clause.</w:t>
      </w:r>
    </w:p>
    <w:p>
      <w:pPr>
        <w:pStyle w:val="Heading1"/>
      </w:pPr>
      <w:r>
        <w:rPr/>
        <w:t>316. Personnel (Module 14)</w:t>
      </w:r>
    </w:p>
    <w:p>
      <w:r>
        <w:rPr>
          <w:b/>
        </w:rPr>
        <w:t xml:space="preserve">316.1 </w:t>
      </w:r>
      <w:r>
        <w:rPr/>
        <w:t>The parties shall meet at least quarterly to review performance in relation to the personnel (module 14) and agree any improvements required. The Customer may, acting reasonably, request such information from the Supplier as it requires to verify compliance with this clause.</w:t>
      </w:r>
    </w:p>
    <w:p>
      <w:r>
        <w:rPr>
          <w:b/>
        </w:rPr>
        <w:t xml:space="preserve">316.2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316.3 </w:t>
      </w:r>
      <w:r>
        <w:rPr/>
        <w:t>Clause 29.1 applies to any dispute arising under this clause.</w:t>
      </w:r>
    </w:p>
    <w:p>
      <w:r>
        <w:rPr>
          <w:b/>
        </w:rPr>
        <w:t xml:space="preserve">316.4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personnel (module 14) and agree any improvements required.</w:t>
      </w:r>
    </w:p>
    <w:p>
      <w:r>
        <w:rPr>
          <w:b/>
        </w:rPr>
        <w:t xml:space="preserve">316.5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Where the Supplier becomes aware of any matter which may affect the personnel (module 14), it shall notify the Customer promptly and in any event within five Working Days.</w:t>
      </w:r>
    </w:p>
    <w:p>
      <w:r>
        <w:rPr>
          <w:b/>
        </w:rPr>
        <w:t xml:space="preserve">316.6 </w:t>
      </w:r>
      <w:r>
        <w:rPr/>
        <w:t>Subject to Clause 9, the Supplier shall provide the deliverables described in this clause to the Customer.</w:t>
      </w:r>
    </w:p>
    <w:p>
      <w:r>
        <w:rPr>
          <w:b/>
        </w:rPr>
        <w:t xml:space="preserve">316.7 </w:t>
      </w:r>
      <w:r>
        <w:rPr/>
        <w:t>The Supplier shall maintain complete and accurate records relating to the personnel (module 14) and shall make them available to the Customer on request. Nothing in this clause shall limit any other right or remedy of the Customer under this Agreement or at law. Any approval given by the Customer under this clause shall not relieve the Supplier of any of its obligations under this Agreement. The parties shall meet at least quarterly to review performance in relation to the personnel (module 14) and agree any improvements required.</w:t>
      </w:r>
    </w:p>
    <w:p>
      <w:r>
        <w:rPr>
          <w:b/>
        </w:rPr>
        <w:t xml:space="preserve">316.8 </w:t>
      </w:r>
      <w:r>
        <w:rPr/>
        <w:t>Subject to Clause 9.2, the Supplier shall provide the deliverables described in this clause to the Customer.</w:t>
      </w:r>
    </w:p>
    <w:p>
      <w:r>
        <w:rPr>
          <w:b/>
        </w:rPr>
        <w:t xml:space="preserve">316.9 </w:t>
      </w:r>
      <w:r>
        <w:rPr/>
        <w:t>Nothing in this clause shall limit any other right or remedy of the Customer under this Agreement or at law. The Supplier shall maintain complete and accurate records relating to the personnel (module 14) and shall make them available to the Customer on request.</w:t>
      </w:r>
    </w:p>
    <w:p>
      <w:r>
        <w:rPr>
          <w:b/>
        </w:rPr>
        <w:t xml:space="preserve">316.10 </w:t>
      </w:r>
      <w:r>
        <w:rPr/>
        <w:t>Each party shall bear its own costs in connection with the matters described in this clause, save as otherwise expressly provided.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316.11 </w:t>
      </w:r>
      <w:r>
        <w:rPr/>
        <w:t>Where the Supplier becomes aware of any matter which may affect the personnel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personnel (module 14) and shall make them available to the Customer on request. The parties shall meet at least quarterly to review performance in relation to the personnel (module 14) and agree any improvements required.</w:t>
      </w:r>
    </w:p>
    <w:p>
      <w:r>
        <w:rPr>
          <w:b/>
        </w:rPr>
        <w:t xml:space="preserve">316.12 </w:t>
      </w:r>
      <w:r>
        <w:rPr/>
        <w:t>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316.13 </w:t>
      </w:r>
      <w:r>
        <w:rPr/>
        <w:t>Where the Supplier becomes aware of any matter which may affect the personnel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personnel (module 14) and shall make them available to the Customer on request.</w:t>
      </w:r>
    </w:p>
    <w:p>
      <w:pPr>
        <w:pStyle w:val="Heading1"/>
      </w:pPr>
      <w:r>
        <w:rPr/>
        <w:t>317. Customer Obligations (Module 14)</w:t>
      </w:r>
    </w:p>
    <w:p>
      <w:r>
        <w:rPr>
          <w:b/>
        </w:rPr>
        <w:t xml:space="preserve">317.1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w:t>
      </w:r>
    </w:p>
    <w:p>
      <w:r>
        <w:rPr>
          <w:b/>
        </w:rPr>
        <w:t xml:space="preserve">317.2 </w:t>
      </w:r>
      <w:r>
        <w:rPr/>
        <w:t xml:space="preserve">The parties shall meet at least quarterly to review performance in relation to the customer obligations (module 14) and agree any improvements required. 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317.3 </w:t>
      </w:r>
      <w:r>
        <w:rPr/>
        <w:t>Each party shall bear its own costs in connection with the matters described in this clause, save as otherwise expressly provided. The Customer may, acting reasonably, request such information from the Supplier as it requires to verify compliance with this clause. Each party shall bear its own costs in connection with the matters described in this clause, save as otherwise expressly provided. The Customer may, acting reasonably, request such information from the Supplier as it requires to verify compliance with this clause.</w:t>
      </w:r>
    </w:p>
    <w:p>
      <w:pPr>
        <w:rPr>
          <w:ins w:id="9208" w:author="Helena Voss" w:date="2026-09-28T06:33:47Z"/>
        </w:rPr>
      </w:pPr>
      <w:ins w:id="9207" w:author="Helena Voss" w:date="2026-09-28T06:33:47Z">
        <w:r>
          <w:rPr/>
          <w:t xml:space="preserve">3619.A The Parties shall co-operate in good faith.</w:t>
        </w:r>
      </w:ins>
    </w:p>
    <w:p>
      <w:r>
        <w:rPr>
          <w:b/>
        </w:rPr>
        <w:t xml:space="preserve">317.4 </w:t>
      </w:r>
      <w:r>
        <w:rPr/>
        <w:t>The Supplier shall maintain complete and accurate records relating to the customer obligations (module 14) and shall make them available to the Customer on request. Where the Supplier becomes aware of any matter which may affect the customer obligations (module 14), it shall notify the Customer promptly and in any event within five Working Days.</w:t>
      </w:r>
    </w:p>
    <w:p>
      <w:r>
        <w:rPr>
          <w:b/>
        </w:rPr>
        <w:t xml:space="preserve">317.5 </w:t>
      </w:r>
      <w:r>
        <w:rPr/>
        <w:t xml:space="preserve">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Where the Supplier becomes aware of any matter which may affect the customer obligations (module 14), it shall notify the Customer promptly and in any event within five Working Days.</w:t>
      </w:r>
    </w:p>
    <w:p>
      <w:r>
        <w:rPr>
          <w:b/>
        </w:rPr>
        <w:t xml:space="preserve">317.6 </w:t>
      </w:r>
      <w:r>
        <w:rPr/>
        <w:t>The Supplier shall maintain complete and accurate records relating to the customer obligations (module 14) and shall make them available to the Customer on request. The parties shall meet at least quarterly to review performance in relation to the customer obligations (module 14) and agree any improvements required.</w:t>
      </w:r>
    </w:p>
    <w:p>
      <w:r>
        <w:rPr>
          <w:b/>
        </w:rPr>
        <w:t xml:space="preserve">317.7 </w:t>
      </w:r>
      <w:r>
        <w:rPr/>
        <w:t>Any approval given by the Customer under this clause shall not relieve the Supplier of any of its obligations under this Agreement. The Customer may, acting reasonably, request such information from the Supplier as it requires to verify compliance with this clause. The parties shall meet at least quarterly to review performance in relation to the customer obligations (module 14) and agree any improvements required.</w:t>
      </w:r>
    </w:p>
    <w:p>
      <w:r>
        <w:rPr>
          <w:b/>
        </w:rPr>
        <w:t xml:space="preserve">317.8 </w:t>
      </w:r>
      <w:r>
        <w:rPr/>
        <w:t xml:space="preserve">Where the Supplier becomes aware of any matter which may affect the customer obligations (module 14), it shall notify the Customer promptly and in any event within five Working Days. Each party shall bear its own costs in connection with the matters described in this clause, save as otherwise expressly provided.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317.9 </w:t>
      </w:r>
      <w:r>
        <w:rPr/>
        <w:t>The Supplier shall provide the exit plan within thirty (30) days of the Effective Date.</w:t>
      </w:r>
    </w:p>
    <w:p>
      <w:pPr>
        <w:pStyle w:val="Heading1"/>
      </w:pPr>
      <w:r>
        <w:rPr/>
        <w:t>318. Change Control (Module 14)</w:t>
      </w:r>
    </w:p>
    <w:p>
      <w:r>
        <w:rPr>
          <w:b/>
        </w:rPr>
        <w:t xml:space="preserve">318.1 </w:t>
      </w:r>
      <w:r>
        <w:rPr/>
        <w:t>Nothing in this clause shall limit any other right or remedy of the Customer under this Agreement or at law.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318.2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Where the Supplier becomes aware of any matter which may affect the change control (module 14), it shall notify the Customer promptly and in any event within five Working Days. The Supplier shall maintain complete and accurate records relating to the change control (module 14) and shall make them available to the Customer on request.</w:t>
      </w:r>
    </w:p>
    <w:p>
      <w:r>
        <w:rPr>
          <w:b/>
        </w:rPr>
        <w:t xml:space="preserve">318.3 </w:t>
      </w:r>
      <w:r>
        <w:rPr/>
        <w:t>Where the Supplier becomes aware of any matter which may affect the change control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Supplier shall maintain complete and accurate records relating to the change control (module 14) and shall make them available to the Customer on request.</w:t>
      </w:r>
    </w:p>
    <w:p>
      <w:r>
        <w:rPr>
          <w:b/>
        </w:rPr>
        <w:t xml:space="preserve">318.4 </w:t>
      </w:r>
      <w:r>
        <w:rPr/>
        <w:t>The Supplier shall provide the exit plan within thirty (30) days of the Effective Date.</w:t>
      </w:r>
    </w:p>
    <w:p>
      <w:r>
        <w:rPr>
          <w:b/>
        </w:rPr>
        <w:t xml:space="preserve">318.5 </w:t>
      </w:r>
      <w:r>
        <w:rPr/>
        <w:t>Each party shall bear its own costs in connection with the matters described in this clause, save as otherwise expressly provided. The Customer may, acting reasonably, request such information from the Supplier as it requires to verify compliance with this clause. The Supplier shall maintain complete and accurate records relating to the change control (module 14) and shall make them available to the Customer on request. Nothing in this clause shall limit any other right or remedy of the Customer under this Agreement or at law.</w:t>
      </w:r>
    </w:p>
    <w:p>
      <w:r>
        <w:rPr>
          <w:b/>
        </w:rPr>
        <w:t xml:space="preserve">318.6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change control (module 14) and agree any improvements required. 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318.7 </w:t>
      </w:r>
      <w:r>
        <w:rPr/>
        <w:t>The Customer may, acting reasonably, request such information from the Supplier as it requires to verify compliance with this clause. Where the Supplier becomes aware of any matter which may affect the change control (module 14), it shall notify the Customer promptly and in any event within five Working Days.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318.8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318.9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318.10 </w:t>
      </w:r>
      <w:r>
        <w:rPr/>
        <w:t>Each party shall bear its own costs in connection with the matters described in this clause, save as otherwise expressly provided. Any approval given by the Customer under this clause shall not relieve the Supplier of any of its obligations under this Agreement. Nothing in this clause shall limit any other right or remedy of the Customer under this Agreement or at law. The Customer may, acting reasonably, request such information from the Supplier as it requires to verify compliance with this clause.</w:t>
      </w:r>
    </w:p>
    <w:p>
      <w:r>
        <w:rPr>
          <w:b/>
        </w:rPr>
        <w:t xml:space="preserve">318.11 </w:t>
      </w:r>
      <w:r>
        <w:rPr/>
        <w:t>Any approval given by the Customer under this clause shall not relieve the Supplier of any of its obligations under this Agreement. The parties shall meet at least quarterly to review performance in relation to the change control (module 14) and agree any improvements required.</w:t>
      </w:r>
    </w:p>
    <w:p>
      <w:r>
        <w:rPr>
          <w:b/>
        </w:rPr>
        <w:t xml:space="preserve">318.12 </w:t>
      </w:r>
      <w:r>
        <w:rPr/>
        <w:t>Any approval given by the Customer under this clause shall not relieve the Supplier of any of its obligations under this Agreement. The Supplier shall maintain complete and accurate records relating to the change control (module 14) and shall make them available to the Customer on request.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318.13 </w:t>
      </w:r>
      <w:r>
        <w:rPr/>
        <w:t>Subject to Clause 9.4, the Supplier shall provide the deliverables described in this clause to the Customer.</w:t>
      </w:r>
    </w:p>
    <w:p>
      <w:pPr>
        <w:pStyle w:val="Heading1"/>
      </w:pPr>
      <w:r>
        <w:rPr/>
        <w:t>319. Fees and Payment (Module 14)</w:t>
      </w:r>
    </w:p>
    <w:p>
      <w:r>
        <w:rPr>
          <w:b/>
        </w:rPr>
        <w:t xml:space="preserve">319.1 </w:t>
      </w:r>
      <w:r>
        <w:rPr/>
        <w:t xml:space="preserve">Where the Supplier becomes aware of any matter which may affect the fees and payment (module 14),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319.2 </w:t>
      </w:r>
      <w:r>
        <w:rPr/>
        <w:t>Undisputed amounts shall be paid no later than 30 days after the date of the relevant invoice.</w:t>
      </w:r>
    </w:p>
    <w:p>
      <w:r>
        <w:rPr>
          <w:b/>
        </w:rPr>
        <w:t xml:space="preserve">319.3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fees and payment (module 14) and shall make them available to the Customer on request. Where the Supplier becomes aware of any matter which may affect the fees and payment (module 14), it shall notify the Customer promptly and in any event within five Working Days.</w:t>
      </w:r>
    </w:p>
    <w:p>
      <w:r>
        <w:rPr>
          <w:b/>
        </w:rPr>
        <w:t xml:space="preserve">319.4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Each party shall bear its own costs in connection with the matters described in this clause, save as otherwise expressly provided.</w:t>
      </w:r>
    </w:p>
    <w:p>
      <w:r>
        <w:rPr>
          <w:b/>
        </w:rPr>
        <w:t xml:space="preserve">319.5 </w:t>
      </w:r>
      <w:r>
        <w:rPr/>
        <w:t>The Customer shall settle the Milestone Payment within 30 days of the Acceptance Certificate.</w:t>
      </w:r>
    </w:p>
    <w:p>
      <w:r>
        <w:rPr>
          <w:b/>
        </w:rPr>
        <w:t xml:space="preserve">319.6 </w:t>
      </w:r>
      <w:r>
        <w:rPr/>
        <w:t>Subject to Clause 9.2, the Supplier shall provide the deliverables described in this clause to the Customer.</w:t>
      </w:r>
    </w:p>
    <w:p>
      <w:r>
        <w:rPr>
          <w:b/>
        </w:rPr>
        <w:t xml:space="preserve">319.7 </w:t>
      </w:r>
      <w:r>
        <w:rPr/>
        <w:t xml:space="preserve">The Customer may, acting reasonably, request such information from the Supplier as it requires to verify compliance with this clause. 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319.8 </w:t>
      </w:r>
      <w:r>
        <w:rPr/>
        <w:t>Where the Supplier becomes aware of any matter which may affect the fees and payment (module 14), it shall notify the Customer promptly and in any event within five Working Days. Each party shall bear its own costs in connection with the matters described in this clause, save as otherwise expressly provided. Nothing in this clause shall limit any other right or remedy of the Customer under this Agreement or at law. The Supplier shall maintain complete and accurate records relating to the fees and payment (module 14) and shall make them available to the Customer on request.</w:t>
      </w:r>
    </w:p>
    <w:p>
      <w:pPr>
        <w:pStyle w:val="Heading1"/>
      </w:pPr>
      <w:r>
        <w:rPr/>
        <w:t>320. Invoicing (Module 14)</w:t>
      </w:r>
    </w:p>
    <w:p>
      <w:r>
        <w:rPr>
          <w:b/>
        </w:rPr>
        <w:t xml:space="preserve">320.1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320.2 </w:t>
      </w:r>
      <w:r>
        <w:rPr/>
        <w:t>The parties shall meet at least quarterly to review performance in relation to the invoicing (module 14) and agree any improvements required. Nothing in this clause shall limit any other right or remedy of the Customer under this Agreement or at law.</w:t>
      </w:r>
    </w:p>
    <w:p>
      <w:r>
        <w:rPr>
          <w:b/>
        </w:rPr>
        <w:t xml:space="preserve">320.3 </w:t>
      </w:r>
      <w:r>
        <w:rPr/>
        <w:t>The Supplier shall maintain complete and accurate records relating to the invoicing (module 14) and shall make them available to the Customer on request. The parties shall meet at least quarterly to review performance in relation to the invoicing (module 14) and agree any improvements required. 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320.4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invoicing (module 14) and agree any improvements required. The Customer may, acting reasonably, request such information from the Supplier as it requires to verify compliance with this clause.</w:t>
      </w:r>
    </w:p>
    <w:p>
      <w:r>
        <w:rPr>
          <w:b/>
        </w:rPr>
        <w:t xml:space="preserve">320.5 </w:t>
      </w:r>
      <w:r>
        <w:rPr/>
        <w:t>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320.6 </w:t>
      </w:r>
      <w:r>
        <w:rPr/>
        <w:t>The parties shall meet at least quarterly to review performance in relation to the invoicing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320.7 </w:t>
      </w:r>
      <w:r>
        <w:rPr/>
        <w:t>Clause 19.3 applies to any dispute arising under this clause.</w:t>
      </w:r>
    </w:p>
    <w:p>
      <w:pPr>
        <w:rPr>
          <w:del w:id="9164" w:author="Helena Voss" w:date="2026-09-28T06:33:47Z"/>
        </w:rPr>
      </w:pPr>
      <w:del w:id="9163" w:author="Helena Voss" w:date="2026-09-28T06:33:47Z">
        <w:r>
          <w:rPr>
            <w:b/>
          </w:rPr>
          <w:delText xml:space="preserve">320.8 </w:delText>
        </w:r>
        <w:r>
          <w:rPr/>
          <w:delText xml:space="preserve">The Supplier shall perform its obligations under this clause with reasonable skill, care and diligence and in accordance with </w:delText>
        </w:r>
        <w:r>
          <w:rPr>
            <w:i/>
          </w:rPr>
          <w:delText>Good Industry Practice</w:delText>
        </w:r>
        <w:r>
          <w:rPr/>
          <w:delText>. Nothing in this clause shall limit any other right or remedy of the Customer under this Agreement or at law. Where the Supplier becomes aware of any matter which may affect the invoicing (module 14), it shall notify the Customer promptly and in any event within five Working Days. The parties shall meet at least quarterly to review performance in relation to the invoicing (module 14) and agree any improvements required.</w:delText>
        </w:r>
      </w:del>
    </w:p>
    <w:p>
      <w:r>
        <w:rPr>
          <w:b/>
        </w:rPr>
        <w:t xml:space="preserve">320.9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Supplier shall maintain complete and accurate records relating to the invoicing (module 14) and shall make them available to the Customer on request.</w:t>
      </w:r>
    </w:p>
    <w:p>
      <w:r>
        <w:rPr>
          <w:b/>
        </w:rPr>
        <w:t xml:space="preserve">320.10 </w:t>
      </w:r>
      <w:r>
        <w:rPr/>
        <w:t>The Customer may, acting reasonably, request such information from the Supplier as it requires to verify compliance with this clause. Nothing in this clause shall limit any other right or remedy of the Customer under this Agreement or at law.</w:t>
      </w:r>
    </w:p>
    <w:p>
      <w:pPr>
        <w:pStyle w:val="Heading1"/>
      </w:pPr>
      <w:r>
        <w:rPr/>
        <w:t>321. Term (Module 14)</w:t>
      </w:r>
    </w:p>
    <w:p>
      <w:r>
        <w:rPr>
          <w:b/>
        </w:rPr>
        <w:t xml:space="preserve">321.1 </w:t>
      </w:r>
      <w:r>
        <w:rPr/>
        <w:t>The parties shall meet at least quarterly to review performance in relation to the term (module 14) and agree any improvements required. The Supplier shall maintain complete and accurate records relating to the term (module 14) and shall make them available to the Customer on request. The parties shall meet at least quarterly to review performance in relation to the term (module 14) and agree any improvements required.</w:t>
      </w:r>
    </w:p>
    <w:p>
      <w:r>
        <w:rPr>
          <w:b/>
        </w:rPr>
        <w:t xml:space="preserve">321.2 </w:t>
      </w:r>
      <w:r>
        <w:rPr/>
        <w:t>The parties shall meet at least quarterly to review performance in relation to the term (module 14) and agree any improvements required. Where the Supplier becomes aware of any matter which may affect the term (module 14), it shall notify the Customer promptly and in any event within five Working Days.</w:t>
      </w:r>
    </w:p>
    <w:p>
      <w:r>
        <w:rPr>
          <w:b/>
        </w:rPr>
        <w:t xml:space="preserve">321.3 </w:t>
      </w:r>
      <w:r>
        <w:rPr/>
        <w:t>Where the Supplier becomes aware of any matter which may affect the term (module 14), it shall notify the Customer promptly and in any event within five Working Days. Any approval given by the Customer under this clause shall not relieve the Supplier of any of its obligations under this Agreement.</w:t>
      </w:r>
    </w:p>
    <w:p>
      <w:r>
        <w:rPr>
          <w:b/>
        </w:rPr>
        <w:t xml:space="preserve">321.4 </w:t>
      </w:r>
      <w:r>
        <w:rPr/>
        <w:t>Clause 19 applies to any dispute arising under this clause.</w:t>
      </w:r>
    </w:p>
    <w:p>
      <w:r>
        <w:rPr>
          <w:b/>
        </w:rPr>
        <w:t xml:space="preserve">321.5 </w:t>
      </w:r>
      <w:r>
        <w:rPr/>
        <w:t>The Customer may, acting reasonably, request such information from the Supplier as it requires to verify compliance with this clause. The parties shall meet at least quarterly to review performance in relation to the term (module 14) and agree any improvements required.</w:t>
      </w:r>
    </w:p>
    <w:p>
      <w:r>
        <w:rPr>
          <w:b/>
        </w:rPr>
        <w:t xml:space="preserve">321.6 </w:t>
      </w:r>
      <w:r>
        <w:rPr/>
        <w:t>Where the Supplier becomes aware of any matter which may affect the term (module 14), it shall notify the Customer promptly and in any event within five Working Days. The Customer may, acting reasonably, request such information from the Supplier as it requires to verify compliance with this clause.</w:t>
      </w:r>
    </w:p>
    <w:p>
      <w:r>
        <w:rPr>
          <w:b/>
        </w:rPr>
        <w:t xml:space="preserve">321.7 </w:t>
      </w:r>
      <w:r>
        <w:rPr/>
        <w:t>The Supplier shall maintain complete and accurate records relating to the term (module 14) and shall make them available to the Customer on request. 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321.8 </w:t>
      </w:r>
      <w:r>
        <w:rPr/>
        <w:t>The Supplier shall maintain complete and accurate records relating to the term (module 14) and shall make them available to the Customer on request. The Supplier shall maintain complete and accurate records relating to the term (module 14) and shall make them available to the Customer on request.</w:t>
      </w:r>
    </w:p>
    <w:p>
      <w:r>
        <w:rPr>
          <w:b/>
        </w:rPr>
        <w:t xml:space="preserve">321.9 </w:t>
      </w:r>
      <w:r>
        <w:rPr/>
        <w:t xml:space="preserve">Any approval given by the Customer under this clause shall not relieve the Supplier of any of its obligations under this Agreement. The Supplier shall perform its obligations under this clause with reasonable skill, care and diligence and in accordance with </w:t>
      </w:r>
      <w:r>
        <w:rPr>
          <w:i/>
        </w:rPr>
        <w:t>Good Industry Practice</w:t>
      </w:r>
      <w:r>
        <w:rPr/>
        <w:t>.</w:t>
      </w:r>
    </w:p>
    <w:p>
      <w:pPr>
        <w:pStyle w:val="Heading1"/>
      </w:pPr>
      <w:r>
        <w:rPr/>
        <w:t>322. Termination (Module 14)</w:t>
      </w:r>
    </w:p>
    <w:p>
      <w:r>
        <w:rPr>
          <w:b/>
        </w:rPr>
        <w:t xml:space="preserve">322.1 </w:t>
      </w:r>
      <w:r>
        <w:rPr/>
        <w:t>The parties shall meet at least quarterly to review performance in relation to the termination (module 14) and agree any improvements required. Nothing in this clause shall limit any other right or remedy of the Customer under this Agreement or at law. The Supplier shall maintain complete and accurate records relating to the termination (module 14) and shall make them available to the Customer on request.</w:t>
      </w:r>
    </w:p>
    <w:p>
      <w:r>
        <w:rPr>
          <w:b/>
        </w:rPr>
        <w:t xml:space="preserve">322.2 </w:t>
      </w:r>
      <w:r>
        <w:rPr/>
        <w:t>Subject to Clause 9.4, the Supplier shall provide the deliverables described in this clause to the Customer.</w:t>
      </w:r>
    </w:p>
    <w:p>
      <w:r>
        <w:rPr>
          <w:b/>
        </w:rPr>
        <w:t xml:space="preserve">322.3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termination (module 14), it shall notify the Customer promptly and in any event within five Working Days. Each party shall bear its own costs in connection with the matters described in this clause, save as otherwise expressly provided.</w:t>
      </w:r>
    </w:p>
    <w:p>
      <w:r>
        <w:rPr>
          <w:b/>
        </w:rPr>
        <w:t xml:space="preserve">322.4 </w:t>
      </w:r>
      <w:r>
        <w:rPr/>
        <w:t>The parties shall meet at least quarterly to review performance in relation to the termination (module 14) and agree any improvements required. The Customer may, acting reasonably, request such information from the Supplier as it requires to verify compliance with this clause.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322.5 </w:t>
      </w:r>
      <w:r>
        <w:rPr/>
        <w:t>Any approval given by the Customer under this clause shall not relieve the Supplier of any of its obligations under this Agreement. Any approval given by the Customer under this clause shall not relieve the Supplier of any of its obligations under this Agreement.</w:t>
      </w:r>
    </w:p>
    <w:p>
      <w:r>
        <w:rPr>
          <w:b/>
        </w:rPr>
        <w:t xml:space="preserve">322.6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termination (module 14) and agree any improvements required. Where the Supplier becomes aware of any matter which may affect the termination (module 14), it shall notify the Customer promptly and in any event within five Working Days. The Supplier shall perform its obligations under this clause with reasonable skill, care and diligence and in accordance with Good Industry Practice.</w:t>
      </w:r>
    </w:p>
    <w:p>
      <w:r>
        <w:rPr>
          <w:b/>
        </w:rPr>
        <w:t xml:space="preserve">322.7 </w:t>
      </w:r>
      <w:r>
        <w:rPr/>
        <w:t>The Supplier shall retain all Customer Data for 30 days after termination before secure deletion.</w:t>
      </w:r>
    </w:p>
    <w:p>
      <w:r>
        <w:rPr>
          <w:b/>
        </w:rPr>
        <w:t xml:space="preserve">322.8 </w:t>
      </w:r>
      <w:r>
        <w:rPr/>
        <w:t>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r>
        <w:rPr>
          <w:b/>
        </w:rPr>
        <w:t xml:space="preserve">322.9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 Where the Supplier becomes aware of any matter which may affect the termination (module 14), it shall notify the Customer promptly and in any event within five Working Days.</w:t>
      </w:r>
    </w:p>
    <w:p>
      <w:r>
        <w:rPr>
          <w:b/>
        </w:rPr>
        <w:t xml:space="preserve">322.10 </w:t>
      </w:r>
      <w:r>
        <w:rPr/>
        <w:t>Where the Supplier becomes aware of any matter which may affect the termination (module 14), it shall notify the Customer promptly and in any event within five Working Days. The Customer may, acting reasonably, request such information from the Supplier as it requires to verify compliance with this clause.</w:t>
      </w:r>
    </w:p>
    <w:p>
      <w:pPr>
        <w:pStyle w:val="Heading1"/>
      </w:pPr>
      <w:r>
        <w:rPr/>
        <w:t>323. Confidentiality (Module 14)</w:t>
      </w:r>
    </w:p>
    <w:p>
      <w:r>
        <w:rPr>
          <w:b/>
        </w:rPr>
        <w:t xml:space="preserve">323.1 </w:t>
      </w:r>
      <w:r>
        <w:rPr/>
        <w:t>The parties shall meet at least quarterly to review performance in relation to the confidentiality (module 14) and agree any improvements required. Any approval given by the Customer under this clause shall not relieve the Supplier of any of its obligations under this Agreement. The Supplier shall maintain complete and accurate records relating to the confidentiality (module 14) and shall make them available to the Customer on request.</w:t>
      </w:r>
    </w:p>
    <w:p>
      <w:r>
        <w:rPr>
          <w:b/>
        </w:rPr>
        <w:t xml:space="preserve">323.2 </w:t>
      </w:r>
      <w:r>
        <w:rPr/>
        <w:t>The Supplier shall remedy any material breach within 30 days of written notice requiring it to do so.</w:t>
      </w:r>
    </w:p>
    <w:p>
      <w:r>
        <w:rPr>
          <w:b/>
        </w:rPr>
        <w:t xml:space="preserve">323.3 </w:t>
      </w:r>
      <w:r>
        <w:rPr/>
        <w:t>Where the Supplier becomes aware of any matter which may affect the confidentiality (module 14), it shall notify the Customer promptly and in any event within five Working Days. The parties shall meet at least quarterly to review performance in relation to the confidentiality (module 14) and agree any improvements required.</w:t>
      </w:r>
    </w:p>
    <w:p>
      <w:r>
        <w:rPr>
          <w:b/>
        </w:rPr>
        <w:t xml:space="preserve">323.4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323.5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Where the Supplier becomes aware of any matter which may affect the confidentiality (module 14), it shall notify the Customer promptly and in any event within five Working Days. Any approval given by the Customer under this clause shall not relieve the Supplier of any of its obligations under this Agreement.</w:t>
      </w:r>
    </w:p>
    <w:p>
      <w:r>
        <w:rPr>
          <w:b/>
        </w:rPr>
        <w:t xml:space="preserve">323.6 </w:t>
      </w:r>
      <w:r>
        <w:rPr/>
        <w:t>The Supplier shall retain all Customer Data for 30 days after termination before secure deletion.</w:t>
      </w:r>
    </w:p>
    <w:p>
      <w:r>
        <w:rPr>
          <w:b/>
        </w:rPr>
        <w:t xml:space="preserve">323.7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confidentiality (module 14) and shall make them available to the Customer on request. Where the Supplier becomes aware of any matter which may affect the confidentiality (module 14), it shall notify the Customer promptly and in any event within five Working Days.</w:t>
      </w:r>
    </w:p>
    <w:p>
      <w:r>
        <w:rPr>
          <w:b/>
        </w:rPr>
        <w:t xml:space="preserve">323.8 </w:t>
      </w:r>
      <w:r>
        <w:rPr/>
        <w:t xml:space="preserve">Any approval given by the Customer under this clause shall not relieve the Supplier of any of its obligations under this Agreement.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323.9 </w:t>
      </w:r>
      <w:r>
        <w:rPr/>
        <w:t>The Supplier shall retain all Customer Data for 30 days after termination before secure deletion.</w:t>
      </w:r>
    </w:p>
    <w:p>
      <w:pPr>
        <w:pStyle w:val="Heading1"/>
      </w:pPr>
      <w:r>
        <w:rPr/>
        <w:t>324. Intellectual Property (Module 14)</w:t>
      </w:r>
    </w:p>
    <w:p>
      <w:r>
        <w:rPr>
          <w:b/>
        </w:rPr>
        <w:t xml:space="preserve">324.1 </w:t>
      </w:r>
      <w:r>
        <w:rPr/>
        <w:t>Any approval given by the Customer under this clause shall not relieve the Supplier of any of its obligations under this Agreement. Any approval given by the Customer under this clause shall not relieve the Supplier of any of its obligations under this Agreement. The parties shall meet at least quarterly to review performance in relation to the intellectual property (module 14) and agree any improvements required. The Customer may, acting reasonably, request such information from the Supplier as it requires to verify compliance with this clause.</w:t>
      </w:r>
    </w:p>
    <w:p>
      <w:r>
        <w:rPr>
          <w:b/>
        </w:rPr>
        <w:t xml:space="preserve">324.2 </w:t>
      </w:r>
      <w:r>
        <w:rPr/>
        <w:t>The Customer may, acting reasonably, request such information from the Supplier as it requires to verify compliance with this clause. Each party shall bear its own costs in connection with the matters described in this clause, save as otherwise expressly provided. Where the Supplier becomes aware of any matter which may affect the intellectual property (module 14), it shall notify the Customer promptly and in any event within five Working Days.</w:t>
      </w:r>
    </w:p>
    <w:p>
      <w:r>
        <w:rPr>
          <w:b/>
        </w:rPr>
        <w:t xml:space="preserve">324.3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324.4 </w:t>
      </w:r>
      <w:r>
        <w:rPr/>
        <w:t>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w:t>
      </w:r>
    </w:p>
    <w:p>
      <w:r>
        <w:rPr>
          <w:b/>
        </w:rPr>
        <w:t xml:space="preserve">324.5 </w:t>
      </w:r>
      <w:r>
        <w:rPr/>
        <w:t xml:space="preserve">Where the Supplier becomes aware of any matter which may affect the intellectual property (module 14), it shall notify the Customer promptly and in any event within five Working Days. 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w:t>
      </w:r>
    </w:p>
    <w:p>
      <w:r>
        <w:rPr>
          <w:b/>
        </w:rPr>
        <w:t xml:space="preserve">324.6 </w:t>
      </w:r>
      <w:r>
        <w:rPr/>
        <w:t>Where the Supplier becomes aware of any matter which may affect the intellectual property (module 14), it shall notify the Customer promptly and in any event within five Working Days. Any approval given by the Customer under this clause shall not relieve the Supplier of any of its obligations under this Agreement. The Supplier shall maintain complete and accurate records relating to the intellectual property (module 14) and shall make them available to the Customer on request. Where the Supplier becomes aware of any matter which may affect the intellectual property (module 14), it shall notify the Customer promptly and in any event within five Working Days.</w:t>
      </w:r>
    </w:p>
    <w:p>
      <w:r>
        <w:rPr>
          <w:b/>
        </w:rPr>
        <w:t xml:space="preserve">324.7 </w:t>
      </w:r>
      <w:r>
        <w:rPr/>
        <w:t xml:space="preserve">Each party shall bear its own costs in connection with the matters described in this clause, save as otherwise expressly provided. The Supplier shall maintain complete and accurate records relating to the intellectual property (module 14) and shall make them available to the Customer on request. 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w:t>
      </w:r>
    </w:p>
    <w:p>
      <w:r>
        <w:rPr>
          <w:b/>
        </w:rPr>
        <w:t xml:space="preserve">324.8 </w:t>
      </w:r>
      <w:r>
        <w:rPr/>
        <w:t>Each party shall bear its own costs in connection with the matters described in this clause, save as otherwise expressly provided. Any approval given by the Customer under this clause shall not relieve the Supplier of any of its obligations under this Agreement.</w:t>
      </w:r>
    </w:p>
    <w:p>
      <w:r>
        <w:rPr>
          <w:b/>
        </w:rPr>
        <w:t xml:space="preserve">324.9 </w:t>
      </w:r>
      <w:r>
        <w:rPr/>
        <w:t>Nothing in this clause shall limit any other right or remedy of the Customer under this Agreement or at law. The parties shall meet at least quarterly to review performance in relation to the intellectual property (module 14) and agree any improvements required.</w:t>
      </w:r>
    </w:p>
    <w:p>
      <w:r>
        <w:rPr>
          <w:b/>
        </w:rPr>
        <w:t xml:space="preserve">324.10 </w:t>
      </w:r>
      <w:r>
        <w:rPr/>
        <w:t>Each party shall bear its own costs in connection with the matters described in this clause, save as otherwise expressly provided. Nothing in this clause shall limit any other right or remedy of the Customer under this Agreement or at law. The parties shall meet at least quarterly to review performance in relation to the intellectual property (module 14) and agree any improvements required.</w:t>
      </w:r>
    </w:p>
    <w:p>
      <w:pPr>
        <w:pStyle w:val="Heading1"/>
      </w:pPr>
      <w:r>
        <w:rPr/>
        <w:t>325. Data Protection (Module 14)</w:t>
      </w:r>
    </w:p>
    <w:p>
      <w:r>
        <w:rPr>
          <w:b/>
        </w:rPr>
        <w:t xml:space="preserve">325.1 </w:t>
      </w:r>
      <w:r>
        <w:rPr/>
        <w:t xml:space="preserve">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r>
        <w:rPr>
          <w:b/>
        </w:rPr>
        <w:t xml:space="preserve">325.2 </w:t>
      </w:r>
      <w:r>
        <w:rPr/>
        <w:t>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325.3 </w:t>
      </w:r>
      <w:r>
        <w:rPr/>
        <w:t>The Supplier shall maintain complete and accurate records relating to the data protection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325.4 </w:t>
      </w:r>
      <w:r>
        <w:rPr/>
        <w:t>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data protection (module 14) and shall make them available to the Customer on request. Where the Supplier becomes aware of any matter which may affect the data protection (module 14), it shall notify the Customer promptly and in any event within five Working Days.</w:t>
      </w:r>
    </w:p>
    <w:p>
      <w:r>
        <w:rPr>
          <w:b/>
        </w:rPr>
        <w:t xml:space="preserve">325.5 </w:t>
      </w:r>
      <w:r>
        <w:rPr/>
        <w:t>Any approval given by the Customer under this clause shall not relieve the Supplier of any of its obligations under this Agreement. Each party shall bear its own costs in connection with the matters described in this clause, save as otherwise expressly provided. The parties shall meet at least quarterly to review performance in relation to the data protection (module 14) and agree any improvements required.</w:t>
      </w:r>
    </w:p>
    <w:p>
      <w:r>
        <w:rPr>
          <w:b/>
        </w:rPr>
        <w:t xml:space="preserve">325.6 </w:t>
      </w:r>
      <w:r>
        <w:rPr/>
        <w:t>The Supplier shall maintain complete and accurate records relating to the data protection (module 14) and shall make them available to the Customer on request. Any approval given by the Customer under this clause shall not relieve the Supplier of any of its obligations under this Agreement.</w:t>
      </w:r>
    </w:p>
    <w:p>
      <w:r>
        <w:rPr>
          <w:b/>
        </w:rPr>
        <w:t xml:space="preserve">325.7 </w:t>
      </w:r>
      <w:r>
        <w:rPr/>
        <w:t>Where the Supplier becomes aware of any matter which may affect the data protection (module 14), it shall notify the Customer promptly and in any event within five Working Days. Nothing in this clause shall limit any other right or remedy of the Customer under this Agreement or at law.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325.8 </w:t>
      </w:r>
      <w:r>
        <w:rPr/>
        <w:t xml:space="preserve">The parties shall meet at least quarterly to review performance in relation to the data protection (module 14) and agree any improvements required. Where the Supplier becomes aware of any matter which may affect the data protection (module 14), it shall notify the Customer promptly and in </w:t>
      </w:r>
      <w:del w:id="9061" w:author="Helena Voss" w:date="2026-09-28T06:33:47Z">
        <w:r>
          <w:rPr/>
          <w:delText xml:space="preserve">any</w:delText>
        </w:r>
      </w:del>
      <w:ins w:id="9062" w:author="Helena Voss" w:date="2026-09-28T06:33:47Z">
        <w:r>
          <w:rPr/>
          <w:t xml:space="preserve">reasonable</w:t>
        </w:r>
      </w:ins>
      <w:r>
        <w:rPr/>
        <w:t xml:space="preserve"> event within five Working Days. Where the Supplier becomes aware of any matter which may affect the data protection (module 14), it shall notify the Customer promptly and in any event within five Working Days.</w:t>
      </w:r>
    </w:p>
    <w:p>
      <w:r>
        <w:rPr>
          <w:b/>
        </w:rPr>
        <w:t xml:space="preserve">325.9 </w:t>
      </w:r>
      <w:r>
        <w:rPr/>
        <w:t>The parties shall meet at least quarterly to review performance in relation to the data protection (module 14) and agree any improvements required. Any approval given by the Customer under this clause shall not relieve the Supplier of any of its obligations under this Agreement. Where the Supplier becomes aware of any matter which may affect the data protection (module 14), it shall notify the Customer promptly and in any event within five Working Days.</w:t>
      </w:r>
    </w:p>
    <w:p>
      <w:pPr>
        <w:pStyle w:val="Heading1"/>
      </w:pPr>
      <w:r>
        <w:rPr/>
        <w:t>326. Security (Module 14)</w:t>
      </w:r>
    </w:p>
    <w:p>
      <w:r>
        <w:rPr>
          <w:b/>
        </w:rPr>
        <w:t xml:space="preserve">326.1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security (module 14), it shall notify the Customer promptly and in any event within five Working Days. The Customer may, acting reasonably, request such information from the Supplier as it requires to verify compliance with this clause.</w:t>
      </w:r>
    </w:p>
    <w:p>
      <w:r>
        <w:rPr>
          <w:b/>
        </w:rPr>
        <w:t xml:space="preserve">326.2 </w:t>
      </w:r>
      <w:r>
        <w:rPr/>
        <w:t>Any approval given by the Customer under this clause shall not relieve the Supplier of any of its obligations under this Agreement.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326.3 </w:t>
      </w:r>
      <w:r>
        <w:rPr/>
        <w:t>Either party may terminate this Agreement for convenience on not less than thirty (30) days' written notice.</w:t>
      </w:r>
    </w:p>
    <w:p>
      <w:r>
        <w:rPr>
          <w:b/>
        </w:rPr>
        <w:t xml:space="preserve">326.4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326.5 </w:t>
      </w:r>
      <w:r>
        <w:rPr/>
        <w:t xml:space="preserve">The Supplier shall maintain complete and accurate records relating to the security (module 14)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326.6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Where the Supplier becomes aware of any matter which may affect the security (module 14), it shall notify the Customer promptly and in any event within five Working Days.</w:t>
      </w:r>
    </w:p>
    <w:p>
      <w:r>
        <w:rPr>
          <w:b/>
        </w:rPr>
        <w:t xml:space="preserve">326.7 </w:t>
      </w:r>
      <w:r>
        <w:rPr/>
        <w:t>The Supplier shall maintain complete and accurate records relating to the security (module 14)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326.8 </w:t>
      </w:r>
      <w:r>
        <w:rPr/>
        <w:t>Each party shall bear its own costs in connection with the matters described in this clause, save as otherwise expressly provided. Any approval given by the Customer under this clause shall not relieve the Supplier of any of its obligations under this Agreement. The Customer may, acting reasonably, request such information from the Supplier as it requires to verify compliance with this clause.</w:t>
      </w:r>
    </w:p>
    <w:p>
      <w:r>
        <w:rPr>
          <w:b/>
        </w:rPr>
        <w:t xml:space="preserve">326.9 </w:t>
      </w:r>
      <w:r>
        <w:rPr/>
        <w:t xml:space="preserve">The parties shall meet at least quarterly to review performance in relation </w:t>
      </w:r>
      <w:del w:id="9110" w:author="Helena Voss" w:date="2026-09-28T06:33:47Z">
        <w:r>
          <w:rPr/>
          <w:delText xml:space="preserve">to</w:delText>
        </w:r>
      </w:del>
      <w:ins w:id="9111" w:author="Helena Voss" w:date="2026-09-28T06:33:47Z">
        <w:r>
          <w:rPr/>
          <w:t xml:space="preserve">reasonable</w:t>
        </w:r>
      </w:ins>
      <w:r>
        <w:rPr/>
        <w:t xml:space="preserve"> the security (module 14) and agree any improvements required. Any approval given by the Customer under this clause shall not relieve the Supplier of any of its obligations under this Agreement.</w:t>
      </w:r>
    </w:p>
    <w:p>
      <w:r>
        <w:rPr>
          <w:b/>
        </w:rPr>
        <w:t xml:space="preserve">326.10 </w:t>
      </w:r>
      <w:r>
        <w:rPr/>
        <w:t>The parties shall meet at least quarterly to review performance in relation to the security (module 14) and agree any improvements required. Nothing in this clause shall limit any other right or remedy of the Customer under this Agreement or at law.</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pPr>
        <w:rPr>
          <w:del w:id="9158" w:author="Helena Voss" w:date="2026-09-28T06:33:47Z"/>
        </w:rPr>
      </w:pPr>
      <w:del w:id="9157" w:author="Helena Voss" w:date="2026-09-28T06:33:47Z">
        <w:r>
          <w:rPr/>
          <w:delText>S1.3 The Supplier shall deliver service line 3 in accordance with the Service Levels.</w:delText>
        </w:r>
      </w:del>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