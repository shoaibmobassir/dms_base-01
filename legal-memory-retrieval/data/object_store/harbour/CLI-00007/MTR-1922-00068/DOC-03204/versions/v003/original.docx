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 xml:space="preserve">“Supplier”</w:t>
      </w:r>
      <w:r>
        <w:rPr/>
        <w:t xml:space="preserve"> means Northwind </w:t>
      </w:r>
      <w:del w:id="9007" w:author="Helena Voss" w:date="2026-09-28T18:22:17Z">
        <w:r>
          <w:rPr/>
          <w:delText xml:space="preserve">Services</w:delText>
        </w:r>
      </w:del>
      <w:ins w:id="9008" w:author="Helena Voss" w:date="2026-09-28T18:22:17Z">
        <w:r>
          <w:rPr/>
          <w:t xml:space="preserve">reasonable</w:t>
        </w:r>
      </w:ins>
      <w:r>
        <w:rPr/>
        <w:t xml:space="preserve">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w:t>
      </w:r>
      <w:r>
        <w:rPr>
          <w:b/>
          <w:rPrChange w:id="20018" w:author="Helena Voss" w:date="2026-09-28T18:22:05Z">
            <w:rPr/>
          </w:rPrChange>
        </w:rPr>
        <w:t xml:space="preserve">e exercise o</w:t>
      </w:r>
      <w:r>
        <w:rPr/>
        <w:t xml:space="preserve">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8="urn:precentis:edit">
      <w:pPr>
        <w:rPr>
          <w:ins w:id="9183" w:author="Helena Voss" w:date="2026-09-28T18:22:17Z"/>
        </w:rPr>
      </w:pPr>
      <w:ins w:id="9182" w:author="Helena Voss" w:date="2026-09-28T18:22:17Z">
        <w:r>
          <w:rPr/>
          <w:t xml:space="preserve">8.A The Parties shall co-operate in good faith.</w:t>
        </w:r>
      </w:ins>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pPr>
        <w:rPr>
          <w:del w:id="9175" w:author="Helena Voss" w:date="2026-09-28T18:22:17Z"/>
        </w:rPr>
      </w:pPr>
      <w:del w:id="9174" w:author="Helena Voss" w:date="2026-09-28T18:22:17Z">
        <w:r>
          <w:rPr>
            <w:b/>
          </w:rPr>
          <w:delText xml:space="preserve">2.10 </w:delText>
        </w:r>
        <w:r>
          <w:rPr/>
          <w:delTex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delText>
        </w:r>
      </w:del>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 xml:space="preserve">Where the Supplier becomes aware </w:t>
      </w:r>
      <w:del w:id="9001" w:author="Helena Voss" w:date="2026-09-28T18:22:17Z">
        <w:r>
          <w:rPr/>
          <w:delText xml:space="preserve">of</w:delText>
        </w:r>
      </w:del>
      <w:ins w:id="9002" w:author="Helena Voss" w:date="2026-09-28T18:22:17Z">
        <w:r>
          <w:rPr/>
          <w:t xml:space="preserve">reasonable</w:t>
        </w:r>
      </w:ins>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 xml:space="preserve">The Customer shall pay each valid invoice within thirty (30) days of receipt.</w:t>
      </w:r>
      <w:ins w:id="9037" w:author="Helena Voss" w:date="2026-09-28T18:22:05Z">
        <w:r>
          <w:rPr/>
          <w:t xml:space="preserve"> This obligation survives termination.</w:t>
        </w:r>
      </w:ins>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4="urn:precentis:edit">
      <w:pPr>
        <w:rPr>
          <w:ins w:id="9187" w:author="Helena Voss" w:date="2026-09-28T18:22:05Z"/>
        </w:rPr>
      </w:pPr>
      <w:ins w:id="9186" w:author="Helena Voss" w:date="2026-09-28T18:22:05Z">
        <w:r>
          <w:rPr/>
          <w:t xml:space="preserve">54.A The Parties shall co-operate in good faith.</w:t>
        </w:r>
      </w:ins>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 xml:space="preserve">The Customer may, acting reasonably, request such information from the Supplier as it requires to verify compliance with this clause. Nothing in this clause shall limit any other right or </w:t>
      </w:r>
      <w:del w:id="9016" w:author="Helena Voss" w:date="2026-09-28T18:22:17Z">
        <w:r>
          <w:rPr/>
          <w:delText xml:space="preserve">remedy</w:delText>
        </w:r>
      </w:del>
      <w:ins w:id="9017" w:author="Helena Voss" w:date="2026-09-28T18:22:17Z">
        <w:r>
          <w:rPr/>
          <w:t xml:space="preserve">reasonable</w:t>
        </w:r>
      </w:ins>
      <w:r>
        <w:rPr/>
        <w:t xml:space="preserve">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pPr>
        <w:rPr>
          <w:del w:id="9171" w:author="Helena Voss" w:date="2026-09-28T18:22:17Z"/>
        </w:rPr>
      </w:pPr>
      <w:del w:id="9170" w:author="Helena Voss" w:date="2026-09-28T18:22:17Z">
        <w:r>
          <w:rPr>
            <w:b/>
          </w:rPr>
          <w:delText xml:space="preserve">11.2 </w:delText>
        </w:r>
        <w:r>
          <w:rPr/>
          <w:delText>The Customer shall pay each valid invoice within thirty (30) days of receipt.</w:delText>
        </w:r>
      </w:del>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 xml:space="preserve">Nothing in this clause shall limit any other right or remedy of the Customer</w:t>
      </w:r>
      <w:r>
        <w:rPr>
          <w:b/>
          <w:rPrChange w:id="20015" w:author="Helena Voss" w:date="2026-09-28T18:22:17Z">
            <w:rPr/>
          </w:rPrChange>
        </w:rPr>
        <w:t xml:space="preserve"> under this </w:t>
      </w:r>
      <w:r>
        <w:rPr/>
        <w:t xml:space="preserve">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 xml:space="preserve">Each party shall bear its own costs in connection with the matters described in this clause, save as otherwise expressly provided. Nothing in this clause shall limi</w:t>
      </w:r>
      <w:r>
        <w:rPr>
          <w:b/>
          <w:rPrChange w:id="20025" w:author="Helena Voss" w:date="2026-09-28T18:22:17Z">
            <w:rPr/>
          </w:rPrChange>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18:22:05Z">
        <w:r>
          <w:rPr/>
          <w:t xml:space="preserve"> This obligation survives termination.</w:t>
        </w:r>
      </w:ins>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 xml:space="preserve">Subject to Clause 9.4, the Supplier shall provide the deliverables described in this clause to the Customer.</w:t>
      </w:r>
      <w:ins w:id="9143" w:author="Helena Voss" w:date="2026-09-28T18:22:05Z">
        <w:r>
          <w:rPr/>
          <w:t xml:space="preserve"> This obligation survives termination.</w:t>
        </w:r>
      </w:ins>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w:t>
      </w:r>
      <w:r>
        <w:rPr>
          <w:b/>
          <w:rPrChange w:id="20005" w:author="Helena Voss" w:date="2026-09-28T18:22:17Z">
            <w:rPr/>
          </w:rPrChange>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 xml:space="preserve">Nothing in this clause shall limit any other right or remedy of the Customer under this Agreement or at law. </w:t>
      </w:r>
      <w:del w:id="9030" w:author="Helena Voss" w:date="2026-09-28T18:22:17Z">
        <w:r>
          <w:rPr/>
          <w:delText xml:space="preserve">Any</w:delText>
        </w:r>
      </w:del>
      <w:ins w:id="9031" w:author="Helena Voss" w:date="2026-09-28T18:22:17Z">
        <w:r>
          <w:rPr/>
          <w:t xml:space="preserve">reasonable</w:t>
        </w:r>
      </w:ins>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8="urn:precentis:edit">
      <w:pPr>
        <w:rPr>
          <w:ins w:id="9181" w:author="Helena Voss" w:date="2026-09-28T18:22:05Z"/>
        </w:rPr>
      </w:pPr>
      <w:ins w:id="9180" w:author="Helena Voss" w:date="2026-09-28T18:22:05Z">
        <w:r>
          <w:rPr/>
          <w:t xml:space="preserve">148.A The Parties shall co-operate in good faith.</w:t>
        </w:r>
      </w:ins>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pPr>
        <w:pStyle w:val="Heading2"/>
        <w:pPrChange w:id="20018" w:author="Helena Voss" w:date="2026-09-28T18:22:17Z">
          <w:pPr/>
        </w:pPrChange>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del w:id="9122" w:author="Helena Voss" w:date="2026-09-28T18:22:17Z">
        <w:r>
          <w:rPr/>
          <w:delText xml:space="preserve">and</w:delText>
        </w:r>
      </w:del>
      <w:ins w:id="9123" w:author="Helena Voss" w:date="2026-09-28T18:22:17Z">
        <w:r>
          <w:rPr/>
          <w:t xml:space="preserve">reasonable</w:t>
        </w:r>
      </w:ins>
      <w:r>
        <w:rPr/>
        <w:t xml:space="preserve">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Either party may terminate this Agreement for convenience on not less than thirty (30) days' written notice.</w:t>
      </w:r>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18:22:05Z">
        <w:r>
          <w:rPr/>
          <w:delText xml:space="preserve">any</w:delText>
        </w:r>
      </w:del>
      <w:ins w:id="9060" w:author="Helena Voss" w:date="2026-09-28T18:22:05Z">
        <w:r>
          <w:rPr/>
          <w:t xml:space="preserve">reasonable</w:t>
        </w:r>
      </w:ins>
      <w:r>
        <w:rPr/>
        <w:t xml:space="preserve">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r>
        <w:rPr>
          <w:b/>
        </w:rPr>
        <w:t xml:space="preserve">24.5 </w:t>
      </w:r>
      <w:r>
        <w:rPr/>
        <w:t>Subject to Clause 9.4, the Supplier shall provide the deliverables described in this clause to the Customer.</w:t>
      </w:r>
    </w:p>
    <w:p xmlns:ns265="urn:precentis:edit">
      <w:pPr>
        <w:rPr>
          <w:del w:id="9173" w:author="Helena Voss" w:date="2026-09-28T18:22:17Z"/>
        </w:rPr>
      </w:pPr>
      <w:del w:id="9172" w:author="Helena Voss" w:date="2026-09-28T18:22:17Z">
        <w:r>
          <w:rPr>
            <w:b/>
          </w:rPr>
          <w:delText xml:space="preserve">24.6 </w:delText>
        </w:r>
        <w:r>
          <w:rPr/>
          <w:delTex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18:22:05Z">
        <w:r>
          <w:rPr/>
          <w:t xml:space="preserve"> This obligation survives termination.</w:t>
        </w:r>
      </w:ins>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 xml:space="preserve">Any approval given by the Customer under this clause shall not relieve the Supplier of any of its obligations under this Agreement. Where the Supplier becomes aware of any matter which m</w:t>
      </w:r>
      <w:r>
        <w:rPr>
          <w:b/>
          <w:rPrChange w:id="20029" w:author="Helena Voss" w:date="2026-09-28T18:22:17Z">
            <w:rPr/>
          </w:rPrChange>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w:t>
      </w:r>
      <w:r>
        <w:rPr>
          <w:b/>
          <w:rPrChange w:id="20014" w:author="Helena Voss" w:date="2026-09-28T18:22:05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8="urn:precentis:edit">
      <w:pPr>
        <w:rPr>
          <w:ins w:id="9209" w:author="Helena Voss" w:date="2026-09-28T18:22:05Z"/>
        </w:rPr>
      </w:pPr>
      <w:ins w:id="9208" w:author="Helena Voss" w:date="2026-09-28T18:22:05Z">
        <w:r>
          <w:rPr/>
          <w:t xml:space="preserve">278.A The Parties shall co-operate in good faith.</w:t>
        </w:r>
      </w:ins>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pPr>
        <w:pStyle w:val="Heading2"/>
        <w:pPrChange w:id="20019" w:author="Helena Voss" w:date="2026-09-28T18:22:05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pPr>
        <w:pStyle w:val="Heading2"/>
        <w:pPrChange w:id="20027" w:author="Helena Voss" w:date="2026-09-28T18:22:05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 xml:space="preserve">Each party shall bear its own costs in connection with the matters described in this clause, save as otherwise expressly provided. Each </w:t>
      </w:r>
      <w:del w:id="9040" w:author="Helena Voss" w:date="2026-09-28T18:22:05Z">
        <w:r>
          <w:rPr/>
          <w:delText xml:space="preserve">party</w:delText>
        </w:r>
      </w:del>
      <w:ins w:id="9041" w:author="Helena Voss" w:date="2026-09-28T18:22:05Z">
        <w:r>
          <w:rPr/>
          <w:t xml:space="preserve">reasonable</w:t>
        </w:r>
      </w:ins>
      <w:r>
        <w:rPr/>
        <w:t xml:space="preserve">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 xml:space="preserve">Nothing in this clause shall limit any </w:t>
      </w:r>
      <w:del w:id="9062" w:author="Helena Voss" w:date="2026-09-28T18:22:05Z">
        <w:r>
          <w:rPr/>
          <w:delText xml:space="preserve">other</w:delText>
        </w:r>
      </w:del>
      <w:ins w:id="9063" w:author="Helena Voss" w:date="2026-09-28T18:22:05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 xml:space="preserve">The Supplier shall retain all Customer Data for 30 days after termination before secure deletion.</w:t>
      </w:r>
      <w:ins w:id="9025" w:author="Helena Voss" w:date="2026-09-28T18:22:05Z">
        <w:r>
          <w:rPr/>
          <w:t xml:space="preserve"> This obligation survives termination.</w:t>
        </w:r>
      </w:ins>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del w:id="9049" w:author="Helena Voss" w:date="2026-09-28T18:22:17Z">
        <w:r>
          <w:rPr/>
          <w:delText xml:space="preserve">of</w:delText>
        </w:r>
      </w:del>
      <w:ins w:id="9050" w:author="Helena Voss" w:date="2026-09-28T18:22:17Z">
        <w:r>
          <w:rPr/>
          <w:t xml:space="preserve">reasonable</w:t>
        </w:r>
      </w:ins>
      <w:r>
        <w:rPr/>
        <w:t xml:space="preserve">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18:22:05Z">
        <w:r>
          <w:rPr/>
          <w:delText xml:space="preserve">from</w:delText>
        </w:r>
      </w:del>
      <w:ins w:id="9013" w:author="Helena Voss" w:date="2026-09-28T18:22:05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pPr>
        <w:pStyle w:val="Heading2"/>
        <w:pPrChange w:id="20022" w:author="Helena Voss" w:date="2026-09-28T18:22:17Z">
          <w:pPr/>
        </w:pPrChange>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0="urn:precentis:edit">
      <w:pPr>
        <w:rPr>
          <w:ins w:id="9191" w:author="Helena Voss" w:date="2026-09-28T18:22:05Z"/>
        </w:rPr>
      </w:pPr>
      <w:ins w:id="9190" w:author="Helena Voss" w:date="2026-09-28T18:22:05Z">
        <w:r>
          <w:rPr/>
          <w:t xml:space="preserve">340.A The Parties shall co-operate in good faith.</w:t>
        </w:r>
      </w:ins>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18:22:05Z">
        <w:r>
          <w:rPr/>
          <w:t xml:space="preserve"> This obligation survives termination.</w:t>
        </w:r>
      </w:ins>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 xml:space="preserve">The Customer shall pay each valid invoice within thirty (30) days of receipt.</w:t>
      </w:r>
      <w:ins w:id="9046" w:author="Helena Voss" w:date="2026-09-28T18:22:05Z">
        <w:r>
          <w:rPr/>
          <w:t xml:space="preserve"> This obligation survives termination.</w:t>
        </w:r>
      </w:ins>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w:t>
      </w:r>
      <w:r>
        <w:rPr>
          <w:b/>
          <w:rPrChange w:id="20027" w:author="Helena Voss" w:date="2026-09-28T18:22:17Z">
            <w:rPr/>
          </w:rPrChange>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18:22:05Z">
        <w:r>
          <w:rPr/>
          <w:delText xml:space="preserve">as</w:delText>
        </w:r>
      </w:del>
      <w:ins w:id="9018" w:author="Helena Voss" w:date="2026-09-28T18:22:05Z">
        <w:r>
          <w:rPr/>
          <w:t xml:space="preserve">reasonable</w:t>
        </w:r>
      </w:ins>
      <w:r>
        <w:rPr/>
        <w:t xml:space="preserve">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3="urn:precentis:edit">
      <w:pPr>
        <w:rPr>
          <w:ins w:id="9191" w:author="Helena Voss" w:date="2026-09-28T18:22:17Z"/>
        </w:rPr>
      </w:pPr>
      <w:ins w:id="9190" w:author="Helena Voss" w:date="2026-09-28T18:22:17Z">
        <w:r>
          <w:rPr/>
          <w:t xml:space="preserve">397.A The Parties shall co-operate in good faith.</w:t>
        </w:r>
      </w:ins>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pPr>
        <w:rPr>
          <w:del w:id="9155" w:author="Helena Voss" w:date="2026-09-28T18:22:05Z"/>
        </w:rPr>
      </w:pPr>
      <w:del w:id="9154" w:author="Helena Voss" w:date="2026-09-28T18:22:05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1="urn:precentis:edit">
      <w:pPr>
        <w:rPr>
          <w:ins w:id="9199" w:author="Helena Voss" w:date="2026-09-28T18:22:05Z"/>
        </w:rPr>
      </w:pPr>
      <w:ins w:id="9198" w:author="Helena Voss" w:date="2026-09-28T18:22:05Z">
        <w:r>
          <w:rPr/>
          <w:t xml:space="preserve">401.A The Parties shall co-operate in good faith.</w:t>
        </w:r>
      </w:ins>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del w:id="9087" w:author="Helena Voss" w:date="2026-09-28T18:22:17Z">
        <w:r>
          <w:rPr>
            <w:i/>
          </w:rPr>
          <w:delText xml:space="preserve">Practice</w:delText>
        </w:r>
        <w:r>
          <w:rPr/>
          <w:delText xml:space="preserve">.</w:delText>
        </w:r>
      </w:del>
      <w:ins w:id="9088" w:author="Helena Voss" w:date="2026-09-28T18:22:17Z">
        <w:r>
          <w:rPr>
            <w:i/>
          </w:rPr>
          <w:t xml:space="preserve">reasonable</w:t>
        </w:r>
      </w:ins>
      <w:r>
        <w:rPr/>
        <w:t xml:space="preserve">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w:t>
      </w:r>
      <w:del w:id="9111" w:author="Helena Voss" w:date="2026-09-28T18:22:17Z">
        <w:r>
          <w:rPr/>
          <w:delText xml:space="preserve">Supplier</w:delText>
        </w:r>
      </w:del>
      <w:ins w:id="9112" w:author="Helena Voss" w:date="2026-09-28T18:22:17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18:22:05Z">
        <w:r>
          <w:rPr/>
          <w:delText xml:space="preserve">with</w:delText>
        </w:r>
      </w:del>
      <w:ins w:id="9086" w:author="Helena Voss" w:date="2026-09-28T18:22:05Z">
        <w:r>
          <w:rPr/>
          <w:t xml:space="preserve">reasonable</w:t>
        </w:r>
      </w:ins>
      <w:r>
        <w:rPr/>
        <w:t xml:space="preserve">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18:22:05Z">
        <w:r>
          <w:rPr/>
          <w:delText xml:space="preserve">security</w:delText>
        </w:r>
      </w:del>
      <w:ins w:id="9024" w:author="Helena Voss" w:date="2026-09-28T18:22:05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 xml:space="preserve">Where the Supplier becomes aware of any matter which may affect the security (module 2), it shall notify the Customer promptly and in any ev</w:t>
      </w:r>
      <w:r>
        <w:rPr>
          <w:b/>
          <w:rPrChange w:id="20033" w:author="Helena Voss" w:date="2026-09-28T18:22:17Z">
            <w:rPr/>
          </w:rPrChange>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 xml:space="preserve">Either party may terminate this Agreement for convenience on not less </w:t>
      </w:r>
      <w:del w:id="9064" w:author="Helena Voss" w:date="2026-09-28T18:22:05Z">
        <w:r>
          <w:rPr/>
          <w:delText xml:space="preserve">than</w:delText>
        </w:r>
      </w:del>
      <w:ins w:id="9065" w:author="Helena Voss" w:date="2026-09-28T18:22:05Z">
        <w:r>
          <w:rPr/>
          <w:t xml:space="preserve">reasonable</w:t>
        </w:r>
      </w:ins>
      <w:r>
        <w:rPr/>
        <w:t xml:space="preserve">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18:22:05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xmlns:ns457="urn:precentis:edit">
      <w:pPr>
        <w:pStyle w:val="Heading1"/>
      </w:pPr>
      <w:r>
        <w:rPr/>
        <w:t>40. Warranties (Module 2)</w:t>
      </w:r>
    </w:p>
    <w:p xmlns:ns458="urn:precentis:edit">
      <w:r>
        <w:rPr>
          <w:b/>
        </w:rPr>
        <w:t xml:space="preserve">40.1 </w:t>
      </w:r>
      <w:r>
        <w:rPr/>
        <w:t xml:space="preserve">Subject to Clause 9, the Supplier shall provide the deliverables described in this clause to the Customer.</w:t>
      </w:r>
      <w:ins w:id="9076" w:author="Helena Voss" w:date="2026-09-28T18:22:17Z">
        <w:r>
          <w:rPr/>
          <w:t xml:space="preserve"> This obligation survives termination.</w:t>
        </w:r>
      </w:ins>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18:22:05Z">
        <w:r>
          <w:rPr/>
          <w:t xml:space="preserve"> This obligation survives termination.</w:t>
        </w:r>
      </w:ins>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2="urn:precentis:edit">
      <w:pPr>
        <w:rPr>
          <w:ins w:id="9193" w:author="Helena Voss" w:date="2026-09-28T18:22:05Z"/>
        </w:rPr>
      </w:pPr>
      <w:ins w:id="9192" w:author="Helena Voss" w:date="2026-09-28T18:22:05Z">
        <w:r>
          <w:rPr/>
          <w:t xml:space="preserve">472.A The Parties shall co-operate in good faith.</w:t>
        </w:r>
      </w:ins>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477="urn:precentis:edit">
      <w:r>
        <w:rPr>
          <w:b/>
        </w:rPr>
        <w:t xml:space="preserve">41.10 </w:t>
      </w:r>
      <w:r>
        <w:rPr/>
        <w:t xml:space="preserve">Clause 29.1 applies to </w:t>
      </w:r>
      <w:del w:id="9029" w:author="Helena Voss" w:date="2026-09-28T18:22:05Z">
        <w:r>
          <w:rPr/>
          <w:delText xml:space="preserve">any</w:delText>
        </w:r>
      </w:del>
      <w:ins w:id="9030" w:author="Helena Voss" w:date="2026-09-28T18:22:05Z">
        <w:r>
          <w:rPr/>
          <w:t xml:space="preserve">reasonable</w:t>
        </w:r>
      </w:ins>
      <w:r>
        <w:rPr/>
        <w:t xml:space="preserve">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18:22:05Z">
        <w:r>
          <w:rPr/>
          <w:delText xml:space="preserve">Agreement</w:delText>
        </w:r>
      </w:del>
      <w:ins w:id="9002" w:author="Helena Voss" w:date="2026-09-28T18:22:05Z">
        <w:r>
          <w:rPr/>
          <w:t xml:space="preserve">reasonable</w:t>
        </w:r>
      </w:ins>
      <w:r>
        <w:rPr/>
        <w:t xml:space="preserve">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The Supplier shall provide the exit plan within thirty (30) days of the Effective Date.</w:t>
      </w:r>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del w:id="9074" w:author="Helena Voss" w:date="2026-09-28T18:22:17Z">
        <w:r>
          <w:rPr/>
          <w:delText xml:space="preserve">in</w:delText>
        </w:r>
      </w:del>
      <w:ins w:id="9075" w:author="Helena Voss" w:date="2026-09-28T18:22:17Z">
        <w:r>
          <w:rPr/>
          <w:t xml:space="preserve">reasonable</w:t>
        </w:r>
      </w:ins>
      <w:r>
        <w:rPr/>
        <w:t xml:space="preserve">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 xml:space="preserve">The Customer may, acting reasonably, request such information from the Supplier as it requires to verify compliance with this clause. Where the Supplier becomes aware of any matter which</w:t>
      </w:r>
      <w:r>
        <w:rPr>
          <w:b/>
          <w:rPrChange w:id="20037" w:author="Helena Voss" w:date="2026-09-28T18:22:17Z">
            <w:rPr/>
          </w:rPrChange>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4="urn:precentis:edit">
      <w:pPr>
        <w:rPr>
          <w:ins w:id="9199" w:author="Helena Voss" w:date="2026-09-28T18:22:17Z"/>
        </w:rPr>
      </w:pPr>
      <w:ins w:id="9198" w:author="Helena Voss" w:date="2026-09-28T18:22:17Z">
        <w:r>
          <w:rPr/>
          <w:t xml:space="preserve">520.A The Parties shall co-operate in good faith.</w:t>
        </w:r>
      </w:ins>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 xml:space="preserve">Any approval given by the Customer under this clause shall not relieve the Supplier of any of its obligations under this Agreement. The parties shall meet at least quarterly to review</w:t>
      </w:r>
      <w:r>
        <w:rPr>
          <w:b/>
          <w:rPrChange w:id="20011" w:author="Helena Voss" w:date="2026-09-28T18:22:17Z">
            <w:rPr/>
          </w:rPrChange>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pPr>
        <w:rPr>
          <w:del w:id="9169" w:author="Helena Voss" w:date="2026-09-28T18:22:17Z"/>
        </w:rPr>
      </w:pPr>
      <w:del w:id="9168" w:author="Helena Voss" w:date="2026-09-28T18:22:17Z">
        <w:r>
          <w:rPr>
            <w:b/>
          </w:rPr>
          <w:delText xml:space="preserve">47.5 </w:delText>
        </w:r>
        <w:r>
          <w:rPr/>
          <w:delTex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 xml:space="preserve">Clause 19.3 applies to any </w:t>
      </w:r>
      <w:del w:id="9082" w:author="Helena Voss" w:date="2026-09-28T18:22:05Z">
        <w:r>
          <w:rPr/>
          <w:delText xml:space="preserve">dispute</w:delText>
        </w:r>
      </w:del>
      <w:ins w:id="9083" w:author="Helena Voss" w:date="2026-09-28T18:22:05Z">
        <w:r>
          <w:rPr/>
          <w:t xml:space="preserve">reasonable</w:t>
        </w:r>
      </w:ins>
      <w:r>
        <w:rPr/>
        <w:t xml:space="preserv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4="urn:precentis:edit">
      <w:pPr>
        <w:rPr>
          <w:ins w:id="9215" w:author="Helena Voss" w:date="2026-09-28T18:22:05Z"/>
        </w:rPr>
      </w:pPr>
      <w:ins w:id="9214" w:author="Helena Voss" w:date="2026-09-28T18:22:05Z">
        <w:r>
          <w:rPr/>
          <w:t xml:space="preserve">564.A The Parties shall co-operate in good faith.</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del w:id="9085" w:author="Helena Voss" w:date="2026-09-28T18:22:17Z">
        <w:r>
          <w:rPr/>
          <w:delText xml:space="preserve">Customer</w:delText>
        </w:r>
      </w:del>
      <w:ins w:id="9086" w:author="Helena Voss" w:date="2026-09-28T18:22:17Z">
        <w:r>
          <w:rPr/>
          <w:t xml:space="preserve">reasonable</w:t>
        </w:r>
      </w:ins>
      <w:r>
        <w:rPr/>
        <w:t xml:space="preserve">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18:22:05Z">
        <w:r>
          <w:rPr/>
          <w:t xml:space="preserve"> This obligation survives termination.</w:t>
        </w:r>
      </w:ins>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 xml:space="preserve">The parties shall meet at least quarterly to review performance in relation to the personnel (module 3) and agree any improvements </w:t>
      </w:r>
      <w:del w:id="9054" w:author="Helena Voss" w:date="2026-09-28T18:22:05Z">
        <w:r>
          <w:rPr/>
          <w:delText xml:space="preserve">required.</w:delText>
        </w:r>
      </w:del>
      <w:ins w:id="9055" w:author="Helena Voss" w:date="2026-09-28T18:22:05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del w:id="9083" w:author="Helena Voss" w:date="2026-09-28T18:22:17Z">
        <w:r>
          <w:rPr/>
          <w:delText xml:space="preserve">them</w:delText>
        </w:r>
      </w:del>
      <w:ins w:id="9084" w:author="Helena Voss" w:date="2026-09-28T18:22:17Z">
        <w:r>
          <w:rPr/>
          <w:t xml:space="preserve">reasonable</w:t>
        </w:r>
      </w:ins>
      <w:r>
        <w:rPr/>
        <w:t xml:space="preserve">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r>
        <w:rPr>
          <w:b/>
        </w:rPr>
        <w:t xml:space="preserve">55.2 </w:t>
      </w:r>
      <w:r>
        <w:rPr/>
        <w:t>The Customer shall settle the Milestone Payment within 30 days of the Acceptance Certificate.</w:t>
      </w:r>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2="urn:precentis:edit">
      <w:pPr>
        <w:rPr>
          <w:ins w:id="9209" w:author="Helena Voss" w:date="2026-09-28T18:22:17Z"/>
        </w:rPr>
      </w:pPr>
      <w:ins w:id="9208" w:author="Helena Voss" w:date="2026-09-28T18:22:17Z">
        <w:r>
          <w:rPr/>
          <w:t xml:space="preserve">649.A The Parties shall co-operate in good faith.</w:t>
        </w:r>
      </w:ins>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7" w:author="Helena Voss" w:date="2026-09-28T18:22:17Z">
        <w:r>
          <w:rPr/>
          <w:t xml:space="preserve"> This obligation survives termination.</w:t>
        </w:r>
      </w:ins>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Subject to Clause 9.2, the Supplier shall provide the deliverables described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ins w:id="9003" w:author="Helena Voss" w:date="2026-09-28T18:22:17Z">
        <w:r>
          <w:rPr/>
          <w:t xml:space="preserve"> This obligation survives termination.</w:t>
        </w:r>
      </w:ins>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 xml:space="preserve">The Supplier shall retain all Customer Data for 30 days after termination before secure deletion.</w:t>
      </w:r>
      <w:ins w:id="9025" w:author="Helena Voss" w:date="2026-09-28T18:22:17Z">
        <w:r>
          <w:rPr/>
          <w:t xml:space="preserve"> This obligation survives termination.</w:t>
        </w:r>
      </w:ins>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18:22:05Z">
        <w:r>
          <w:rPr/>
          <w:t xml:space="preserve"> This obligation survives termination.</w:t>
        </w:r>
      </w:ins>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pPr>
        <w:pStyle w:val="Heading2"/>
        <w:pPrChange w:id="20036" w:author="Helena Voss" w:date="2026-09-28T18:22:17Z">
          <w:pPr/>
        </w:pPrChange>
      </w:pPr>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w:t>
      </w:r>
      <w:del w:id="9026" w:author="Helena Voss" w:date="2026-09-28T18:22:05Z">
        <w:r>
          <w:rPr/>
          <w:delText xml:space="preserve">improvements</w:delText>
        </w:r>
      </w:del>
      <w:ins w:id="9027" w:author="Helena Voss" w:date="2026-09-28T18:22:05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 xml:space="preserve">The Supplier shall </w:t>
      </w:r>
      <w:del w:id="9112" w:author="Helena Voss" w:date="2026-09-28T18:22:05Z">
        <w:r>
          <w:rPr/>
          <w:delText xml:space="preserve">maintain</w:delText>
        </w:r>
      </w:del>
      <w:ins w:id="9113" w:author="Helena Voss" w:date="2026-09-28T18:22:05Z">
        <w:r>
          <w:rPr/>
          <w:t xml:space="preserve">reasonable</w:t>
        </w:r>
      </w:ins>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18:22:05Z">
        <w:r>
          <w:rPr/>
          <w:t xml:space="preserve"> This obligation survives termination.</w:t>
        </w:r>
      </w:ins>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 xml:space="preserve">The parties shall meet at least quarterly to review performance in relation to the limitation of liability (module 3) and agree any improvements required. Where </w:t>
      </w:r>
      <w:del w:id="9140" w:author="Helena Voss" w:date="2026-09-28T18:22:17Z">
        <w:r>
          <w:rPr/>
          <w:delText xml:space="preserve">the</w:delText>
        </w:r>
      </w:del>
      <w:ins w:id="9141" w:author="Helena Voss" w:date="2026-09-28T18:22:17Z">
        <w:r>
          <w:rPr/>
          <w:t xml:space="preserve">reasonable</w:t>
        </w:r>
      </w:ins>
      <w:r>
        <w:rPr/>
        <w:t xml:space="preserv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 xml:space="preserve">Where the Supplier becomes aware of any matter which may affect the insurance (module 3), it shall notify the Customer promptly and in any event within </w:t>
      </w:r>
      <w:del w:id="9129" w:author="Helena Voss" w:date="2026-09-28T18:22:05Z">
        <w:r>
          <w:rPr/>
          <w:delText xml:space="preserve">five</w:delText>
        </w:r>
      </w:del>
      <w:ins w:id="9130" w:author="Helena Voss" w:date="2026-09-28T18:22:05Z">
        <w:r>
          <w:rPr/>
          <w:t xml:space="preserve">reasonable</w:t>
        </w:r>
      </w:ins>
      <w:r>
        <w:rPr/>
        <w:t xml:space="preser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ins w:id="9046" w:author="Helena Voss" w:date="2026-09-28T18:22:17Z">
        <w:r>
          <w:rPr/>
          <w:t xml:space="preserve"> This obligation survives termination.</w:t>
        </w:r>
      </w:ins>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 xml:space="preserve">Each party shall bear its own costs in connection with the matters described in this clause, save as otherwise expressly provided. Each party shall bear its own costs in </w:t>
      </w:r>
      <w:del w:id="9062" w:author="Helena Voss" w:date="2026-09-28T18:22:17Z">
        <w:r>
          <w:rPr/>
          <w:delText xml:space="preserve">connection</w:delText>
        </w:r>
      </w:del>
      <w:ins w:id="9063" w:author="Helena Voss" w:date="2026-09-28T18:22:17Z">
        <w:r>
          <w:rPr/>
          <w:t xml:space="preserve">reasonable</w:t>
        </w:r>
      </w:ins>
      <w:r>
        <w:rPr/>
        <w:t xml:space="preserve">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 xml:space="preserve">The parties shall meet at least quarterly to review performance in relation to the force majeure (module </w:t>
      </w:r>
      <w:del w:id="9059" w:author="Helena Voss" w:date="2026-09-28T18:22:17Z">
        <w:r>
          <w:rPr/>
          <w:delText xml:space="preserve">3)</w:delText>
        </w:r>
      </w:del>
      <w:ins w:id="9060" w:author="Helena Voss" w:date="2026-09-28T18:22:17Z">
        <w:r>
          <w:rPr/>
          <w:t xml:space="preserve">reasonable</w:t>
        </w:r>
      </w:ins>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 xml:space="preserve">The Customer may, acting reasonably, request such information from the Supplier as it requires to verify compliance with this clause. The Supplier shall maintain complete and</w:t>
      </w:r>
      <w:r>
        <w:rPr>
          <w:b/>
          <w:rPrChange w:id="20022" w:author="Helena Voss" w:date="2026-09-28T18:22:05Z">
            <w:rPr/>
          </w:rPrChange>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799="urn:precentis:edit">
      <w:pPr>
        <w:rPr>
          <w:ins w:id="9197" w:author="Helena Voss" w:date="2026-09-28T18:22:05Z"/>
        </w:rPr>
      </w:pPr>
      <w:ins w:id="9196" w:author="Helena Voss" w:date="2026-09-28T18:22:05Z">
        <w:r>
          <w:rPr/>
          <w:t xml:space="preserve">799.A The Parties shall co-operate in good faith.</w:t>
        </w:r>
      </w:ins>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pPr>
        <w:rPr>
          <w:del w:id="9149" w:author="Helena Voss" w:date="2026-09-28T18:22:17Z"/>
        </w:rPr>
      </w:pPr>
      <w:del w:id="9148" w:author="Helena Voss" w:date="2026-09-28T18:22:17Z">
        <w:r>
          <w:rPr>
            <w:b/>
          </w:rPr>
          <w:delText xml:space="preserve">70.6 </w:delText>
        </w:r>
        <w:r>
          <w:rPr/>
          <w:delText>The Supplier shall maintain complete and accurate records relating to the assignment (module 3) and shall make them available to the Customer on request. Nothing in this clause shall limit any other right or remedy of the Customer under this Agreement or at law.</w:delText>
        </w:r>
      </w:del>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pPr>
        <w:rPr>
          <w:del w:id="9149" w:author="Helena Voss" w:date="2026-09-28T18:22:05Z"/>
        </w:rPr>
      </w:pPr>
      <w:del w:id="9148" w:author="Helena Voss" w:date="2026-09-28T18:22:05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 xml:space="preserve">Each party shall bear its own costs in connection with the matters described in this clause, save as otherwise expressly provided. The</w:t>
      </w:r>
      <w:r>
        <w:rPr>
          <w:b/>
          <w:rPrChange w:id="20004" w:author="Helena Voss" w:date="2026-09-28T18:22:05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pPr>
        <w:pStyle w:val="Heading2"/>
        <w:pPrChange w:id="20011" w:author="Helena Voss" w:date="2026-09-28T18:22:05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18:22:05Z">
        <w:r>
          <w:rPr/>
          <w:t xml:space="preserve"> This obligation survives termination.</w:t>
        </w:r>
      </w:ins>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pPr>
        <w:pStyle w:val="Heading2"/>
        <w:pPrChange w:id="20004" w:author="Helena Voss" w:date="2026-09-28T18:22:17Z">
          <w:pPr/>
        </w:pPrChange>
      </w:pPr>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pPr>
        <w:pStyle w:val="Heading2"/>
        <w:pPrChange w:id="20009" w:author="Helena Voss" w:date="2026-09-28T18:22:05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pPr>
        <w:pStyle w:val="Heading2"/>
        <w:pPrChange w:id="20024" w:author="Helena Voss" w:date="2026-09-28T18:22:17Z">
          <w:pPr/>
        </w:pPrChange>
      </w:pPr>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xmlns:ns874="urn:precentis:edit">
      <w:pPr>
        <w:pStyle w:val="Heading1"/>
      </w:pPr>
      <w:r>
        <w:rPr/>
        <w:t>77. Customer Obligations (Module 4)</w:t>
      </w:r>
    </w:p>
    <w:p xmlns:ns875="urn:precentis:edit">
      <w:r>
        <w:rPr>
          <w:b/>
        </w:rPr>
        <w:t xml:space="preserve">77.1 </w:t>
      </w:r>
      <w:r>
        <w:rPr/>
        <w:t xml:space="preserve">The Supplier shall remedy any </w:t>
      </w:r>
      <w:r>
        <w:rPr>
          <w:b/>
          <w:rPrChange w:id="20001" w:author="Helena Voss" w:date="2026-09-28T18:22:17Z">
            <w:rPr/>
          </w:rPrChange>
        </w:rPr>
        <w:t xml:space="preserve">material bre</w:t>
      </w:r>
      <w:r>
        <w:rPr/>
        <w:t xml:space="preserve">ach within 30 days of written notice requiring it to do so.</w:t>
      </w:r>
    </w:p>
    <w:p xmlns:ns876="urn:precentis:edit">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18:22:05Z">
        <w:r>
          <w:rPr/>
          <w:delText xml:space="preserve">performance</w:delText>
        </w:r>
      </w:del>
      <w:ins w:id="9090" w:author="Helena Voss" w:date="2026-09-28T18:22:05Z">
        <w:r>
          <w:rPr/>
          <w:t xml:space="preserve">reasonable</w:t>
        </w:r>
      </w:ins>
      <w:r>
        <w:rPr/>
        <w:t xml:space="preserve"> in relation to the customer obligations (module 4) and agree any improvements required.</w:t>
      </w:r>
    </w:p>
    <w:p xmlns:ns879="urn:precentis:edit">
      <w:pPr>
        <w:pStyle w:val="Heading2"/>
        <w:pPrChange w:id="20028" w:author="Helena Voss" w:date="2026-09-28T18:22:17Z">
          <w:pPr/>
        </w:pPrChange>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w:t>
      </w:r>
      <w:del w:id="9136" w:author="Helena Voss" w:date="2026-09-28T18:22:17Z">
        <w:r>
          <w:rPr/>
          <w:delText xml:space="preserve">The</w:delText>
        </w:r>
      </w:del>
      <w:ins w:id="9137" w:author="Helena Voss" w:date="2026-09-28T18:22:17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Clause 29.1 applies to any dispute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08="urn:precentis:edit">
      <w:pPr>
        <w:pStyle w:val="Heading2"/>
        <w:pPrChange w:id="20015" w:author="Helena Voss" w:date="2026-09-28T18:22:05Z">
          <w:pPr/>
        </w:pPrChange>
      </w:pPr>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 xml:space="preserve">Subject to Clause 9, the Supplier shall provide the deliverables described in this clause to the Customer.</w:t>
      </w:r>
      <w:ins w:id="9066" w:author="Helena Voss" w:date="2026-09-28T18:22:17Z">
        <w:r>
          <w:rPr/>
          <w:t xml:space="preserve"> This obligation survives termination.</w:t>
        </w:r>
      </w:ins>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r>
        <w:rPr>
          <w:b/>
        </w:rPr>
        <w:t xml:space="preserve">81.5 </w:t>
      </w:r>
      <w:r>
        <w:rPr/>
        <w:t>Clause 19 applies to any dispute arising under this clause.</w:t>
      </w:r>
    </w:p>
    <w:p xmlns:ns928="urn:precentis:edit">
      <w:r>
        <w:rPr>
          <w:b/>
        </w:rPr>
        <w:t xml:space="preserve">81.6 </w:t>
      </w:r>
      <w:r>
        <w:rPr/>
        <w:t xml:space="preserve">The Supplier shall maintain complete and accurate records relating to the term (module 4) </w:t>
      </w:r>
      <w:r>
        <w:rPr>
          <w:b/>
          <w:rPrChange w:id="20003" w:author="Helena Voss" w:date="2026-09-28T18:22:17Z">
            <w:rPr/>
          </w:rPrChange>
        </w:rPr>
        <w:t xml:space="preserve">and shall ma</w:t>
      </w:r>
      <w:r>
        <w:rPr/>
        <w:t xml:space="preserve">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del w:id="9042" w:author="Helena Voss" w:date="2026-09-28T18:22:17Z">
        <w:r>
          <w:rPr/>
          <w:delText xml:space="preserve">and</w:delText>
        </w:r>
      </w:del>
      <w:ins w:id="9043" w:author="Helena Voss" w:date="2026-09-28T18:22:17Z">
        <w:r>
          <w:rPr/>
          <w:t xml:space="preserve">reasonable</w:t>
        </w:r>
      </w:ins>
      <w:r>
        <w:rPr/>
        <w:t xml:space="preserve">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pPr>
        <w:rPr>
          <w:del w:id="9161" w:author="Helena Voss" w:date="2026-09-28T18:22:05Z"/>
        </w:rPr>
      </w:pPr>
      <w:del w:id="9160" w:author="Helena Voss" w:date="2026-09-28T18:22:05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7="urn:precentis:edit">
      <w:pPr>
        <w:rPr>
          <w:ins w:id="9195" w:author="Helena Voss" w:date="2026-09-28T18:22:05Z"/>
        </w:rPr>
      </w:pPr>
      <w:ins w:id="9194" w:author="Helena Voss" w:date="2026-09-28T18:22:05Z">
        <w:r>
          <w:rPr/>
          <w:t xml:space="preserve">947.A The Parties shall co-operate in good faith.</w:t>
        </w:r>
      </w:ins>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49="urn:precentis:edit">
      <w:pPr>
        <w:rPr>
          <w:ins w:id="9203" w:author="Helena Voss" w:date="2026-09-28T18:22:17Z"/>
        </w:rPr>
      </w:pPr>
      <w:ins w:id="9202" w:author="Helena Voss" w:date="2026-09-28T18:22:17Z">
        <w:r>
          <w:rPr/>
          <w:t xml:space="preserve">958.A The Parties shall co-operate in good faith.</w:t>
        </w:r>
      </w:ins>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85. Data Protection (Module 4)</w:t>
      </w:r>
    </w:p>
    <w:p xmlns:ns969="urn:precentis:edit">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xmlns:ns970="urn:precentis:edit">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xmlns:ns971="urn:precentis:edit">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xmlns:ns972="urn:precentis:edit">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973="urn:precentis:edit">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xmlns:ns974="urn:precentis:edit">
      <w:r>
        <w:rPr>
          <w:b/>
        </w:rPr>
        <w:t xml:space="preserve">85.6 </w:t>
      </w:r>
      <w:r>
        <w:rPr/>
        <w:t>The Supplier shall retain all Customer Data for 30 days after termination before secure deletion.</w:t>
      </w:r>
    </w:p>
    <w:p xmlns:ns975="urn:precentis:edit">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xmlns:ns976="urn:precentis:edit">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977="urn:precentis:edit">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78="urn:precentis:edit">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xmlns:ns979="urn:precentis:edit">
      <w:r>
        <w:rPr>
          <w:b/>
        </w:rPr>
        <w:t xml:space="preserve">85.11 </w:t>
      </w:r>
      <w:r>
        <w:rPr/>
        <w:t>Subject to Clause 9.4, the Supplier shall provide the deliverables described in this clause to the Customer.</w:t>
      </w:r>
    </w:p>
    <w:p xmlns:ns980="urn:precentis:edit">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xmlns:ns981="urn:precentis:edit">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982="urn:precentis:edit">
      <w:pPr>
        <w:pStyle w:val="Heading1"/>
      </w:pPr>
      <w:r>
        <w:rPr/>
        <w:t>86. Security (Module 4)</w:t>
      </w:r>
    </w:p>
    <w:p xmlns:ns983="urn:precentis:edit">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xmlns:ns984="urn:precentis:edit">
      <w:r>
        <w:rPr>
          <w:b/>
        </w:rPr>
        <w:t xml:space="preserve">86.2 </w:t>
      </w:r>
      <w:r>
        <w:rPr/>
        <w:t>The Supplier shall retain all Customer Data for 30 days after termination before secure deletion.</w:t>
      </w:r>
    </w:p>
    <w:p xmlns:ns985="urn:precentis:edit">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xmlns:ns986="urn:precentis:edit">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xmlns:ns987="urn:precentis:edit">
      <w:pPr>
        <w:pStyle w:val="Heading2"/>
        <w:pPrChange w:id="20014" w:author="Helena Voss" w:date="2026-09-28T18:22:17Z">
          <w:pPr/>
        </w:pPrChange>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988="urn:precentis:edit">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xmlns:ns989="urn:precentis:edit">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xmlns:ns990="urn:precentis:edit">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xmlns:ns991="urn:precentis:edit">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xmlns:ns992="urn:precentis:edit">
      <w:r>
        <w:rPr>
          <w:b/>
        </w:rPr>
        <w:t xml:space="preserve">86.10 </w:t>
      </w:r>
      <w:r>
        <w:rPr/>
        <w:t>Either party may terminate this Agreement for convenience on not less than thirty (30) days' written notice.</w:t>
      </w:r>
    </w:p>
    <w:p xmlns:ns993="urn:precentis:edit">
      <w:pPr>
        <w:pStyle w:val="Heading1"/>
      </w:pPr>
      <w:r>
        <w:rPr/>
        <w:t>87. Audit (Module 4)</w:t>
      </w:r>
    </w:p>
    <w:p xmlns:ns994="urn:precentis:edit">
      <w:r>
        <w:rPr>
          <w:b/>
        </w:rPr>
        <w:t xml:space="preserve">87.1 </w:t>
      </w:r>
      <w:r>
        <w:rPr/>
        <w:t>Clause 19.3 applies to any dispute arising under this clause.</w:t>
      </w:r>
    </w:p>
    <w:p xmlns:ns995="urn:precentis:edit">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xmlns:ns996="urn:precentis:edit">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xmlns:ns997="urn:precentis:edit">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xmlns:ns998="urn:precentis:edit">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999="urn:precentis:edit">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xmlns:ns1000="urn:precentis:edit">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01="urn:precentis:edit">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02="urn:precentis:edit">
      <w:r>
        <w:rPr>
          <w:b/>
        </w:rPr>
        <w:t xml:space="preserve">87.9 </w:t>
      </w:r>
      <w:r>
        <w:rPr/>
        <w:t>Subject to Clause 9.4, the Supplier shall provide the deliverables described in this clause to the Customer.</w:t>
      </w:r>
    </w:p>
    <w:p xmlns:ns1003="urn:precentis:edit">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xmlns:ns1004="urn:precentis:edit">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xmlns:ns1005="urn:precentis:edit">
      <w:pPr>
        <w:pStyle w:val="Heading1"/>
      </w:pPr>
      <w:r>
        <w:rPr/>
        <w:t>88. Warranties (Module 4)</w:t>
      </w:r>
    </w:p>
    <w:p xmlns:ns1006="urn:precentis:edit">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xmlns:ns1007="urn:precentis:edit">
      <w:r>
        <w:rPr>
          <w:b/>
        </w:rPr>
        <w:t xml:space="preserve">88.2 </w:t>
      </w:r>
      <w:r>
        <w:rPr/>
        <w:t>Subject to Clause 9, the Supplier shall provide the deliverables described in this clause to the Customer.</w:t>
      </w:r>
    </w:p>
    <w:p xmlns:ns1008="urn:precentis:edit">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xmlns:ns1009="urn:precentis:edit">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0="urn:precentis:edit">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11="urn:precentis:edit">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012="urn:precentis:edit">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xmlns:ns1013="urn:precentis:edit">
      <w:r>
        <w:rPr>
          <w:b/>
        </w:rPr>
        <w:t xml:space="preserve">88.8 </w:t>
      </w:r>
      <w:r>
        <w:rPr/>
        <w:t>Subject to Clause 9, the Supplier shall provide the deliverables described in this clause to the Customer.</w:t>
      </w:r>
    </w:p>
    <w:p xmlns:ns1014="urn:precentis:edit">
      <w:pPr>
        <w:pStyle w:val="Heading1"/>
      </w:pPr>
      <w:r>
        <w:rPr/>
        <w:t>89. Indemnities (Module 4)</w:t>
      </w:r>
    </w:p>
    <w:p xmlns:ns1015="urn:precentis:edit">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xmlns:ns1016="urn:precentis:edit">
      <w:r>
        <w:rPr>
          <w:b/>
        </w:rPr>
        <w:t xml:space="preserve">89.2 </w:t>
      </w:r>
      <w:r>
        <w:rPr/>
        <w:t>Clause 19 applies to any dispute arising under this clause.</w:t>
      </w:r>
    </w:p>
    <w:p xmlns:ns1017="urn:precentis:edit">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018="urn:precentis:edit">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9="urn:precentis:edit">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020="urn:precentis:edit">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xmlns:ns1021="urn:precentis:edit">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xmlns:ns1022="urn:precentis:edit">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xmlns:ns1023="urn:precentis:edit">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024="urn:precentis:edit">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025="urn:precentis:edit">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25="urn:precentis:edit">
      <w:pPr>
        <w:rPr>
          <w:ins w:id="9201" w:author="Helena Voss" w:date="2026-09-28T18:22:05Z"/>
        </w:rPr>
      </w:pPr>
      <w:ins w:id="9200" w:author="Helena Voss" w:date="2026-09-28T18:22:05Z">
        <w:r>
          <w:rPr/>
          <w:t xml:space="preserve">1025.A The Parties shall co-operate in good faith.</w:t>
        </w:r>
      </w:ins>
    </w:p>
    <w:p xmlns:ns1026="urn:precentis:edit">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027="urn:precentis:edit">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028="urn:precentis:edit">
      <w:pPr>
        <w:pStyle w:val="Heading1"/>
      </w:pPr>
      <w:r>
        <w:rPr/>
        <w:t>90. Limitation of Liability (Module 4)</w:t>
      </w:r>
    </w:p>
    <w:p xmlns:ns1029="urn:precentis:edit">
      <w:r>
        <w:rPr>
          <w:b/>
        </w:rPr>
        <w:t xml:space="preserve">90.1 </w:t>
      </w:r>
      <w:r>
        <w:rPr/>
        <w:t>Clause 29.1 applies to any dispute arising under this clause.</w:t>
      </w:r>
    </w:p>
    <w:p xmlns:ns1030="urn:precentis:edit">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xmlns:ns1031="urn:precentis:edit">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32="urn:precentis:edit">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xmlns:ns1033="urn:precentis:edit">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xmlns:ns1034="urn:precentis:edit">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035="urn:precentis:edit">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xmlns:ns1036="urn:precentis:edit">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37="urn:precentis:edit">
      <w:pPr>
        <w:pStyle w:val="Heading2"/>
        <w:pPrChange w:id="20013" w:author="Helena Voss" w:date="2026-09-28T18:22:05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xmlns:ns1038="urn:precentis:edit">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xmlns:ns1039="urn:precentis:edit">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40="urn:precentis:edit">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1041="urn:precentis:edit">
      <w:pPr>
        <w:pStyle w:val="Heading1"/>
      </w:pPr>
      <w:r>
        <w:rPr/>
        <w:t>91. Insurance (Module 4)</w:t>
      </w:r>
    </w:p>
    <w:p xmlns:ns1042="urn:precentis:edit">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043="urn:precentis:edit">
      <w:r>
        <w:rPr>
          <w:b/>
        </w:rPr>
        <w:t xml:space="preserve">91.2 </w:t>
      </w:r>
      <w:r>
        <w:rPr/>
        <w:t xml:space="preserve">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del w:id="9115" w:author="Helena Voss" w:date="2026-09-28T18:22:17Z">
        <w:r>
          <w:rPr/>
          <w:delText xml:space="preserve">under</w:delText>
        </w:r>
      </w:del>
      <w:ins w:id="9116" w:author="Helena Voss" w:date="2026-09-28T18:22:17Z">
        <w:r>
          <w:rPr/>
          <w:t xml:space="preserve">reasonable</w:t>
        </w:r>
      </w:ins>
      <w:r>
        <w:rPr/>
        <w:t xml:space="preserve"> this clause shall not relieve the Supplier of any of its obligations under this Agreement.</w:t>
      </w:r>
    </w:p>
    <w:p xmlns:ns1044="urn:precentis:edit">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045="urn:precentis:edit">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xmlns:ns1046="urn:precentis:edit">
      <w:r>
        <w:rPr>
          <w:b/>
        </w:rPr>
        <w:t xml:space="preserve">91.5 </w:t>
      </w:r>
      <w:r>
        <w:rPr/>
        <w:t>The Supplier shall provide the exit plan within thirty (30) days of the Effective Date.</w:t>
      </w:r>
    </w:p>
    <w:p xmlns:ns1047="urn:precentis:edit">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xmlns:ns1048="urn:precentis:edit">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xmlns:ns1049="urn:precentis:edit">
      <w:r>
        <w:rPr>
          <w:b/>
        </w:rPr>
        <w:t xml:space="preserve">91.8 </w:t>
      </w:r>
      <w:r>
        <w:rPr/>
        <w:t>Subject to Clause 9.4, the Supplier shall provide the deliverables described in this clause to the Customer.</w:t>
      </w:r>
    </w:p>
    <w:p xmlns:ns1050="urn:precentis:edit">
      <w:pPr>
        <w:pStyle w:val="Heading1"/>
      </w:pPr>
      <w:r>
        <w:rPr/>
        <w:t>92. Force Majeure (Module 4)</w:t>
      </w:r>
    </w:p>
    <w:p xmlns:ns1051="urn:precentis:edit">
      <w:r>
        <w:rPr>
          <w:b/>
        </w:rPr>
        <w:t xml:space="preserve">92.1 </w:t>
      </w:r>
      <w:r>
        <w:rPr/>
        <w:t>Clause 19 applies to any dispute arising under this clause.</w:t>
      </w:r>
    </w:p>
    <w:p xmlns:ns1052="urn:precentis:edit">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053="urn:precentis:edit">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4="urn:precentis:edit">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xmlns:ns1055="urn:precentis:edit">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056="urn:precentis:edit">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7="urn:precentis:edit">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xmlns:ns1058="urn:precentis:edit">
      <w:r>
        <w:rPr>
          <w:b/>
        </w:rPr>
        <w:t xml:space="preserve">92.8 </w:t>
      </w:r>
      <w:r>
        <w:rPr/>
        <w:t xml:space="preserve">The Supplier shall retain all Customer Data </w:t>
      </w:r>
      <w:del w:id="9034" w:author="Helena Voss" w:date="2026-09-28T18:22:17Z">
        <w:r>
          <w:rPr/>
          <w:delText xml:space="preserve">for</w:delText>
        </w:r>
      </w:del>
      <w:ins w:id="9035" w:author="Helena Voss" w:date="2026-09-28T18:22:17Z">
        <w:r>
          <w:rPr/>
          <w:t xml:space="preserve">reasonable</w:t>
        </w:r>
      </w:ins>
      <w:r>
        <w:rPr/>
        <w:t xml:space="preserve"> 30 days after termination before secure deletion.</w:t>
      </w:r>
    </w:p>
    <w:p xmlns:ns1059="urn:precentis:edit">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xmlns:ns1060="urn:precentis:edit">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18:22:05Z">
        <w:r>
          <w:rPr/>
          <w:t xml:space="preserve"> This obligation survives termination.</w:t>
        </w:r>
      </w:ins>
    </w:p>
    <w:p xmlns:ns1061="urn:precentis:edit">
      <w:r>
        <w:rPr>
          <w:b/>
        </w:rPr>
        <w:t xml:space="preserve">92.11 </w:t>
      </w:r>
      <w:r>
        <w:rPr/>
        <w:t>Subject to Clause 9.4, the Supplier shall provide the deliverables described in this clause to the Customer.</w:t>
      </w:r>
    </w:p>
    <w:p xmlns:ns1062="urn:precentis:edit">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63="urn:precentis:edit">
      <w:r>
        <w:rPr>
          <w:b/>
        </w:rPr>
        <w:t xml:space="preserve">92.13 </w:t>
      </w:r>
      <w:r>
        <w:rPr/>
        <w:t xml:space="preserve">Subject to Clause 9.2, </w:t>
      </w:r>
      <w:del w:id="9003" w:author="Helena Voss" w:date="2026-09-28T18:22:05Z">
        <w:r>
          <w:rPr/>
          <w:delText xml:space="preserve">the</w:delText>
        </w:r>
      </w:del>
      <w:ins w:id="9004" w:author="Helena Voss" w:date="2026-09-28T18:22:05Z">
        <w:r>
          <w:rPr/>
          <w:t xml:space="preserve">reasonable</w:t>
        </w:r>
      </w:ins>
      <w:r>
        <w:rPr/>
        <w:t xml:space="preserve"> Supplier shall provide the deliverables described in this clause to the Customer.</w:t>
      </w:r>
    </w:p>
    <w:p xmlns:ns1064="urn:precentis:edit">
      <w:pPr>
        <w:pStyle w:val="Heading1"/>
      </w:pPr>
      <w:r>
        <w:rPr/>
        <w:t>93. Subcontracting (Module 4)</w:t>
      </w:r>
    </w:p>
    <w:p xmlns:ns1065="urn:precentis:edit">
      <w:r>
        <w:rPr>
          <w:b/>
        </w:rPr>
        <w:t xml:space="preserve">93.1 </w:t>
      </w:r>
      <w:r>
        <w:rPr/>
        <w:t>The Supplier shall provide the exit plan within thirty (30) days of the Effective Date.</w:t>
      </w:r>
    </w:p>
    <w:p xmlns:ns1066="urn:precentis:edit">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xmlns:ns1067="urn:precentis:edit">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xmlns:ns1068="urn:precentis:edit">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69="urn:precentis:edit">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0="urn:precentis:edit">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xmlns:ns1071="urn:precentis:edit">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2="urn:precentis:edit">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73="urn:precentis:edit">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xmlns:ns1074="urn:precentis:edit">
      <w:r>
        <w:rPr>
          <w:b/>
        </w:rPr>
        <w:t xml:space="preserve">93.10 </w:t>
      </w:r>
      <w:r>
        <w:rPr/>
        <w:t>The Supplier shall remedy any material breach within 30 days of written notice requiring it to do so.</w:t>
      </w:r>
    </w:p>
    <w:p xmlns:ns1075="urn:precentis:edit">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76="urn:precentis:edit">
      <w:pPr>
        <w:pStyle w:val="Heading2"/>
        <w:pPrChange w:id="20029" w:author="Helena Voss" w:date="2026-09-28T18:22:05Z">
          <w:pPr/>
        </w:pPrChange>
      </w:pPr>
      <w:r>
        <w:rPr>
          <w:b/>
        </w:rPr>
        <w:t xml:space="preserve">93.12 </w:t>
      </w:r>
      <w:r>
        <w:rPr/>
        <w:t>The Supplier shall remedy any material breach within 30 days of written notice requiring it to do so.</w:t>
      </w:r>
    </w:p>
    <w:p xmlns:ns1077="urn:precentis:edit">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xmlns:ns1078="urn:precentis:edit">
      <w:pPr>
        <w:pStyle w:val="Heading1"/>
      </w:pPr>
      <w:r>
        <w:rPr/>
        <w:t>94. Assignment (Module 4)</w:t>
      </w:r>
    </w:p>
    <w:p xmlns:ns1079="urn:precentis:edit">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80="urn:precentis:edit">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xmlns:ns1081="urn:precentis:edit">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xmlns:ns1082="urn:precentis:edit">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83="urn:precentis:edit">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084="urn:precentis:edit">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xmlns:ns1085="urn:precentis:edit">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xmlns:ns1086="urn:precentis:edit">
      <w:r>
        <w:rPr>
          <w:b/>
        </w:rPr>
        <w:t xml:space="preserve">94.8 </w:t>
      </w:r>
      <w:r>
        <w:rPr/>
        <w:t>Clause 29.1 applies to any dispute arising under this clause.</w:t>
      </w:r>
    </w:p>
    <w:p xmlns:ns1087="urn:precentis:edit">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xmlns:ns1088="urn:precentis:edit">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xmlns:ns1089="urn:precentis:edit">
      <w:r>
        <w:rPr>
          <w:b/>
        </w:rPr>
        <w:t xml:space="preserve">94.11 </w:t>
      </w:r>
      <w:r>
        <w:rPr/>
        <w:t xml:space="preserve">The Customer may, acting reasonably, request such </w:t>
      </w:r>
      <w:del w:id="9116" w:author="Helena Voss" w:date="2026-09-28T18:22:05Z">
        <w:r>
          <w:rPr/>
          <w:delText xml:space="preserve">information</w:delText>
        </w:r>
      </w:del>
      <w:ins w:id="9117" w:author="Helena Voss" w:date="2026-09-28T18:22:05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1090="urn:precentis:edit">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xmlns:ns1091="urn:precentis:edit">
      <w:pPr>
        <w:pStyle w:val="Heading1"/>
      </w:pPr>
      <w:r>
        <w:rPr/>
        <w:t>95. Dispute Resolution (Module 4)</w:t>
      </w:r>
    </w:p>
    <w:p xmlns:ns1092="urn:precentis:edit">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xmlns:ns1093="urn:precentis:edit">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xmlns:ns1094="urn:precentis:edit">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xmlns:ns1095="urn:precentis:edit">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96="urn:precentis:edit">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xmlns:ns1097="urn:precentis:edit">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98="urn:precentis:edit">
      <w:r>
        <w:rPr>
          <w:b/>
        </w:rPr>
        <w:t xml:space="preserve">95.7 </w:t>
      </w:r>
      <w:r>
        <w:rPr/>
        <w:t>Clause 19 applies to any dispute arising under this clause.</w:t>
      </w:r>
    </w:p>
    <w:p xmlns:ns1099="urn:precentis:edit">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xmlns:ns1100="urn:precentis:edit">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xmlns:ns1101="urn:precentis:edit">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xmlns:ns1102="urn:precentis:edit">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1103="urn:precentis:edit">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104="urn:precentis:edit">
      <w:pPr>
        <w:pStyle w:val="Heading1"/>
      </w:pPr>
      <w:r>
        <w:rPr/>
        <w:t>96. Notices (Module 4)</w:t>
      </w:r>
    </w:p>
    <w:p xmlns:ns1105="urn:precentis:edit">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xmlns:ns1106="urn:precentis:edit">
      <w:pPr>
        <w:rPr>
          <w:del w:id="9179" w:author="Helena Voss" w:date="2026-09-28T18:22:05Z"/>
        </w:rPr>
      </w:pPr>
      <w:del w:id="9178" w:author="Helena Voss" w:date="2026-09-28T18:22:05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xmlns:ns1107="urn:precentis:edit">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08="urn:precentis:edit">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xmlns:ns1109="urn:precentis:edit">
      <w:r>
        <w:rPr>
          <w:b/>
        </w:rPr>
        <w:t xml:space="preserve">96.5 </w:t>
      </w:r>
      <w:r>
        <w:rPr/>
        <w:t>The Supplier shall retain all Customer Data for 30 days after termination before secure deletion.</w:t>
      </w:r>
    </w:p>
    <w:p xmlns:ns1110="urn:precentis:edit">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111="urn:precentis:edit">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1112="urn:precentis:edit">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13="urn:precentis:edit">
      <w:pPr>
        <w:pStyle w:val="Heading1"/>
      </w:pPr>
      <w:r>
        <w:rPr/>
        <w:t>97. Governing Law (Module 4)</w:t>
      </w:r>
    </w:p>
    <w:p xmlns:ns1114="urn:precentis:edit">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xmlns:ns1115="urn:precentis:edit">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xmlns:ns1116="urn:precentis:edit">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xmlns:ns1117="urn:precentis:edit">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xmlns:ns1118="urn:precentis:edit">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xmlns:ns1119="urn:precentis:edit">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xmlns:ns1120="urn:precentis:edit">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xmlns:ns1121="urn:precentis:edit">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xmlns:ns1122="urn:precentis:edit">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xmlns:ns1123="urn:precentis:edit">
      <w:r>
        <w:rPr>
          <w:b/>
        </w:rPr>
        <w:t xml:space="preserve">97.10 </w:t>
      </w:r>
      <w:r>
        <w:rPr/>
        <w:t xml:space="preserve">The Customer may, acting reasonably, request such information from </w:t>
      </w:r>
      <w:del w:id="9080" w:author="Helena Voss" w:date="2026-09-28T18:22:17Z">
        <w:r>
          <w:rPr/>
          <w:delText xml:space="preserve">the</w:delText>
        </w:r>
      </w:del>
      <w:ins w:id="9081" w:author="Helena Voss" w:date="2026-09-28T18:22:17Z">
        <w:r>
          <w:rPr/>
          <w:t xml:space="preserve">reasonable</w:t>
        </w:r>
      </w:ins>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124="urn:precentis:edit">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xmlns:ns1125="urn:precentis:edit">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xmlns:ns1126="urn:precentis:edit">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xmlns:ns1127="urn:precentis:edit">
      <w:pPr>
        <w:pStyle w:val="Heading1"/>
      </w:pPr>
      <w:r>
        <w:rPr/>
        <w:t>98. Services (Module 5)</w:t>
      </w:r>
    </w:p>
    <w:p xmlns:ns1128="urn:precentis:edit">
      <w:r>
        <w:rPr>
          <w:b/>
        </w:rPr>
        <w:t xml:space="preserve">98.1 </w:t>
      </w:r>
      <w:r>
        <w:rPr/>
        <w:t>The Supplier shall retain all Customer Data for 30 days after termination before secure deletion.</w:t>
      </w:r>
    </w:p>
    <w:p xmlns:ns1129="urn:precentis:edit">
      <w:r>
        <w:rPr>
          <w:b/>
        </w:rPr>
        <w:t xml:space="preserve">98.2 </w:t>
      </w:r>
      <w:r>
        <w:rPr/>
        <w:t>Clause 29.1 applies to any dispute arising under this clause.</w:t>
      </w:r>
    </w:p>
    <w:p xmlns:ns1130="urn:precentis:edit">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131="urn:precentis:edit">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xmlns:ns1132="urn:precentis:edit">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33="urn:precentis:edit">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xmlns:ns1134="urn:precentis:edit">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135="urn:precentis:edit">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xmlns:ns1136="urn:precentis:edit">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xmlns:ns1137="urn:precentis:edit">
      <w:r>
        <w:rPr>
          <w:b/>
        </w:rPr>
        <w:t xml:space="preserve">98.10 </w:t>
      </w:r>
      <w:r>
        <w:rPr/>
        <w:t>The Supplier shall provide the exit plan within thirty (30) days of the Effective Date.</w:t>
      </w:r>
    </w:p>
    <w:p xmlns:ns1138="urn:precentis:edit">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xmlns:ns1139="urn:precentis:edit">
      <w:pPr>
        <w:pStyle w:val="Heading1"/>
      </w:pPr>
      <w:r>
        <w:rPr/>
        <w:t>99. Service Levels (Module 5)</w:t>
      </w:r>
    </w:p>
    <w:p xmlns:ns1140="urn:precentis:edit">
      <w:r>
        <w:rPr>
          <w:b/>
        </w:rPr>
        <w:t xml:space="preserve">99.1 </w:t>
      </w:r>
      <w:r>
        <w:rPr/>
        <w:t xml:space="preserve">Subject to Clause 9.2, the Supplier shall provide the deliverables described in this clause to the Customer.</w:t>
      </w:r>
      <w:ins w:id="9108" w:author="Helena Voss" w:date="2026-09-28T18:22:17Z">
        <w:r>
          <w:rPr/>
          <w:t xml:space="preserve"> This obligation survives termination.</w:t>
        </w:r>
      </w:ins>
    </w:p>
    <w:p xmlns:ns1141="urn:precentis:edit">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xmlns:ns1142="urn:precentis:edit">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43="urn:precentis:edit">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43="urn:precentis:edit">
      <w:pPr>
        <w:rPr>
          <w:ins w:id="9183" w:author="Helena Voss" w:date="2026-09-28T18:22:05Z"/>
        </w:rPr>
      </w:pPr>
      <w:ins w:id="9182" w:author="Helena Voss" w:date="2026-09-28T18:22:05Z">
        <w:r>
          <w:rPr/>
          <w:t xml:space="preserve">1143.A The Parties shall co-operate in good faith.</w:t>
        </w:r>
      </w:ins>
    </w:p>
    <w:p xmlns:ns1144="urn:precentis:edit">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145="urn:precentis:edit">
      <w:r>
        <w:rPr>
          <w:b/>
        </w:rPr>
        <w:t xml:space="preserve">99.6 </w:t>
      </w:r>
      <w:r>
        <w:rPr/>
        <w:t>Either party may terminate this Agreement for convenience on not less than thirty (30) days' written notice.</w:t>
      </w:r>
    </w:p>
    <w:p xmlns:ns1146="urn:precentis:edit">
      <w:r>
        <w:rPr>
          <w:b/>
        </w:rPr>
        <w:t xml:space="preserve">99.7 </w:t>
      </w:r>
      <w:r>
        <w:rPr/>
        <w:t>Subject to Clause 9.2, the Supplier shall provide the deliverables described in this clause to the Customer.</w:t>
      </w:r>
    </w:p>
    <w:p xmlns:ns1147="urn:precentis:edit">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148="urn:precentis:edit">
      <w:r>
        <w:rPr>
          <w:b/>
        </w:rPr>
        <w:t xml:space="preserve">99.9 </w:t>
      </w:r>
      <w:r>
        <w:rPr/>
        <w:t>Clause 19 applies to any dispute arising under this clause.</w:t>
      </w:r>
    </w:p>
    <w:p xmlns:ns1149="urn:precentis:edit">
      <w:r>
        <w:rPr>
          <w:b/>
        </w:rPr>
        <w:t xml:space="preserve">99.10 </w:t>
      </w:r>
      <w:r>
        <w:rPr/>
        <w:t>Subject to Clause 9.2, the Supplier shall provide the deliverables described in this clause to the Customer.</w:t>
      </w:r>
    </w:p>
    <w:p xmlns:ns1150="urn:precentis:edit">
      <w:r>
        <w:rPr>
          <w:b/>
        </w:rPr>
        <w:t xml:space="preserve">99.11 </w:t>
      </w:r>
      <w:r>
        <w:rPr/>
        <w:t xml:space="preserve">The Supplier shall retain all Customer Data for 30 days after termination before secure deletion.</w:t>
      </w:r>
      <w:ins w:id="9015" w:author="Helena Voss" w:date="2026-09-28T18:22:17Z">
        <w:r>
          <w:rPr/>
          <w:t xml:space="preserve"> This obligation survives termination.</w:t>
        </w:r>
      </w:ins>
    </w:p>
    <w:p xmlns:ns1151="urn:precentis:edit">
      <w:pPr>
        <w:pStyle w:val="Heading1"/>
      </w:pPr>
      <w:r>
        <w:rPr/>
        <w:t>100. Personnel (Module 5)</w:t>
      </w:r>
    </w:p>
    <w:p xmlns:ns1152="urn:precentis:edit">
      <w:r>
        <w:rPr>
          <w:b/>
        </w:rPr>
        <w:t xml:space="preserve">100.1 </w:t>
      </w:r>
      <w:r>
        <w:rPr/>
        <w:t>Clause 19 applies to any dispute arising under this clause.</w:t>
      </w:r>
    </w:p>
    <w:p xmlns:ns1153="urn:precentis:edit">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xmlns:ns1154="urn:precentis:edit">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5="urn:precentis:edit">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6="urn:precentis:edit">
      <w:r>
        <w:rPr>
          <w:b/>
        </w:rPr>
        <w:t xml:space="preserve">100.5 </w:t>
      </w:r>
      <w:r>
        <w:rPr/>
        <w:t>Clause 29.1 applies to any dispute arising under this clause.</w:t>
      </w:r>
    </w:p>
    <w:p xmlns:ns1157="urn:precentis:edit">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xmlns:ns1158="urn:precentis:edit">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159="urn:precentis:edit">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160="urn:precentis:edit">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xmlns:ns1161="urn:precentis:edit">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xmlns:ns1162="urn:precentis:edit">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xmlns:ns1163="urn:precentis:edit">
      <w:pPr>
        <w:pStyle w:val="Heading1"/>
      </w:pPr>
      <w:r>
        <w:rPr/>
        <w:t>101. Customer Obligations (Module 5)</w:t>
      </w:r>
    </w:p>
    <w:p xmlns:ns1164="urn:precentis:edit">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xmlns:ns1165="urn:precentis:edit">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1166="urn:precentis:edit">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xmlns:ns1167="urn:precentis:edit">
      <w:r>
        <w:rPr>
          <w:b/>
        </w:rPr>
        <w:t xml:space="preserve">101.4 </w:t>
      </w:r>
      <w:r>
        <w:rPr/>
        <w:t xml:space="preserve">Clause 19.3 applies to any dispute arising under </w:t>
      </w:r>
      <w:del w:id="9132" w:author="Helena Voss" w:date="2026-09-28T18:22:17Z">
        <w:r>
          <w:rPr/>
          <w:delText xml:space="preserve">this</w:delText>
        </w:r>
      </w:del>
      <w:ins w:id="9133" w:author="Helena Voss" w:date="2026-09-28T18:22:17Z">
        <w:r>
          <w:rPr/>
          <w:t xml:space="preserve">reasonable</w:t>
        </w:r>
      </w:ins>
      <w:r>
        <w:rPr/>
        <w:t xml:space="preserve"> clause.</w:t>
      </w:r>
    </w:p>
    <w:p xmlns:ns1168="urn:precentis:edit">
      <w:pPr>
        <w:rPr>
          <w:del w:id="9175" w:author="Helena Voss" w:date="2026-09-28T18:22:05Z"/>
        </w:rPr>
      </w:pPr>
      <w:del w:id="9174" w:author="Helena Voss" w:date="2026-09-28T18:22:05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1169="urn:precentis:edit">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xmlns:ns1170="urn:precentis:edit">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18:22:05Z">
        <w:r>
          <w:rPr/>
          <w:delText xml:space="preserve">quarterly</w:delText>
        </w:r>
      </w:del>
      <w:ins w:id="9137" w:author="Helena Voss" w:date="2026-09-28T18:22:05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xmlns:ns1171="urn:precentis:edit">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72="urn:precentis:edit">
      <w:r>
        <w:rPr>
          <w:b/>
        </w:rPr>
        <w:t xml:space="preserve">101.9 </w:t>
      </w:r>
      <w:r>
        <w:rPr/>
        <w:t>The Supplier shall retain all Customer Data for 30 days after termination before secure deletion.</w:t>
      </w:r>
    </w:p>
    <w:p xmlns:ns1173="urn:precentis:edit">
      <w:r>
        <w:rPr>
          <w:b/>
        </w:rPr>
        <w:t xml:space="preserve">101.10 </w:t>
      </w:r>
      <w:r>
        <w:rPr/>
        <w:t>Subject to Clause 9, the Supplier shall provide the deliverables described in this clause to the Customer.</w:t>
      </w:r>
    </w:p>
    <w:p xmlns:ns1174="urn:precentis:edit">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175="urn:precentis:edit">
      <w:pPr>
        <w:pStyle w:val="Heading1"/>
      </w:pPr>
      <w:r>
        <w:rPr/>
        <w:t>102. Change Control (Module 5)</w:t>
      </w:r>
    </w:p>
    <w:p xmlns:ns1176="urn:precentis:edit">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xmlns:ns1177="urn:precentis:edit">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xmlns:ns1178="urn:precentis:edit">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xmlns:ns1179="urn:precentis:edit">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179="urn:precentis:edit">
      <w:pPr>
        <w:rPr>
          <w:ins w:id="9197" w:author="Helena Voss" w:date="2026-09-28T18:22:17Z"/>
        </w:rPr>
      </w:pPr>
      <w:ins w:id="9196" w:author="Helena Voss" w:date="2026-09-28T18:22:17Z">
        <w:r>
          <w:rPr/>
          <w:t xml:space="preserve">1190.A The Parties shall co-operate in good faith.</w:t>
        </w:r>
      </w:ins>
    </w:p>
    <w:p xmlns:ns1180="urn:precentis:edit">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xmlns:ns1181="urn:precentis:edit">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xmlns:ns1182="urn:precentis:edit">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xmlns:ns1183="urn:precentis:edit">
      <w:r>
        <w:rPr>
          <w:b/>
        </w:rPr>
        <w:t xml:space="preserve">102.8 </w:t>
      </w:r>
      <w:r>
        <w:rPr/>
        <w:t>Subject to Clause 9.4, the Supplier shall provide the deliverables described in this clause to the Customer.</w:t>
      </w:r>
    </w:p>
    <w:p xmlns:ns1184="urn:precentis:edit">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85="urn:precentis:edit">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xmlns:ns1186="urn:precentis:edit">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xmlns:ns1187="urn:precentis:edit">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xmlns:ns1188="urn:precentis:edit">
      <w:pPr>
        <w:pStyle w:val="Heading1"/>
      </w:pPr>
      <w:r>
        <w:rPr/>
        <w:t>103. Fees and Payment (Module 5)</w:t>
      </w:r>
    </w:p>
    <w:p xmlns:ns1189="urn:precentis:edit">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90="urn:precentis:edit">
      <w:pPr>
        <w:rPr>
          <w:del w:id="9145" w:author="Helena Voss" w:date="2026-09-28T18:22:17Z"/>
        </w:rPr>
      </w:pPr>
      <w:del w:id="9144" w:author="Helena Voss" w:date="2026-09-28T18:22:17Z">
        <w:r>
          <w:rPr>
            <w:b/>
          </w:rPr>
          <w:delText xml:space="preserve">103.2 </w:delText>
        </w:r>
        <w:r>
          <w:rPr/>
          <w:delText>The Customer shall pay each valid invoice within thirty (30) days of receipt.</w:delText>
        </w:r>
      </w:del>
    </w:p>
    <w:p xmlns:ns1191="urn:precentis:edit">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xmlns:ns1192="urn:precentis:edit">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xmlns:ns1193="urn:precentis:edit">
      <w:r>
        <w:rPr>
          <w:b/>
        </w:rPr>
        <w:t xml:space="preserve">103.5 </w:t>
      </w:r>
      <w:r>
        <w:rPr/>
        <w:t>Undisputed amounts shall be paid no later than 30 days after the date of the relevant invoice.</w:t>
      </w:r>
    </w:p>
    <w:p xmlns:ns1194="urn:precentis:edit">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1195="urn:precentis:edit">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196="urn:precentis:edit">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xmlns:ns1197="urn:precentis:edit">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xmlns:ns1198="urn:precentis:edit">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199="urn:precentis:edit">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200="urn:precentis:edit">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xmlns:ns1201="urn:precentis:edit">
      <w:pPr>
        <w:pStyle w:val="Heading1"/>
      </w:pPr>
      <w:r>
        <w:rPr/>
        <w:t>104. Invoicing (Module 5)</w:t>
      </w:r>
    </w:p>
    <w:p xmlns:ns1202="urn:precentis:edit">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xmlns:ns1203="urn:precentis:edit">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04="urn:precentis:edit">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xmlns:ns1205="urn:precentis:edit">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206="urn:precentis:edit">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xmlns:ns1207="urn:precentis:edit">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xmlns:ns1208="urn:precentis:edit">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1209="urn:precentis:edit">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10="urn:precentis:edit">
      <w:pPr>
        <w:pStyle w:val="Heading2"/>
        <w:pPrChange w:id="20023" w:author="Helena Voss" w:date="2026-09-28T18:22:05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211="urn:precentis:edit">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18:22:05Z">
        <w:r>
          <w:rPr/>
          <w:delText xml:space="preserve">this</w:delText>
        </w:r>
      </w:del>
      <w:ins w:id="9076" w:author="Helena Voss" w:date="2026-09-28T18:22:05Z">
        <w:r>
          <w:rPr/>
          <w:t xml:space="preserve">reasonable</w:t>
        </w:r>
      </w:ins>
      <w:r>
        <w:rPr/>
        <w:t xml:space="preserve"> clause shall not relieve the Supplier of any of its obligations under this Agreement.</w:t>
      </w:r>
    </w:p>
    <w:p xmlns:ns1212="urn:precentis:edit">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xmlns:ns1213="urn:precentis:edit">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xmlns:ns1214="urn:precentis:edit">
      <w:pPr>
        <w:pStyle w:val="Heading1"/>
      </w:pPr>
      <w:r>
        <w:rPr/>
        <w:t>105. Term (Module 5)</w:t>
      </w:r>
    </w:p>
    <w:p xmlns:ns1215="urn:precentis:edit">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xmlns:ns1215="urn:precentis:edit">
      <w:pPr>
        <w:rPr>
          <w:ins w:id="9179" w:author="Helena Voss" w:date="2026-09-28T18:22:17Z"/>
        </w:rPr>
      </w:pPr>
      <w:ins w:id="9178" w:author="Helena Voss" w:date="2026-09-28T18:22:17Z">
        <w:r>
          <w:rPr/>
          <w:t xml:space="preserve">1226.A The Parties shall co-operate in good faith.</w:t>
        </w:r>
      </w:ins>
    </w:p>
    <w:p xmlns:ns1216="urn:precentis:edit">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18:22:05Z">
        <w:r>
          <w:rPr/>
          <w:t xml:space="preserve"> This obligation survives termination.</w:t>
        </w:r>
      </w:ins>
    </w:p>
    <w:p xmlns:ns1217="urn:precentis:edit">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xmlns:ns1218="urn:precentis:edit">
      <w:pPr>
        <w:pStyle w:val="Heading2"/>
        <w:pPrChange w:id="20032" w:author="Helena Voss" w:date="2026-09-28T18:22:17Z">
          <w:pPr/>
        </w:pPrChange>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xmlns:ns1219="urn:precentis:edit">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xmlns:ns1220="urn:precentis:edit">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xmlns:ns1221="urn:precentis:edit">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xmlns:ns1222="urn:precentis:edit">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xmlns:ns1223="urn:precentis:edit">
      <w:pPr>
        <w:rPr>
          <w:del w:id="9165" w:author="Helena Voss" w:date="2026-09-28T18:22:05Z"/>
        </w:rPr>
      </w:pPr>
      <w:del w:id="9164" w:author="Helena Voss" w:date="2026-09-28T18:22:05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xmlns:ns1224="urn:precentis:edit">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25="urn:precentis:edit">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del w:id="9089" w:author="Helena Voss" w:date="2026-09-28T18:22:17Z">
        <w:r>
          <w:rPr/>
          <w:delText xml:space="preserve">to</w:delText>
        </w:r>
      </w:del>
      <w:ins w:id="9090" w:author="Helena Voss" w:date="2026-09-28T18:22:17Z">
        <w:r>
          <w:rPr/>
          <w:t xml:space="preserve">reasonable</w:t>
        </w:r>
      </w:ins>
      <w:r>
        <w:rPr/>
        <w:t xml:space="preserve"> the term (module 5) and agree any improvements required.</w:t>
      </w:r>
    </w:p>
    <w:p xmlns:ns1226="urn:precentis:edit">
      <w:pPr>
        <w:rPr>
          <w:del w:id="9147" w:author="Helena Voss" w:date="2026-09-28T18:22:05Z"/>
        </w:rPr>
      </w:pPr>
      <w:del w:id="9146" w:author="Helena Voss" w:date="2026-09-28T18:22:05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xmlns:ns1227="urn:precentis:edit">
      <w:pPr>
        <w:pStyle w:val="Heading1"/>
      </w:pPr>
      <w:r>
        <w:rPr/>
        <w:t>106. Termination (Module 5)</w:t>
      </w:r>
    </w:p>
    <w:p xmlns:ns1228="urn:precentis:edit">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18:22:05Z">
        <w:r>
          <w:rPr/>
          <w:t xml:space="preserve"> This obligation survives termination.</w:t>
        </w:r>
      </w:ins>
    </w:p>
    <w:p xmlns:ns1229="urn:precentis:edit">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xmlns:ns1230="urn:precentis:edit">
      <w:r>
        <w:rPr>
          <w:b/>
        </w:rPr>
        <w:t xml:space="preserve">106.3 </w:t>
      </w:r>
      <w:r>
        <w:rPr/>
        <w:t>Subject to Clause 9, the Supplier shall provide the deliverables described in this clause to the Customer.</w:t>
      </w:r>
    </w:p>
    <w:p xmlns:ns1231="urn:precentis:edit">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2="urn:precentis:edit">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xmlns:ns1233="urn:precentis:edit">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34="urn:precentis:edit">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xmlns:ns1235="urn:precentis:edit">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xmlns:ns1236="urn:precentis:edit">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7="urn:precentis:edit">
      <w:pPr>
        <w:pStyle w:val="Heading1"/>
      </w:pPr>
      <w:r>
        <w:rPr/>
        <w:t>107. Confidentiality (Module 5)</w:t>
      </w:r>
    </w:p>
    <w:p xmlns:ns1238="urn:precentis:edit">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xmlns:ns1239="urn:precentis:edit">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xmlns:ns1240="urn:precentis:edit">
      <w:r>
        <w:rPr>
          <w:b/>
        </w:rPr>
        <w:t xml:space="preserve">107.3 </w:t>
      </w:r>
      <w:r>
        <w:rPr/>
        <w:t xml:space="preserve">Where the Supplier becomes aware of any matter which may affect the confidentiality (module 5), it shall notify the Customer </w:t>
      </w:r>
      <w:del w:id="9126" w:author="Helena Voss" w:date="2026-09-28T18:22:05Z">
        <w:r>
          <w:rPr/>
          <w:delText xml:space="preserve">promptly</w:delText>
        </w:r>
      </w:del>
      <w:ins w:id="9127" w:author="Helena Voss" w:date="2026-09-28T18:22:05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xmlns:ns1241="urn:precentis:edit">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xmlns:ns1242="urn:precentis:edit">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xmlns:ns1243="urn:precentis:edit">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xmlns:ns1244="urn:precentis:edit">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45="urn:precentis:edit">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46="urn:precentis:edit">
      <w:pPr>
        <w:pStyle w:val="Heading1"/>
      </w:pPr>
      <w:r>
        <w:rPr/>
        <w:t>108. Intellectual Property (Module 5)</w:t>
      </w:r>
    </w:p>
    <w:p xmlns:ns1247="urn:precentis:edit">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xmlns:ns1248="urn:precentis:edit">
      <w:r>
        <w:rPr>
          <w:b/>
        </w:rPr>
        <w:t xml:space="preserve">108.2 </w:t>
      </w:r>
      <w:r>
        <w:rPr/>
        <w:t>The Supplier shall remedy any material breach within 30 days of written notice requiring it to do so.</w:t>
      </w:r>
    </w:p>
    <w:p xmlns:ns1249="urn:precentis:edit">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xmlns:ns1250="urn:precentis:edit">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251="urn:precentis:edit">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xmlns:ns1252="urn:precentis:edit">
      <w:r>
        <w:rPr>
          <w:b/>
        </w:rPr>
        <w:t xml:space="preserve">108.6 </w:t>
      </w:r>
      <w:r>
        <w:rPr/>
        <w:t>The Supplier shall provide the exit plan within thirty (30) days of the Effective Date.</w:t>
      </w:r>
    </w:p>
    <w:p xmlns:ns1253="urn:precentis:edit">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xmlns:ns1254="urn:precentis:edit">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55="urn:precentis:edit">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xmlns:ns1256="urn:precentis:edit">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xmlns:ns1257="urn:precentis:edit">
      <w:pPr>
        <w:pStyle w:val="Heading1"/>
      </w:pPr>
      <w:r>
        <w:rPr/>
        <w:t>109. Data Protection (Module 5)</w:t>
      </w:r>
    </w:p>
    <w:p xmlns:ns1258="urn:precentis:edit">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xmlns:ns1259="urn:precentis:edit">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xmlns:ns1260="urn:precentis:edit">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261="urn:precentis:edit">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xmlns:ns1262="urn:precentis:edit">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xmlns:ns1263="urn:precentis:edit">
      <w:r>
        <w:rPr>
          <w:b/>
        </w:rPr>
        <w:t xml:space="preserve">109.6 </w:t>
      </w:r>
      <w:r>
        <w:rPr/>
        <w:t>Either party may terminate this Agreement for convenience on not less than thirty (30) days' written notice.</w:t>
      </w:r>
    </w:p>
    <w:p xmlns:ns1264="urn:precentis:edit">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65="urn:precentis:edit">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xmlns:ns1266="urn:precentis:edit">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67="urn:precentis:edit">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68="urn:precentis:edit">
      <w:r>
        <w:rPr>
          <w:b/>
        </w:rPr>
        <w:t xml:space="preserve">109.11 </w:t>
      </w:r>
      <w:r>
        <w:rPr/>
        <w:t>The Supplier shall retain all Customer Data for 30 days after termination before secure deletion.</w:t>
      </w:r>
    </w:p>
    <w:p xmlns:ns1269="urn:precentis:edit">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xmlns:ns1270="urn:precentis:edit">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271="urn:precentis:edit">
      <w:pPr>
        <w:pStyle w:val="Heading1"/>
      </w:pPr>
      <w:r>
        <w:rPr/>
        <w:t>110. Security (Module 5)</w:t>
      </w:r>
    </w:p>
    <w:p xmlns:ns1272="urn:precentis:edit">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xmlns:ns1273="urn:precentis:edit">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74="urn:precentis:edit">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75="urn:precentis:edit">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xmlns:ns1276="urn:precentis:edit">
      <w:r>
        <w:rPr>
          <w:b/>
        </w:rPr>
        <w:t xml:space="preserve">110.5 </w:t>
      </w:r>
      <w:r>
        <w:rPr/>
        <w:t>Clause 19 applies to any dispute arising under this clause.</w:t>
      </w:r>
    </w:p>
    <w:p xmlns:ns1277="urn:precentis:edit">
      <w:r>
        <w:rPr>
          <w:b/>
        </w:rPr>
        <w:t xml:space="preserve">110.6 </w:t>
      </w:r>
      <w:r>
        <w:rPr/>
        <w:t>The Supplier shall provide the exit plan within thirty (30) days of the Effective Date.</w:t>
      </w:r>
    </w:p>
    <w:p xmlns:ns1278="urn:precentis:edit">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xmlns:ns1279="urn:precentis:edit">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xmlns:ns1280="urn:precentis:edit">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xmlns:ns1281="urn:precentis:edit">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xmlns:ns1282="urn:precentis:edit">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83="urn:precentis:edit">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xmlns:ns1284="urn:precentis:edit">
      <w:pPr>
        <w:pStyle w:val="Heading1"/>
      </w:pPr>
      <w:r>
        <w:rPr/>
        <w:t>111. Audit (Module 5)</w:t>
      </w:r>
    </w:p>
    <w:p xmlns:ns1285="urn:precentis:edit">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xmlns:ns1286="urn:precentis:edit">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xmlns:ns1287="urn:precentis:edit">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xmlns:ns1288="urn:precentis:edit">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89="urn:precentis:edit">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290="urn:precentis:edit">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xmlns:ns1291="urn:precentis:edit">
      <w:pPr>
        <w:pStyle w:val="Heading2"/>
        <w:pPrChange w:id="20033" w:author="Helena Voss" w:date="2026-09-28T18:22:05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xmlns:ns1292="urn:precentis:edit">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xmlns:ns1293="urn:precentis:edit">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xmlns:ns1294="urn:precentis:edit">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295="urn:precentis:edit">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xmlns:ns1296="urn:precentis:edit">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xmlns:ns1297="urn:precentis:edit">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98="urn:precentis:edit">
      <w:pPr>
        <w:pStyle w:val="Heading1"/>
      </w:pPr>
      <w:r>
        <w:rPr/>
        <w:t>112. Warranties (Module 5)</w:t>
      </w:r>
    </w:p>
    <w:p xmlns:ns1299="urn:precentis:edit">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xmlns:ns1300="urn:precentis:edit">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xmlns:ns1301="urn:precentis:edit">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xmlns:ns1302="urn:precentis:edit">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xmlns:ns1303="urn:precentis:edit">
      <w:r>
        <w:rPr>
          <w:b/>
        </w:rPr>
        <w:t xml:space="preserve">112.5 </w:t>
      </w:r>
      <w:r>
        <w:rPr/>
        <w:t>Subject to Clause 9.4, the Supplier shall provide the deliverables described in this clause to the Customer.</w:t>
      </w:r>
    </w:p>
    <w:p xmlns:ns1304="urn:precentis:edit">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xmlns:ns1305="urn:precentis:edit">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xmlns:ns1306="urn:precentis:edit">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xmlns:ns1307="urn:precentis:edit">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08="urn:precentis:edit">
      <w:r>
        <w:rPr>
          <w:b/>
        </w:rPr>
        <w:t xml:space="preserve">112.10 </w:t>
      </w:r>
      <w:r>
        <w:rPr/>
        <w:t>Either party may terminate this Agreement for convenience on not less than thirty (30) days' written notice.</w:t>
      </w:r>
    </w:p>
    <w:p xmlns:ns1309="urn:precentis:edit">
      <w:r>
        <w:rPr>
          <w:b/>
        </w:rPr>
        <w:t xml:space="preserve">112.11 </w:t>
      </w:r>
      <w:r>
        <w:rPr/>
        <w:t>Clause 19.3 applies to any dispute arising under this clause.</w:t>
      </w:r>
    </w:p>
    <w:p xmlns:ns1310="urn:precentis:edit">
      <w:pPr>
        <w:pStyle w:val="Heading1"/>
      </w:pPr>
      <w:r>
        <w:rPr/>
        <w:t>113. Indemnities (Module 5)</w:t>
      </w:r>
    </w:p>
    <w:p xmlns:ns1311="urn:precentis:edit">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xmlns:ns1312="urn:precentis:edit">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xmlns:ns1313="urn:precentis:edit">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14="urn:precentis:edit">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315="urn:precentis:edit">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xmlns:ns1316="urn:precentis:edit">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317="urn:precentis:edit">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18:22:05Z">
        <w:r>
          <w:rPr/>
          <w:delText xml:space="preserve">(module</w:delText>
        </w:r>
      </w:del>
      <w:ins w:id="9109" w:author="Helena Voss" w:date="2026-09-28T18:22:05Z">
        <w:r>
          <w:rPr/>
          <w:t xml:space="preserve">reasonable</w:t>
        </w:r>
      </w:ins>
      <w:r>
        <w:rPr/>
        <w:t xml:space="preserve"> 5) and shall make them available to the Customer on request.</w:t>
      </w:r>
    </w:p>
    <w:p xmlns:ns1318="urn:precentis:edit">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xmlns:ns1319="urn:precentis:edit">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0="urn:precentis:edit">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xmlns:ns1321="urn:precentis:edit">
      <w:pPr>
        <w:pStyle w:val="Heading1"/>
      </w:pPr>
      <w:r>
        <w:rPr/>
        <w:t>114. Limitation of Liability (Module 5)</w:t>
      </w:r>
    </w:p>
    <w:p xmlns:ns1322="urn:precentis:edit">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23="urn:precentis:edit">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xmlns:ns1324="urn:precentis:edit">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5="urn:precentis:edit">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xmlns:ns1326="urn:precentis:edit">
      <w:r>
        <w:rPr>
          <w:b/>
        </w:rPr>
        <w:t xml:space="preserve">114.5 </w:t>
      </w:r>
      <w:r>
        <w:rPr/>
        <w:t>Subject to Clause 9, the Supplier shall provide the deliverables described in this clause to the Customer.</w:t>
      </w:r>
    </w:p>
    <w:p xmlns:ns1327="urn:precentis:edit">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328="urn:precentis:edit">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329="urn:precentis:edit">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330="urn:precentis:edit">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del w:id="9118" w:author="Helena Voss" w:date="2026-09-28T18:22:17Z">
        <w:r>
          <w:rPr/>
          <w:delText xml:space="preserve">reasonable</w:delText>
        </w:r>
      </w:del>
      <w:ins w:id="9119" w:author="Helena Voss" w:date="2026-09-28T18:22:17Z">
        <w:r>
          <w:rPr/>
          <w:t xml:space="preserve">prompt</w:t>
        </w:r>
      </w:ins>
      <w:r>
        <w:rPr/>
        <w:t xml:space="preserve"> skill, care and diligence and in accordance with Good Industry Practice.</w:t>
      </w:r>
    </w:p>
    <w:p xmlns:ns1331="urn:precentis:edit">
      <w:pPr>
        <w:pStyle w:val="Heading1"/>
      </w:pPr>
      <w:r>
        <w:rPr/>
        <w:t>115. Insurance (Module 5)</w:t>
      </w:r>
    </w:p>
    <w:p xmlns:ns1332="urn:precentis:edit">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xmlns:ns1333="urn:precentis:edit">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xmlns:ns1334="urn:precentis:edit">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335="urn:precentis:edit">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xmlns:ns1336="urn:precentis:edit">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xmlns:ns1337="urn:precentis:edit">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xmlns:ns1338="urn:precentis:edit">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39="urn:precentis:edit">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xmlns:ns1340="urn:precentis:edit">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xmlns:ns1341="urn:precentis:edit">
      <w:pPr>
        <w:pStyle w:val="Heading1"/>
      </w:pPr>
      <w:r>
        <w:rPr/>
        <w:t>116. Force Majeure (Module 5)</w:t>
      </w:r>
    </w:p>
    <w:p xmlns:ns1342="urn:precentis:edit">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xmlns:ns1343="urn:precentis:edit">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4="urn:precentis:edit">
      <w:pPr>
        <w:pStyle w:val="Heading2"/>
        <w:pPrChange w:id="20008" w:author="Helena Voss" w:date="2026-09-28T18:22:17Z">
          <w:pPr/>
        </w:pPrChange>
      </w:pPr>
      <w:r>
        <w:rPr>
          <w:b/>
        </w:rPr>
        <w:t xml:space="preserve">116.3 </w:t>
      </w:r>
      <w:r>
        <w:rPr/>
        <w:t>Subject to Clause 9, the Supplier shall provide the deliverables described in this clause to the Customer.</w:t>
      </w:r>
    </w:p>
    <w:p xmlns:ns1345="urn:precentis:edit">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6="urn:precentis:edit">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7="urn:precentis:edit">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8="urn:precentis:edit">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49="urn:precentis:edit">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0="urn:precentis:edit">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xmlns:ns1351="urn:precentis:edit">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xmlns:ns1352="urn:precentis:edit">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53="urn:precentis:edit">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xmlns:ns1354="urn:precentis:edit">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55="urn:precentis:edit">
      <w:pPr>
        <w:pStyle w:val="Heading1"/>
      </w:pPr>
      <w:r>
        <w:rPr/>
        <w:t>117. Subcontracting (Module 5)</w:t>
      </w:r>
    </w:p>
    <w:p xmlns:ns1356="urn:precentis:edit">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7="urn:precentis:edit">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xmlns:ns1358="urn:precentis:edit">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xmlns:ns1359="urn:precentis:edit">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60="urn:precentis:edit">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361="urn:precentis:edit">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xmlns:ns1362="urn:precentis:edit">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xmlns:ns1363="urn:precentis:edit">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xmlns:ns1364="urn:precentis:edit">
      <w:pPr>
        <w:pStyle w:val="Heading1"/>
      </w:pPr>
      <w:r>
        <w:rPr/>
        <w:t>118. Assignment (Module 5)</w:t>
      </w:r>
    </w:p>
    <w:p xmlns:ns1365="urn:precentis:edit">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xmlns:ns1366="urn:precentis:edit">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xmlns:ns1367="urn:precentis:edit">
      <w:r>
        <w:rPr>
          <w:b/>
        </w:rPr>
        <w:t xml:space="preserve">118.3 </w:t>
      </w:r>
      <w:r>
        <w:rPr/>
        <w:t>Either party may terminate this Agreement for convenience on not less than thirty (30) days' written notice.</w:t>
      </w:r>
    </w:p>
    <w:p xmlns:ns1368="urn:precentis:edit">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xmlns:ns1369="urn:precentis:edit">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xmlns:ns1370="urn:precentis:edit">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xmlns:ns1371="urn:precentis:edit">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xmlns:ns1372="urn:precentis:edit">
      <w:r>
        <w:rPr>
          <w:b/>
        </w:rPr>
        <w:t xml:space="preserve">118.8 </w:t>
      </w:r>
      <w:r>
        <w:rPr/>
        <w:t xml:space="preserve">Subject to Clause 9, the Supplier shall provide the deliverables described in this clause to the Customer.</w:t>
      </w:r>
      <w:ins w:id="9138" w:author="Helena Voss" w:date="2026-09-28T18:22:17Z">
        <w:r>
          <w:rPr/>
          <w:t xml:space="preserve"> This obligation survives termination.</w:t>
        </w:r>
      </w:ins>
    </w:p>
    <w:p xmlns:ns1373="urn:precentis:edit">
      <w:pPr>
        <w:pStyle w:val="Heading1"/>
      </w:pPr>
      <w:r>
        <w:rPr/>
        <w:t>119. Dispute Resolution (Module 5)</w:t>
      </w:r>
    </w:p>
    <w:p xmlns:ns1374="urn:precentis:edit">
      <w:r>
        <w:rPr>
          <w:b/>
        </w:rPr>
        <w:t xml:space="preserve">119.1 </w:t>
      </w:r>
      <w:r>
        <w:rPr/>
        <w:t>The Supplier shall remedy any material breach within 30 days of written notice requiring it to do so.</w:t>
      </w:r>
    </w:p>
    <w:p xmlns:ns1375="urn:precentis:edit">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xmlns:ns1376="urn:precentis:edit">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377="urn:precentis:edit">
      <w:r>
        <w:rPr>
          <w:b/>
        </w:rPr>
        <w:t xml:space="preserve">119.4 </w:t>
      </w:r>
      <w:r>
        <w:rPr/>
        <w:t>Either party may terminate this Agreement for convenience on not less than thirty (30) days' written notice.</w:t>
      </w:r>
    </w:p>
    <w:p xmlns:ns1378="urn:precentis:edit">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79="urn:precentis:edit">
      <w:r>
        <w:rPr>
          <w:b/>
        </w:rPr>
        <w:t xml:space="preserve">119.6 </w:t>
      </w:r>
      <w:r>
        <w:rPr/>
        <w:t>Subject to Clause 9, the Supplier shall provide the deliverables described in this clause to the Customer.</w:t>
      </w:r>
    </w:p>
    <w:p xmlns:ns1380="urn:precentis:edit">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81="urn:precentis:edit">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xmlns:ns1382="urn:precentis:edit">
      <w:pPr>
        <w:pStyle w:val="Heading1"/>
      </w:pPr>
      <w:r>
        <w:rPr/>
        <w:t>120. Notices (Module 5)</w:t>
      </w:r>
    </w:p>
    <w:p xmlns:ns1383="urn:precentis:edit">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84="urn:precentis:edit">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xmlns:ns1385="urn:precentis:edit">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xmlns:ns1386="urn:precentis:edit">
      <w:pPr>
        <w:rPr>
          <w:del w:id="9153" w:author="Helena Voss" w:date="2026-09-28T18:22:05Z"/>
        </w:rPr>
      </w:pPr>
      <w:del w:id="9152" w:author="Helena Voss" w:date="2026-09-28T18:22:05Z">
        <w:r>
          <w:rPr>
            <w:b/>
          </w:rPr>
          <w:delText xml:space="preserve">120.4 </w:delText>
        </w:r>
        <w:r>
          <w:rPr/>
          <w:delText>Subject to Clause 9, the Supplier shall provide the deliverables described in this clause to the Customer.</w:delText>
        </w:r>
      </w:del>
    </w:p>
    <w:p xmlns:ns1387="urn:precentis:edit">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ins w:id="9104" w:author="Helena Voss" w:date="2026-09-28T18:22:17Z">
        <w:r>
          <w:rPr/>
          <w:t xml:space="preserve"> This obligation survives termination.</w:t>
        </w:r>
      </w:ins>
    </w:p>
    <w:p xmlns:ns1388="urn:precentis:edit">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9="urn:precentis:edit">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xmlns:ns1390="urn:precentis:edit">
      <w:r>
        <w:rPr>
          <w:b/>
        </w:rPr>
        <w:t xml:space="preserve">120.8 </w:t>
      </w:r>
      <w:r>
        <w:rPr/>
        <w:t>The Supplier shall retain all Customer Data for 30 days after termination before secure deletion.</w:t>
      </w:r>
    </w:p>
    <w:p xmlns:ns1391="urn:precentis:edit">
      <w:r>
        <w:rPr>
          <w:b/>
        </w:rPr>
        <w:t xml:space="preserve">120.9 </w:t>
      </w:r>
      <w:r>
        <w:rPr/>
        <w:t>The Supplier shall retain all Customer Data for 30 days after termination before secure deletion.</w:t>
      </w:r>
    </w:p>
    <w:p xmlns:ns1392="urn:precentis:edit">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xmlns:ns1393="urn:precentis:edit">
      <w:pPr>
        <w:pStyle w:val="Heading1"/>
      </w:pPr>
      <w:r>
        <w:rPr/>
        <w:t>121. Governing Law (Module 5)</w:t>
      </w:r>
    </w:p>
    <w:p xmlns:ns1394="urn:precentis:edit">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xmlns:ns1395="urn:precentis:edit">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xmlns:ns1396="urn:precentis:edit">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xmlns:ns1397="urn:precentis:edit">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98="urn:precentis:edit">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399="urn:precentis:edit">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xmlns:ns1400="urn:precentis:edit">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401="urn:precentis:edit">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xmlns:ns1402="urn:precentis:edit">
      <w:r>
        <w:rPr>
          <w:b/>
        </w:rPr>
        <w:t xml:space="preserve">121.9 </w:t>
      </w:r>
      <w:r>
        <w:rPr/>
        <w:t>Subject to Clause 9.4, the Supplier shall provide the deliverables described in this clause to the Customer.</w:t>
      </w:r>
    </w:p>
    <w:p xmlns:ns1403="urn:precentis:edit">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404="urn:precentis:edit">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xmlns:ns1405="urn:precentis:edit">
      <w:pPr>
        <w:pStyle w:val="Heading1"/>
      </w:pPr>
      <w:r>
        <w:rPr/>
        <w:t>122. Services (Module 6)</w:t>
      </w:r>
    </w:p>
    <w:p xmlns:ns1406="urn:precentis:edit">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07="urn:precentis:edit">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xmlns:ns1408="urn:precentis:edit">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xmlns:ns1408="urn:precentis:edit">
      <w:pPr>
        <w:rPr>
          <w:ins w:id="9189" w:author="Helena Voss" w:date="2026-09-28T18:22:17Z"/>
        </w:rPr>
      </w:pPr>
      <w:ins w:id="9188" w:author="Helena Voss" w:date="2026-09-28T18:22:17Z">
        <w:r>
          <w:rPr/>
          <w:t xml:space="preserve">1419.A The Parties shall co-operate in good faith.</w:t>
        </w:r>
      </w:ins>
    </w:p>
    <w:p xmlns:ns1409="urn:precentis:edit">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0="urn:precentis:edit">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xmlns:ns1411="urn:precentis:edit">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xmlns:ns1412="urn:precentis:edit">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xmlns:ns1413="urn:precentis:edit">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414="urn:precentis:edit">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415="urn:precentis:edit">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xmlns:ns1416="urn:precentis:edit">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xmlns:ns1417="urn:precentis:edit">
      <w:pPr>
        <w:pStyle w:val="Heading1"/>
      </w:pPr>
      <w:r>
        <w:rPr/>
        <w:t>123. Service Levels (Module 6)</w:t>
      </w:r>
    </w:p>
    <w:p xmlns:ns1418="urn:precentis:edit">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9="urn:precentis:edit">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0="urn:precentis:edit">
      <w:r>
        <w:rPr>
          <w:b/>
        </w:rPr>
        <w:t xml:space="preserve">123.3 </w:t>
      </w:r>
      <w:r>
        <w:rPr/>
        <w:t>Either party may terminate this Agreement for convenience on not less than thirty (30) days' written notice.</w:t>
      </w:r>
    </w:p>
    <w:p xmlns:ns1421="urn:precentis:edit">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2="urn:precentis:edit">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xmlns:ns1423="urn:precentis:edit">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18:22:05Z">
        <w:r>
          <w:rPr/>
          <w:t xml:space="preserve"> This obligation survives termination.</w:t>
        </w:r>
      </w:ins>
    </w:p>
    <w:p xmlns:ns1424="urn:precentis:edit">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5="urn:precentis:edit">
      <w:r>
        <w:rPr>
          <w:b/>
        </w:rPr>
        <w:t xml:space="preserve">123.8 </w:t>
      </w:r>
      <w:r>
        <w:rPr/>
        <w:t>The Supplier shall retain all Customer Data for 30 days after termination before secure deletion.</w:t>
      </w:r>
    </w:p>
    <w:p xmlns:ns1426="urn:precentis:edit">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7="urn:precentis:edit">
      <w:pPr>
        <w:pStyle w:val="Heading1"/>
      </w:pPr>
      <w:r>
        <w:rPr/>
        <w:t>124. Personnel (Module 6)</w:t>
      </w:r>
    </w:p>
    <w:p xmlns:ns1428="urn:precentis:edit">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29="urn:precentis:edit">
      <w:r>
        <w:rPr>
          <w:b/>
        </w:rPr>
        <w:t xml:space="preserve">124.2 </w:t>
      </w:r>
      <w:r>
        <w:rPr/>
        <w:t>Subject to Clause 9.2, the Supplier shall provide the deliverables described in this clause to the Customer.</w:t>
      </w:r>
    </w:p>
    <w:p xmlns:ns1430="urn:precentis:edit">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xmlns:ns1431="urn:precentis:edit">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xmlns:ns1432="urn:precentis:edit">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ins w:id="9105" w:author="Helena Voss" w:date="2026-09-28T18:22:17Z">
        <w:r>
          <w:rPr/>
          <w:t xml:space="preserve"> This obligation survives termination.</w:t>
        </w:r>
      </w:ins>
    </w:p>
    <w:p xmlns:ns1433="urn:precentis:edit">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xmlns:ns1434="urn:precentis:edit">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5="urn:precentis:edit">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6="urn:precentis:edit">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37="urn:precentis:edit">
      <w:pPr>
        <w:pStyle w:val="Heading1"/>
      </w:pPr>
      <w:r>
        <w:rPr/>
        <w:t>125. Customer Obligations (Module 6)</w:t>
      </w:r>
    </w:p>
    <w:p xmlns:ns1438="urn:precentis:edit">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439="urn:precentis:edit">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0="urn:precentis:edit">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441="urn:precentis:edit">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442="urn:precentis:edit">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xmlns:ns1443="urn:precentis:edit">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4="urn:precentis:edit">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445="urn:precentis:edit">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xmlns:ns1446="urn:precentis:edit">
      <w:pPr>
        <w:pStyle w:val="Heading1"/>
      </w:pPr>
      <w:r>
        <w:rPr/>
        <w:t>126. Change Control (Module 6)</w:t>
      </w:r>
    </w:p>
    <w:p xmlns:ns1447="urn:precentis:edit">
      <w:r>
        <w:rPr>
          <w:b/>
        </w:rPr>
        <w:t xml:space="preserve">126.1 </w:t>
      </w:r>
      <w:r>
        <w:rPr/>
        <w:t>Subject to Clause 9.4, the Supplier shall provide the deliverables described in this clause to the Customer.</w:t>
      </w:r>
    </w:p>
    <w:p xmlns:ns1448="urn:precentis:edit">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del w:id="9134" w:author="Helena Voss" w:date="2026-09-28T18:22:17Z">
        <w:r>
          <w:rPr/>
          <w:delText xml:space="preserve">Agreement</w:delText>
        </w:r>
      </w:del>
      <w:ins w:id="9135" w:author="Helena Voss" w:date="2026-09-28T18:22:17Z">
        <w:r>
          <w:rPr/>
          <w:t xml:space="preserve">reasonable</w:t>
        </w:r>
      </w:ins>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xmlns:ns1449="urn:precentis:edit">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450="urn:precentis:edit">
      <w:r>
        <w:rPr>
          <w:b/>
        </w:rPr>
        <w:t xml:space="preserve">126.4 </w:t>
      </w:r>
      <w:r>
        <w:rPr/>
        <w:t>The Supplier shall provide the exit plan within thirty (30) days of the Effective Date.</w:t>
      </w:r>
    </w:p>
    <w:p xmlns:ns1451="urn:precentis:edit">
      <w:r>
        <w:rPr>
          <w:b/>
        </w:rPr>
        <w:t xml:space="preserve">126.5 </w:t>
      </w:r>
      <w:r>
        <w:rPr/>
        <w:t>The Supplier shall remedy any material breach within 30 days of written notice requiring it to do so.</w:t>
      </w:r>
    </w:p>
    <w:p xmlns:ns1452="urn:precentis:edit">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453="urn:precentis:edit">
      <w:r>
        <w:rPr>
          <w:b/>
        </w:rPr>
        <w:t xml:space="preserve">126.7 </w:t>
      </w:r>
      <w:r>
        <w:rPr/>
        <w:t>Subject to Clause 9, the Supplier shall provide the deliverables described in this clause to the Customer.</w:t>
      </w:r>
    </w:p>
    <w:p xmlns:ns1454="urn:precentis:edit">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18:22:05Z">
        <w:r>
          <w:rPr/>
          <w:t xml:space="preserve"> This obligation survives termination.</w:t>
        </w:r>
      </w:ins>
    </w:p>
    <w:p xmlns:ns1455="urn:precentis:edit">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6="urn:precentis:edit">
      <w:r>
        <w:rPr>
          <w:b/>
        </w:rPr>
        <w:t xml:space="preserve">126.10 </w:t>
      </w:r>
      <w:r>
        <w:rPr/>
        <w:t>The Supplier shall remedy any material breach within 30 days of written notice requiring it to do so.</w:t>
      </w:r>
    </w:p>
    <w:p xmlns:ns1457="urn:precentis:edit">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458="urn:precentis:edit">
      <w:pPr>
        <w:pStyle w:val="Heading1"/>
      </w:pPr>
      <w:r>
        <w:rPr/>
        <w:t>127. Fees and Payment (Module 6)</w:t>
      </w:r>
    </w:p>
    <w:p xmlns:ns1459="urn:precentis:edit">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del w:id="9032" w:author="Helena Voss" w:date="2026-09-28T18:22:17Z">
        <w:r>
          <w:rPr/>
          <w:delText xml:space="preserve">Any</w:delText>
        </w:r>
      </w:del>
      <w:ins w:id="9033" w:author="Helena Voss" w:date="2026-09-28T18:22:17Z">
        <w:r>
          <w:rPr/>
          <w:t xml:space="preserve">reasonable</w:t>
        </w:r>
      </w:ins>
      <w:r>
        <w:rPr/>
        <w:t xml:space="preserve"> approval given by the Customer under this clause shall not relieve the Supplier of any of its obligations under this Agreement.</w:t>
      </w:r>
    </w:p>
    <w:p xmlns:ns1460="urn:precentis:edit">
      <w:r>
        <w:rPr>
          <w:b/>
        </w:rPr>
        <w:t xml:space="preserve">127.2 </w:t>
      </w:r>
      <w:r>
        <w:rPr/>
        <w:t>The Customer shall settle the Milestone Payment within 30 days of the Acceptance Certificate.</w:t>
      </w:r>
    </w:p>
    <w:p xmlns:ns1461="urn:precentis:edit">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18:22:05Z">
        <w:r>
          <w:rPr/>
          <w:delText xml:space="preserve">6)</w:delText>
        </w:r>
      </w:del>
      <w:ins w:id="9141" w:author="Helena Voss" w:date="2026-09-28T18:22:05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xmlns:ns1462="urn:precentis:edit">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1463="urn:precentis:edit">
      <w:r>
        <w:rPr>
          <w:b/>
        </w:rPr>
        <w:t xml:space="preserve">127.5 </w:t>
      </w:r>
      <w:r>
        <w:rPr/>
        <w:t>The Customer shall pay each valid invoice within thirty (30) days of receipt.</w:t>
      </w:r>
    </w:p>
    <w:p xmlns:ns1464="urn:precentis:edit">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xmlns:ns1465="urn:precentis:edit">
      <w:r>
        <w:rPr>
          <w:b/>
        </w:rPr>
        <w:t xml:space="preserve">127.7 </w:t>
      </w:r>
      <w:r>
        <w:rPr/>
        <w:t>Clause 19.3 applies to any dispute arising under this clause.</w:t>
      </w:r>
    </w:p>
    <w:p xmlns:ns1466="urn:precentis:edit">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xmlns:ns1467="urn:precentis:edit">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xmlns:ns1468="urn:precentis:edit">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69="urn:precentis:edit">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xmlns:ns1470="urn:precentis:edit">
      <w:pPr>
        <w:pStyle w:val="Heading1"/>
      </w:pPr>
      <w:r>
        <w:rPr/>
        <w:t>128. Invoicing (Module 6)</w:t>
      </w:r>
    </w:p>
    <w:p xmlns:ns1471="urn:precentis:edit">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xmlns:ns1472="urn:precentis:edit">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xmlns:ns1473="urn:precentis:edit">
      <w:r>
        <w:rPr>
          <w:b/>
        </w:rPr>
        <w:t xml:space="preserve">128.3 </w:t>
      </w:r>
      <w:r>
        <w:rPr/>
        <w:t xml:space="preserve">The Supplier shall provide the exit plan within thirty (30) days of the Effective Date.</w:t>
      </w:r>
      <w:ins w:id="9049" w:author="Helena Voss" w:date="2026-09-28T18:22:05Z">
        <w:r>
          <w:rPr/>
          <w:t xml:space="preserve"> This obligation survives termination.</w:t>
        </w:r>
      </w:ins>
    </w:p>
    <w:p xmlns:ns1474="urn:precentis:edit">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pPr>
        <w:rPr>
          <w:ins w:id="9195" w:author="Helena Voss" w:date="2026-09-28T18:22:17Z"/>
        </w:rPr>
      </w:pPr>
      <w:ins w:id="9194" w:author="Helena Voss" w:date="2026-09-28T18:22:17Z">
        <w:r>
          <w:rPr/>
          <w:t xml:space="preserve">1486.A The Parties shall co-operate in good faith.</w:t>
        </w:r>
      </w:ins>
    </w:p>
    <w:p xmlns:ns1476="urn:precentis:edit">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xmlns:ns1477="urn:precentis:edit">
      <w:r>
        <w:rPr>
          <w:b/>
        </w:rPr>
        <w:t xml:space="preserve">128.7 </w:t>
      </w:r>
      <w:r>
        <w:rPr/>
        <w:t>The Supplier shall retain all Customer Data for 30 days after termination before secure deletion.</w:t>
      </w:r>
    </w:p>
    <w:p xmlns:ns1478="urn:precentis:edit">
      <w:r>
        <w:rPr>
          <w:b/>
        </w:rPr>
        <w:t xml:space="preserve">128.8 </w:t>
      </w:r>
      <w:r>
        <w:rPr/>
        <w:t>Subject to Clause 9.2, the Supplier shall provide the deliverables described in this clause to the Customer.</w:t>
      </w:r>
    </w:p>
    <w:p xmlns:ns1479="urn:precentis:edit">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80="urn:precentis:edit">
      <w:r>
        <w:rPr>
          <w:b/>
        </w:rPr>
        <w:t xml:space="preserve">128.10 </w:t>
      </w:r>
      <w:r>
        <w:rPr/>
        <w:t>Either party may terminate this Agreement for convenience on not less than thirty (30) days' written notice.</w:t>
      </w:r>
    </w:p>
    <w:p xmlns:ns1481="urn:precentis:edit">
      <w:pPr>
        <w:pStyle w:val="Heading1"/>
      </w:pPr>
      <w:r>
        <w:rPr/>
        <w:t>129. Term (Module 6)</w:t>
      </w:r>
    </w:p>
    <w:p xmlns:ns1482="urn:precentis:edit">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xmlns:ns1483="urn:precentis:edit">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xmlns:ns1484="urn:precentis:edit">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xmlns:ns1485="urn:precentis:edit">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18:22:05Z">
        <w:r>
          <w:rPr/>
          <w:t xml:space="preserve"> This obligation survives termination.</w:t>
        </w:r>
      </w:ins>
    </w:p>
    <w:p xmlns:ns1486="urn:precentis:edit">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1487="urn:precentis:edit">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xmlns:ns1488="urn:precentis:edit">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489="urn:precentis:edit">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90="urn:precentis:edit">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xmlns:ns1491="urn:precentis:edit">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xmlns:ns1492="urn:precentis:edit">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1493="urn:precentis:edit">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xmlns:ns1494="urn:precentis:edit">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xmlns:ns1495="urn:precentis:edit">
      <w:pPr>
        <w:pStyle w:val="Heading1"/>
      </w:pPr>
      <w:r>
        <w:rPr/>
        <w:t>130. Termination (Module 6)</w:t>
      </w:r>
    </w:p>
    <w:p xmlns:ns1496="urn:precentis:edit">
      <w:r>
        <w:rPr>
          <w:b/>
        </w:rPr>
        <w:t xml:space="preserve">130.1 </w:t>
      </w:r>
      <w:r>
        <w:rPr/>
        <w:t>The Supplier shall remedy any material breach within 30 days of written notice requiring it to do so.</w:t>
      </w:r>
    </w:p>
    <w:p xmlns:ns1497="urn:precentis:edit">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xmlns:ns1497="urn:precentis:edit">
      <w:pPr>
        <w:rPr>
          <w:ins w:id="9211" w:author="Helena Voss" w:date="2026-09-28T18:22:17Z"/>
        </w:rPr>
      </w:pPr>
      <w:ins w:id="9210" w:author="Helena Voss" w:date="2026-09-28T18:22:17Z">
        <w:r>
          <w:rPr/>
          <w:t xml:space="preserve">1508.A The Parties shall co-operate in good faith.</w:t>
        </w:r>
      </w:ins>
    </w:p>
    <w:p xmlns:ns1498="urn:precentis:edit">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xmlns:ns1499="urn:precentis:edit">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xmlns:ns1500="urn:precentis:edit">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xmlns:ns1501="urn:precentis:edit">
      <w:pPr>
        <w:rPr>
          <w:del w:id="9143" w:author="Helena Voss" w:date="2026-09-28T18:22:17Z"/>
        </w:rPr>
      </w:pPr>
      <w:del w:id="9142" w:author="Helena Voss" w:date="2026-09-28T18:22:17Z">
        <w:r>
          <w:rPr>
            <w:b/>
          </w:rPr>
          <w:delText xml:space="preserve">130.6 </w:delText>
        </w:r>
        <w:r>
          <w:rPr/>
          <w:delTex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delText>
        </w:r>
      </w:del>
    </w:p>
    <w:p xmlns:ns1502="urn:precentis:edit">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xmlns:ns1503="urn:precentis:edit">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xmlns:ns1504="urn:precentis:edit">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xmlns:ns1505="urn:precentis:edit">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xmlns:ns1506="urn:precentis:edit">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xmlns:ns1507="urn:precentis:edit">
      <w:pPr>
        <w:pStyle w:val="Heading1"/>
      </w:pPr>
      <w:r>
        <w:rPr/>
        <w:t>131. Confidentiality (Module 6)</w:t>
      </w:r>
    </w:p>
    <w:p xmlns:ns1508="urn:precentis:edit">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xmlns:ns1509="urn:precentis:edit">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xmlns:ns1510="urn:precentis:edit">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xmlns:ns1511="urn:precentis:edit">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12="urn:precentis:edit">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xmlns:ns1513="urn:precentis:edit">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xmlns:ns1514="urn:precentis:edit">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xmlns:ns1515="urn:precentis:edit">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16="urn:precentis:edit">
      <w:pPr>
        <w:pStyle w:val="Heading1"/>
      </w:pPr>
      <w:r>
        <w:rPr/>
        <w:t>132. Intellectual Property (Module 6)</w:t>
      </w:r>
    </w:p>
    <w:p xmlns:ns1517="urn:precentis:edit">
      <w:pPr>
        <w:rPr>
          <w:del w:id="9147" w:author="Helena Voss" w:date="2026-09-28T18:22:17Z"/>
        </w:rPr>
      </w:pPr>
      <w:del w:id="9146" w:author="Helena Voss" w:date="2026-09-28T18:22:17Z">
        <w:r>
          <w:rPr>
            <w:b/>
          </w:rPr>
          <w:delText xml:space="preserve">132.1 </w:delText>
        </w:r>
        <w:r>
          <w:rPr/>
          <w:delTex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delText>
        </w:r>
      </w:del>
    </w:p>
    <w:p xmlns:ns1518="urn:precentis:edit">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xmlns:ns1519="urn:precentis:edit">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20="urn:precentis:edit">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xmlns:ns1521="urn:precentis:edit">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522="urn:precentis:edit">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xmlns:ns1523="urn:precentis:edit">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xmlns:ns1524="urn:precentis:edit">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xmlns:ns1525="urn:precentis:edit">
      <w:pPr>
        <w:pStyle w:val="Heading1"/>
      </w:pPr>
      <w:r>
        <w:rPr/>
        <w:t>133. Data Protection (Module 6)</w:t>
      </w:r>
    </w:p>
    <w:p xmlns:ns1526="urn:precentis:edit">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527="urn:precentis:edit">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xmlns:ns1528="urn:precentis:edit">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529="urn:precentis:edit">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530="urn:precentis:edit">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xmlns:ns1531="urn:precentis:edit">
      <w:r>
        <w:rPr>
          <w:b/>
        </w:rPr>
        <w:t xml:space="preserve">133.6 </w:t>
      </w:r>
      <w:r>
        <w:rPr/>
        <w:t>Clause 29.1 applies to any dispute arising under this clause.</w:t>
      </w:r>
    </w:p>
    <w:p xmlns:ns1532="urn:precentis:edit">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xmlns:ns1533="urn:precentis:edit">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4="urn:precentis:edit">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xmlns:ns1535="urn:precentis:edit">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xmlns:ns1536="urn:precentis:edit">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7="urn:precentis:edit">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xmlns:ns1538="urn:precentis:edit">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xmlns:ns1539="urn:precentis:edit">
      <w:pPr>
        <w:pStyle w:val="Heading1"/>
      </w:pPr>
      <w:r>
        <w:rPr/>
        <w:t>134. Security (Module 6)</w:t>
      </w:r>
    </w:p>
    <w:p xmlns:ns1540="urn:precentis:edit">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541="urn:precentis:edit">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xmlns:ns1542="urn:precentis:edit">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xmlns:ns1543="urn:precentis:edit">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44="urn:precentis:edit">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xmlns:ns1545="urn:precentis:edit">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xmlns:ns1546="urn:precentis:edit">
      <w:r>
        <w:rPr>
          <w:b/>
        </w:rPr>
        <w:t xml:space="preserve">134.7 </w:t>
      </w:r>
      <w:r>
        <w:rPr/>
        <w:t>Subject to Clause 9, the Supplier shall provide the deliverables described in this clause to the Customer.</w:t>
      </w:r>
    </w:p>
    <w:p xmlns:ns1547="urn:precentis:edit">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ins w:id="9012" w:author="Helena Voss" w:date="2026-09-28T18:22:17Z">
        <w:r>
          <w:rPr/>
          <w:t xml:space="preserve"> This obligation survives termination.</w:t>
        </w:r>
      </w:ins>
    </w:p>
    <w:p xmlns:ns1548="urn:precentis:edit">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xmlns:ns1549="urn:precentis:edit">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0="urn:precentis:edit">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551="urn:precentis:edit">
      <w:pPr>
        <w:pStyle w:val="Heading1"/>
      </w:pPr>
      <w:r>
        <w:rPr/>
        <w:t>135. Audit (Module 6)</w:t>
      </w:r>
    </w:p>
    <w:p xmlns:ns1552="urn:precentis:edit">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xmlns:ns1553="urn:precentis:edit">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4="urn:precentis:edit">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xmlns:ns1555="urn:precentis:edit">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56="urn:precentis:edit">
      <w:r>
        <w:rPr>
          <w:b/>
        </w:rPr>
        <w:t xml:space="preserve">135.5 </w:t>
      </w:r>
      <w:r>
        <w:rPr/>
        <w:t>Clause 19.3 applies to any dispute arising under this clause.</w:t>
      </w:r>
    </w:p>
    <w:p xmlns:ns1557="urn:precentis:edit">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58="urn:precentis:edit">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xmlns:ns1559="urn:precentis:edit">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xmlns:ns1560="urn:precentis:edit">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xmlns:ns1561="urn:precentis:edit">
      <w:pPr>
        <w:pStyle w:val="Heading1"/>
      </w:pPr>
      <w:r>
        <w:rPr/>
        <w:t>136. Warranties (Module 6)</w:t>
      </w:r>
    </w:p>
    <w:p xmlns:ns1562="urn:precentis:edit">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xmlns:ns1563="urn:precentis:edit">
      <w:r>
        <w:rPr>
          <w:b/>
        </w:rPr>
        <w:t xml:space="preserve">136.2 </w:t>
      </w:r>
      <w:r>
        <w:rPr/>
        <w:t>The Supplier shall provide the exit plan within thirty (30) days of the Effective Date.</w:t>
      </w:r>
    </w:p>
    <w:p xmlns:ns1564="urn:precentis:edit">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xmlns:ns1565="urn:precentis:edit">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566="urn:precentis:edit">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xmlns:ns1567="urn:precentis:edit">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568="urn:precentis:edit">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18:22:05Z">
        <w:r>
          <w:rPr/>
          <w:t xml:space="preserve"> This obligation survives termination.</w:t>
        </w:r>
      </w:ins>
    </w:p>
    <w:p xmlns:ns1569="urn:precentis:edit">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1570="urn:precentis:edit">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xmlns:ns1571="urn:precentis:edit">
      <w:pPr>
        <w:pStyle w:val="Heading1"/>
      </w:pPr>
      <w:r>
        <w:rPr/>
        <w:t>137. Indemnities (Module 6)</w:t>
      </w:r>
    </w:p>
    <w:p xmlns:ns1572="urn:precentis:edit">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573="urn:precentis:edit">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xmlns:ns1574="urn:precentis:edit">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75="urn:precentis:edit">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xmlns:ns1576="urn:precentis:edit">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ins w:id="9038" w:author="Helena Voss" w:date="2026-09-28T18:22:17Z">
        <w:r>
          <w:rPr/>
          <w:t xml:space="preserve"> This obligation survives termination.</w:t>
        </w:r>
      </w:ins>
    </w:p>
    <w:p xmlns:ns1577="urn:precentis:edit">
      <w:r>
        <w:rPr>
          <w:b/>
        </w:rPr>
        <w:t xml:space="preserve">137.6 </w:t>
      </w:r>
      <w:r>
        <w:rPr/>
        <w:t>Clause 29.1 applies to any dispute arising under this clause.</w:t>
      </w:r>
    </w:p>
    <w:p xmlns:ns1578="urn:precentis:edit">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79="urn:precentis:edit">
      <w:r>
        <w:rPr>
          <w:b/>
        </w:rPr>
        <w:t xml:space="preserve">137.8 </w:t>
      </w:r>
      <w:r>
        <w:rPr/>
        <w:t>Subject to Clause 9.4, the Supplier shall provide the deliverables described in this clause to the Customer.</w:t>
      </w:r>
    </w:p>
    <w:p xmlns:ns1580="urn:precentis:edit">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xmlns:ns1581="urn:precentis:edit">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139" w:author="Helena Voss" w:date="2026-09-28T18:22:17Z">
        <w:r>
          <w:rPr/>
          <w:t xml:space="preserve"> This obligation survives termination.</w:t>
        </w:r>
      </w:ins>
    </w:p>
    <w:p xmlns:ns1582="urn:precentis:edit">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xmlns:ns1583="urn:precentis:edit">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84="urn:precentis:edit">
      <w:pPr>
        <w:pStyle w:val="Heading1"/>
      </w:pPr>
      <w:r>
        <w:rPr/>
        <w:t>138. Limitation of Liability (Module 6)</w:t>
      </w:r>
    </w:p>
    <w:p xmlns:ns1585="urn:precentis:edit">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xmlns:ns1586="urn:precentis:edit">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xmlns:ns1587="urn:precentis:edit">
      <w:r>
        <w:rPr>
          <w:b/>
        </w:rPr>
        <w:t xml:space="preserve">138.3 </w:t>
      </w:r>
      <w:r>
        <w:rPr/>
        <w:t>Clause 19.3 applies to any dispute arising under this clause.</w:t>
      </w:r>
    </w:p>
    <w:p xmlns:ns1588="urn:precentis:edit">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xmlns:ns1589="urn:precentis:edit">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90="urn:precentis:edit">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xmlns:ns1591="urn:precentis:edit">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91="urn:precentis:edit">
      <w:pPr>
        <w:rPr>
          <w:ins w:id="9185" w:author="Helena Voss" w:date="2026-09-28T18:22:05Z"/>
        </w:rPr>
      </w:pPr>
      <w:ins w:id="9184" w:author="Helena Voss" w:date="2026-09-28T18:22:05Z">
        <w:r>
          <w:rPr/>
          <w:t xml:space="preserve">1591.A The Parties shall co-operate in good faith.</w:t>
        </w:r>
      </w:ins>
    </w:p>
    <w:p xmlns:ns1592="urn:precentis:edit">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xmlns:ns1593="urn:precentis:edit">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4="urn:precentis:edit">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5="urn:precentis:edit">
      <w:pPr>
        <w:pStyle w:val="Heading1"/>
      </w:pPr>
      <w:r>
        <w:rPr/>
        <w:t>139. Insurance (Module 6)</w:t>
      </w:r>
    </w:p>
    <w:p xmlns:ns1596="urn:precentis:edit">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xmlns:ns1597="urn:precentis:edit">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xmlns:ns1598="urn:precentis:edit">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599="urn:precentis:edit">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xmlns:ns1600="urn:precentis:edit">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xmlns:ns1601="urn:precentis:edit">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xmlns:ns1602="urn:precentis:edit">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3="urn:precentis:edit">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xmlns:ns1604="urn:precentis:edit">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xmlns:ns1605="urn:precentis:edit">
      <w:pPr>
        <w:pStyle w:val="Heading1"/>
      </w:pPr>
      <w:r>
        <w:rPr/>
        <w:t>140. Force Majeure (Module 6)</w:t>
      </w:r>
    </w:p>
    <w:p xmlns:ns1606="urn:precentis:edit">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607="urn:precentis:edit">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xmlns:ns1608="urn:precentis:edit">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xmlns:ns1609="urn:precentis:edit">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xmlns:ns1610="urn:precentis:edit">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xmlns:ns1611="urn:precentis:edit">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2="urn:precentis:edit">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13="urn:precentis:edit">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xmlns:ns1614="urn:precentis:edit">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15="urn:precentis:edit">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xmlns:ns1616="urn:precentis:edit">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7="urn:precentis:edit">
      <w:r>
        <w:rPr>
          <w:b/>
        </w:rPr>
        <w:t xml:space="preserve">140.12 </w:t>
      </w:r>
      <w:r>
        <w:rPr/>
        <w:t>The Supplier shall retain all Customer Data for 30 days after termination before secure deletion.</w:t>
      </w:r>
    </w:p>
    <w:p xmlns:ns1618="urn:precentis:edit">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7" w:author="Helena Voss" w:date="2026-09-28T18:22:17Z">
        <w:r>
          <w:rPr/>
          <w:t xml:space="preserve"> This obligation survives termination.</w:t>
        </w:r>
      </w:ins>
    </w:p>
    <w:p xmlns:ns1619="urn:precentis:edit">
      <w:pPr>
        <w:pStyle w:val="Heading1"/>
      </w:pPr>
      <w:r>
        <w:rPr/>
        <w:t>141. Subcontracting (Module 6)</w:t>
      </w:r>
    </w:p>
    <w:p xmlns:ns1620="urn:precentis:edit">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21="urn:precentis:edit">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xmlns:ns1622="urn:precentis:edit">
      <w:pPr>
        <w:rPr>
          <w:del w:id="9163" w:author="Helena Voss" w:date="2026-09-28T18:22:17Z"/>
        </w:rPr>
      </w:pPr>
      <w:del w:id="9162" w:author="Helena Voss" w:date="2026-09-28T18:22:17Z">
        <w:r>
          <w:rPr>
            <w:b/>
          </w:rPr>
          <w:delText xml:space="preserve">141.3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xmlns:ns1623="urn:precentis:edit">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xmlns:ns1624="urn:precentis:edit">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xmlns:ns1625="urn:precentis:edit">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xmlns:ns1626="urn:precentis:edit">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xmlns:ns1627="urn:precentis:edit">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xmlns:ns1628="urn:precentis:edit">
      <w:pPr>
        <w:pStyle w:val="Heading1"/>
      </w:pPr>
      <w:r>
        <w:rPr/>
        <w:t>142. Assignment (Module 6)</w:t>
      </w:r>
    </w:p>
    <w:p xmlns:ns1629="urn:precentis:edit">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xmlns:ns1630="urn:precentis:edit">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xmlns:ns1631="urn:precentis:edit">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xmlns:ns1632="urn:precentis:edit">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33="urn:precentis:edit">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34="urn:precentis:edit">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ins w:id="9061" w:author="Helena Voss" w:date="2026-09-28T18:22:17Z">
        <w:r>
          <w:rPr/>
          <w:t xml:space="preserve"> This obligation survives termination.</w:t>
        </w:r>
      </w:ins>
    </w:p>
    <w:p xmlns:ns1635="urn:precentis:edit">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xmlns:ns1636="urn:precentis:edit">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xmlns:ns1637="urn:precentis:edit">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638="urn:precentis:edit">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639="urn:precentis:edit">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640="urn:precentis:edit">
      <w:pPr>
        <w:pStyle w:val="Heading1"/>
      </w:pPr>
      <w:r>
        <w:rPr/>
        <w:t>143. Dispute Resolution (Module 6)</w:t>
      </w:r>
    </w:p>
    <w:p xmlns:ns1641="urn:precentis:edit">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xmlns:ns1642="urn:precentis:edit">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643="urn:precentis:edit">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xmlns:ns1644="urn:precentis:edit">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xmlns:ns1645="urn:precentis:edit">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xmlns:ns1646="urn:precentis:edit">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xmlns:ns1647="urn:precentis:edit">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648="urn:precentis:edit">
      <w:r>
        <w:rPr>
          <w:b/>
        </w:rPr>
        <w:t xml:space="preserve">143.8 </w:t>
      </w:r>
      <w:r>
        <w:rPr/>
        <w:t>The Supplier shall retain all Customer Data for 30 days after termination before secure deletion.</w:t>
      </w:r>
    </w:p>
    <w:p xmlns:ns1649="urn:precentis:edit">
      <w:pPr>
        <w:pStyle w:val="Heading1"/>
      </w:pPr>
      <w:r>
        <w:rPr/>
        <w:t>144. Notices (Module 6)</w:t>
      </w:r>
    </w:p>
    <w:p xmlns:ns1650="urn:precentis:edit">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1="urn:precentis:edit">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652="urn:precentis:edit">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3="urn:precentis:edit">
      <w:pPr>
        <w:rPr>
          <w:del w:id="9173" w:author="Helena Voss" w:date="2026-09-28T18:22:05Z"/>
        </w:rPr>
      </w:pPr>
      <w:del w:id="9172" w:author="Helena Voss" w:date="2026-09-28T18:22:05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xmlns:ns1654="urn:precentis:edit">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xmlns:ns1655="urn:precentis:edit">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56="urn:precentis:edit">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xmlns:ns1657="urn:precentis:edit">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xmlns:ns1658="urn:precentis:edit">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xmlns:ns1659="urn:precentis:edit">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xmlns:ns1660="urn:precentis:edit">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xmlns:ns1661="urn:precentis:edit">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xmlns:ns1662="urn:precentis:edit">
      <w:pPr>
        <w:pStyle w:val="Heading1"/>
      </w:pPr>
      <w:r>
        <w:rPr/>
        <w:t>145. Governing Law (Module 6)</w:t>
      </w:r>
    </w:p>
    <w:p xmlns:ns1663="urn:precentis:edit">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xmlns:ns1664="urn:precentis:edit">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65="urn:precentis:edit">
      <w:r>
        <w:rPr>
          <w:b/>
        </w:rPr>
        <w:t xml:space="preserve">145.3 </w:t>
      </w:r>
      <w:r>
        <w:rPr/>
        <w:t>The Supplier shall retain all Customer Data for 30 days after termination before secure deletion.</w:t>
      </w:r>
    </w:p>
    <w:p xmlns:ns1666="urn:precentis:edit">
      <w:r>
        <w:rPr>
          <w:b/>
        </w:rPr>
        <w:t xml:space="preserve">145.4 </w:t>
      </w:r>
      <w:r>
        <w:rPr/>
        <w:t>The Supplier shall retain all Customer Data for 30 days after termination before secure deletion.</w:t>
      </w:r>
    </w:p>
    <w:p xmlns:ns1667="urn:precentis:edit">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xmlns:ns1668="urn:precentis:edit">
      <w:r>
        <w:rPr>
          <w:b/>
        </w:rPr>
        <w:t xml:space="preserve">145.6 </w:t>
      </w:r>
      <w:r>
        <w:rPr/>
        <w:t>The Supplier shall remedy any material breach within 30 days of written notice requiring it to do so.</w:t>
      </w:r>
    </w:p>
    <w:p xmlns:ns1669="urn:precentis:edit">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xmlns:ns1670="urn:precentis:edit">
      <w:r>
        <w:rPr>
          <w:b/>
        </w:rPr>
        <w:t xml:space="preserve">145.8 </w:t>
      </w:r>
      <w:r>
        <w:rPr/>
        <w:t>Clause 19.3 applies to any dispute arising under this clause.</w:t>
      </w:r>
    </w:p>
    <w:p xmlns:ns1671="urn:precentis:edit">
      <w:pPr>
        <w:pStyle w:val="Heading1"/>
      </w:pPr>
      <w:r>
        <w:rPr/>
        <w:t>146. Services (Module 7)</w:t>
      </w:r>
    </w:p>
    <w:p xmlns:ns1672="urn:precentis:edit">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ins w:id="9018" w:author="Helena Voss" w:date="2026-09-28T18:22:17Z">
        <w:r>
          <w:rPr/>
          <w:t xml:space="preserve"> This obligation survives termination.</w:t>
        </w:r>
      </w:ins>
    </w:p>
    <w:p xmlns:ns1673="urn:precentis:edit">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xmlns:ns1674="urn:precentis:edit">
      <w:r>
        <w:rPr>
          <w:b/>
        </w:rPr>
        <w:t xml:space="preserve">146.3 </w:t>
      </w:r>
      <w:r>
        <w:rPr/>
        <w:t xml:space="preserve">The parties shall meet at least quarterly to review performance in relation </w:t>
      </w:r>
      <w:del w:id="9031" w:author="Helena Voss" w:date="2026-09-28T18:22:05Z">
        <w:r>
          <w:rPr/>
          <w:delText xml:space="preserve">to</w:delText>
        </w:r>
      </w:del>
      <w:ins w:id="9032" w:author="Helena Voss" w:date="2026-09-28T18:22:05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xmlns:ns1675="urn:precentis:edit">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xmlns:ns1676="urn:precentis:edit">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677="urn:precentis:edit">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xmlns:ns1678="urn:precentis:edit">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xmlns:ns1679="urn:precentis:edit">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xmlns:ns1680="urn:precentis:edit">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681="urn:precentis:edit">
      <w:pPr>
        <w:pStyle w:val="Heading1"/>
      </w:pPr>
      <w:r>
        <w:rPr/>
        <w:t>147. Service Levels (Module 7)</w:t>
      </w:r>
    </w:p>
    <w:p xmlns:ns1682="urn:precentis:edit">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xmlns:ns1683="urn:precentis:edit">
      <w:r>
        <w:rPr>
          <w:b/>
        </w:rPr>
        <w:t xml:space="preserve">147.2 </w:t>
      </w:r>
      <w:r>
        <w:rPr/>
        <w:t>The Supplier shall remedy any material breach within 30 days of written notice requiring it to do so.</w:t>
      </w:r>
    </w:p>
    <w:p xmlns:ns1684="urn:precentis:edit">
      <w:r>
        <w:rPr>
          <w:b/>
        </w:rPr>
        <w:t xml:space="preserve">147.3 </w:t>
      </w:r>
      <w:r>
        <w:rPr/>
        <w:t>Either party may terminate this Agreement for convenience on not less than thirty (30) days' written notice.</w:t>
      </w:r>
    </w:p>
    <w:p xmlns:ns1685="urn:precentis:edit">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xmlns:ns1686="urn:precentis:edit">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xmlns:ns1687="urn:precentis:edit">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xmlns:ns1688="urn:precentis:edit">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89="urn:precentis:edit">
      <w:r>
        <w:rPr>
          <w:b/>
        </w:rPr>
        <w:t xml:space="preserve">147.8 </w:t>
      </w:r>
      <w:r>
        <w:rPr/>
        <w:t>The Supplier shall provide the exit plan within thirty (30) days of the Effective Date.</w:t>
      </w:r>
    </w:p>
    <w:p xmlns:ns1690="urn:precentis:edit">
      <w:pPr>
        <w:pStyle w:val="Heading1"/>
      </w:pPr>
      <w:r>
        <w:rPr/>
        <w:t>148. Personnel (Module 7)</w:t>
      </w:r>
    </w:p>
    <w:p xmlns:ns1691="urn:precentis:edit">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xmlns:ns1692="urn:precentis:edit">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xmlns:ns1693="urn:precentis:edit">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94="urn:precentis:edit">
      <w:r>
        <w:rPr>
          <w:b/>
        </w:rPr>
        <w:t xml:space="preserve">148.4 </w:t>
      </w:r>
      <w:r>
        <w:rPr/>
        <w:t>Clause 19 applies to any dispute arising under this clause.</w:t>
      </w:r>
    </w:p>
    <w:p xmlns:ns1695="urn:precentis:edit">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96="urn:precentis:edit">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xmlns:ns1697="urn:precentis:edit">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xmlns:ns1698="urn:precentis:edit">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699="urn:precentis:edit">
      <w:r>
        <w:rPr>
          <w:b/>
        </w:rPr>
        <w:t xml:space="preserve">148.9 </w:t>
      </w:r>
      <w:r>
        <w:rPr/>
        <w:t>Either party may terminate this Agreement for convenience on not less than thirty (30) days' written notice.</w:t>
      </w:r>
    </w:p>
    <w:p xmlns:ns1700="urn:precentis:edit">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xmlns:ns1701="urn:precentis:edit">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xmlns:ns1702="urn:precentis:edit">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xmlns:ns1703="urn:precentis:edit">
      <w:pPr>
        <w:pStyle w:val="Heading1"/>
      </w:pPr>
      <w:r>
        <w:rPr/>
        <w:t>149. Customer Obligations (Module 7)</w:t>
      </w:r>
    </w:p>
    <w:p xmlns:ns1704="urn:precentis:edit">
      <w:r>
        <w:rPr>
          <w:b/>
        </w:rPr>
        <w:t xml:space="preserve">149.1 </w:t>
      </w:r>
      <w:r>
        <w:rPr/>
        <w:t>Clause 29.1 applies to any dispute arising under this clause.</w:t>
      </w:r>
    </w:p>
    <w:p xmlns:ns1705="urn:precentis:edit">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706="urn:precentis:edit">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xmlns:ns1707="urn:precentis:edit">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08="urn:precentis:edit">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xmlns:ns1709="urn:precentis:edit">
      <w:r>
        <w:rPr>
          <w:b/>
        </w:rPr>
        <w:t xml:space="preserve">149.6 </w:t>
      </w:r>
      <w:r>
        <w:rPr/>
        <w:t>Subject to Clause 9.2, the Supplier shall provide the deliverables described in this clause to the Customer.</w:t>
      </w:r>
    </w:p>
    <w:p xmlns:ns1710="urn:precentis:edit">
      <w:r>
        <w:rPr>
          <w:b/>
        </w:rPr>
        <w:t xml:space="preserve">149.7 </w:t>
      </w:r>
      <w:r>
        <w:rPr/>
        <w:t>Either party may terminate this Agreement for convenience on not less than thirty (30) days' written notice.</w:t>
      </w:r>
    </w:p>
    <w:p xmlns:ns1711="urn:precentis:edit">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12="urn:precentis:edit">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xmlns:ns1713="urn:precentis:edit">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xmlns:ns1714="urn:precentis:edit">
      <w:pPr>
        <w:pStyle w:val="Heading1"/>
      </w:pPr>
      <w:r>
        <w:rPr/>
        <w:t>150. Change Control (Module 7)</w:t>
      </w:r>
    </w:p>
    <w:p xmlns:ns1715="urn:precentis:edit">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716="urn:precentis:edit">
      <w:r>
        <w:rPr>
          <w:b/>
        </w:rPr>
        <w:t xml:space="preserve">150.2 </w:t>
      </w:r>
      <w:r>
        <w:rPr/>
        <w:t>Subject to Clause 9, the Supplier shall provide the deliverables described in this clause to the Customer.</w:t>
      </w:r>
    </w:p>
    <w:p xmlns:ns1717="urn:precentis:edit">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xmlns:ns1718="urn:precentis:edit">
      <w:r>
        <w:rPr>
          <w:b/>
        </w:rPr>
        <w:t xml:space="preserve">150.4 </w:t>
      </w:r>
      <w:r>
        <w:rPr/>
        <w:t>Subject to Clause 9.4, the Supplier shall provide the deliverables described in this clause to the Customer.</w:t>
      </w:r>
    </w:p>
    <w:p xmlns:ns1719="urn:precentis:edit">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xmlns:ns1720="urn:precentis:edit">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721="urn:precentis:edit">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xmlns:ns1722="urn:precentis:edit">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23="urn:precentis:edit">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xmlns:ns1724="urn:precentis:edit">
      <w:r>
        <w:rPr>
          <w:b/>
        </w:rPr>
        <w:t xml:space="preserve">150.10 </w:t>
      </w:r>
      <w:r>
        <w:rPr/>
        <w:t>The Supplier shall retain all Customer Data for 30 days after termination before secure deletion.</w:t>
      </w:r>
    </w:p>
    <w:p xmlns:ns1725="urn:precentis:edit">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726="urn:precentis:edit">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27="urn:precentis:edit">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28="urn:precentis:edit">
      <w:pPr>
        <w:pStyle w:val="Heading1"/>
      </w:pPr>
      <w:r>
        <w:rPr/>
        <w:t>151. Fees and Payment (Module 7)</w:t>
      </w:r>
    </w:p>
    <w:p xmlns:ns1729="urn:precentis:edit">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xmlns:ns1730="urn:precentis:edit">
      <w:r>
        <w:rPr>
          <w:b/>
        </w:rPr>
        <w:t xml:space="preserve">151.2 </w:t>
      </w:r>
      <w:r>
        <w:rPr/>
        <w:t>Payment of the Service Credits reconciliation shall be made within thirty (30) days following the end of each Contract Year.</w:t>
      </w:r>
    </w:p>
    <w:p xmlns:ns1731="urn:precentis:edit">
      <w:r>
        <w:rPr>
          <w:b/>
        </w:rPr>
        <w:t xml:space="preserve">151.3 </w:t>
      </w:r>
      <w:r>
        <w:rPr/>
        <w:t xml:space="preserve">Either party may terminate this Agreement for convenience on not less than thirty </w:t>
      </w:r>
      <w:del w:id="9102" w:author="Helena Voss" w:date="2026-09-28T18:22:17Z">
        <w:r>
          <w:rPr/>
          <w:delText xml:space="preserve">(30)</w:delText>
        </w:r>
      </w:del>
      <w:ins w:id="9103" w:author="Helena Voss" w:date="2026-09-28T18:22:17Z">
        <w:r>
          <w:rPr/>
          <w:t xml:space="preserve">reasonable</w:t>
        </w:r>
      </w:ins>
      <w:r>
        <w:rPr/>
        <w:t xml:space="preserve"> days' written notice.</w:t>
      </w:r>
    </w:p>
    <w:p xmlns:ns1732="urn:precentis:edit">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733="urn:precentis:edit">
      <w:r>
        <w:rPr>
          <w:b/>
        </w:rPr>
        <w:t xml:space="preserve">151.5 </w:t>
      </w:r>
      <w:r>
        <w:rPr/>
        <w:t>The Customer shall settle the Milestone Payment within 30 days of the Acceptance Certificate.</w:t>
      </w:r>
    </w:p>
    <w:p xmlns:ns1734="urn:precentis:edit">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35="urn:precentis:edit">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736="urn:precentis:edit">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xmlns:ns1737="urn:precentis:edit">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xmlns:ns1738="urn:precentis:edit">
      <w:r>
        <w:rPr>
          <w:b/>
        </w:rPr>
        <w:t xml:space="preserve">151.10 </w:t>
      </w:r>
      <w:r>
        <w:rPr/>
        <w:t>The Supplier shall retain all Customer Data for 30 days after termination before secure deletion.</w:t>
      </w:r>
    </w:p>
    <w:p xmlns:ns1739="urn:precentis:edit">
      <w:pPr>
        <w:pStyle w:val="Heading1"/>
      </w:pPr>
      <w:r>
        <w:rPr/>
        <w:t>152. Invoicing (Module 7)</w:t>
      </w:r>
    </w:p>
    <w:p xmlns:ns1740="urn:precentis:edit">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1741="urn:precentis:edit">
      <w:r>
        <w:rPr>
          <w:b/>
        </w:rPr>
        <w:t xml:space="preserve">152.2 </w:t>
      </w:r>
      <w:r>
        <w:rPr/>
        <w:t>The Supplier shall provide the exit plan within thirty (30) days of the Effective Date.</w:t>
      </w:r>
    </w:p>
    <w:p xmlns:ns1742="urn:precentis:edit">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43="urn:precentis:edit">
      <w:pPr>
        <w:pStyle w:val="Heading2"/>
        <w:pPrChange w:id="20020" w:author="Helena Voss" w:date="2026-09-28T18:22:17Z">
          <w:pPr/>
        </w:pPrChange>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44="urn:precentis:edit">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xmlns:ns1745="urn:precentis:edit">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46="urn:precentis:edit">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xmlns:ns1746="urn:precentis:edit">
      <w:pPr>
        <w:rPr>
          <w:ins w:id="9205" w:author="Helena Voss" w:date="2026-09-28T18:22:17Z"/>
        </w:rPr>
      </w:pPr>
      <w:ins w:id="9204" w:author="Helena Voss" w:date="2026-09-28T18:22:17Z">
        <w:r>
          <w:rPr/>
          <w:t xml:space="preserve">1758.A The Parties shall co-operate in good faith.</w:t>
        </w:r>
      </w:ins>
    </w:p>
    <w:p xmlns:ns1747="urn:precentis:edit">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xmlns:ns1748="urn:precentis:edit">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xmlns:ns1749="urn:precentis:edit">
      <w:pPr>
        <w:pStyle w:val="Heading1"/>
      </w:pPr>
      <w:r>
        <w:rPr/>
        <w:t>153. Term (Module 7)</w:t>
      </w:r>
    </w:p>
    <w:p xmlns:ns1750="urn:precentis:edit">
      <w:r>
        <w:rPr>
          <w:b/>
        </w:rPr>
        <w:t xml:space="preserve">153.1 </w:t>
      </w:r>
      <w:r>
        <w:rPr/>
        <w:t>Clause 19 applies to any dispute arising under this clause.</w:t>
      </w:r>
    </w:p>
    <w:p xmlns:ns1751="urn:precentis:edit">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xmlns:ns1752="urn:precentis:edit">
      <w:r>
        <w:rPr>
          <w:b/>
        </w:rPr>
        <w:t xml:space="preserve">153.3 </w:t>
      </w:r>
      <w:r>
        <w:rPr/>
        <w:t>Subject to Clause 9.4, the Supplier shall provide the deliverables described in this clause to the Customer.</w:t>
      </w:r>
    </w:p>
    <w:p xmlns:ns1753="urn:precentis:edit">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xmlns:ns1754="urn:precentis:edit">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65" w:author="Helena Voss" w:date="2026-09-28T18:22:17Z">
        <w:r>
          <w:rPr/>
          <w:t xml:space="preserve"> This obligation survives termination.</w:t>
        </w:r>
      </w:ins>
    </w:p>
    <w:p xmlns:ns1755="urn:precentis:edit">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xmlns:ns1756="urn:precentis:edit">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ins w:id="9056" w:author="Helena Voss" w:date="2026-09-28T18:22:17Z">
        <w:r>
          <w:rPr/>
          <w:t xml:space="preserve"> This obligation survives termination.</w:t>
        </w:r>
      </w:ins>
    </w:p>
    <w:p xmlns:ns1757="urn:precentis:edit">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xmlns:ns1757="urn:precentis:edit">
      <w:pPr>
        <w:rPr>
          <w:ins w:id="9213" w:author="Helena Voss" w:date="2026-09-28T18:22:05Z"/>
        </w:rPr>
      </w:pPr>
      <w:ins w:id="9212" w:author="Helena Voss" w:date="2026-09-28T18:22:05Z">
        <w:r>
          <w:rPr/>
          <w:t xml:space="preserve">1757.A The Parties shall co-operate in good faith.</w:t>
        </w:r>
      </w:ins>
    </w:p>
    <w:p xmlns:ns1758="urn:precentis:edit">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18:22:05Z">
        <w:r>
          <w:rPr/>
          <w:t xml:space="preserve"> This obligation survives termination.</w:t>
        </w:r>
      </w:ins>
    </w:p>
    <w:p xmlns:ns1759="urn:precentis:edit">
      <w:pPr>
        <w:pStyle w:val="Heading1"/>
      </w:pPr>
      <w:r>
        <w:rPr/>
        <w:t>154. Termination (Module 7)</w:t>
      </w:r>
    </w:p>
    <w:p xmlns:ns1760="urn:precentis:edit">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61="urn:precentis:edit">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62="urn:precentis:edit">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xmlns:ns1763="urn:precentis:edit">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xmlns:ns1764="urn:precentis:edit">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65="urn:precentis:edit">
      <w:r>
        <w:rPr>
          <w:b/>
        </w:rPr>
        <w:t xml:space="preserve">154.6 </w:t>
      </w:r>
      <w:r>
        <w:rPr/>
        <w:t xml:space="preserve">The Supplier shall provide the exit plan within thirty (30) days of </w:t>
      </w:r>
      <w:del w:id="9091" w:author="Helena Voss" w:date="2026-09-28T18:22:17Z">
        <w:r>
          <w:rPr/>
          <w:delText xml:space="preserve">the</w:delText>
        </w:r>
      </w:del>
      <w:ins w:id="9092" w:author="Helena Voss" w:date="2026-09-28T18:22:17Z">
        <w:r>
          <w:rPr/>
          <w:t xml:space="preserve">reasonable</w:t>
        </w:r>
      </w:ins>
      <w:r>
        <w:rPr/>
        <w:t xml:space="preserve"> Effective Date.</w:t>
      </w:r>
    </w:p>
    <w:p xmlns:ns1766="urn:precentis:edit">
      <w:r>
        <w:rPr>
          <w:b/>
        </w:rPr>
        <w:t xml:space="preserve">154.7 </w:t>
      </w:r>
      <w:r>
        <w:rPr/>
        <w:t>Subject to Clause 9.4, the Supplier shall provide the deliverables described in this clause to the Customer.</w:t>
      </w:r>
    </w:p>
    <w:p xmlns:ns1767="urn:precentis:edit">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xmlns:ns1768="urn:precentis:edit">
      <w:pPr>
        <w:pStyle w:val="Heading1"/>
      </w:pPr>
      <w:r>
        <w:rPr/>
        <w:t>155. Confidentiality (Module 7)</w:t>
      </w:r>
    </w:p>
    <w:p xmlns:ns1769="urn:precentis:edit">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xmlns:ns1770="urn:precentis:edit">
      <w:r>
        <w:rPr>
          <w:b/>
        </w:rPr>
        <w:t xml:space="preserve">155.2 </w:t>
      </w:r>
      <w:r>
        <w:rPr/>
        <w:t xml:space="preserve">Nothing in this clause shall limit any other right or remedy of the Customer under this Agreement or at law. The Customer may, </w:t>
      </w:r>
      <w:del w:id="9104" w:author="Helena Voss" w:date="2026-09-28T18:22:05Z">
        <w:r>
          <w:rPr/>
          <w:delText xml:space="preserve">acting</w:delText>
        </w:r>
      </w:del>
      <w:ins w:id="9105" w:author="Helena Voss" w:date="2026-09-28T18:22:05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xmlns:ns1771="urn:precentis:edit">
      <w:r>
        <w:rPr>
          <w:b/>
        </w:rPr>
        <w:t xml:space="preserve">155.3 </w:t>
      </w:r>
      <w:r>
        <w:rPr/>
        <w:t>The Supplier shall remedy any material breach within 30 days of written notice requiring it to do so.</w:t>
      </w:r>
    </w:p>
    <w:p xmlns:ns1772="urn:precentis:edit">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773="urn:precentis:edit">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774="urn:precentis:edit">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xmlns:ns1775="urn:precentis:edit">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xmlns:ns1776="urn:precentis:edit">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777="urn:precentis:edit">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xmlns:ns1778="urn:precentis:edit">
      <w:r>
        <w:rPr>
          <w:b/>
        </w:rPr>
        <w:t xml:space="preserve">155.10 </w:t>
      </w:r>
      <w:r>
        <w:rPr/>
        <w:t>The Supplier shall retain all Customer Data for 30 days after termination before secure deletion.</w:t>
      </w:r>
    </w:p>
    <w:p xmlns:ns1779="urn:precentis:edit">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xmlns:ns1780="urn:precentis:edit">
      <w:r>
        <w:rPr>
          <w:b/>
        </w:rPr>
        <w:t xml:space="preserve">155.12 </w:t>
      </w:r>
      <w:r>
        <w:rPr/>
        <w:t>Subject to Clause 9, the Supplier shall provide the deliverables described in this clause to the Customer.</w:t>
      </w:r>
    </w:p>
    <w:p xmlns:ns1781="urn:precentis:edit">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xmlns:ns1782="urn:precentis:edit">
      <w:pPr>
        <w:pStyle w:val="Heading1"/>
      </w:pPr>
      <w:r>
        <w:rPr/>
        <w:t>156. Intellectual Property (Module 7)</w:t>
      </w:r>
    </w:p>
    <w:p xmlns:ns1783="urn:precentis:edit">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84="urn:precentis:edit">
      <w:r>
        <w:rPr>
          <w:b/>
        </w:rPr>
        <w:t xml:space="preserve">156.2 </w:t>
      </w:r>
      <w:r>
        <w:rPr/>
        <w:t>Clause 19 applies to any dispute arising under this clause.</w:t>
      </w:r>
    </w:p>
    <w:p xmlns:ns1785="urn:precentis:edit">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86="urn:precentis:edit">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xmlns:ns1787="urn:precentis:edit">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xmlns:ns1788="urn:precentis:edit">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xmlns:ns1789="urn:precentis:edit">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790="urn:precentis:edit">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xmlns:ns1791="urn:precentis:edit">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92="urn:precentis:edit">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xmlns:ns1793="urn:precentis:edit">
      <w:pPr>
        <w:pStyle w:val="Heading1"/>
      </w:pPr>
      <w:r>
        <w:rPr/>
        <w:t>157. Data Protection (Module 7)</w:t>
      </w:r>
    </w:p>
    <w:p xmlns:ns1794="urn:precentis:edit">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xmlns:ns1795="urn:precentis:edit">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xmlns:ns1796="urn:precentis:edit">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xmlns:ns1797="urn:precentis:edit">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xmlns:ns1798="urn:precentis:edit">
      <w:r>
        <w:rPr>
          <w:b/>
        </w:rPr>
        <w:t xml:space="preserve">157.5 </w:t>
      </w:r>
      <w:r>
        <w:rPr/>
        <w:t>Either party may terminate this Agreement for convenience on not less than thirty (30) days' written notice.</w:t>
      </w:r>
    </w:p>
    <w:p xmlns:ns1799="urn:precentis:edit">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800="urn:precentis:edit">
      <w:r>
        <w:rPr>
          <w:b/>
        </w:rPr>
        <w:t xml:space="preserve">157.7 </w:t>
      </w:r>
      <w:r>
        <w:rPr/>
        <w:t xml:space="preserve">The Customer may, acting reasonably, request such information from the Supplier as it requires to v</w:t>
      </w:r>
      <w:r>
        <w:rPr>
          <w:b/>
          <w:rPrChange w:id="20034" w:author="Helena Voss" w:date="2026-09-28T18:22:05Z">
            <w:rPr/>
          </w:rPrChange>
        </w:rPr>
        <w:t xml:space="preserve">erify compli</w:t>
      </w:r>
      <w:r>
        <w:rPr/>
        <w:t xml:space="preserve">ance with this clause. Where the Supplier becomes aware of any matter which may affect the data protection (module 7), it shall notify the Customer promptly and in any event within five Working Days.</w:t>
      </w:r>
    </w:p>
    <w:p xmlns:ns1801="urn:precentis:edit">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xmlns:ns1802="urn:precentis:edit">
      <w:pPr>
        <w:pStyle w:val="Heading1"/>
      </w:pPr>
      <w:r>
        <w:rPr/>
        <w:t>158. Security (Module 7)</w:t>
      </w:r>
    </w:p>
    <w:p xmlns:ns1803="urn:precentis:edit">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804="urn:precentis:edit">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05="urn:precentis:edit">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xmlns:ns1806="urn:precentis:edit">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xmlns:ns1807="urn:precentis:edit">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808="urn:precentis:edit">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809="urn:precentis:edit">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xmlns:ns1810="urn:precentis:edit">
      <w:r>
        <w:rPr>
          <w:b/>
        </w:rPr>
        <w:t xml:space="preserve">158.8 </w:t>
      </w:r>
      <w:r>
        <w:rPr/>
        <w:t>The Supplier shall remedy any material breach within 30 days of written notice requiring it to do so.</w:t>
      </w:r>
    </w:p>
    <w:p xmlns:ns1811="urn:precentis:edit">
      <w:r>
        <w:rPr>
          <w:b/>
        </w:rPr>
        <w:t xml:space="preserve">158.9 </w:t>
      </w:r>
      <w:r>
        <w:rPr/>
        <w:t>Clause 29.1 applies to any dispute arising under this clause.</w:t>
      </w:r>
    </w:p>
    <w:p xmlns:ns1812="urn:precentis:edit">
      <w:pPr>
        <w:pStyle w:val="Heading1"/>
      </w:pPr>
      <w:r>
        <w:rPr/>
        <w:t>159. Audit (Module 7)</w:t>
      </w:r>
    </w:p>
    <w:p xmlns:ns1813="urn:precentis:edit">
      <w:r>
        <w:rPr>
          <w:b/>
        </w:rPr>
        <w:t xml:space="preserve">159.1 </w:t>
      </w:r>
      <w:r>
        <w:rPr/>
        <w:t>Either party may terminate this Agreement for convenience on not less than thirty (30) days' written notice.</w:t>
      </w:r>
    </w:p>
    <w:p xmlns:ns1814="urn:precentis:edit">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xmlns:ns1815="urn:precentis:edit">
      <w:r>
        <w:rPr>
          <w:b/>
        </w:rPr>
        <w:t xml:space="preserve">159.3 </w:t>
      </w:r>
      <w:r>
        <w:rPr/>
        <w:t xml:space="preserve">Any approval given by the Customer under this clause shall not relieve </w:t>
      </w:r>
      <w:del w:id="9053" w:author="Helena Voss" w:date="2026-09-28T18:22:17Z">
        <w:r>
          <w:rPr/>
          <w:delText xml:space="preserve">the</w:delText>
        </w:r>
      </w:del>
      <w:ins w:id="9054" w:author="Helena Voss" w:date="2026-09-28T18:22:17Z">
        <w:r>
          <w:rPr/>
          <w:t xml:space="preserve">reasonable</w:t>
        </w:r>
      </w:ins>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1816="urn:precentis:edit">
      <w:r>
        <w:rPr>
          <w:b/>
        </w:rPr>
        <w:t xml:space="preserve">159.4 </w:t>
      </w:r>
      <w:r>
        <w:rPr/>
        <w:t>The Supplier shall remedy any material breach within 30 days of written notice requiring it to do so.</w:t>
      </w:r>
    </w:p>
    <w:p xmlns:ns1817="urn:precentis:edit">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xmlns:ns1818="urn:precentis:edit">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xmlns:ns1819="urn:precentis:edit">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820="urn:precentis:edit">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1821="urn:precentis:edit">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822="urn:precentis:edit">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xmlns:ns1822="urn:precentis:edit">
      <w:pPr>
        <w:rPr>
          <w:ins w:id="9205" w:author="Helena Voss" w:date="2026-09-28T18:22:05Z"/>
        </w:rPr>
      </w:pPr>
      <w:ins w:id="9204" w:author="Helena Voss" w:date="2026-09-28T18:22:05Z">
        <w:r>
          <w:rPr/>
          <w:t xml:space="preserve">1822.A The Parties shall co-operate in good faith.</w:t>
        </w:r>
      </w:ins>
    </w:p>
    <w:p xmlns:ns1823="urn:precentis:edit">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xmlns:ns1824="urn:precentis:edit">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25="urn:precentis:edit">
      <w:pPr>
        <w:pStyle w:val="Heading1"/>
      </w:pPr>
      <w:r>
        <w:rPr/>
        <w:t>160. Warranties (Module 7)</w:t>
      </w:r>
    </w:p>
    <w:p xmlns:ns1826="urn:precentis:edit">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xmlns:ns1827="urn:precentis:edit">
      <w:r>
        <w:rPr>
          <w:b/>
        </w:rPr>
        <w:t xml:space="preserve">160.2 </w:t>
      </w:r>
      <w:r>
        <w:rPr/>
        <w:t>Clause 19 applies to any dispute arising under this clause.</w:t>
      </w:r>
    </w:p>
    <w:p xmlns:ns1828="urn:precentis:edit">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xmlns:ns1829="urn:precentis:edit">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xmlns:ns1830="urn:precentis:edit">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xmlns:ns1831="urn:precentis:edit">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xmlns:ns1832="urn:precentis:edit">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xmlns:ns1833="urn:precentis:edit">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xmlns:ns1834="urn:precentis:edit">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xmlns:ns1835="urn:precentis:edit">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xmlns:ns1836="urn:precentis:edit">
      <w:pPr>
        <w:pStyle w:val="Heading1"/>
      </w:pPr>
      <w:r>
        <w:rPr/>
        <w:t>161. Indemnities (Module 7)</w:t>
      </w:r>
    </w:p>
    <w:p xmlns:ns1837="urn:precentis:edit">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xmlns:ns1838="urn:precentis:edit">
      <w:r>
        <w:rPr>
          <w:b/>
        </w:rPr>
        <w:t xml:space="preserve">161.2 </w:t>
      </w:r>
      <w:r>
        <w:rPr/>
        <w:t>The Supplier shall retain all Customer Data for 30 days after termination before secure deletion.</w:t>
      </w:r>
    </w:p>
    <w:p xmlns:ns1839="urn:precentis:edit">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xmlns:ns1840="urn:precentis:edit">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841="urn:precentis:edit">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42="urn:precentis:edit">
      <w:r>
        <w:rPr>
          <w:b/>
        </w:rPr>
        <w:t xml:space="preserve">161.6 </w:t>
      </w:r>
      <w:r>
        <w:rPr/>
        <w:t>Subject to Clause 9, the Supplier shall provide the deliverables described in this clause to the Customer.</w:t>
      </w:r>
    </w:p>
    <w:p xmlns:ns1843="urn:precentis:edit">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xmlns:ns1844="urn:precentis:edit">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845="urn:precentis:edit">
      <w:r>
        <w:rPr>
          <w:b/>
        </w:rPr>
        <w:t xml:space="preserve">161.9 </w:t>
      </w:r>
      <w:r>
        <w:rPr/>
        <w:t xml:space="preserve">Subject to Clause 9.4, the Supplier shall provide the deliverables described </w:t>
      </w:r>
      <w:del w:id="9080" w:author="Helena Voss" w:date="2026-09-28T18:22:05Z">
        <w:r>
          <w:rPr/>
          <w:delText xml:space="preserve">in</w:delText>
        </w:r>
      </w:del>
      <w:ins w:id="9081" w:author="Helena Voss" w:date="2026-09-28T18:22:05Z">
        <w:r>
          <w:rPr/>
          <w:t xml:space="preserve">reasonable</w:t>
        </w:r>
      </w:ins>
      <w:r>
        <w:rPr/>
        <w:t xml:space="preserve"> this clause to the Customer.</w:t>
      </w:r>
    </w:p>
    <w:p xmlns:ns1846="urn:precentis:edit">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xmlns:ns1847="urn:precentis:edit">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48="urn:precentis:edit">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xmlns:ns1849="urn:precentis:edit">
      <w:pPr>
        <w:pStyle w:val="Heading1"/>
      </w:pPr>
      <w:r>
        <w:rPr/>
        <w:t>162. Limitation of Liability (Module 7)</w:t>
      </w:r>
    </w:p>
    <w:p xmlns:ns1850="urn:precentis:edit">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xmlns:ns1851="urn:precentis:edit">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1852="urn:precentis:edit">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53="urn:precentis:edit">
      <w:r>
        <w:rPr>
          <w:b/>
        </w:rPr>
        <w:t xml:space="preserve">162.4 </w:t>
      </w:r>
      <w:r>
        <w:rPr/>
        <w:t>Clause 29.1 applies to any dispute arising under this clause.</w:t>
      </w:r>
    </w:p>
    <w:p xmlns:ns1854="urn:precentis:edit">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55="urn:precentis:edit">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Change w:id="20023" w:author="Helena Voss" w:date="2026-09-28T18:22:17Z">
            <w:rPr/>
          </w:rPrChange>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xmlns:ns1856="urn:precentis:edit">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xmlns:ns1857="urn:precentis:edit">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del w:id="9051" w:author="Helena Voss" w:date="2026-09-28T18:22:17Z">
        <w:r>
          <w:rPr/>
          <w:delText xml:space="preserve">as</w:delText>
        </w:r>
      </w:del>
      <w:ins w:id="9052" w:author="Helena Voss" w:date="2026-09-28T18:22:17Z">
        <w:r>
          <w:rPr/>
          <w:t xml:space="preserve">reasonable</w:t>
        </w:r>
      </w:ins>
      <w:r>
        <w:rPr/>
        <w:t xml:space="preserve"> otherwise expressly provided. Where the Supplier becomes aware of any matter which may affect the limitation of liability (module 7), it shall notify the Customer promptly and in any event within five Working Days.</w:t>
      </w:r>
    </w:p>
    <w:p xmlns:ns1858="urn:precentis:edit">
      <w:r>
        <w:rPr>
          <w:b/>
        </w:rPr>
        <w:t xml:space="preserve">162.9 </w:t>
      </w:r>
      <w:r>
        <w:rPr/>
        <w:t>The Supplier shall provide the exit plan within thirty (30) days of the Effective Date.</w:t>
      </w:r>
    </w:p>
    <w:p xmlns:ns1859="urn:precentis:edit">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60="urn:precentis:edit">
      <w:r>
        <w:rPr>
          <w:b/>
        </w:rPr>
        <w:t xml:space="preserve">162.11 </w:t>
      </w:r>
      <w:r>
        <w:rPr/>
        <w:t>The Supplier shall retain all Customer Data for 30 days after termination before secure deletion.</w:t>
      </w:r>
    </w:p>
    <w:p xmlns:ns1861="urn:precentis:edit">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xmlns:ns1862="urn:precentis:edit">
      <w:r>
        <w:rPr>
          <w:b/>
        </w:rPr>
        <w:t xml:space="preserve">162.13 </w:t>
      </w:r>
      <w:r>
        <w:rPr/>
        <w:t>Subject to Clause 9.2, the Supplier shall provide the deliverables described in this clause to the Customer.</w:t>
      </w:r>
    </w:p>
    <w:p xmlns:ns1863="urn:precentis:edit">
      <w:pPr>
        <w:pStyle w:val="Heading1"/>
      </w:pPr>
      <w:r>
        <w:rPr/>
        <w:t>163. Insurance (Module 7)</w:t>
      </w:r>
    </w:p>
    <w:p xmlns:ns1864="urn:precentis:edit">
      <w:r>
        <w:rPr>
          <w:b/>
        </w:rPr>
        <w:t xml:space="preserve">163.1 </w:t>
      </w:r>
      <w:r>
        <w:rPr/>
        <w:t>Clause 19.3 applies to any dispute arising under this clause.</w:t>
      </w:r>
    </w:p>
    <w:p xmlns:ns1865="urn:precentis:edit">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xmlns:ns1866="urn:precentis:edit">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67="urn:precentis:edit">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xmlns:ns1868="urn:precentis:edit">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xmlns:ns1869="urn:precentis:edit">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70="urn:precentis:edit">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xmlns:ns1871="urn:precentis:edit">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xmlns:ns1872="urn:precentis:edit">
      <w:r>
        <w:rPr>
          <w:b/>
        </w:rPr>
        <w:t xml:space="preserve">163.9 </w:t>
      </w:r>
      <w:r>
        <w:rPr/>
        <w:t>Clause 29.1 applies to any dispute arising under this clause.</w:t>
      </w:r>
    </w:p>
    <w:p xmlns:ns1873="urn:precentis:edit">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xmlns:ns1874="urn:precentis:edit">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xmlns:ns1875="urn:precentis:edit">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xmlns:ns1876="urn:precentis:edit">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xmlns:ns1877="urn:precentis:edit">
      <w:pPr>
        <w:pStyle w:val="Heading1"/>
      </w:pPr>
      <w:r>
        <w:rPr/>
        <w:t>164. Force Majeure (Module 7)</w:t>
      </w:r>
    </w:p>
    <w:p xmlns:ns1878="urn:precentis:edit">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79="urn:precentis:edit">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0="urn:precentis:edit">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81="urn:precentis:edit">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xmlns:ns1882="urn:precentis:edit">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xmlns:ns1883="urn:precentis:edit">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884="urn:precentis:edit">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85="urn:precentis:edit">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86="urn:precentis:edit">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xmlns:ns1887="urn:precentis:edit">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xmlns:ns1888="urn:precentis:edit">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9="urn:precentis:edit">
      <w:pPr>
        <w:pStyle w:val="Heading1"/>
      </w:pPr>
      <w:r>
        <w:rPr/>
        <w:t>165. Subcontracting (Module 7)</w:t>
      </w:r>
    </w:p>
    <w:p xmlns:ns1890="urn:precentis:edit">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xmlns:ns1891="urn:precentis:edit">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xmlns:ns1892="urn:precentis:edit">
      <w:r>
        <w:rPr>
          <w:b/>
        </w:rPr>
        <w:t xml:space="preserve">165.3 </w:t>
      </w:r>
      <w:r>
        <w:rPr/>
        <w:t>The Supplier shall provide the exit plan within thirty (30) days of the Effective Date.</w:t>
      </w:r>
    </w:p>
    <w:p xmlns:ns1893="urn:precentis:edit">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94="urn:precentis:edit">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95="urn:precentis:edit">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xmlns:ns1896="urn:precentis:edit">
      <w:r>
        <w:rPr>
          <w:b/>
        </w:rPr>
        <w:t xml:space="preserve">165.7 </w:t>
      </w:r>
      <w:r>
        <w:rPr/>
        <w:t>Clause 19 applies to any dispute arising under this clause.</w:t>
      </w:r>
    </w:p>
    <w:p xmlns:ns1897="urn:precentis:edit">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xmlns:ns1898="urn:precentis:edit">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1899="urn:precentis:edit">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00="urn:precentis:edit">
      <w:pPr>
        <w:pStyle w:val="Heading1"/>
      </w:pPr>
      <w:r>
        <w:rPr/>
        <w:t>166. Assignment (Module 7)</w:t>
      </w:r>
    </w:p>
    <w:p xmlns:ns1901="urn:precentis:edit">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18:22:05Z">
        <w:r>
          <w:rPr/>
          <w:delText xml:space="preserve">the</w:delText>
        </w:r>
      </w:del>
      <w:ins w:id="9053" w:author="Helena Voss" w:date="2026-09-28T18:22:05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1902="urn:precentis:edit">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3="urn:precentis:edit">
      <w:r>
        <w:rPr>
          <w:b/>
        </w:rPr>
        <w:t xml:space="preserve">166.3 </w:t>
      </w:r>
      <w:r>
        <w:rPr/>
        <w:t>The Supplier shall remedy any material breach within 30 days of written notice requiring it to do so.</w:t>
      </w:r>
    </w:p>
    <w:p xmlns:ns1904="urn:precentis:edit">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05="urn:precentis:edit">
      <w:r>
        <w:rPr>
          <w:b/>
        </w:rPr>
        <w:t xml:space="preserve">166.5 </w:t>
      </w:r>
      <w:r>
        <w:rPr/>
        <w:t>Clause 29.1 applies to any dispute arising under this clause.</w:t>
      </w:r>
    </w:p>
    <w:p xmlns:ns1906="urn:precentis:edit">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ins w:id="9011" w:author="Helena Voss" w:date="2026-09-28T18:22:17Z">
        <w:r>
          <w:rPr/>
          <w:t xml:space="preserve"> This obligation survives termination.</w:t>
        </w:r>
      </w:ins>
    </w:p>
    <w:p xmlns:ns1907="urn:precentis:edit">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8="urn:precentis:edit">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xmlns:ns1909="urn:precentis:edit">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10="urn:precentis:edit">
      <w:pPr>
        <w:pStyle w:val="Heading1"/>
      </w:pPr>
      <w:r>
        <w:rPr/>
        <w:t>167. Dispute Resolution (Module 7)</w:t>
      </w:r>
    </w:p>
    <w:p xmlns:ns1911="urn:precentis:edit">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xmlns:ns1912="urn:precentis:edit">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xmlns:ns1913="urn:precentis:edit">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xmlns:ns1914="urn:precentis:edit">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xmlns:ns1915="urn:precentis:edit">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xmlns:ns1916="urn:precentis:edit">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xmlns:ns1917="urn:precentis:edit">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18:22:05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918="urn:precentis:edit">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xmlns:ns1919="urn:precentis:edit">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xmlns:ns1920="urn:precentis:edit">
      <w:r>
        <w:rPr>
          <w:b/>
        </w:rPr>
        <w:t xml:space="preserve">167.10 </w:t>
      </w:r>
      <w:r>
        <w:rPr/>
        <w:t>The Supplier shall provide the exit plan within thirty (30) days of the Effective Date.</w:t>
      </w:r>
    </w:p>
    <w:p xmlns:ns1921="urn:precentis:edit">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18:22:05Z">
        <w:r>
          <w:rPr/>
          <w:t xml:space="preserve"> This obligation survives termination.</w:t>
        </w:r>
      </w:ins>
    </w:p>
    <w:p xmlns:ns1922="urn:precentis:edit">
      <w:pPr>
        <w:pStyle w:val="Heading1"/>
      </w:pPr>
      <w:r>
        <w:rPr/>
        <w:t>168. Notices (Module 7)</w:t>
      </w:r>
    </w:p>
    <w:p xmlns:ns1923="urn:precentis:edit">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xmlns:ns1924="urn:precentis:edit">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1925="urn:precentis:edit">
      <w:r>
        <w:rPr>
          <w:b/>
        </w:rPr>
        <w:t xml:space="preserve">168.3 </w:t>
      </w:r>
      <w:r>
        <w:rPr/>
        <w:t xml:space="preserve">Subject to Clause 9.2, the Supplier shall provide the deliverables described in this clause to the Customer.</w:t>
      </w:r>
      <w:ins w:id="9051" w:author="Helena Voss" w:date="2026-09-28T18:22:05Z">
        <w:r>
          <w:rPr/>
          <w:t xml:space="preserve"> This obligation survives termination.</w:t>
        </w:r>
      </w:ins>
    </w:p>
    <w:p xmlns:ns1926="urn:precentis:edit">
      <w:pPr>
        <w:rPr>
          <w:del w:id="9153" w:author="Helena Voss" w:date="2026-09-28T18:22:17Z"/>
        </w:rPr>
      </w:pPr>
      <w:del w:id="9152" w:author="Helena Voss" w:date="2026-09-28T18:22:17Z">
        <w:r>
          <w:rPr>
            <w:b/>
          </w:rPr>
          <w:delText xml:space="preserve">168.4 </w:delText>
        </w:r>
        <w:r>
          <w:rPr/>
          <w:delText xml:space="preserve">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delText>
        </w:r>
      </w:del>
    </w:p>
    <w:p xmlns:ns1927="urn:precentis:edit">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xmlns:ns1928="urn:precentis:edit">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29="urn:precentis:edit">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xmlns:ns1930="urn:precentis:edit">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31="urn:precentis:edit">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32="urn:precentis:edit">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xmlns:ns1933="urn:precentis:edit">
      <w:r>
        <w:rPr>
          <w:b/>
        </w:rPr>
        <w:t xml:space="preserve">168.11 </w:t>
      </w:r>
      <w:r>
        <w:rPr/>
        <w:t>The Supplier shall retain all Customer Data for 30 days after termination before secure deletion.</w:t>
      </w:r>
    </w:p>
    <w:p xmlns:ns1934="urn:precentis:edit">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935="urn:precentis:edit">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xmlns:ns1936="urn:precentis:edit">
      <w:pPr>
        <w:pStyle w:val="Heading1"/>
      </w:pPr>
      <w:r>
        <w:rPr/>
        <w:t>169. Governing Law (Module 7)</w:t>
      </w:r>
    </w:p>
    <w:p xmlns:ns1937="urn:precentis:edit">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xmlns:ns1938="urn:precentis:edit">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939="urn:precentis:edit">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xmlns:ns1940="urn:precentis:edit">
      <w:r>
        <w:rPr>
          <w:b/>
        </w:rPr>
        <w:t xml:space="preserve">169.4 </w:t>
      </w:r>
      <w:r>
        <w:rPr/>
        <w:t>Either party may terminate this Agreement for convenience on not less than thirty (30) days' written notice.</w:t>
      </w:r>
    </w:p>
    <w:p xmlns:ns1941="urn:precentis:edit">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18:22:05Z">
        <w:r>
          <w:rPr/>
          <w:t xml:space="preserve"> This obligation survives termination.</w:t>
        </w:r>
      </w:ins>
    </w:p>
    <w:p xmlns:ns1942="urn:precentis:edit">
      <w:r>
        <w:rPr>
          <w:b/>
        </w:rPr>
        <w:t xml:space="preserve">169.6 </w:t>
      </w:r>
      <w:r>
        <w:rPr/>
        <w:t xml:space="preserve">Any approval given by the Customer under this clause shall not relieve the Supplier of any of its obligations under this Agreement. The Supplier </w:t>
      </w:r>
      <w:del w:id="9057" w:author="Helena Voss" w:date="2026-09-28T18:22:17Z">
        <w:r>
          <w:rPr/>
          <w:delText xml:space="preserve">shall</w:delText>
        </w:r>
      </w:del>
      <w:ins w:id="9058" w:author="Helena Voss" w:date="2026-09-28T18:22:17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xmlns:ns1943="urn:precentis:edit">
      <w:r>
        <w:rPr>
          <w:b/>
        </w:rPr>
        <w:t xml:space="preserve">169.7 </w:t>
      </w:r>
      <w:r>
        <w:rPr/>
        <w:t>Subject to Clause 9.4, the Supplier shall provide the deliverables described in this clause to the Customer.</w:t>
      </w:r>
    </w:p>
    <w:p xmlns:ns1944="urn:precentis:edit">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945="urn:precentis:edit">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46="urn:precentis:edit">
      <w:r>
        <w:rPr>
          <w:b/>
        </w:rPr>
        <w:t xml:space="preserve">169.10 </w:t>
      </w:r>
      <w:r>
        <w:rPr/>
        <w:t>Subject to Clause 9.2, the Supplier shall provide the deliverables described in this clause to the Customer.</w:t>
      </w:r>
    </w:p>
    <w:p xmlns:ns1947="urn:precentis:edit">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48="urn:precentis:edit">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49="urn:precentis:edit">
      <w:pPr>
        <w:pStyle w:val="Heading1"/>
      </w:pPr>
      <w:r>
        <w:rPr/>
        <w:t>170. Services (Module 8)</w:t>
      </w:r>
    </w:p>
    <w:p xmlns:ns1950="urn:precentis:edit">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1951="urn:precentis:edit">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xmlns:ns1952="urn:precentis:edit">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xmlns:ns1953="urn:precentis:edit">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xmlns:ns1954="urn:precentis:edit">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xmlns:ns1955="urn:precentis:edit">
      <w:r>
        <w:rPr>
          <w:b/>
        </w:rPr>
        <w:t xml:space="preserve">170.6 </w:t>
      </w:r>
      <w:r>
        <w:rPr/>
        <w:t>The Supplier shall remedy any material breach within 30 days of written notice requiring it to do so.</w:t>
      </w:r>
    </w:p>
    <w:p xmlns:ns1956="urn:precentis:edit">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xmlns:ns1957="urn:precentis:edit">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xmlns:ns1958="urn:precentis:edit">
      <w:pPr>
        <w:pStyle w:val="Heading1"/>
      </w:pPr>
      <w:r>
        <w:rPr/>
        <w:t>171. Service Levels (Module 8)</w:t>
      </w:r>
    </w:p>
    <w:p xmlns:ns1959="urn:precentis:edit">
      <w:r>
        <w:rPr>
          <w:b/>
        </w:rPr>
        <w:t xml:space="preserve">171.1 </w:t>
      </w:r>
      <w:r>
        <w:rPr/>
        <w:t xml:space="preserve">Each party shall bear its own costs in connection with the matters </w:t>
      </w:r>
      <w:del w:id="9026" w:author="Helena Voss" w:date="2026-09-28T18:22:17Z">
        <w:r>
          <w:rPr/>
          <w:delText xml:space="preserve">described</w:delText>
        </w:r>
      </w:del>
      <w:ins w:id="9027" w:author="Helena Voss" w:date="2026-09-28T18:22:17Z">
        <w:r>
          <w:rPr/>
          <w:t xml:space="preserve">reasonable</w:t>
        </w:r>
      </w:ins>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xmlns:ns1960="urn:precentis:edit">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1961="urn:precentis:edit">
      <w:r>
        <w:rPr>
          <w:b/>
        </w:rPr>
        <w:t xml:space="preserve">171.3 </w:t>
      </w:r>
      <w:r>
        <w:rPr/>
        <w:t>Either party may terminate this Agreement for convenience on not less than thirty (30) days' written notice.</w:t>
      </w:r>
    </w:p>
    <w:p xmlns:ns1962="urn:precentis:edit">
      <w:pPr>
        <w:pStyle w:val="Heading2"/>
        <w:pPrChange w:id="20025" w:author="Helena Voss" w:date="2026-09-28T18:22:05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963="urn:precentis:edit">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xmlns:ns1964="urn:precentis:edit">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xmlns:ns1965="urn:precentis:edit">
      <w:pPr>
        <w:pStyle w:val="Heading2"/>
        <w:pPrChange w:id="20031" w:author="Helena Voss" w:date="2026-09-28T18:22:05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66="urn:precentis:edit">
      <w:r>
        <w:rPr>
          <w:b/>
        </w:rPr>
        <w:t xml:space="preserve">171.8 </w:t>
      </w:r>
      <w:r>
        <w:rPr/>
        <w:t xml:space="preserve">The Supplier shall remedy any</w:t>
      </w:r>
      <w:r>
        <w:rPr>
          <w:b/>
          <w:rPrChange w:id="20028" w:author="Helena Voss" w:date="2026-09-28T18:22:05Z">
            <w:rPr/>
          </w:rPrChange>
        </w:rPr>
        <w:t xml:space="preserve"> material br</w:t>
      </w:r>
      <w:r>
        <w:rPr/>
        <w:t xml:space="preserve">each within 30 days of written notice requiring it to do so.</w:t>
      </w:r>
    </w:p>
    <w:p xmlns:ns1967="urn:precentis:edit">
      <w:pPr>
        <w:pStyle w:val="Heading1"/>
      </w:pPr>
      <w:r>
        <w:rPr/>
        <w:t>172. Personnel (Module 8)</w:t>
      </w:r>
    </w:p>
    <w:p xmlns:ns1968="urn:precentis:edit">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xmlns:ns1969="urn:precentis:edit">
      <w:r>
        <w:rPr>
          <w:b/>
        </w:rPr>
        <w:t xml:space="preserve">172.2 </w:t>
      </w:r>
      <w:r>
        <w:rPr/>
        <w:t>The Supplier shall remedy any material breach within 30 days of written notice requiring it to do so.</w:t>
      </w:r>
    </w:p>
    <w:p xmlns:ns1970="urn:precentis:edit">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71="urn:precentis:edit">
      <w:pPr>
        <w:rPr>
          <w:del w:id="9167" w:author="Helena Voss" w:date="2026-09-28T18:22:17Z"/>
        </w:rPr>
      </w:pPr>
      <w:del w:id="9166" w:author="Helena Voss" w:date="2026-09-28T18:22:17Z">
        <w:r>
          <w:rPr>
            <w:b/>
          </w:rPr>
          <w:delText xml:space="preserve">172.4 </w:delText>
        </w:r>
        <w:r>
          <w:rPr/>
          <w:delTex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delText>
        </w:r>
      </w:del>
    </w:p>
    <w:p xmlns:ns1972="urn:precentis:edit">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73="urn:precentis:edit">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974="urn:precentis:edit">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xmlns:ns1975="urn:precentis:edit">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975="urn:precentis:edit">
      <w:pPr>
        <w:rPr>
          <w:ins w:id="9203" w:author="Helena Voss" w:date="2026-09-28T18:22:05Z"/>
        </w:rPr>
      </w:pPr>
      <w:ins w:id="9202" w:author="Helena Voss" w:date="2026-09-28T18:22:05Z">
        <w:r>
          <w:rPr/>
          <w:t xml:space="preserve">1975.A The Parties shall co-operate in good faith.</w:t>
        </w:r>
      </w:ins>
    </w:p>
    <w:p xmlns:ns1976="urn:precentis:edit">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xmlns:ns1977="urn:precentis:edit">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xmlns:ns1978="urn:precentis:edit">
      <w:pPr>
        <w:pStyle w:val="Heading1"/>
      </w:pPr>
      <w:r>
        <w:rPr/>
        <w:t>173. Customer Obligations (Module 8)</w:t>
      </w:r>
    </w:p>
    <w:p xmlns:ns1979="urn:precentis:edit">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980="urn:precentis:edit">
      <w:pPr>
        <w:rPr>
          <w:del w:id="9169" w:author="Helena Voss" w:date="2026-09-28T18:22:05Z"/>
        </w:rPr>
      </w:pPr>
      <w:del w:id="9168" w:author="Helena Voss" w:date="2026-09-28T18:22:05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xmlns:ns1981="urn:precentis:edit">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xmlns:ns1982="urn:precentis:edit">
      <w:r>
        <w:rPr>
          <w:b/>
        </w:rPr>
        <w:t xml:space="preserve">173.4 </w:t>
      </w:r>
      <w:r>
        <w:rPr/>
        <w:t>Subject to Clause 9, the Supplier shall provide the deliverables described in this clause to the Customer.</w:t>
      </w:r>
    </w:p>
    <w:p xmlns:ns1983="urn:precentis:edit">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xmlns:ns1984="urn:precentis:edit">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xmlns:ns1985="urn:precentis:edit">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86="urn:precentis:edit">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87="urn:precentis:edit">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988="urn:precentis:edit">
      <w:pPr>
        <w:pStyle w:val="Heading1"/>
      </w:pPr>
      <w:r>
        <w:rPr/>
        <w:t>174. Change Control (Module 8)</w:t>
      </w:r>
    </w:p>
    <w:p xmlns:ns1989="urn:precentis:edit">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990="urn:precentis:edit">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xmlns:ns1991="urn:precentis:edit">
      <w:r>
        <w:rPr>
          <w:b/>
        </w:rPr>
        <w:t xml:space="preserve">174.3 </w:t>
      </w:r>
      <w:r>
        <w:rPr/>
        <w:t>Clause 19 applies to any dispute arising under this clause.</w:t>
      </w:r>
    </w:p>
    <w:p xmlns:ns1992="urn:precentis:edit">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93="urn:precentis:edit">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xmlns:ns1994="urn:precentis:edit">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995="urn:precentis:edit">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96="urn:precentis:edit">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xmlns:ns1997="urn:precentis:edit">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98="urn:precentis:edit">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xmlns:ns1999="urn:precentis:edit">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xmlns:ns2000="urn:precentis:edit">
      <w:pPr>
        <w:pStyle w:val="Heading1"/>
      </w:pPr>
      <w:r>
        <w:rPr/>
        <w:t>175. Fees and Payment (Module 8)</w:t>
      </w:r>
    </w:p>
    <w:p xmlns:ns2001="urn:precentis:edit">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xmlns:ns2002="urn:precentis:edit">
      <w:r>
        <w:rPr>
          <w:b/>
        </w:rPr>
        <w:t xml:space="preserve">175.2 </w:t>
      </w:r>
      <w:r>
        <w:rPr/>
        <w:t>The Customer shall pay each valid invoice within thirty (30) days of receipt.</w:t>
      </w:r>
    </w:p>
    <w:p xmlns:ns2003="urn:precentis:edit">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04="urn:precentis:edit">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05="urn:precentis:edit">
      <w:r>
        <w:rPr>
          <w:b/>
        </w:rPr>
        <w:t xml:space="preserve">175.5 </w:t>
      </w:r>
      <w:r>
        <w:rPr/>
        <w:t xml:space="preserve">Undisputed amounts shall be</w:t>
      </w:r>
      <w:r>
        <w:rPr>
          <w:b/>
          <w:rPrChange w:id="20009" w:author="Helena Voss" w:date="2026-09-28T18:22:17Z">
            <w:rPr/>
          </w:rPrChange>
        </w:rPr>
        <w:t xml:space="preserve"> paid no lat</w:t>
      </w:r>
      <w:r>
        <w:rPr/>
        <w:t xml:space="preserve">er than 30 days after the date of the relevant invoice.</w:t>
      </w:r>
    </w:p>
    <w:p xmlns:ns2006="urn:precentis:edit">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xmlns:ns2007="urn:precentis:edit">
      <w:r>
        <w:rPr>
          <w:b/>
        </w:rPr>
        <w:t xml:space="preserve">175.7 </w:t>
      </w:r>
      <w:r>
        <w:rPr/>
        <w:t xml:space="preserve">The Supplier shall maintain complete and accurate records relating to the fees and payment (module 8) and shall make them available </w:t>
      </w:r>
      <w:del w:id="9009" w:author="Helena Voss" w:date="2026-09-28T18:22:17Z">
        <w:r>
          <w:rPr/>
          <w:delText xml:space="preserve">to</w:delText>
        </w:r>
      </w:del>
      <w:ins w:id="9010" w:author="Helena Voss" w:date="2026-09-28T18:22:17Z">
        <w:r>
          <w:rPr/>
          <w:t xml:space="preserve">reasonable</w:t>
        </w:r>
      </w:ins>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008="urn:precentis:edit">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xmlns:ns2009="urn:precentis:edit">
      <w:pPr>
        <w:pStyle w:val="Heading1"/>
      </w:pPr>
      <w:r>
        <w:rPr/>
        <w:t>176. Invoicing (Module 8)</w:t>
      </w:r>
    </w:p>
    <w:p xmlns:ns2010="urn:precentis:edit">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11="urn:precentis:edit">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012="urn:precentis:edit">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xmlns:ns2013="urn:precentis:edit">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xmlns:ns2014="urn:precentis:edit">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xmlns:ns2015="urn:precentis:edit">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016="urn:precentis:edit">
      <w:r>
        <w:rPr>
          <w:b/>
        </w:rPr>
        <w:t xml:space="preserve">176.7 </w:t>
      </w:r>
      <w:r>
        <w:rPr/>
        <w:t>Subject to Clause 9.2, the Supplier shall provide the deliverables described in this clause to the Customer.</w:t>
      </w:r>
    </w:p>
    <w:p xmlns:ns2017="urn:precentis:edit">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18="urn:precentis:edit">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2019="urn:precentis:edit">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xmlns:ns2020="urn:precentis:edit">
      <w:pPr>
        <w:pStyle w:val="Heading2"/>
        <w:pPrChange w:id="20026" w:author="Helena Voss" w:date="2026-09-28T18:22:17Z">
          <w:pPr/>
        </w:pPrChange>
      </w:pPr>
      <w:r>
        <w:rPr>
          <w:b/>
        </w:rPr>
        <w:t xml:space="preserve">176.11 </w:t>
      </w:r>
      <w:r>
        <w:rPr/>
        <w:t>The Supplier shall provide the exit plan within thirty (30) days of the Effective Date.</w:t>
      </w:r>
    </w:p>
    <w:p xmlns:ns2021="urn:precentis:edit">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xmlns:ns2022="urn:precentis:edit">
      <w:r>
        <w:rPr>
          <w:b/>
        </w:rPr>
        <w:t xml:space="preserve">176.13 </w:t>
      </w:r>
      <w:r>
        <w:rPr/>
        <w:t>The Supplier shall retain all Customer Data for 30 days after termination before secure deletion.</w:t>
      </w:r>
    </w:p>
    <w:p xmlns:ns2023="urn:precentis:edit">
      <w:pPr>
        <w:pStyle w:val="Heading1"/>
      </w:pPr>
      <w:r>
        <w:rPr/>
        <w:t>177. Term (Module 8)</w:t>
      </w:r>
    </w:p>
    <w:p xmlns:ns2024="urn:precentis:edit">
      <w:r>
        <w:rPr>
          <w:b/>
        </w:rPr>
        <w:t xml:space="preserve">177.1 </w:t>
      </w:r>
      <w:r>
        <w:rPr/>
        <w:t>Either party may terminate this Agreement for convenience on not less than thirty (30) days' written notice.</w:t>
      </w:r>
    </w:p>
    <w:p xmlns:ns2025="urn:precentis:edit">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26="urn:precentis:edit">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027="urn:precentis:edit">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xmlns:ns2028="urn:precentis:edit">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18:22:05Z">
        <w:r>
          <w:rPr/>
          <w:t xml:space="preserve"> This obligation survives termination.</w:t>
        </w:r>
      </w:ins>
    </w:p>
    <w:p xmlns:ns2029="urn:precentis:edit">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xmlns:ns2030="urn:precentis:edit">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31="urn:precentis:edit">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032="urn:precentis:edit">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33="urn:precentis:edit">
      <w:pPr>
        <w:pStyle w:val="Heading1"/>
      </w:pPr>
      <w:r>
        <w:rPr/>
        <w:t>178. Termination (Module 8)</w:t>
      </w:r>
    </w:p>
    <w:p xmlns:ns2034="urn:precentis:edit">
      <w:r>
        <w:rPr>
          <w:b/>
        </w:rPr>
        <w:t xml:space="preserve">178.1 </w:t>
      </w:r>
      <w:r>
        <w:rPr/>
        <w:t>Subject to Clause 9.2, the Supplier shall provide the deliverables described in this clause to the Customer.</w:t>
      </w:r>
    </w:p>
    <w:p xmlns:ns2035="urn:precentis:edit">
      <w:pPr>
        <w:rPr>
          <w:del w:id="9151" w:author="Helena Voss" w:date="2026-09-28T18:22:05Z"/>
        </w:rPr>
      </w:pPr>
      <w:del w:id="9150" w:author="Helena Voss" w:date="2026-09-28T18:22:05Z">
        <w:r>
          <w:rPr>
            <w:b/>
          </w:rPr>
          <w:delText xml:space="preserve">178.2 </w:delText>
        </w:r>
        <w:r>
          <w:rPr/>
          <w:delText>Clause 19 applies to any dispute arising under this clause.</w:delText>
        </w:r>
      </w:del>
    </w:p>
    <w:p xmlns:ns2036="urn:precentis:edit">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xmlns:ns2037="urn:precentis:edit">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xmlns:ns2038="urn:precentis:edit">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039="urn:precentis:edit">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40="urn:precentis:edit">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xmlns:ns2041="urn:precentis:edit">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xmlns:ns2042="urn:precentis:edit">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043="urn:precentis:edit">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044="urn:precentis:edit">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xmlns:ns2045="urn:precentis:edit">
      <w:r>
        <w:rPr>
          <w:b/>
        </w:rPr>
        <w:t xml:space="preserve">178.12 </w:t>
      </w:r>
      <w:r>
        <w:rPr/>
        <w:t>The Supplier shall provide the exit plan within thirty (30) days of the Effective Date.</w:t>
      </w:r>
    </w:p>
    <w:p xmlns:ns2046="urn:precentis:edit">
      <w:pPr>
        <w:pStyle w:val="Heading1"/>
      </w:pPr>
      <w:r>
        <w:rPr/>
        <w:t>179. Confidentiality (Module 8)</w:t>
      </w:r>
    </w:p>
    <w:p xmlns:ns2047="urn:precentis:edit">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xmlns:ns2048="urn:precentis:edit">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xmlns:ns2049="urn:precentis:edit">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xmlns:ns2050="urn:precentis:edit">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xmlns:ns2051="urn:precentis:edit">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xmlns:ns2052="urn:precentis:edit">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xmlns:ns2053="urn:precentis:edit">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xmlns:ns2054="urn:precentis:edit">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xmlns:ns2055="urn:precentis:edit">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xmlns:ns2056="urn:precentis:edit">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xmlns:ns2057="urn:precentis:edit">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xmlns:ns2058="urn:precentis:edit">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18:22:05Z">
        <w:r>
          <w:rPr/>
          <w:delText xml:space="preserve">perform</w:delText>
        </w:r>
      </w:del>
      <w:ins w:id="9121" w:author="Helena Voss" w:date="2026-09-28T18:22:05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2059="urn:precentis:edit">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xmlns:ns2060="urn:precentis:edit">
      <w:pPr>
        <w:pStyle w:val="Heading1"/>
      </w:pPr>
      <w:r>
        <w:rPr/>
        <w:t>180. Intellectual Property (Module 8)</w:t>
      </w:r>
    </w:p>
    <w:p xmlns:ns2061="urn:precentis:edit">
      <w:r>
        <w:rPr>
          <w:b/>
        </w:rPr>
        <w:t xml:space="preserve">180.1 </w:t>
      </w:r>
      <w:r>
        <w:rPr/>
        <w:t>Subject to Clause 9, the Supplier shall provide the deliverables described in this clause to the Customer.</w:t>
      </w:r>
    </w:p>
    <w:p xmlns:ns2062="urn:precentis:edit">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xmlns:ns2063="urn:precentis:edit">
      <w:r>
        <w:rPr>
          <w:b/>
        </w:rPr>
        <w:t xml:space="preserve">180.3 </w:t>
      </w:r>
      <w:r>
        <w:rPr/>
        <w:t>Subject to Clause 9.2, the Supplier shall provide the deliverables described in this clause to the Customer.</w:t>
      </w:r>
    </w:p>
    <w:p xmlns:ns2064="urn:precentis:edit">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065="urn:precentis:edit">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066="urn:precentis:edit">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7="urn:precentis:edit">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xmlns:ns2068="urn:precentis:edit">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9="urn:precentis:edit">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xmlns:ns2070="urn:precentis:edit">
      <w:r>
        <w:rPr>
          <w:b/>
        </w:rPr>
        <w:t xml:space="preserve">180.10 </w:t>
      </w:r>
      <w:r>
        <w:rPr/>
        <w:t>The Supplier shall retain all Customer Data for 30 days after termination before secure deletion.</w:t>
      </w:r>
    </w:p>
    <w:p xmlns:ns2071="urn:precentis:edit">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072="urn:precentis:edit">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xmlns:ns2073="urn:precentis:edit">
      <w:pPr>
        <w:pStyle w:val="Heading1"/>
      </w:pPr>
      <w:r>
        <w:rPr/>
        <w:t>181. Data Protection (Module 8)</w:t>
      </w:r>
    </w:p>
    <w:p xmlns:ns2074="urn:precentis:edit">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5="urn:precentis:edit">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6="urn:precentis:edit">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xmlns:ns2077="urn:precentis:edit">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xmlns:ns2078="urn:precentis:edit">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xmlns:ns2079="urn:precentis:edit">
      <w:pPr>
        <w:rPr>
          <w:del w:id="9157" w:author="Helena Voss" w:date="2026-09-28T18:22:17Z"/>
        </w:rPr>
      </w:pPr>
      <w:del w:id="9156" w:author="Helena Voss" w:date="2026-09-28T18:22:17Z">
        <w:r>
          <w:rPr>
            <w:b/>
          </w:rPr>
          <w:delText xml:space="preserve">181.6 </w:delText>
        </w:r>
        <w:r>
          <w:rPr/>
          <w:delTex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parties shall meet at least quarterly to review performance in relation to the data protection (module 8) and agree any improvements required.</w:delText>
        </w:r>
      </w:del>
    </w:p>
    <w:p xmlns:ns2080="urn:precentis:edit">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080="urn:precentis:edit">
      <w:pPr>
        <w:rPr>
          <w:ins w:id="9207" w:author="Helena Voss" w:date="2026-09-28T18:22:17Z"/>
        </w:rPr>
      </w:pPr>
      <w:ins w:id="9206" w:author="Helena Voss" w:date="2026-09-28T18:22:17Z">
        <w:r>
          <w:rPr/>
          <w:t xml:space="preserve">2095.A The Parties shall co-operate in good faith.</w:t>
        </w:r>
      </w:ins>
    </w:p>
    <w:p xmlns:ns2081="urn:precentis:edit">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2082="urn:precentis:edit">
      <w:pPr>
        <w:pStyle w:val="Heading1"/>
      </w:pPr>
      <w:r>
        <w:rPr/>
        <w:t>182. Security (Module 8)</w:t>
      </w:r>
    </w:p>
    <w:p xmlns:ns2083="urn:precentis:edit">
      <w:r>
        <w:rPr>
          <w:b/>
        </w:rPr>
        <w:t xml:space="preserve">182.1 </w:t>
      </w:r>
      <w:r>
        <w:rPr/>
        <w:t>The Supplier shall remedy any material breach within 30 days of written notice requiring it to do so.</w:t>
      </w:r>
    </w:p>
    <w:p xmlns:ns2084="urn:precentis:edit">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85="urn:precentis:edit">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xmlns:ns2086="urn:precentis:edit">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xmlns:ns2087="urn:precentis:edit">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088="urn:precentis:edit">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xmlns:ns2089="urn:precentis:edit">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90="urn:precentis:edit">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91="urn:precentis:edit">
      <w:pPr>
        <w:pStyle w:val="Heading1"/>
      </w:pPr>
      <w:r>
        <w:rPr/>
        <w:t>183. Audit (Module 8)</w:t>
      </w:r>
    </w:p>
    <w:p xmlns:ns2092="urn:precentis:edit">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xmlns:ns2093="urn:precentis:edit">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xmlns:ns2094="urn:precentis:edit">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xmlns:ns2095="urn:precentis:edit">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xmlns:ns2096="urn:precentis:edit">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097="urn:precentis:edit">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xmlns:ns2098="urn:precentis:edit">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99="urn:precentis:edit">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xmlns:ns2100="urn:precentis:edit">
      <w:pPr>
        <w:pStyle w:val="Heading1"/>
      </w:pPr>
      <w:r>
        <w:rPr/>
        <w:t>184. Warranties (Module 8)</w:t>
      </w:r>
    </w:p>
    <w:p xmlns:ns2101="urn:precentis:edit">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xmlns:ns2102="urn:precentis:edit">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xmlns:ns2103="urn:precentis:edit">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04="urn:precentis:edit">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05="urn:precentis:edit">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06="urn:precentis:edit">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xmlns:ns2107="urn:precentis:edit">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xmlns:ns2108="urn:precentis:edit">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xmlns:ns2109="urn:precentis:edit">
      <w:r>
        <w:rPr>
          <w:b/>
        </w:rPr>
        <w:t xml:space="preserve">184.9 </w:t>
      </w:r>
      <w:r>
        <w:rPr/>
        <w:t>Subject to Clause 9.4, the Supplier shall provide the deliverables described in this clause to the Customer.</w:t>
      </w:r>
    </w:p>
    <w:p xmlns:ns2110="urn:precentis:edit">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11="urn:precentis:edit">
      <w:pPr>
        <w:pStyle w:val="Heading1"/>
      </w:pPr>
      <w:r>
        <w:rPr/>
        <w:t>185. Indemnities (Module 8)</w:t>
      </w:r>
    </w:p>
    <w:p xmlns:ns2112="urn:precentis:edit">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2113="urn:precentis:edit">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14="urn:precentis:edit">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xmlns:ns2115="urn:precentis:edit">
      <w:r>
        <w:rPr>
          <w:b/>
        </w:rPr>
        <w:t xml:space="preserve">185.4 </w:t>
      </w:r>
      <w:r>
        <w:rPr/>
        <w:t>Clause 19 applies to any dispute arising under this clause.</w:t>
      </w:r>
    </w:p>
    <w:p xmlns:ns2116="urn:precentis:edit">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xmlns:ns2117="urn:precentis:edit">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18:22:05Z">
        <w:r>
          <w:rPr/>
          <w:delText xml:space="preserve">to</w:delText>
        </w:r>
      </w:del>
      <w:ins w:id="9020" w:author="Helena Voss" w:date="2026-09-28T18:22:05Z">
        <w:r>
          <w:rPr/>
          <w:t xml:space="preserve">reasonable</w:t>
        </w:r>
      </w:ins>
      <w:r>
        <w:rPr/>
        <w:t xml:space="preserve"> the indemnities (module 8) and agree any improvements required.</w:t>
      </w:r>
    </w:p>
    <w:p xmlns:ns2118="urn:precentis:edit">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xmlns:ns2119="urn:precentis:edit">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120="urn:precentis:edit">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xmlns:ns2121="urn:precentis:edit">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22="urn:precentis:edit">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23="urn:precentis:edit">
      <w:pPr>
        <w:pStyle w:val="Heading1"/>
      </w:pPr>
      <w:r>
        <w:rPr/>
        <w:t>186. Limitation of Liability (Module 8)</w:t>
      </w:r>
    </w:p>
    <w:p xmlns:ns2124="urn:precentis:edit">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2125="urn:precentis:edit">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26="urn:precentis:edit">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127="urn:precentis:edit">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28="urn:precentis:edit">
      <w:r>
        <w:rPr>
          <w:b/>
        </w:rPr>
        <w:t xml:space="preserve">186.5 </w:t>
      </w:r>
      <w:r>
        <w:rPr/>
        <w:t>Either party may terminate this Agreement for convenience on not less than thirty (30) days' written notice.</w:t>
      </w:r>
    </w:p>
    <w:p xmlns:ns2129="urn:precentis:edit">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xmlns:ns2130="urn:precentis:edit">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31="urn:precentis:edit">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xmlns:ns2132="urn:precentis:edit">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xmlns:ns2133="urn:precentis:edit">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xmlns:ns2134="urn:precentis:edit">
      <w:r>
        <w:rPr>
          <w:b/>
        </w:rPr>
        <w:t xml:space="preserve">186.11 </w:t>
      </w:r>
      <w:r>
        <w:rPr/>
        <w:t>Subject to Clause 9.4, the Supplier shall provide the deliverables described in this clause to the Customer.</w:t>
      </w:r>
    </w:p>
    <w:p xmlns:ns2135="urn:precentis:edit">
      <w:pPr>
        <w:pStyle w:val="Heading1"/>
      </w:pPr>
      <w:r>
        <w:rPr/>
        <w:t>187. Insurance (Module 8)</w:t>
      </w:r>
    </w:p>
    <w:p xmlns:ns2136="urn:precentis:edit">
      <w:r>
        <w:rPr>
          <w:b/>
        </w:rPr>
        <w:t xml:space="preserve">187.1 </w:t>
      </w:r>
      <w:r>
        <w:rPr/>
        <w:t>Subject to Clause 9.4, the Supplier shall provide the deliverables described in this clause to the Customer.</w:t>
      </w:r>
    </w:p>
    <w:p xmlns:ns2137="urn:precentis:edit">
      <w:r>
        <w:rPr>
          <w:b/>
        </w:rPr>
        <w:t xml:space="preserve">187.2 </w:t>
      </w:r>
      <w:r>
        <w:rPr/>
        <w:t>Clause 29.1 applies to any dispute arising under this clause.</w:t>
      </w:r>
    </w:p>
    <w:p xmlns:ns2138="urn:precentis:edit">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xmlns:ns2139="urn:precentis:edit">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xmlns:ns2140="urn:precentis:edit">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41="urn:precentis:edit">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xmlns:ns2142="urn:precentis:edit">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xmlns:ns2143="urn:precentis:edit">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xmlns:ns2144="urn:precentis:edit">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xmlns:ns2145="urn:precentis:edit">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46="urn:precentis:edit">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xmlns:ns2147="urn:precentis:edit">
      <w:pPr>
        <w:pStyle w:val="Heading1"/>
      </w:pPr>
      <w:r>
        <w:rPr/>
        <w:t>188. Force Majeure (Module 8)</w:t>
      </w:r>
    </w:p>
    <w:p xmlns:ns2148="urn:precentis:edit">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xmlns:ns2149="urn:precentis:edit">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50="urn:precentis:edit">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xmlns:ns2151="urn:precentis:edit">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2="urn:precentis:edit">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153="urn:precentis:edit">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xmlns:ns2154="urn:precentis:edit">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xmlns:ns2155="urn:precentis:edit">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xmlns:ns2156="urn:precentis:edit">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xmlns:ns2157="urn:precentis:edit">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8="urn:precentis:edit">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2159="urn:precentis:edit">
      <w:pPr>
        <w:pStyle w:val="Heading1"/>
      </w:pPr>
      <w:r>
        <w:rPr/>
        <w:t>189. Subcontracting (Module 8)</w:t>
      </w:r>
    </w:p>
    <w:p xmlns:ns2160="urn:precentis:edit">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161="urn:precentis:edit">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xmlns:ns2162="urn:precentis:edit">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xmlns:ns2163="urn:precentis:edit">
      <w:r>
        <w:rPr>
          <w:b/>
        </w:rPr>
        <w:t xml:space="preserve">189.4 </w:t>
      </w:r>
      <w:r>
        <w:rPr/>
        <w:t>Subject to Clause 9.4, the Supplier shall provide the deliverables described in this clause to the Customer.</w:t>
      </w:r>
    </w:p>
    <w:p xmlns:ns2164="urn:precentis:edit">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xmlns:ns2165="urn:precentis:edit">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166="urn:precentis:edit">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xmlns:ns2167="urn:precentis:edit">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xmlns:ns2168="urn:precentis:edit">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xmlns:ns2169="urn:precentis:edit">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70="urn:precentis:edit">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xmlns:ns2171="urn:precentis:edit">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xmlns:ns2172="urn:precentis:edit">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73="urn:precentis:edit">
      <w:pPr>
        <w:pStyle w:val="Heading1"/>
      </w:pPr>
      <w:r>
        <w:rPr/>
        <w:t>190. Assignment (Module 8)</w:t>
      </w:r>
    </w:p>
    <w:p xmlns:ns2174="urn:precentis:edit">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2175="urn:precentis:edit">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xmlns:ns2176="urn:precentis:edit">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18:22:05Z">
        <w:r>
          <w:rPr/>
          <w:t xml:space="preserve"> This obligation survives termination.</w:t>
        </w:r>
      </w:ins>
    </w:p>
    <w:p xmlns:ns2177="urn:precentis:edit">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xmlns:ns2178="urn:precentis:edit">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179="urn:precentis:edit">
      <w:r>
        <w:rPr>
          <w:b/>
        </w:rPr>
        <w:t xml:space="preserve">190.6 </w:t>
      </w:r>
      <w:r>
        <w:rPr/>
        <w:t>The Supplier shall remedy any material breach within 30 days of written notice requiring it to do so.</w:t>
      </w:r>
    </w:p>
    <w:p xmlns:ns2180="urn:precentis:edit">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81="urn:precentis:edit">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182="urn:precentis:edit">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xmlns:ns2183="urn:precentis:edit">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xmlns:ns2184="urn:precentis:edit">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xmlns:ns2185="urn:precentis:edit">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xmlns:ns2186="urn:precentis:edit">
      <w:r>
        <w:rPr>
          <w:b/>
        </w:rPr>
        <w:t xml:space="preserve">190.13 </w:t>
      </w:r>
      <w:r>
        <w:rPr/>
        <w:t>The Supplier shall retain all Customer Data for 30 days after termination before secure deletion.</w:t>
      </w:r>
    </w:p>
    <w:p xmlns:ns2187="urn:precentis:edit">
      <w:pPr>
        <w:pStyle w:val="Heading1"/>
      </w:pPr>
      <w:r>
        <w:rPr/>
        <w:t>191. Dispute Resolution (Module 8)</w:t>
      </w:r>
    </w:p>
    <w:p xmlns:ns2188="urn:precentis:edit">
      <w:r>
        <w:rPr>
          <w:b/>
        </w:rPr>
        <w:t xml:space="preserve">191.1 </w:t>
      </w:r>
      <w:r>
        <w:rPr/>
        <w:t>Subject to Clause 9.2, the Supplier shall provide the deliverables described in this clause to the Customer.</w:t>
      </w:r>
    </w:p>
    <w:p xmlns:ns2189="urn:precentis:edit">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90="urn:precentis:edit">
      <w:r>
        <w:rPr>
          <w:b/>
        </w:rPr>
        <w:t xml:space="preserve">191.3 </w:t>
      </w:r>
      <w:r>
        <w:rPr/>
        <w:t>Subject to Clause 9.4, the Supplier shall provide the deliverables described in this clause to the Customer.</w:t>
      </w:r>
    </w:p>
    <w:p xmlns:ns2191="urn:precentis:edit">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xmlns:ns2192="urn:precentis:edit">
      <w:r>
        <w:rPr>
          <w:b/>
        </w:rPr>
        <w:t xml:space="preserve">191.5 </w:t>
      </w:r>
      <w:r>
        <w:rPr/>
        <w:t xml:space="preserve">Each party shall </w:t>
      </w:r>
      <w:del w:id="9044" w:author="Helena Voss" w:date="2026-09-28T18:22:05Z">
        <w:r>
          <w:rPr/>
          <w:delText xml:space="preserve">bear</w:delText>
        </w:r>
      </w:del>
      <w:ins w:id="9045" w:author="Helena Voss" w:date="2026-09-28T18:22:05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193="urn:precentis:edit">
      <w:r>
        <w:rPr>
          <w:b/>
        </w:rPr>
        <w:t xml:space="preserve">191.6 </w:t>
      </w:r>
      <w:r>
        <w:rPr/>
        <w:t>Subject to Clause 9, the Supplier shall provide the deliverables described in this clause to the Customer.</w:t>
      </w:r>
    </w:p>
    <w:p xmlns:ns2194="urn:precentis:edit">
      <w:r>
        <w:rPr>
          <w:b/>
        </w:rPr>
        <w:t xml:space="preserve">191.7 </w:t>
      </w:r>
      <w:r>
        <w:rPr/>
        <w:t xml:space="preserve">Subject to Clause 9.2, the Supplier shall provide the deliverables described in </w:t>
      </w:r>
      <w:del w:id="9118" w:author="Helena Voss" w:date="2026-09-28T18:22:05Z">
        <w:r>
          <w:rPr/>
          <w:delText xml:space="preserve">this</w:delText>
        </w:r>
      </w:del>
      <w:ins w:id="9119" w:author="Helena Voss" w:date="2026-09-28T18:22:05Z">
        <w:r>
          <w:rPr/>
          <w:t xml:space="preserve">reasonable</w:t>
        </w:r>
      </w:ins>
      <w:r>
        <w:rPr/>
        <w:t xml:space="preserve"> clause to the Customer.</w:t>
      </w:r>
    </w:p>
    <w:p xmlns:ns2195="urn:precentis:edit">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xmlns:ns2196="urn:precentis:edit">
      <w:pPr>
        <w:pStyle w:val="Heading1"/>
      </w:pPr>
      <w:r>
        <w:rPr/>
        <w:t>192. Notices (Module 8)</w:t>
      </w:r>
    </w:p>
    <w:p xmlns:ns2197="urn:precentis:edit">
      <w:r>
        <w:rPr>
          <w:b/>
        </w:rPr>
        <w:t xml:space="preserve">192.1 </w:t>
      </w:r>
      <w:r>
        <w:rPr/>
        <w:t>Clause 19.3 applies to any dispute arising under this clause.</w:t>
      </w:r>
    </w:p>
    <w:p xmlns:ns2198="urn:precentis:edit">
      <w:r>
        <w:rPr>
          <w:b/>
        </w:rPr>
        <w:t xml:space="preserve">192.2 </w:t>
      </w:r>
      <w:r>
        <w:rPr/>
        <w:t>The Supplier shall retain all Customer Data for 30 days after termination before secure deletion.</w:t>
      </w:r>
    </w:p>
    <w:p xmlns:ns2199="urn:precentis:edit">
      <w:r>
        <w:rPr>
          <w:b/>
        </w:rPr>
        <w:t xml:space="preserve">192.3 </w:t>
      </w:r>
      <w:r>
        <w:rPr/>
        <w:t>Subject to Clause 9.4, the Supplier shall provide the deliverables described in this clause to the Customer.</w:t>
      </w:r>
    </w:p>
    <w:p xmlns:ns2200="urn:precentis:edit">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xmlns:ns2201="urn:precentis:edit">
      <w:r>
        <w:rPr>
          <w:b/>
        </w:rPr>
        <w:t xml:space="preserve">192.5 </w:t>
      </w:r>
      <w:r>
        <w:rPr/>
        <w:t>The Supplier shall provide the exit plan within thirty (30) days of the Effective Date.</w:t>
      </w:r>
    </w:p>
    <w:p xmlns:ns2202="urn:precentis:edit">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xmlns:ns2203="urn:precentis:edit">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204="urn:precentis:edit">
      <w:pPr>
        <w:rPr>
          <w:del w:id="9145" w:author="Helena Voss" w:date="2026-09-28T18:22:05Z"/>
        </w:rPr>
      </w:pPr>
      <w:del w:id="9144" w:author="Helena Voss" w:date="2026-09-28T18:22:05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xmlns:ns2205="urn:precentis:edit">
      <w:pPr>
        <w:pStyle w:val="Heading1"/>
      </w:pPr>
      <w:r>
        <w:rPr/>
        <w:t>193. Governing Law (Module 8)</w:t>
      </w:r>
    </w:p>
    <w:p xmlns:ns2206="urn:precentis:edit">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xmlns:ns2207="urn:precentis:edit">
      <w:r>
        <w:rPr>
          <w:b/>
        </w:rPr>
        <w:t xml:space="preserve">193.2 </w:t>
      </w:r>
      <w:r>
        <w:rPr/>
        <w:t xml:space="preserve">Any approval given by the Customer under this clause shall not relieve the Supplier of any of its obligations under this Agreement. Each party shall bear its own costs in connectio</w:t>
      </w:r>
      <w:r>
        <w:rPr>
          <w:b/>
          <w:rPrChange w:id="20007" w:author="Helena Voss" w:date="2026-09-28T18:22:17Z">
            <w:rPr/>
          </w:rPrChange>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xmlns:ns2208="urn:precentis:edit">
      <w:r>
        <w:rPr>
          <w:b/>
        </w:rPr>
        <w:t xml:space="preserve">193.3 </w:t>
      </w:r>
      <w:r>
        <w:rPr/>
        <w:t>Subject to Clause 9, the Supplier shall provide the deliverables described in this clause to the Customer.</w:t>
      </w:r>
    </w:p>
    <w:p xmlns:ns2209="urn:precentis:edit">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10="urn:precentis:edit">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del w:id="9013" w:author="Helena Voss" w:date="2026-09-28T18:22:17Z">
        <w:r>
          <w:rPr/>
          <w:delText xml:space="preserve">the</w:delText>
        </w:r>
      </w:del>
      <w:ins w:id="9014" w:author="Helena Voss" w:date="2026-09-28T18:22:17Z">
        <w:r>
          <w:rPr/>
          <w:t xml:space="preserve">reasonable</w:t>
        </w:r>
      </w:ins>
      <w:r>
        <w:rPr/>
        <w:t xml:space="preserve"> Customer under this Agreement or at law.</w:t>
      </w:r>
    </w:p>
    <w:p xmlns:ns2211="urn:precentis:edit">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xmlns:ns2212="urn:precentis:edit">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13="urn:precentis:edit">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xmlns:ns2214="urn:precentis:edit">
      <w:r>
        <w:rPr>
          <w:b/>
        </w:rPr>
        <w:t xml:space="preserve">193.9 </w:t>
      </w:r>
      <w:r>
        <w:rPr/>
        <w:t>Clause 19 applies to any dispute arising under this clause.</w:t>
      </w:r>
    </w:p>
    <w:p xmlns:ns2215="urn:precentis:edit">
      <w:pPr>
        <w:pStyle w:val="Heading1"/>
      </w:pPr>
      <w:r>
        <w:rPr/>
        <w:t>194. Services (Module 9)</w:t>
      </w:r>
    </w:p>
    <w:p xmlns:ns2216="urn:precentis:edit">
      <w:pPr>
        <w:pStyle w:val="Heading2"/>
        <w:pPrChange w:id="20012" w:author="Helena Voss" w:date="2026-09-28T18:22:17Z">
          <w:pPr/>
        </w:pPrChange>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17="urn:precentis:edit">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xmlns:ns2218="urn:precentis:edit">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xmlns:ns2219="urn:precentis:edit">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20="urn:precentis:edit">
      <w:r>
        <w:rPr>
          <w:b/>
        </w:rPr>
        <w:t xml:space="preserve">194.5 </w:t>
      </w:r>
      <w:r>
        <w:rPr/>
        <w:t>Subject to Clause 9, the Supplier shall provide the deliverables described in this clause to the Customer.</w:t>
      </w:r>
    </w:p>
    <w:p xmlns:ns2221="urn:precentis:edit">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222="urn:precentis:edit">
      <w:r>
        <w:rPr>
          <w:b/>
        </w:rPr>
        <w:t xml:space="preserve">194.7 </w:t>
      </w:r>
      <w:r>
        <w:rPr/>
        <w:t>The Supplier shall provide the exit plan within thirty (30) days of the Effective Date.</w:t>
      </w:r>
    </w:p>
    <w:p xmlns:ns2223="urn:precentis:edit">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xmlns:ns2224="urn:precentis:edit">
      <w:r>
        <w:rPr>
          <w:b/>
        </w:rPr>
        <w:t xml:space="preserve">194.9 </w:t>
      </w:r>
      <w:r>
        <w:rPr/>
        <w:t>Clause 19 applies to any dispute arising under this clause.</w:t>
      </w:r>
    </w:p>
    <w:p xmlns:ns2225="urn:precentis:edit">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xmlns:ns2226="urn:precentis:edit">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xmlns:ns2227="urn:precentis:edit">
      <w:pPr>
        <w:pStyle w:val="Heading1"/>
      </w:pPr>
      <w:r>
        <w:rPr/>
        <w:t>195. Service Levels (Module 9)</w:t>
      </w:r>
    </w:p>
    <w:p xmlns:ns2228="urn:precentis:edit">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xmlns:ns2229="urn:precentis:edit">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xmlns:ns2230="urn:precentis:edit">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2231="urn:precentis:edit">
      <w:r>
        <w:rPr>
          <w:b/>
        </w:rPr>
        <w:t xml:space="preserve">195.4 </w:t>
      </w:r>
      <w:r>
        <w:rPr/>
        <w:t>The Supplier shall retain all Customer Data for 30 days after termination before secure deletion.</w:t>
      </w:r>
    </w:p>
    <w:p xmlns:ns2232="urn:precentis:edit">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xmlns:ns2233="urn:precentis:edit">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34="urn:precentis:edit">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235="urn:precentis:edit">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36="urn:precentis:edit">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xmlns:ns2237="urn:precentis:edit">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xmlns:ns2238="urn:precentis:edit">
      <w:pPr>
        <w:pStyle w:val="Heading1"/>
      </w:pPr>
      <w:r>
        <w:rPr/>
        <w:t>196. Personnel (Module 9)</w:t>
      </w:r>
    </w:p>
    <w:p xmlns:ns2239="urn:precentis:edit">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xmlns:ns2240="urn:precentis:edit">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xmlns:ns2241="urn:precentis:edit">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242="urn:precentis:edit">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xmlns:ns2243="urn:precentis:edit">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244="urn:precentis:edit">
      <w:r>
        <w:rPr>
          <w:b/>
        </w:rPr>
        <w:t xml:space="preserve">196.6 </w:t>
      </w:r>
      <w:r>
        <w:rPr/>
        <w:t>Clause 29.1 applies to any dispute arising under this clause.</w:t>
      </w:r>
    </w:p>
    <w:p xmlns:ns2245="urn:precentis:edit">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46="urn:precentis:edit">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xmlns:ns2247="urn:precentis:edit">
      <w:pPr>
        <w:rPr>
          <w:del w:id="9155" w:author="Helena Voss" w:date="2026-09-28T18:22:17Z"/>
        </w:rPr>
      </w:pPr>
      <w:del w:id="9154" w:author="Helena Voss" w:date="2026-09-28T18:22:17Z">
        <w:r>
          <w:rPr>
            <w:b/>
          </w:rPr>
          <w:delText xml:space="preserve">196.9 </w:delText>
        </w:r>
        <w:r>
          <w:rPr/>
          <w:delTex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xmlns:ns2248="urn:precentis:edit">
      <w:pPr>
        <w:pStyle w:val="Heading1"/>
      </w:pPr>
      <w:r>
        <w:rPr/>
        <w:t>197. Customer Obligations (Module 9)</w:t>
      </w:r>
    </w:p>
    <w:p xmlns:ns2249="urn:precentis:edit">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250="urn:precentis:edit">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xmlns:ns2251="urn:precentis:edit">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252="urn:precentis:edit">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xmlns:ns2253="urn:precentis:edit">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254="urn:precentis:edit">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5="urn:precentis:edit">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xmlns:ns2256="urn:precentis:edit">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xmlns:ns2257="urn:precentis:edit">
      <w:r>
        <w:rPr>
          <w:b/>
        </w:rPr>
        <w:t xml:space="preserve">197.9 </w:t>
      </w:r>
      <w:r>
        <w:rPr/>
        <w:t>Clause 29.1 applies to any dispute arising under this clause.</w:t>
      </w:r>
    </w:p>
    <w:p xmlns:ns2258="urn:precentis:edit">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xmlns:ns2259="urn:precentis:edit">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60="urn:precentis:edit">
      <w:r>
        <w:rPr>
          <w:b/>
        </w:rPr>
        <w:t xml:space="preserve">197.12 </w:t>
      </w:r>
      <w:r>
        <w:rPr/>
        <w:t xml:space="preserve">The Customer may, acting reasonably, request such information from the Supplier as it requires to verify </w:t>
      </w:r>
      <w:del w:id="9113" w:author="Helena Voss" w:date="2026-09-28T18:22:17Z">
        <w:r>
          <w:rPr/>
          <w:delText xml:space="preserve">compliance</w:delText>
        </w:r>
      </w:del>
      <w:ins w:id="9114" w:author="Helena Voss" w:date="2026-09-28T18:22:17Z">
        <w:r>
          <w:rPr/>
          <w:t xml:space="preserve">reasonable</w:t>
        </w:r>
      </w:ins>
      <w:r>
        <w:rPr/>
        <w:t xml:space="preserve"> with this clause. Nothing in this clause shall limit any other right or remedy of the Customer under this Agreement or at law.</w:t>
      </w:r>
    </w:p>
    <w:p xmlns:ns2261="urn:precentis:edit">
      <w:pPr>
        <w:pStyle w:val="Heading1"/>
      </w:pPr>
      <w:r>
        <w:rPr/>
        <w:t>198. Change Control (Module 9)</w:t>
      </w:r>
    </w:p>
    <w:p xmlns:ns2262="urn:precentis:edit">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xmlns:ns2263="urn:precentis:edit">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4="urn:precentis:edit">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5="urn:precentis:edit">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266="urn:precentis:edit">
      <w:r>
        <w:rPr>
          <w:b/>
        </w:rPr>
        <w:t xml:space="preserve">198.5 </w:t>
      </w:r>
      <w:r>
        <w:rPr/>
        <w:t>Subject to Clause 9.2, the Supplier shall provide the deliverables described in this clause to the Customer.</w:t>
      </w:r>
    </w:p>
    <w:p xmlns:ns2267="urn:precentis:edit">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xmlns:ns2268="urn:precentis:edit">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2269="urn:precentis:edit">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18:22:05Z">
        <w:r>
          <w:rPr/>
          <w:t xml:space="preserve"> This obligation survives termination.</w:t>
        </w:r>
      </w:ins>
    </w:p>
    <w:p xmlns:ns2270="urn:precentis:edit">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xmlns:ns2271="urn:precentis:edit">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272="urn:precentis:edit">
      <w:pPr>
        <w:pStyle w:val="Heading1"/>
      </w:pPr>
      <w:r>
        <w:rPr/>
        <w:t>199. Fees and Payment (Module 9)</w:t>
      </w:r>
    </w:p>
    <w:p xmlns:ns2273="urn:precentis:edit">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74="urn:precentis:edit">
      <w:r>
        <w:rPr>
          <w:b/>
        </w:rPr>
        <w:t xml:space="preserve">199.2 </w:t>
      </w:r>
      <w:r>
        <w:rPr/>
        <w:t>Undisputed amounts shall be paid no later than 30 days after the date of the relevant invoice.</w:t>
      </w:r>
    </w:p>
    <w:p xmlns:ns2275="urn:precentis:edit">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xmlns:ns2276="urn:precentis:edit">
      <w:r>
        <w:rPr>
          <w:b/>
        </w:rPr>
        <w:t xml:space="preserve">199.4 </w:t>
      </w:r>
      <w:r>
        <w:rPr/>
        <w:t>The Supplier shall remedy any material breach within 30 days of written notice requiring it to do so.</w:t>
      </w:r>
    </w:p>
    <w:p xmlns:ns2277="urn:precentis:edit">
      <w:r>
        <w:rPr>
          <w:b/>
        </w:rPr>
        <w:t xml:space="preserve">199.5 </w:t>
      </w:r>
      <w:r>
        <w:rPr/>
        <w:t>The Customer shall pay each valid invoice within thirty (30) days of receipt.</w:t>
      </w:r>
    </w:p>
    <w:p xmlns:ns2278="urn:precentis:edit">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077" w:author="Helena Voss" w:date="2026-09-28T18:22:17Z">
        <w:r>
          <w:rPr/>
          <w:t xml:space="preserve"> This obligation survives termination.</w:t>
        </w:r>
      </w:ins>
    </w:p>
    <w:p xmlns:ns2279="urn:precentis:edit">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xmlns:ns2280="urn:precentis:edit">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xmlns:ns2281="urn:precentis:edit">
      <w:r>
        <w:rPr>
          <w:b/>
        </w:rPr>
        <w:t xml:space="preserve">199.9 </w:t>
      </w:r>
      <w:r>
        <w:rPr/>
        <w:t>Clause 19.3 applies to any dispute arising under this clause.</w:t>
      </w:r>
    </w:p>
    <w:p xmlns:ns2282="urn:precentis:edit">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283="urn:precentis:edit">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xmlns:ns2284="urn:precentis:edit">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85="urn:precentis:edit">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xmlns:ns2286="urn:precentis:edit">
      <w:pPr>
        <w:pStyle w:val="Heading1"/>
      </w:pPr>
      <w:r>
        <w:rPr/>
        <w:t>200. Invoicing (Module 9)</w:t>
      </w:r>
    </w:p>
    <w:p xmlns:ns2287="urn:precentis:edit">
      <w:r>
        <w:rPr>
          <w:b/>
        </w:rPr>
        <w:t xml:space="preserve">200.1 </w:t>
      </w:r>
      <w:r>
        <w:rPr/>
        <w:t>Subject to Clause 9.2, the Supplier shall provide the deliverables described in this clause to the Customer.</w:t>
      </w:r>
    </w:p>
    <w:p xmlns:ns2288="urn:precentis:edit">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xmlns:ns2289="urn:precentis:edit">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90="urn:precentis:edit">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91="urn:precentis:edit">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xmlns:ns2292="urn:precentis:edit">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3="urn:precentis:edit">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4="urn:precentis:edit">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95="urn:precentis:edit">
      <w:r>
        <w:rPr>
          <w:b/>
        </w:rPr>
        <w:t xml:space="preserve">200.9 </w:t>
      </w:r>
      <w:r>
        <w:rPr/>
        <w:t>Subject to Clause 9.2, the Supplier shall provide the deliverables described in this clause to the Customer.</w:t>
      </w:r>
    </w:p>
    <w:p xmlns:ns2296="urn:precentis:edit">
      <w:pPr>
        <w:rPr>
          <w:del w:id="9167" w:author="Helena Voss" w:date="2026-09-28T18:22:05Z"/>
        </w:rPr>
      </w:pPr>
      <w:del w:id="9166" w:author="Helena Voss" w:date="2026-09-28T18:22:05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xmlns:ns2297="urn:precentis:edit">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98="urn:precentis:edit">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xmlns:ns2299="urn:precentis:edit">
      <w:pPr>
        <w:pStyle w:val="Heading1"/>
      </w:pPr>
      <w:r>
        <w:rPr/>
        <w:t>201. Term (Module 9)</w:t>
      </w:r>
    </w:p>
    <w:p xmlns:ns2300="urn:precentis:edit">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xmlns:ns2301="urn:precentis:edit">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xmlns:ns2302="urn:precentis:edit">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xmlns:ns2303="urn:precentis:edit">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304="urn:precentis:edit">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05="urn:precentis:edit">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xmlns:ns2306="urn:precentis:edit">
      <w:r>
        <w:rPr>
          <w:b/>
        </w:rPr>
        <w:t xml:space="preserve">201.7 </w:t>
      </w:r>
      <w:r>
        <w:rPr/>
        <w:t>Clause 19 applies to any dispute arising under this clause.</w:t>
      </w:r>
    </w:p>
    <w:p xmlns:ns2307="urn:precentis:edit">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xmlns:ns2308="urn:precentis:edit">
      <w:pPr>
        <w:pStyle w:val="Heading1"/>
      </w:pPr>
      <w:r>
        <w:rPr/>
        <w:t>202. Termination (Module 9)</w:t>
      </w:r>
    </w:p>
    <w:p xmlns:ns2309="urn:precentis:edit">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310="urn:precentis:edit">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xmlns:ns2311="urn:precentis:edit">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xmlns:ns2312="urn:precentis:edit">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3="urn:precentis:edit">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4="urn:precentis:edit">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15="urn:precentis:edit">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18:22:05Z">
        <w:r>
          <w:rPr/>
          <w:t xml:space="preserve"> This obligation survives termination.</w:t>
        </w:r>
      </w:ins>
    </w:p>
    <w:p xmlns:ns2316="urn:precentis:edit">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17="urn:precentis:edit">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18="urn:precentis:edit">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19="urn:precentis:edit">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20="urn:precentis:edit">
      <w:pPr>
        <w:pStyle w:val="Heading1"/>
      </w:pPr>
      <w:r>
        <w:rPr/>
        <w:t>203. Confidentiality (Module 9)</w:t>
      </w:r>
    </w:p>
    <w:p xmlns:ns2321="urn:precentis:edit">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18:22:05Z">
        <w:r>
          <w:rPr/>
          <w:delText xml:space="preserve">The</w:delText>
        </w:r>
      </w:del>
      <w:ins w:id="9088" w:author="Helena Voss" w:date="2026-09-28T18:22:05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xmlns:ns2322="urn:precentis:edit">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323="urn:precentis:edit">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18:22:05Z">
        <w:r>
          <w:rPr/>
          <w:t xml:space="preserve"> This obligation survives termination.</w:t>
        </w:r>
      </w:ins>
    </w:p>
    <w:p xmlns:ns2324="urn:precentis:edit">
      <w:r>
        <w:rPr>
          <w:b/>
        </w:rPr>
        <w:t xml:space="preserve">203.4 </w:t>
      </w:r>
      <w:r>
        <w:rPr/>
        <w:t>The Supplier shall remedy any material breach within 30 days of written notice requiring it to do so.</w:t>
      </w:r>
    </w:p>
    <w:p xmlns:ns2325="urn:precentis:edit">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26="urn:precentis:edit">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xmlns:ns2327="urn:precentis:edit">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xmlns:ns2328="urn:precentis:edit">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xmlns:ns2329="urn:precentis:edit">
      <w:pPr>
        <w:pStyle w:val="Heading1"/>
      </w:pPr>
      <w:r>
        <w:rPr/>
        <w:t>204. Intellectual Property (Module 9)</w:t>
      </w:r>
    </w:p>
    <w:p xmlns:ns2330="urn:precentis:edit">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1="urn:precentis:edit">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32="urn:precentis:edit">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3="urn:precentis:edit">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334="urn:precentis:edit">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35="urn:precentis:edit">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xmlns:ns2336="urn:precentis:edit">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xmlns:ns2337="urn:precentis:edit">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xmlns:ns2338="urn:precentis:edit">
      <w:r>
        <w:rPr>
          <w:b/>
        </w:rPr>
        <w:t xml:space="preserve">204.9 </w:t>
      </w:r>
      <w:r>
        <w:rPr/>
        <w:t>Clause 29.1 applies to any dispute arising under this clause.</w:t>
      </w:r>
    </w:p>
    <w:p xmlns:ns2339="urn:precentis:edit">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340="urn:precentis:edit">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xmlns:ns2341="urn:precentis:edit">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xmlns:ns2342="urn:precentis:edit">
      <w:pPr>
        <w:pStyle w:val="Heading1"/>
      </w:pPr>
      <w:r>
        <w:rPr/>
        <w:t>205. Data Protection (Module 9)</w:t>
      </w:r>
    </w:p>
    <w:p xmlns:ns2343="urn:precentis:edit">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44="urn:precentis:edit">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xmlns:ns2345="urn:precentis:edit">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xmlns:ns2346="urn:precentis:edit">
      <w:r>
        <w:rPr>
          <w:b/>
        </w:rPr>
        <w:t xml:space="preserve">205.4 </w:t>
      </w:r>
      <w:r>
        <w:rPr/>
        <w:t>Subject to Clause 9.4, the Supplier shall provide the deliverables described in this clause to the Customer.</w:t>
      </w:r>
    </w:p>
    <w:p xmlns:ns2347="urn:precentis:edit">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xmlns:ns2348="urn:precentis:edit">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xmlns:ns2349="urn:precentis:edit">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xmlns:ns2350="urn:precentis:edit">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2351="urn:precentis:edit">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xmlns:ns2352="urn:precentis:edit">
      <w:pPr>
        <w:pStyle w:val="Heading1"/>
      </w:pPr>
      <w:r>
        <w:rPr/>
        <w:t>206. Security (Module 9)</w:t>
      </w:r>
    </w:p>
    <w:p xmlns:ns2353="urn:precentis:edit">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ins w:id="9096" w:author="Helena Voss" w:date="2026-09-28T18:22:17Z">
        <w:r>
          <w:rPr/>
          <w:t xml:space="preserve"> This obligation survives termination.</w:t>
        </w:r>
      </w:ins>
    </w:p>
    <w:p xmlns:ns2354="urn:precentis:edit">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54="urn:precentis:edit">
      <w:pPr>
        <w:rPr>
          <w:ins w:id="9207" w:author="Helena Voss" w:date="2026-09-28T18:22:05Z"/>
        </w:rPr>
      </w:pPr>
      <w:ins w:id="9206" w:author="Helena Voss" w:date="2026-09-28T18:22:05Z">
        <w:r>
          <w:rPr/>
          <w:t xml:space="preserve">2354.A The Parties shall co-operate in good faith.</w:t>
        </w:r>
      </w:ins>
    </w:p>
    <w:p xmlns:ns2355="urn:precentis:edit">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xmlns:ns2356="urn:precentis:edit">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xmlns:ns2357="urn:precentis:edit">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xmlns:ns2358="urn:precentis:edit">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xmlns:ns2359="urn:precentis:edit">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360="urn:precentis:edit">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361="urn:precentis:edit">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xmlns:ns2362="urn:precentis:edit">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3="urn:precentis:edit">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4="urn:precentis:edit">
      <w:pPr>
        <w:pStyle w:val="Heading1"/>
      </w:pPr>
      <w:r>
        <w:rPr/>
        <w:t>207. Audit (Module 9)</w:t>
      </w:r>
    </w:p>
    <w:p xmlns:ns2365="urn:precentis:edit">
      <w:r>
        <w:rPr>
          <w:b/>
        </w:rPr>
        <w:t xml:space="preserve">207.1 </w:t>
      </w:r>
      <w:r>
        <w:rPr/>
        <w:t xml:space="preserve">The parties shall meet at least quarterly to review performance in relation to the audit (module 9) and agree any improvements required. The Supplier shall maintain complete and accurate records </w:t>
      </w:r>
      <w:del w:id="9028" w:author="Helena Voss" w:date="2026-09-28T18:22:17Z">
        <w:r>
          <w:rPr/>
          <w:delText xml:space="preserve">relating</w:delText>
        </w:r>
      </w:del>
      <w:ins w:id="9029" w:author="Helena Voss" w:date="2026-09-28T18:22:17Z">
        <w:r>
          <w:rPr/>
          <w:t xml:space="preserve">reasonable</w:t>
        </w:r>
      </w:ins>
      <w:r>
        <w:rPr/>
        <w:t xml:space="preserve"> to the audit (module 9) and shall make them available to the Customer on request.</w:t>
      </w:r>
    </w:p>
    <w:p xmlns:ns2366="urn:precentis:edit">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xmlns:ns2367="urn:precentis:edit">
      <w:r>
        <w:rPr>
          <w:b/>
        </w:rPr>
        <w:t xml:space="preserve">207.3 </w:t>
      </w:r>
      <w:r>
        <w:rPr/>
        <w:t>Clause 19.3 applies to any dispute arising under this clause.</w:t>
      </w:r>
    </w:p>
    <w:p xmlns:ns2368="urn:precentis:edit">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2369="urn:precentis:edit">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2370="urn:precentis:edit">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xmlns:ns2371="urn:precentis:edit">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372="urn:precentis:edit">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73="urn:precentis:edit">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18:22:05Z">
        <w:r>
          <w:rPr/>
          <w:t xml:space="preserve"> This obligation survives termination.</w:t>
        </w:r>
      </w:ins>
    </w:p>
    <w:p xmlns:ns2374="urn:precentis:edit">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375="urn:precentis:edit">
      <w:pPr>
        <w:pStyle w:val="Heading1"/>
      </w:pPr>
      <w:r>
        <w:rPr/>
        <w:t>208. Warranties (Module 9)</w:t>
      </w:r>
    </w:p>
    <w:p xmlns:ns2376="urn:precentis:edit">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xmlns:ns2377="urn:precentis:edit">
      <w:r>
        <w:rPr>
          <w:b/>
        </w:rPr>
        <w:t xml:space="preserve">208.2 </w:t>
      </w:r>
      <w:r>
        <w:rPr/>
        <w:t>The Supplier shall retain all Customer Data for 30 days after termination before secure deletion.</w:t>
      </w:r>
    </w:p>
    <w:p xmlns:ns2378="urn:precentis:edit">
      <w:r>
        <w:rPr>
          <w:b/>
        </w:rPr>
        <w:t xml:space="preserve">208.3 </w:t>
      </w:r>
      <w:r>
        <w:rPr/>
        <w:t>Subject to Clause 9.4, the Supplier shall provide the deliverables described in this clause to the Customer.</w:t>
      </w:r>
    </w:p>
    <w:p xmlns:ns2379="urn:precentis:edit">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2380="urn:precentis:edit">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ins w:id="9055" w:author="Helena Voss" w:date="2026-09-28T18:22:17Z">
        <w:r>
          <w:rPr/>
          <w:t xml:space="preserve"> This obligation survives termination.</w:t>
        </w:r>
      </w:ins>
    </w:p>
    <w:p xmlns:ns2381="urn:precentis:edit">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xmlns:ns2382="urn:precentis:edit">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83="urn:precentis:edit">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xmlns:ns2384="urn:precentis:edit">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xmlns:ns2385="urn:precentis:edit">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386="urn:precentis:edit">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xmlns:ns2387="urn:precentis:edit">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18:22:05Z">
        <w:r>
          <w:rPr/>
          <w:t xml:space="preserve"> This obligation survives termination.</w:t>
        </w:r>
      </w:ins>
    </w:p>
    <w:p xmlns:ns2388="urn:precentis:edit">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389="urn:precentis:edit">
      <w:pPr>
        <w:pStyle w:val="Heading1"/>
      </w:pPr>
      <w:r>
        <w:rPr/>
        <w:t>209. Indemnities (Module 9)</w:t>
      </w:r>
    </w:p>
    <w:p xmlns:ns2390="urn:precentis:edit">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91="urn:precentis:edit">
      <w:r>
        <w:rPr>
          <w:b/>
        </w:rPr>
        <w:t xml:space="preserve">209.2 </w:t>
      </w:r>
      <w:r>
        <w:rPr/>
        <w:t>Subject to Clause 9, the Supplier shall provide the deliverables described in this clause to the Customer.</w:t>
      </w:r>
    </w:p>
    <w:p xmlns:ns2392="urn:precentis:edit">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2393="urn:precentis:edit">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2394="urn:precentis:edit">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395="urn:precentis:edit">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xmlns:ns2396="urn:precentis:edit">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xmlns:ns2397="urn:precentis:edit">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xmlns:ns2398="urn:precentis:edit">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xmlns:ns2399="urn:precentis:edit">
      <w:pPr>
        <w:pStyle w:val="Heading1"/>
      </w:pPr>
      <w:r>
        <w:rPr/>
        <w:t>210. Limitation of Liability (Module 9)</w:t>
      </w:r>
    </w:p>
    <w:p xmlns:ns2400="urn:precentis:edit">
      <w:r>
        <w:rPr>
          <w:b/>
        </w:rPr>
        <w:t xml:space="preserve">210.1 </w:t>
      </w:r>
      <w:r>
        <w:rPr/>
        <w:t>The Supplier shall provide the exit plan within thirty (30) days of the Effective Date.</w:t>
      </w:r>
    </w:p>
    <w:p xmlns:ns2401="urn:precentis:edit">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402="urn:precentis:edit">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403="urn:precentis:edit">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xmlns:ns2404="urn:precentis:edit">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18:22:05Z">
        <w:r>
          <w:rPr/>
          <w:delText xml:space="preserve">any</w:delText>
        </w:r>
      </w:del>
      <w:ins w:id="9097" w:author="Helena Voss" w:date="2026-09-28T18:22:05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xmlns:ns2405="urn:precentis:edit">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xmlns:ns2406="urn:precentis:edit">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07="urn:precentis:edit">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xmlns:ns2408="urn:precentis:edit">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09="urn:precentis:edit">
      <w:pPr>
        <w:pStyle w:val="Heading2"/>
        <w:pPrChange w:id="20034" w:author="Helena Voss" w:date="2026-09-28T18:22:17Z">
          <w:pPr/>
        </w:pPrChange>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xmlns:ns2410="urn:precentis:edit">
      <w:pPr>
        <w:pStyle w:val="Heading1"/>
      </w:pPr>
      <w:r>
        <w:rPr/>
        <w:t>211. Insurance (Module 9)</w:t>
      </w:r>
    </w:p>
    <w:p xmlns:ns2411="urn:precentis:edit">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xmlns:ns2412="urn:precentis:edit">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xmlns:ns2413="urn:precentis:edit">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18:22:05Z">
        <w:r>
          <w:rPr/>
          <w:delText xml:space="preserve">own</w:delText>
        </w:r>
      </w:del>
      <w:ins w:id="9100" w:author="Helena Voss" w:date="2026-09-28T18:22:05Z">
        <w:r>
          <w:rPr/>
          <w:t xml:space="preserve">reasonable</w:t>
        </w:r>
      </w:ins>
      <w:r>
        <w:rPr/>
        <w:t xml:space="preserve"> costs in connection with the matters described in this clause, save as otherwise expressly provided.</w:t>
      </w:r>
    </w:p>
    <w:p xmlns:ns2414="urn:precentis:edit">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xmlns:ns2415="urn:precentis:edit">
      <w:r>
        <w:rPr>
          <w:b/>
        </w:rPr>
        <w:t xml:space="preserve">211.5 </w:t>
      </w:r>
      <w:r>
        <w:rPr/>
        <w:t>Subject to Clause 9, the Supplier shall provide the deliverables described in this clause to the Customer.</w:t>
      </w:r>
    </w:p>
    <w:p xmlns:ns2416="urn:precentis:edit">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17="urn:precentis:edit">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18="urn:precentis:edit">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19="urn:precentis:edit">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20="urn:precentis:edit">
      <w:pPr>
        <w:pStyle w:val="Heading1"/>
      </w:pPr>
      <w:r>
        <w:rPr/>
        <w:t>212. Force Majeure (Module 9)</w:t>
      </w:r>
    </w:p>
    <w:p xmlns:ns2421="urn:precentis:edit">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18:22:05Z">
        <w:r>
          <w:rPr/>
          <w:t xml:space="preserve"> This obligation survives termination.</w:t>
        </w:r>
      </w:ins>
    </w:p>
    <w:p xmlns:ns2422="urn:precentis:edit">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xmlns:ns2423="urn:precentis:edit">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xmlns:ns2424="urn:precentis:edit">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25="urn:precentis:edit">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26="urn:precentis:edit">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xmlns:ns2427="urn:precentis:edit">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428="urn:precentis:edit">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18:22:05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xmlns:ns2429="urn:precentis:edit">
      <w:r>
        <w:rPr>
          <w:b/>
        </w:rPr>
        <w:t xml:space="preserve">212.9 </w:t>
      </w:r>
      <w:r>
        <w:rPr/>
        <w:t>Subject to Clause 9.2, the Supplier shall provide the deliverables described in this clause to the Customer.</w:t>
      </w:r>
    </w:p>
    <w:p xmlns:ns2430="urn:precentis:edit">
      <w:r>
        <w:rPr>
          <w:b/>
        </w:rPr>
        <w:t xml:space="preserve">212.10 </w:t>
      </w:r>
      <w:r>
        <w:rPr/>
        <w:t>Clause 19 applies to any dispute arising under this clause.</w:t>
      </w:r>
    </w:p>
    <w:p xmlns:ns2431="urn:precentis:edit">
      <w:pPr>
        <w:pStyle w:val="Heading1"/>
      </w:pPr>
      <w:r>
        <w:rPr/>
        <w:t>213. Subcontracting (Module 9)</w:t>
      </w:r>
    </w:p>
    <w:p xmlns:ns2432="urn:precentis:edit">
      <w:r>
        <w:rPr>
          <w:b/>
        </w:rPr>
        <w:t xml:space="preserve">213.1 </w:t>
      </w:r>
      <w:r>
        <w:rPr/>
        <w:t>The Supplier shall remedy any material breach within 30 days of written notice requiring it to do so.</w:t>
      </w:r>
    </w:p>
    <w:p xmlns:ns2433="urn:precentis:edit">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34="urn:precentis:edit">
      <w:pPr>
        <w:pStyle w:val="Heading2"/>
        <w:pPrChange w:id="20003" w:author="Helena Voss" w:date="2026-09-28T18:22:05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xmlns:ns2435="urn:precentis:edit">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xmlns:ns2436="urn:precentis:edit">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xmlns:ns2437="urn:precentis:edit">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38="urn:precentis:edit">
      <w:r>
        <w:rPr>
          <w:b/>
        </w:rPr>
        <w:t xml:space="preserve">213.7 </w:t>
      </w:r>
      <w:r>
        <w:rPr/>
        <w:t>The Supplier shall provide the exit plan within thirty (30) days of the Effective Date.</w:t>
      </w:r>
    </w:p>
    <w:p xmlns:ns2439="urn:precentis:edit">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xmlns:ns2440="urn:precentis:edit">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441="urn:precentis:edit">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42="urn:precentis:edit">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443="urn:precentis:edit">
      <w:r>
        <w:rPr>
          <w:b/>
        </w:rPr>
        <w:t xml:space="preserve">213.12 </w:t>
      </w:r>
      <w:r>
        <w:rPr/>
        <w:t xml:space="preserve">Nothing in this clause shall limit any other right </w:t>
      </w:r>
      <w:del w:id="9039" w:author="Helena Voss" w:date="2026-09-28T18:22:17Z">
        <w:r>
          <w:rPr/>
          <w:delText xml:space="preserve">or</w:delText>
        </w:r>
      </w:del>
      <w:ins w:id="9040" w:author="Helena Voss" w:date="2026-09-28T18:22:17Z">
        <w:r>
          <w:rPr/>
          <w:t xml:space="preserve">reasonable</w:t>
        </w:r>
      </w:ins>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xmlns:ns2444="urn:precentis:edit">
      <w:pPr>
        <w:pStyle w:val="Heading1"/>
      </w:pPr>
      <w:r>
        <w:rPr/>
        <w:t>214. Assignment (Module 9)</w:t>
      </w:r>
    </w:p>
    <w:p xmlns:ns2445="urn:precentis:edit">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46="urn:precentis:edit">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xmlns:ns2447="urn:precentis:edit">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xmlns:ns2448="urn:precentis:edit">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49="urn:precentis:edit">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450="urn:precentis:edit">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xmlns:ns2451="urn:precentis:edit">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xmlns:ns2452="urn:precentis:edit">
      <w:r>
        <w:rPr>
          <w:b/>
        </w:rPr>
        <w:t xml:space="preserve">214.8 </w:t>
      </w:r>
      <w:r>
        <w:rPr/>
        <w:t>Subject to Clause 9, the Supplier shall provide the deliverables described in this clause to the Customer.</w:t>
      </w:r>
    </w:p>
    <w:p xmlns:ns2453="urn:precentis:edit">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54="urn:precentis:edit">
      <w:r>
        <w:rPr>
          <w:b/>
        </w:rPr>
        <w:t xml:space="preserve">214.10 </w:t>
      </w:r>
      <w:r>
        <w:rPr/>
        <w:t xml:space="preserve">The Supplier </w:t>
      </w:r>
      <w:del w:id="9022" w:author="Helena Voss" w:date="2026-09-28T18:22:17Z">
        <w:r>
          <w:rPr/>
          <w:delText xml:space="preserve">shall</w:delText>
        </w:r>
      </w:del>
      <w:ins w:id="9023" w:author="Helena Voss" w:date="2026-09-28T18:22:17Z">
        <w:r>
          <w:rPr/>
          <w:t xml:space="preserve">reasonable</w:t>
        </w:r>
      </w:ins>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455="urn:precentis:edit">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56="urn:precentis:edit">
      <w:r>
        <w:rPr>
          <w:b/>
        </w:rPr>
        <w:t xml:space="preserve">214.12 </w:t>
      </w:r>
      <w:r>
        <w:rPr/>
        <w:t>Either party may terminate this Agreement for convenience on not less than thirty (30) days' written notice.</w:t>
      </w:r>
    </w:p>
    <w:p xmlns:ns2457="urn:precentis:edit">
      <w:r>
        <w:rPr>
          <w:b/>
        </w:rPr>
        <w:t xml:space="preserve">214.13 </w:t>
      </w:r>
      <w:r>
        <w:rPr/>
        <w:t>Clause 29.1 applies to any dispute arising under this clause.</w:t>
      </w:r>
    </w:p>
    <w:p xmlns:ns2458="urn:precentis:edit">
      <w:pPr>
        <w:pStyle w:val="Heading1"/>
      </w:pPr>
      <w:r>
        <w:rPr/>
        <w:t>215. Dispute Resolution (Module 9)</w:t>
      </w:r>
    </w:p>
    <w:p xmlns:ns2459="urn:precentis:edit">
      <w:pPr>
        <w:rPr>
          <w:del w:id="9163" w:author="Helena Voss" w:date="2026-09-28T18:22:05Z"/>
        </w:rPr>
      </w:pPr>
      <w:del w:id="9162" w:author="Helena Voss" w:date="2026-09-28T18:22:05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xmlns:ns2460="urn:precentis:edit">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xmlns:ns2461="urn:precentis:edit">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62="urn:precentis:edit">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xmlns:ns2463="urn:precentis:edit">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xmlns:ns2464="urn:precentis:edit">
      <w:r>
        <w:rPr>
          <w:b/>
        </w:rPr>
        <w:t xml:space="preserve">215.6 </w:t>
      </w:r>
      <w:r>
        <w:rPr/>
        <w:t>Clause 19.3 applies to any dispute arising under this clause.</w:t>
      </w:r>
    </w:p>
    <w:p xmlns:ns2465="urn:precentis:edit">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xmlns:ns2466="urn:precentis:edit">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67="urn:precentis:edit">
      <w:r>
        <w:rPr>
          <w:b/>
        </w:rPr>
        <w:t xml:space="preserve">215.9 </w:t>
      </w:r>
      <w:r>
        <w:rPr/>
        <w:t>Clause 19 applies to any dispute arising under this clause.</w:t>
      </w:r>
    </w:p>
    <w:p xmlns:ns2468="urn:precentis:edit">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xmlns:ns2469="urn:precentis:edit">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70="urn:precentis:edit">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2471="urn:precentis:edit">
      <w:pPr>
        <w:pStyle w:val="Heading1"/>
      </w:pPr>
      <w:r>
        <w:rPr/>
        <w:t>216. Notices (Module 9)</w:t>
      </w:r>
    </w:p>
    <w:p xmlns:ns2472="urn:precentis:edit">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73="urn:precentis:edit">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74="urn:precentis:edit">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xmlns:ns2475="urn:precentis:edit">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476="urn:precentis:edit">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xmlns:ns2477="urn:precentis:edit">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xmlns:ns2478="urn:precentis:edit">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79="urn:precentis:edit">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1" w:author="Helena Voss" w:date="2026-09-28T18:22:17Z">
        <w:r>
          <w:rPr/>
          <w:t xml:space="preserve"> This obligation survives termination.</w:t>
        </w:r>
      </w:ins>
    </w:p>
    <w:p xmlns:ns2480="urn:precentis:edit">
      <w:r>
        <w:rPr>
          <w:b/>
        </w:rPr>
        <w:t xml:space="preserve">216.9 </w:t>
      </w:r>
      <w:r>
        <w:rPr/>
        <w:t>Clause 19 applies to any dispute arising under this clause.</w:t>
      </w:r>
    </w:p>
    <w:p xmlns:ns2481="urn:precentis:edit">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82="urn:precentis:edit">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83="urn:precentis:edit">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483="urn:precentis:edit">
      <w:pPr>
        <w:rPr>
          <w:ins w:id="9201" w:author="Helena Voss" w:date="2026-09-28T18:22:17Z"/>
        </w:rPr>
      </w:pPr>
      <w:ins w:id="9200" w:author="Helena Voss" w:date="2026-09-28T18:22:17Z">
        <w:r>
          <w:rPr/>
          <w:t xml:space="preserve">2499.A The Parties shall co-operate in good faith.</w:t>
        </w:r>
      </w:ins>
    </w:p>
    <w:p xmlns:ns2484="urn:precentis:edit">
      <w:pPr>
        <w:pStyle w:val="Heading1"/>
      </w:pPr>
      <w:r>
        <w:rPr/>
        <w:t>217. Governing Law (Module 9)</w:t>
      </w:r>
    </w:p>
    <w:p xmlns:ns2485="urn:precentis:edit">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xmlns:ns2486="urn:precentis:edit">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87="urn:precentis:edit">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18:22:05Z">
        <w:r>
          <w:rPr/>
          <w:t xml:space="preserve"> This obligation survives termination.</w:t>
        </w:r>
      </w:ins>
    </w:p>
    <w:p xmlns:ns2488="urn:precentis:edit">
      <w:r>
        <w:rPr>
          <w:b/>
        </w:rPr>
        <w:t xml:space="preserve">217.4 </w:t>
      </w:r>
      <w:r>
        <w:rPr/>
        <w:t>The Supplier shall remedy any material breach within 30 days of written notice requiring it to do so.</w:t>
      </w:r>
    </w:p>
    <w:p xmlns:ns2489="urn:precentis:edit">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xmlns:ns2490="urn:precentis:edit">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xmlns:ns2491="urn:precentis:edit">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2="urn:precentis:edit">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xmlns:ns2493="urn:precentis:edit">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94="urn:precentis:edit">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95="urn:precentis:edit">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6="urn:precentis:edit">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xmlns:ns2497="urn:precentis:edit">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8="urn:precentis:edit">
      <w:pPr>
        <w:pStyle w:val="Heading1"/>
      </w:pPr>
      <w:r>
        <w:rPr/>
        <w:t>218. Services (Module 10)</w:t>
      </w:r>
    </w:p>
    <w:p xmlns:ns2499="urn:precentis:edit">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xmlns:ns2500="urn:precentis:edit">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1="urn:precentis:edit">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2502="urn:precentis:edit">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xmlns:ns2503="urn:precentis:edit">
      <w:r>
        <w:rPr>
          <w:b/>
        </w:rPr>
        <w:t xml:space="preserve">218.5 </w:t>
      </w:r>
      <w:r>
        <w:rPr/>
        <w:t>Subject to Clause 9.4, the Supplier shall provide the deliverables described in this clause to the Customer.</w:t>
      </w:r>
    </w:p>
    <w:p xmlns:ns2504="urn:precentis:edit">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5="urn:precentis:edit">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506="urn:precentis:edit">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xmlns:ns2507="urn:precentis:edit">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xmlns:ns2508="urn:precentis:edit">
      <w:pPr>
        <w:pStyle w:val="Heading1"/>
      </w:pPr>
      <w:r>
        <w:rPr/>
        <w:t>219. Service Levels (Module 10)</w:t>
      </w:r>
    </w:p>
    <w:p xmlns:ns2509="urn:precentis:edit">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xmlns:ns2510="urn:precentis:edit">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xmlns:ns2511="urn:precentis:edit">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xmlns:ns2512="urn:precentis:edit">
      <w:r>
        <w:rPr>
          <w:b/>
        </w:rPr>
        <w:t xml:space="preserve">219.4 </w:t>
      </w:r>
      <w:r>
        <w:rPr/>
        <w:t>The Supplier shall remedy any material breach within 30 days of written notice requiring it to do so.</w:t>
      </w:r>
    </w:p>
    <w:p xmlns:ns2513="urn:precentis:edit">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2514="urn:precentis:edit">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515="urn:precentis:edit">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xmlns:ns2516="urn:precentis:edit">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xmlns:ns2517="urn:precentis:edit">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18="urn:precentis:edit">
      <w:r>
        <w:rPr>
          <w:b/>
        </w:rPr>
        <w:t xml:space="preserve">219.10 </w:t>
      </w:r>
      <w:r>
        <w:rPr/>
        <w:t>Either party may terminate this Agreement for convenience on not less than thirty (30) days' written notice.</w:t>
      </w:r>
    </w:p>
    <w:p xmlns:ns2519="urn:precentis:edit">
      <w:pPr>
        <w:pStyle w:val="Heading1"/>
      </w:pPr>
      <w:r>
        <w:rPr/>
        <w:t>220. Personnel (Module 10)</w:t>
      </w:r>
    </w:p>
    <w:p xmlns:ns2520="urn:precentis:edit">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xmlns:ns2521="urn:precentis:edit">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xmlns:ns2522="urn:precentis:edit">
      <w:pPr>
        <w:rPr>
          <w:del w:id="9161" w:author="Helena Voss" w:date="2026-09-28T18:22:17Z"/>
        </w:rPr>
      </w:pPr>
      <w:del w:id="9160" w:author="Helena Voss" w:date="2026-09-28T18:22:17Z">
        <w:r>
          <w:rPr>
            <w:b/>
          </w:rPr>
          <w:delText xml:space="preserve">220.3 </w:delText>
        </w:r>
        <w:r>
          <w:rPr/>
          <w:delText xml:space="preserve">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delText>
        </w:r>
      </w:del>
    </w:p>
    <w:p xmlns:ns2523="urn:precentis:edit">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xmlns:ns2524="urn:precentis:edit">
      <w:r>
        <w:rPr>
          <w:b/>
        </w:rPr>
        <w:t xml:space="preserve">220.5 </w:t>
      </w:r>
      <w:r>
        <w:rPr/>
        <w:t xml:space="preserve">The parties shall meet at least quarterly to review </w:t>
      </w:r>
      <w:del w:id="9057" w:author="Helena Voss" w:date="2026-09-28T18:22:05Z">
        <w:r>
          <w:rPr/>
          <w:delText xml:space="preserve">performance</w:delText>
        </w:r>
      </w:del>
      <w:ins w:id="9058" w:author="Helena Voss" w:date="2026-09-28T18:22:05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xmlns:ns2525="urn:precentis:edit">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526="urn:precentis:edit">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xmlns:ns2527="urn:precentis:edit">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xmlns:ns2528="urn:precentis:edit">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xmlns:ns2529="urn:precentis:edit">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30="urn:precentis:edit">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xmlns:ns2531="urn:precentis:edit">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xmlns:ns2532="urn:precentis:edit">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xmlns:ns2533="urn:precentis:edit">
      <w:pPr>
        <w:pStyle w:val="Heading1"/>
      </w:pPr>
      <w:r>
        <w:rPr/>
        <w:t>221. Customer Obligations (Module 10)</w:t>
      </w:r>
    </w:p>
    <w:p xmlns:ns2534="urn:precentis:edit">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2535="urn:precentis:edit">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36="urn:precentis:edit">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xmlns:ns2537="urn:precentis:edit">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xmlns:ns2538="urn:precentis:edit">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xmlns:ns2539="urn:precentis:edit">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0="urn:precentis:edit">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xmlns:ns2541="urn:precentis:edit">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2="urn:precentis:edit">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xmlns:ns2543="urn:precentis:edit">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xmlns:ns2544="urn:precentis:edit">
      <w:pPr>
        <w:pStyle w:val="Heading1"/>
      </w:pPr>
      <w:r>
        <w:rPr/>
        <w:t>222. Change Control (Module 10)</w:t>
      </w:r>
    </w:p>
    <w:p xmlns:ns2545="urn:precentis:edit">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xmlns:ns2546="urn:precentis:edit">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xmlns:ns2547="urn:precentis:edit">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8="urn:precentis:edit">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9="urn:precentis:edit">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50="urn:precentis:edit">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xmlns:ns2551="urn:precentis:edit">
      <w:r>
        <w:rPr>
          <w:b/>
        </w:rPr>
        <w:t xml:space="preserve">222.7 </w:t>
      </w:r>
      <w:r>
        <w:rPr/>
        <w:t>Subject to Clause 9.4, the Supplier shall provide the deliverables described in this clause to the Customer.</w:t>
      </w:r>
    </w:p>
    <w:p xmlns:ns2552="urn:precentis:edit">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18:22:05Z">
        <w:r>
          <w:rPr/>
          <w:delText xml:space="preserve">control</w:delText>
        </w:r>
      </w:del>
      <w:ins w:id="9123" w:author="Helena Voss" w:date="2026-09-28T18:22:05Z">
        <w:r>
          <w:rPr/>
          <w:t xml:space="preserve">reasonable</w:t>
        </w:r>
      </w:ins>
      <w:r>
        <w:rPr/>
        <w:t xml:space="preserve"> (module 10) and shall make them available to the Customer on request.</w:t>
      </w:r>
    </w:p>
    <w:p xmlns:ns2553="urn:precentis:edit">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554="urn:precentis:edit">
      <w:r>
        <w:rPr>
          <w:b/>
        </w:rPr>
        <w:t xml:space="preserve">222.10 </w:t>
      </w:r>
      <w:r>
        <w:rPr/>
        <w:t>Clause 19 applies to any dispute arising under this clause.</w:t>
      </w:r>
    </w:p>
    <w:p xmlns:ns2555="urn:precentis:edit">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xmlns:ns2556="urn:precentis:edit">
      <w:pPr>
        <w:pStyle w:val="Heading1"/>
      </w:pPr>
      <w:r>
        <w:rPr/>
        <w:t>223. Fees and Payment (Module 10)</w:t>
      </w:r>
    </w:p>
    <w:p xmlns:ns2557="urn:precentis:edit">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58="urn:precentis:edit">
      <w:r>
        <w:rPr>
          <w:b/>
        </w:rPr>
        <w:t xml:space="preserve">223.2 </w:t>
      </w:r>
      <w:r>
        <w:rPr/>
        <w:t>The Customer shall settle the Milestone Payment within 30 days of the Acceptance Certificate.</w:t>
      </w:r>
    </w:p>
    <w:p xmlns:ns2559="urn:precentis:edit">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xmlns:ns2560="urn:precentis:edit">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xmlns:ns2561="urn:precentis:edit">
      <w:r>
        <w:rPr>
          <w:b/>
        </w:rPr>
        <w:t xml:space="preserve">223.5 </w:t>
      </w:r>
      <w:r>
        <w:rPr/>
        <w:t>The Customer shall pay each valid invoice within thirty (30) days of receipt.</w:t>
      </w:r>
    </w:p>
    <w:p xmlns:ns2562="urn:precentis:edit">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63="urn:precentis:edit">
      <w:r>
        <w:rPr>
          <w:b/>
        </w:rPr>
        <w:t xml:space="preserve">223.7 </w:t>
      </w:r>
      <w:r>
        <w:rPr/>
        <w:t>The Supplier shall retain all Customer Data for 30 days after termination before secure deletion.</w:t>
      </w:r>
    </w:p>
    <w:p xmlns:ns2564="urn:precentis:edit">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xmlns:ns2565="urn:precentis:edit">
      <w:pPr>
        <w:pStyle w:val="Heading1"/>
      </w:pPr>
      <w:r>
        <w:rPr/>
        <w:t>224. Invoicing (Module 10)</w:t>
      </w:r>
    </w:p>
    <w:p xmlns:ns2566="urn:precentis:edit">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xmlns:ns2567="urn:precentis:edit">
      <w:r>
        <w:rPr>
          <w:b/>
        </w:rPr>
        <w:t xml:space="preserve">224.2 </w:t>
      </w:r>
      <w:r>
        <w:rPr/>
        <w:t>Subject to Clause 9.2, the Supplier shall provide the deliverables described in this clause to the Customer.</w:t>
      </w:r>
    </w:p>
    <w:p xmlns:ns2568="urn:precentis:edit">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xmlns:ns2569="urn:precentis:edit">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xmlns:ns2570="urn:precentis:edit">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xmlns:ns2571="urn:precentis:edit">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69" w:author="Helena Voss" w:date="2026-09-28T18:22:17Z">
        <w:r>
          <w:rPr/>
          <w:t xml:space="preserve"> This obligation survives termination.</w:t>
        </w:r>
      </w:ins>
    </w:p>
    <w:p xmlns:ns2572="urn:precentis:edit">
      <w:r>
        <w:rPr>
          <w:b/>
        </w:rPr>
        <w:t xml:space="preserve">224.7 </w:t>
      </w:r>
      <w:r>
        <w:rPr/>
        <w:t>Either party may terminate this Agreement for convenience on not less than thirty (30) days' written notice.</w:t>
      </w:r>
    </w:p>
    <w:p xmlns:ns2573="urn:precentis:edit">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74="urn:precentis:edit">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575="urn:precentis:edit">
      <w:pPr>
        <w:pStyle w:val="Heading1"/>
      </w:pPr>
      <w:r>
        <w:rPr/>
        <w:t>225. Term (Module 10)</w:t>
      </w:r>
    </w:p>
    <w:p xmlns:ns2576="urn:precentis:edit">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xmlns:ns2577="urn:precentis:edit">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78="urn:precentis:edit">
      <w:r>
        <w:rPr>
          <w:b/>
        </w:rPr>
        <w:t xml:space="preserve">225.3 </w:t>
      </w:r>
      <w:r>
        <w:rPr/>
        <w:t>Subject to Clause 9, the Supplier shall provide the deliverables described in this clause to the Customer.</w:t>
      </w:r>
    </w:p>
    <w:p xmlns:ns2579="urn:precentis:edit">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80="urn:precentis:edit">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581="urn:precentis:edit">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xmlns:ns2582="urn:precentis:edit">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xmlns:ns2583="urn:precentis:edit">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xmlns:ns2584="urn:precentis:edit">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585="urn:precentis:edit">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86="urn:precentis:edit">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xmlns:ns2587="urn:precentis:edit">
      <w:pPr>
        <w:pStyle w:val="Heading1"/>
      </w:pPr>
      <w:r>
        <w:rPr/>
        <w:t>226. Termination (Module 10)</w:t>
      </w:r>
    </w:p>
    <w:p xmlns:ns2588="urn:precentis:edit">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xmlns:ns2589="urn:precentis:edit">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90="urn:precentis:edit">
      <w:r>
        <w:rPr>
          <w:b/>
        </w:rPr>
        <w:t xml:space="preserve">226.3 </w:t>
      </w:r>
      <w:r>
        <w:rPr/>
        <w:t>The Supplier shall provide the exit plan within thirty (30) days of the Effective Date.</w:t>
      </w:r>
    </w:p>
    <w:p xmlns:ns2591="urn:precentis:edit">
      <w:pPr>
        <w:rPr>
          <w:del w:id="9165" w:author="Helena Voss" w:date="2026-09-28T18:22:17Z"/>
        </w:rPr>
      </w:pPr>
      <w:del w:id="9164" w:author="Helena Voss" w:date="2026-09-28T18:22:17Z">
        <w:r>
          <w:rPr>
            <w:b/>
          </w:rPr>
          <w:delText xml:space="preserve">226.4 </w:delText>
        </w:r>
        <w:r>
          <w:rPr/>
          <w:delTex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delText>
        </w:r>
      </w:del>
    </w:p>
    <w:p xmlns:ns2592="urn:precentis:edit">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xmlns:ns2593="urn:precentis:edit">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xmlns:ns2594="urn:precentis:edit">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xmlns:ns2595="urn:precentis:edit">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2596="urn:precentis:edit">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597="urn:precentis:edit">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xmlns:ns2598="urn:precentis:edit">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xmlns:ns2599="urn:precentis:edit">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xmlns:ns2600="urn:precentis:edit">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xmlns:ns2601="urn:precentis:edit">
      <w:pPr>
        <w:pStyle w:val="Heading1"/>
      </w:pPr>
      <w:r>
        <w:rPr/>
        <w:t>227. Confidentiality (Module 10)</w:t>
      </w:r>
    </w:p>
    <w:p xmlns:ns2602="urn:precentis:edit">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603="urn:precentis:edit">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604="urn:precentis:edit">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xmlns:ns2605="urn:precentis:edit">
      <w:r>
        <w:rPr>
          <w:b/>
        </w:rPr>
        <w:t xml:space="preserve">227.4 </w:t>
      </w:r>
      <w:r>
        <w:rPr/>
        <w:t>Either party may terminate this Agreement for convenience on not less than thirty (30) days' written notice.</w:t>
      </w:r>
    </w:p>
    <w:p xmlns:ns2606="urn:precentis:edit">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xmlns:ns2607="urn:precentis:edit">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608="urn:precentis:edit">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609="urn:precentis:edit">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xmlns:ns2610="urn:precentis:edit">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xmlns:ns2611="urn:precentis:edit">
      <w:r>
        <w:rPr>
          <w:b/>
        </w:rPr>
        <w:t xml:space="preserve">227.10 </w:t>
      </w:r>
      <w:r>
        <w:rPr/>
        <w:t>Clause 19.3 applies to any dispute arising under this clause.</w:t>
      </w:r>
    </w:p>
    <w:p xmlns:ns2612="urn:precentis:edit">
      <w:r>
        <w:rPr>
          <w:b/>
        </w:rPr>
        <w:t xml:space="preserve">227.11 </w:t>
      </w:r>
      <w:r>
        <w:rPr/>
        <w:t>Either party may terminate this Agreement for convenience on not less than thirty (30) days' written notice.</w:t>
      </w:r>
    </w:p>
    <w:p xmlns:ns2613="urn:precentis:edit">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xmlns:ns2614="urn:precentis:edit">
      <w:pPr>
        <w:pStyle w:val="Heading1"/>
      </w:pPr>
      <w:r>
        <w:rPr/>
        <w:t>228. Intellectual Property (Module 10)</w:t>
      </w:r>
    </w:p>
    <w:p xmlns:ns2615="urn:precentis:edit">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xmlns:ns2616="urn:precentis:edit">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xmlns:ns2617="urn:precentis:edit">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xmlns:ns2618="urn:precentis:edit">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xmlns:ns2619="urn:precentis:edit">
      <w:pPr>
        <w:pStyle w:val="Heading2"/>
        <w:pPrChange w:id="20030" w:author="Helena Voss" w:date="2026-09-28T18:22:17Z">
          <w:pPr/>
        </w:pPrChange>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xmlns:ns2620="urn:precentis:edit">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621="urn:precentis:edit">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xmlns:ns2622="urn:precentis:edit">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xmlns:ns2623="urn:precentis:edit">
      <w:pPr>
        <w:pStyle w:val="Heading1"/>
      </w:pPr>
      <w:r>
        <w:rPr/>
        <w:t>229. Data Protection (Module 10)</w:t>
      </w:r>
    </w:p>
    <w:p xmlns:ns2624="urn:precentis:edit">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xmlns:ns2625="urn:precentis:edit">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xmlns:ns2626="urn:precentis:edit">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27="urn:precentis:edit">
      <w:r>
        <w:rPr>
          <w:b/>
        </w:rPr>
        <w:t xml:space="preserve">229.4 </w:t>
      </w:r>
      <w:r>
        <w:rPr/>
        <w:t>Either party may terminate this Agreement for convenience on not less than thirty (30) days' written notice.</w:t>
      </w:r>
    </w:p>
    <w:p xmlns:ns2628="urn:precentis:edit">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xmlns:ns2629="urn:precentis:edit">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0="urn:precentis:edit">
      <w:r>
        <w:rPr>
          <w:b/>
        </w:rPr>
        <w:t xml:space="preserve">229.7 </w:t>
      </w:r>
      <w:r>
        <w:rPr/>
        <w:t>Clause 19 applies to any dispute arising under this clause.</w:t>
      </w:r>
    </w:p>
    <w:p xmlns:ns2631="urn:precentis:edit">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32="urn:precentis:edit">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633="urn:precentis:edit">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xmlns:ns2634="urn:precentis:edit">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5="urn:precentis:edit">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xmlns:ns2636="urn:precentis:edit">
      <w:pPr>
        <w:pStyle w:val="Heading1"/>
      </w:pPr>
      <w:r>
        <w:rPr/>
        <w:t>230. Security (Module 10)</w:t>
      </w:r>
    </w:p>
    <w:p xmlns:ns2637="urn:precentis:edit">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xmlns:ns2638="urn:precentis:edit">
      <w:r>
        <w:rPr>
          <w:b/>
        </w:rPr>
        <w:t xml:space="preserve">230.2 </w:t>
      </w:r>
      <w:r>
        <w:rPr/>
        <w:t>The Supplier shall remedy any material breach within 30 days of written notice requiring it to do so.</w:t>
      </w:r>
    </w:p>
    <w:p xmlns:ns2639="urn:precentis:edit">
      <w:r>
        <w:rPr>
          <w:b/>
        </w:rPr>
        <w:t xml:space="preserve">230.3 </w:t>
      </w:r>
      <w:r>
        <w:rPr/>
        <w:t>Clause 19.3 applies to any dispute arising under this clause.</w:t>
      </w:r>
    </w:p>
    <w:p xmlns:ns2640="urn:precentis:edit">
      <w:r>
        <w:rPr>
          <w:b/>
        </w:rPr>
        <w:t xml:space="preserve">230.4 </w:t>
      </w:r>
      <w:r>
        <w:rPr/>
        <w:t>Subject to Clause 9.4, the Supplier shall provide the deliverables described in this clause to the Customer.</w:t>
      </w:r>
    </w:p>
    <w:p xmlns:ns2641="urn:precentis:edit">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xmlns:ns2642="urn:precentis:edit">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xmlns:ns2643="urn:precentis:edit">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xmlns:ns2644="urn:precentis:edit">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45="urn:precentis:edit">
      <w:pPr>
        <w:pStyle w:val="Heading1"/>
      </w:pPr>
      <w:r>
        <w:rPr/>
        <w:t>231. Audit (Module 10)</w:t>
      </w:r>
    </w:p>
    <w:p xmlns:ns2646="urn:precentis:edit">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xmlns:ns2647="urn:precentis:edit">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xmlns:ns2648="urn:precentis:edit">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xmlns:ns2649="urn:precentis:edit">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50="urn:precentis:edit">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51="urn:precentis:edit">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652="urn:precentis:edit">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xmlns:ns2653="urn:precentis:edit">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54="urn:precentis:edit">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xmlns:ns2655="urn:precentis:edit">
      <w:r>
        <w:rPr>
          <w:b/>
        </w:rPr>
        <w:t xml:space="preserve">231.10 </w:t>
      </w:r>
      <w:r>
        <w:rPr/>
        <w:t xml:space="preserve">Nothing in this clause shall limit any other right or remedy of the Customer under this Agreement or at law. Nothing in thi</w:t>
      </w:r>
      <w:r>
        <w:rPr>
          <w:b/>
          <w:rPrChange w:id="20021" w:author="Helena Voss" w:date="2026-09-28T18:22:17Z">
            <w:rPr/>
          </w:rPrChange>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xmlns:ns2656="urn:precentis:edit">
      <w:pPr>
        <w:pStyle w:val="Heading1"/>
      </w:pPr>
      <w:r>
        <w:rPr/>
        <w:t>232. Warranties (Module 10)</w:t>
      </w:r>
    </w:p>
    <w:p xmlns:ns2657="urn:precentis:edit">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xmlns:ns2658="urn:precentis:edit">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xmlns:ns2659="urn:precentis:edit">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xmlns:ns2660="urn:precentis:edit">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61="urn:precentis:edit">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xmlns:ns2662="urn:precentis:edit">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663="urn:precentis:edit">
      <w:r>
        <w:rPr>
          <w:b/>
        </w:rPr>
        <w:t xml:space="preserve">232.7 </w:t>
      </w:r>
      <w:r>
        <w:rPr/>
        <w:t>The Supplier shall retain all Customer Data for 30 days after termination before secure deletion.</w:t>
      </w:r>
    </w:p>
    <w:p xmlns:ns2664="urn:precentis:edit">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xmlns:ns2665="urn:precentis:edit">
      <w:r>
        <w:rPr>
          <w:b/>
        </w:rPr>
        <w:t xml:space="preserve">232.9 </w:t>
      </w:r>
      <w:r>
        <w:rPr/>
        <w:t>Clause 29.1 applies to any dispute arising under this clause.</w:t>
      </w:r>
    </w:p>
    <w:p xmlns:ns2666="urn:precentis:edit">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67="urn:precentis:edit">
      <w:pPr>
        <w:pStyle w:val="Heading1"/>
      </w:pPr>
      <w:r>
        <w:rPr/>
        <w:t>233. Indemnities (Module 10)</w:t>
      </w:r>
    </w:p>
    <w:p xmlns:ns2668="urn:precentis:edit">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xmlns:ns2669="urn:precentis:edit">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xmlns:ns2670="urn:precentis:edit">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671="urn:precentis:edit">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xmlns:ns2672="urn:precentis:edit">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xmlns:ns2673="urn:precentis:edit">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74="urn:precentis:edit">
      <w:r>
        <w:rPr>
          <w:b/>
        </w:rPr>
        <w:t xml:space="preserve">233.7 </w:t>
      </w:r>
      <w:r>
        <w:rPr/>
        <w:t>Either party may terminate this Agreement for convenience on not less than thirty (30) days' written notice.</w:t>
      </w:r>
    </w:p>
    <w:p xmlns:ns2675="urn:precentis:edit">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xmlns:ns2676="urn:precentis:edit">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xmlns:ns2677="urn:precentis:edit">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678="urn:precentis:edit">
      <w:pPr>
        <w:pStyle w:val="Heading1"/>
      </w:pPr>
      <w:r>
        <w:rPr/>
        <w:t>234. Limitation of Liability (Module 10)</w:t>
      </w:r>
    </w:p>
    <w:p xmlns:ns2679="urn:precentis:edit">
      <w:r>
        <w:rPr>
          <w:b/>
        </w:rPr>
        <w:t xml:space="preserve">234.1 </w:t>
      </w:r>
      <w:r>
        <w:rPr/>
        <w:t>Subject to Clause 9, the Supplier shall provide the deliverables described in this clause to the Customer.</w:t>
      </w:r>
    </w:p>
    <w:p xmlns:ns2680="urn:precentis:edit">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xmlns:ns2681="urn:precentis:edit">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xmlns:ns2682="urn:precentis:edit">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xmlns:ns2683="urn:precentis:edit">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xmlns:ns2684="urn:precentis:edit">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xmlns:ns2685="urn:precentis:edit">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xmlns:ns2686="urn:precentis:edit">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687="urn:precentis:edit">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xmlns:ns2688="urn:precentis:edit">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xmlns:ns2689="urn:precentis:edit">
      <w:pPr>
        <w:pStyle w:val="Heading1"/>
      </w:pPr>
      <w:r>
        <w:rPr/>
        <w:t>235. Insurance (Module 10)</w:t>
      </w:r>
    </w:p>
    <w:p xmlns:ns2690="urn:precentis:edit">
      <w:r>
        <w:rPr>
          <w:b/>
        </w:rPr>
        <w:t xml:space="preserve">235.1 </w:t>
      </w:r>
      <w:r>
        <w:rPr/>
        <w:t xml:space="preserve">Any approval given by the Customer under this clause shall not relieve the Supplier of any of its obligations under this Agreement. The Supplier shall maintain complete and accura</w:t>
      </w:r>
      <w:r>
        <w:rPr>
          <w:b/>
          <w:rPrChange w:id="20031" w:author="Helena Voss" w:date="2026-09-28T18:22:17Z">
            <w:rPr/>
          </w:rPrChange>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691="urn:precentis:edit">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xmlns:ns2692="urn:precentis:edit">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xmlns:ns2693="urn:precentis:edit">
      <w:r>
        <w:rPr>
          <w:b/>
        </w:rPr>
        <w:t xml:space="preserve">235.4 </w:t>
      </w:r>
      <w:r>
        <w:rPr/>
        <w:t>Clause 29.1 applies to any dispute arising under this clause.</w:t>
      </w:r>
    </w:p>
    <w:p xmlns:ns2694="urn:precentis:edit">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95="urn:precentis:edit">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96="urn:precentis:edit">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97="urn:precentis:edit">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xmlns:ns2698="urn:precentis:edit">
      <w:pPr>
        <w:pStyle w:val="Heading1"/>
      </w:pPr>
      <w:r>
        <w:rPr/>
        <w:t>236. Force Majeure (Module 10)</w:t>
      </w:r>
    </w:p>
    <w:p xmlns:ns2699="urn:precentis:edit">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xmlns:ns2700="urn:precentis:edit">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ins w:id="9121" w:author="Helena Voss" w:date="2026-09-28T18:22:17Z">
        <w:r>
          <w:rPr/>
          <w:t xml:space="preserve"> This obligation survives termination.</w:t>
        </w:r>
      </w:ins>
    </w:p>
    <w:p xmlns:ns2701="urn:precentis:edit">
      <w:r>
        <w:rPr>
          <w:b/>
        </w:rPr>
        <w:t xml:space="preserve">236.3 </w:t>
      </w:r>
      <w:r>
        <w:rPr/>
        <w:t>Clause 19 applies to any dispute arising under this clause.</w:t>
      </w:r>
    </w:p>
    <w:p xmlns:ns2702="urn:precentis:edit">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xmlns:ns2703="urn:precentis:edit">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xmlns:ns2704="urn:precentis:edit">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xmlns:ns2705="urn:precentis:edit">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06="urn:precentis:edit">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xmlns:ns2707="urn:precentis:edit">
      <w:r>
        <w:rPr>
          <w:b/>
        </w:rPr>
        <w:t xml:space="preserve">236.9 </w:t>
      </w:r>
      <w:r>
        <w:rPr/>
        <w:t>Subject to Clause 9.2, the Supplier shall provide the deliverables described in this clause to the Customer.</w:t>
      </w:r>
    </w:p>
    <w:p xmlns:ns2708="urn:precentis:edit">
      <w:pPr>
        <w:pStyle w:val="Heading2"/>
        <w:pPrChange w:id="20017" w:author="Helena Voss" w:date="2026-09-28T18:22:05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xmlns:ns2709="urn:precentis:edit">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xmlns:ns2710="urn:precentis:edit">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xmlns:ns2711="urn:precentis:edit">
      <w:pPr>
        <w:pStyle w:val="Heading1"/>
      </w:pPr>
      <w:r>
        <w:rPr/>
        <w:t>237. Subcontracting (Module 10)</w:t>
      </w:r>
    </w:p>
    <w:p xmlns:ns2712="urn:precentis:edit">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xmlns:ns2713="urn:precentis:edit">
      <w:r>
        <w:rPr>
          <w:b/>
        </w:rPr>
        <w:t xml:space="preserve">237.2 </w:t>
      </w:r>
      <w:r>
        <w:rPr/>
        <w:t>Clause 19 applies to any dispute arising under this clause.</w:t>
      </w:r>
    </w:p>
    <w:p xmlns:ns2714="urn:precentis:edit">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xmlns:ns2715="urn:precentis:edit">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xmlns:ns2716="urn:precentis:edit">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17="urn:precentis:edit">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xmlns:ns2718="urn:precentis:edit">
      <w:r>
        <w:rPr>
          <w:b/>
        </w:rPr>
        <w:t xml:space="preserve">237.7 </w:t>
      </w:r>
      <w:r>
        <w:rPr/>
        <w:t>Subject to Clause 9.2, the Supplier shall provide the deliverables described in this clause to the Customer.</w:t>
      </w:r>
    </w:p>
    <w:p xmlns:ns2719="urn:precentis:edit">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xmlns:ns2720="urn:precentis:edit">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xmlns:ns2721="urn:precentis:edit">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22="urn:precentis:edit">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xmlns:ns2723="urn:precentis:edit">
      <w:pPr>
        <w:pStyle w:val="Heading1"/>
      </w:pPr>
      <w:r>
        <w:rPr/>
        <w:t>238. Assignment (Module 10)</w:t>
      </w:r>
    </w:p>
    <w:p xmlns:ns2724="urn:precentis:edit">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xmlns:ns2725="urn:precentis:edit">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xmlns:ns2726="urn:precentis:edit">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27="urn:precentis:edit">
      <w:r>
        <w:rPr>
          <w:b/>
        </w:rPr>
        <w:t xml:space="preserve">238.4 </w:t>
      </w:r>
      <w:r>
        <w:rPr/>
        <w:t>Either party may terminate this Agreement for convenience on not less than thirty (30) days' written notice.</w:t>
      </w:r>
    </w:p>
    <w:p xmlns:ns2728="urn:precentis:edit">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xmlns:ns2729="urn:precentis:edit">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xmlns:ns2730="urn:precentis:edit">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xmlns:ns2731="urn:precentis:edit">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732="urn:precentis:edit">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xmlns:ns2733="urn:precentis:edit">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34="urn:precentis:edit">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xmlns:ns2735="urn:precentis:edit">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xmlns:ns2736="urn:precentis:edit">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xmlns:ns2737="urn:precentis:edit">
      <w:pPr>
        <w:pStyle w:val="Heading1"/>
      </w:pPr>
      <w:r>
        <w:rPr/>
        <w:t>239. Dispute Resolution (Module 10)</w:t>
      </w:r>
    </w:p>
    <w:p xmlns:ns2738="urn:precentis:edit">
      <w:pPr>
        <w:pStyle w:val="Heading2"/>
        <w:pPrChange w:id="20002" w:author="Helena Voss" w:date="2026-09-28T18:22:17Z">
          <w:pPr/>
        </w:pPrChange>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xmlns:ns2739="urn:precentis:edit">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xmlns:ns2740="urn:precentis:edit">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41="urn:precentis:edit">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18:22:05Z">
        <w:r>
          <w:rPr/>
          <w:t xml:space="preserve"> This obligation survives termination.</w:t>
        </w:r>
      </w:ins>
    </w:p>
    <w:p xmlns:ns2742="urn:precentis:edit">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xmlns:ns2743="urn:precentis:edit">
      <w:r>
        <w:rPr>
          <w:b/>
        </w:rPr>
        <w:t xml:space="preserve">239.6 </w:t>
      </w:r>
      <w:r>
        <w:rPr/>
        <w:t>Either party may terminate this Agreement for convenience on not less than thirty (30) days' written notice.</w:t>
      </w:r>
    </w:p>
    <w:p xmlns:ns2744="urn:precentis:edit">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xmlns:ns2745="urn:precentis:edit">
      <w:r>
        <w:rPr>
          <w:b/>
        </w:rPr>
        <w:t xml:space="preserve">239.8 </w:t>
      </w:r>
      <w:r>
        <w:rPr/>
        <w:t>The Supplier shall remedy any material breach within 30 days of written notice requiring it to do so.</w:t>
      </w:r>
    </w:p>
    <w:p xmlns:ns2746="urn:precentis:edit">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2747="urn:precentis:edit">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48="urn:precentis:edit">
      <w:pPr>
        <w:pStyle w:val="Heading1"/>
      </w:pPr>
      <w:r>
        <w:rPr/>
        <w:t>240. Notices (Module 10)</w:t>
      </w:r>
    </w:p>
    <w:p xmlns:ns2749="urn:precentis:edit">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750="urn:precentis:edit">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xmlns:ns2751="urn:precentis:edit">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xmlns:ns2752="urn:precentis:edit">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53="urn:precentis:edit">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xmlns:ns2754="urn:precentis:edit">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xmlns:ns2755="urn:precentis:edit">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xmlns:ns2756="urn:precentis:edit">
      <w:r>
        <w:rPr>
          <w:b/>
        </w:rPr>
        <w:t xml:space="preserve">240.8 </w:t>
      </w:r>
      <w:r>
        <w:rPr/>
        <w:t>Subject to Clause 9.2, the Supplier shall provide the deliverables described in this clause to the Customer.</w:t>
      </w:r>
    </w:p>
    <w:p xmlns:ns2757="urn:precentis:edit">
      <w:r>
        <w:rPr>
          <w:b/>
        </w:rPr>
        <w:t xml:space="preserve">240.9 </w:t>
      </w:r>
      <w:r>
        <w:rPr/>
        <w:t>Subject to Clause 9.4, the Supplier shall provide the deliverables described in this clause to the Customer.</w:t>
      </w:r>
    </w:p>
    <w:p xmlns:ns2758="urn:precentis:edit">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xmlns:ns2759="urn:precentis:edit">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xmlns:ns2760="urn:precentis:edit">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xmlns:ns2761="urn:precentis:edit">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18:22:05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xmlns:ns2762="urn:precentis:edit">
      <w:pPr>
        <w:pStyle w:val="Heading1"/>
      </w:pPr>
      <w:r>
        <w:rPr/>
        <w:t>241. Governing Law (Module 10)</w:t>
      </w:r>
    </w:p>
    <w:p xmlns:ns2763="urn:precentis:edit">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64="urn:precentis:edit">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765="urn:precentis:edit">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xmlns:ns2766="urn:precentis:edit">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xmlns:ns2767="urn:precentis:edit">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xmlns:ns2768="urn:precentis:edit">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xmlns:ns2769="urn:precentis:edit">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xmlns:ns2770="urn:precentis:edit">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xmlns:ns2771="urn:precentis:edit">
      <w:pPr>
        <w:pStyle w:val="Heading1"/>
      </w:pPr>
      <w:r>
        <w:rPr/>
        <w:t>242. Services (Module 11)</w:t>
      </w:r>
    </w:p>
    <w:p xmlns:ns2772="urn:precentis:edit">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73="urn:precentis:edit">
      <w:r>
        <w:rPr>
          <w:b/>
        </w:rPr>
        <w:t xml:space="preserve">242.2 </w:t>
      </w:r>
      <w:r>
        <w:rPr/>
        <w:t>Subject to Clause 9, the Supplier shall provide the deliverables described in this clause to the Customer.</w:t>
      </w:r>
    </w:p>
    <w:p xmlns:ns2774="urn:precentis:edit">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xmlns:ns2775="urn:precentis:edit">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776="urn:precentis:edit">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777="urn:precentis:edit">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xmlns:ns2778="urn:precentis:edit">
      <w:r>
        <w:rPr>
          <w:b/>
        </w:rPr>
        <w:t xml:space="preserve">242.7 </w:t>
      </w:r>
      <w:r>
        <w:rPr/>
        <w:t>The Supplier shall remedy any material breach within 30 days of written notice requiring it to do so.</w:t>
      </w:r>
    </w:p>
    <w:p xmlns:ns2779="urn:precentis:edit">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xmlns:ns2780="urn:precentis:edit">
      <w:pPr>
        <w:pStyle w:val="Heading1"/>
      </w:pPr>
      <w:r>
        <w:rPr/>
        <w:t>243. Service Levels (Module 11)</w:t>
      </w:r>
    </w:p>
    <w:p xmlns:ns2781="urn:precentis:edit">
      <w:r>
        <w:rPr>
          <w:b/>
        </w:rPr>
        <w:t xml:space="preserve">243.1 </w:t>
      </w:r>
      <w:r>
        <w:rPr/>
        <w:t>The Supplier shall provide the exit plan within thirty (30) days of the Effective Date.</w:t>
      </w:r>
    </w:p>
    <w:p xmlns:ns2782="urn:precentis:edit">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18:22:05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83="urn:precentis:edit">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784="urn:precentis:edit">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xmlns:ns2785="urn:precentis:edit">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xmlns:ns2786="urn:precentis:edit">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787="urn:precentis:edit">
      <w:r>
        <w:rPr>
          <w:b/>
        </w:rPr>
        <w:t xml:space="preserve">243.7 </w:t>
      </w:r>
      <w:r>
        <w:rPr/>
        <w:t>Either party may terminate this Agreement for convenience on not less than thirty (30) days' written notice.</w:t>
      </w:r>
    </w:p>
    <w:p xmlns:ns2788="urn:precentis:edit">
      <w:r>
        <w:rPr>
          <w:b/>
        </w:rPr>
        <w:t xml:space="preserve">243.8 </w:t>
      </w:r>
      <w:r>
        <w:rPr/>
        <w:t xml:space="preserve">Each party shall bear its own costs in connection with the matters described in this clause, save as otherwise expressly provided. Any approval given </w:t>
      </w:r>
      <w:del w:id="9109" w:author="Helena Voss" w:date="2026-09-28T18:22:17Z">
        <w:r>
          <w:rPr/>
          <w:delText xml:space="preserve">by</w:delText>
        </w:r>
      </w:del>
      <w:ins w:id="9110" w:author="Helena Voss" w:date="2026-09-28T18:22:17Z">
        <w:r>
          <w:rPr/>
          <w:t xml:space="preserve">reasonable</w:t>
        </w:r>
      </w:ins>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xmlns:ns2789="urn:precentis:edit">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xmlns:ns2790="urn:precentis:edit">
      <w:pPr>
        <w:pStyle w:val="Heading1"/>
      </w:pPr>
      <w:r>
        <w:rPr/>
        <w:t>244. Personnel (Module 11)</w:t>
      </w:r>
    </w:p>
    <w:p xmlns:ns2791="urn:precentis:edit">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xmlns:ns2792="urn:precentis:edit">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793="urn:precentis:edit">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794="urn:precentis:edit">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xmlns:ns2795="urn:precentis:edit">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xmlns:ns2796="urn:precentis:edit">
      <w:r>
        <w:rPr>
          <w:b/>
        </w:rPr>
        <w:t xml:space="preserve">244.6 </w:t>
      </w:r>
      <w:r>
        <w:rPr/>
        <w:t>The Supplier shall remedy any material breach within 30 days of written notice requiring it to do so.</w:t>
      </w:r>
    </w:p>
    <w:p xmlns:ns2797="urn:precentis:edit">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xmlns:ns2798="urn:precentis:edit">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799="urn:precentis:edit">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del w:id="9067" w:author="Helena Voss" w:date="2026-09-28T18:22:17Z">
        <w:r>
          <w:rPr/>
          <w:delText xml:space="preserve">remedy</w:delText>
        </w:r>
      </w:del>
      <w:ins w:id="9068" w:author="Helena Voss" w:date="2026-09-28T18:22:17Z">
        <w:r>
          <w:rPr/>
          <w:t xml:space="preserve">reasonable</w:t>
        </w:r>
      </w:ins>
      <w:r>
        <w:rPr/>
        <w:t xml:space="preserve"> of the Customer under this Agreement or at law.</w:t>
      </w:r>
    </w:p>
    <w:p xmlns:ns2800="urn:precentis:edit">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801="urn:precentis:edit">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802="urn:precentis:edit">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803="urn:precentis:edit">
      <w:pPr>
        <w:pStyle w:val="Heading1"/>
      </w:pPr>
      <w:r>
        <w:rPr/>
        <w:t>245. Customer Obligations (Module 11)</w:t>
      </w:r>
    </w:p>
    <w:p xmlns:ns2804="urn:precentis:edit">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05="urn:precentis:edit">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ins w:id="9120" w:author="Helena Voss" w:date="2026-09-28T18:22:17Z">
        <w:r>
          <w:rPr/>
          <w:t xml:space="preserve"> This obligation survives termination.</w:t>
        </w:r>
      </w:ins>
    </w:p>
    <w:p xmlns:ns2806="urn:precentis:edit">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07="urn:precentis:edit">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xmlns:ns2808="urn:precentis:edit">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xmlns:ns2809="urn:precentis:edit">
      <w:r>
        <w:rPr>
          <w:b/>
        </w:rPr>
        <w:t xml:space="preserve">245.6 </w:t>
      </w:r>
      <w:r>
        <w:rPr/>
        <w:t xml:space="preserve">Subject to Clause 9.4, the Supplier shall </w:t>
      </w:r>
      <w:del w:id="9038" w:author="Helena Voss" w:date="2026-09-28T18:22:05Z">
        <w:r>
          <w:rPr/>
          <w:delText xml:space="preserve">provide</w:delText>
        </w:r>
      </w:del>
      <w:ins w:id="9039" w:author="Helena Voss" w:date="2026-09-28T18:22:05Z">
        <w:r>
          <w:rPr/>
          <w:t xml:space="preserve">reasonable</w:t>
        </w:r>
      </w:ins>
      <w:r>
        <w:rPr/>
        <w:t xml:space="preserve"> the deliverables described in this clause to the Customer.</w:t>
      </w:r>
    </w:p>
    <w:p xmlns:ns2810="urn:precentis:edit">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11="urn:precentis:edit">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xmlns:ns2812="urn:precentis:edit">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13="urn:precentis:edit">
      <w:pPr>
        <w:pStyle w:val="Heading1"/>
      </w:pPr>
      <w:r>
        <w:rPr/>
        <w:t>246. Change Control (Module 11)</w:t>
      </w:r>
    </w:p>
    <w:p xmlns:ns2814="urn:precentis:edit">
      <w:r>
        <w:rPr>
          <w:b/>
        </w:rPr>
        <w:t xml:space="preserve">246.1 </w:t>
      </w:r>
      <w:r>
        <w:rPr/>
        <w:t>Subject to Clause 9.2, the Supplier shall provide the deliverables described in this clause to the Customer.</w:t>
      </w:r>
    </w:p>
    <w:p xmlns:ns2815="urn:precentis:edit">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xmlns:ns2816="urn:precentis:edit">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17="urn:precentis:edit">
      <w:r>
        <w:rPr>
          <w:b/>
        </w:rPr>
        <w:t xml:space="preserve">246.4 </w:t>
      </w:r>
      <w:r>
        <w:rPr/>
        <w:t>Subject to Clause 9.2, the Supplier shall provide the deliverables described in this clause to the Customer.</w:t>
      </w:r>
    </w:p>
    <w:p xmlns:ns2818="urn:precentis:edit">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xmlns:ns2819="urn:precentis:edit">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xmlns:ns2820="urn:precentis:edit">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18:22:05Z">
        <w:r>
          <w:rPr/>
          <w:t xml:space="preserve"> This obligation survives termination.</w:t>
        </w:r>
      </w:ins>
    </w:p>
    <w:p xmlns:ns2821="urn:precentis:edit">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xmlns:ns2822="urn:precentis:edit">
      <w:pPr>
        <w:pStyle w:val="Heading1"/>
      </w:pPr>
      <w:r>
        <w:rPr/>
        <w:t>247. Fees and Payment (Module 11)</w:t>
      </w:r>
    </w:p>
    <w:p xmlns:ns2823="urn:precentis:edit">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824="urn:precentis:edit">
      <w:r>
        <w:rPr>
          <w:b/>
        </w:rPr>
        <w:t xml:space="preserve">247.2 </w:t>
      </w:r>
      <w:r>
        <w:rPr/>
        <w:t>Undisputed amounts shall be paid no later than 30 days after the date of the relevant invoice.</w:t>
      </w:r>
    </w:p>
    <w:p xmlns:ns2825="urn:precentis:edit">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826="urn:precentis:edit">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827="urn:precentis:edit">
      <w:r>
        <w:rPr>
          <w:b/>
        </w:rPr>
        <w:t xml:space="preserve">247.5 </w:t>
      </w:r>
      <w:r>
        <w:rPr/>
        <w:t>Payment of the Service Credits reconciliation shall be made within thirty (30) days following the end of each Contract Year.</w:t>
      </w:r>
    </w:p>
    <w:p xmlns:ns2828="urn:precentis:edit">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29="urn:precentis:edit">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xmlns:ns2830="urn:precentis:edit">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31="urn:precentis:edit">
      <w:pPr>
        <w:pStyle w:val="Heading1"/>
      </w:pPr>
      <w:r>
        <w:rPr/>
        <w:t>248. Invoicing (Module 11)</w:t>
      </w:r>
    </w:p>
    <w:p xmlns:ns2832="urn:precentis:edit">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3" w:author="Helena Voss" w:date="2026-09-28T18:22:17Z">
        <w:r>
          <w:rPr/>
          <w:t xml:space="preserve"> This obligation survives termination.</w:t>
        </w:r>
      </w:ins>
    </w:p>
    <w:p xmlns:ns2833="urn:precentis:edit">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34="urn:precentis:edit">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xmlns:ns2835="urn:precentis:edit">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36="urn:precentis:edit">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18:22:05Z">
        <w:r>
          <w:rPr/>
          <w:t xml:space="preserve"> This obligation survives termination.</w:t>
        </w:r>
      </w:ins>
    </w:p>
    <w:p xmlns:ns2837="urn:precentis:edit">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38="urn:precentis:edit">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xmlns:ns2839="urn:precentis:edit">
      <w:pPr>
        <w:pStyle w:val="Heading2"/>
        <w:pPrChange w:id="20007" w:author="Helena Voss" w:date="2026-09-28T18:22:05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xmlns:ns2840="urn:precentis:edit">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xmlns:ns2841="urn:precentis:edit">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xmlns:ns2842="urn:precentis:edit">
      <w:r>
        <w:rPr>
          <w:b/>
        </w:rPr>
        <w:t xml:space="preserve">248.11 </w:t>
      </w:r>
      <w:r>
        <w:rPr/>
        <w:t>Subject to Clause 9.2, the Supplier shall provide the deliverables described in this clause to the Customer.</w:t>
      </w:r>
    </w:p>
    <w:p xmlns:ns2843="urn:precentis:edit">
      <w:pPr>
        <w:pStyle w:val="Heading1"/>
      </w:pPr>
      <w:r>
        <w:rPr/>
        <w:t>249. Term (Module 11)</w:t>
      </w:r>
    </w:p>
    <w:p xmlns:ns2844="urn:precentis:edit">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2845="urn:precentis:edit">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xmlns:ns2846="urn:precentis:edit">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xmlns:ns2847="urn:precentis:edit">
      <w:r>
        <w:rPr>
          <w:b/>
        </w:rPr>
        <w:t xml:space="preserve">249.4 </w:t>
      </w:r>
      <w:r>
        <w:rPr/>
        <w:t>The Supplier shall provide the exit plan within thirty (30) days of the Effective Date.</w:t>
      </w:r>
    </w:p>
    <w:p xmlns:ns2848="urn:precentis:edit">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xmlns:ns2849="urn:precentis:edit">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850="urn:precentis:edit">
      <w:r>
        <w:rPr>
          <w:b/>
        </w:rPr>
        <w:t xml:space="preserve">249.7 </w:t>
      </w:r>
      <w:r>
        <w:rPr/>
        <w:t>Clause 19 applies to any dispute arising under this clause.</w:t>
      </w:r>
    </w:p>
    <w:p xmlns:ns2851="urn:precentis:edit">
      <w:r>
        <w:rPr>
          <w:b/>
        </w:rPr>
        <w:t xml:space="preserve">249.8 </w:t>
      </w:r>
      <w:r>
        <w:rPr/>
        <w:t xml:space="preserve">The parties shall meet at least quarterly to review performance in relation to the term (module 11) and agree any improvements re</w:t>
      </w:r>
      <w:r>
        <w:rPr>
          <w:b/>
          <w:rPrChange w:id="20006" w:author="Helena Voss" w:date="2026-09-28T18:22:05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xmlns:ns2852="urn:precentis:edit">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53="urn:precentis:edit">
      <w:pPr>
        <w:pStyle w:val="Heading1"/>
      </w:pPr>
      <w:r>
        <w:rPr/>
        <w:t>250. Termination (Module 11)</w:t>
      </w:r>
    </w:p>
    <w:p xmlns:ns2854="urn:precentis:edit">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855="urn:precentis:edit">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xmlns:ns2856="urn:precentis:edit">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57="urn:precentis:edit">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858="urn:precentis:edit">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59="urn:precentis:edit">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xmlns:ns2860="urn:precentis:edit">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61="urn:precentis:edit">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xmlns:ns2862="urn:precentis:edit">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863="urn:precentis:edit">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64="urn:precentis:edit">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xmlns:ns2865="urn:precentis:edit">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xmlns:ns2866="urn:precentis:edit">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xmlns:ns2867="urn:precentis:edit">
      <w:pPr>
        <w:pStyle w:val="Heading1"/>
      </w:pPr>
      <w:r>
        <w:rPr/>
        <w:t>251. Confidentiality (Module 11)</w:t>
      </w:r>
    </w:p>
    <w:p xmlns:ns2868="urn:precentis:edit">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69="urn:precentis:edit">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xmlns:ns2870="urn:precentis:edit">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871="urn:precentis:edit">
      <w:r>
        <w:rPr>
          <w:b/>
        </w:rPr>
        <w:t xml:space="preserve">251.4 </w:t>
      </w:r>
      <w:r>
        <w:rPr/>
        <w:t>The Supplier shall provide the exit plan within thirty (30) days of the Effective Date.</w:t>
      </w:r>
    </w:p>
    <w:p xmlns:ns2872="urn:precentis:edit">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xmlns:ns2873="urn:precentis:edit">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874="urn:precentis:edit">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75="urn:precentis:edit">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876="urn:precentis:edit">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xmlns:ns2877="urn:precentis:edit">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xmlns:ns2878="urn:precentis:edit">
      <w:r>
        <w:rPr>
          <w:b/>
        </w:rPr>
        <w:t xml:space="preserve">251.11 </w:t>
      </w:r>
      <w:r>
        <w:rPr/>
        <w:t>Clause 29.1 applies to any dispute arising under this clause.</w:t>
      </w:r>
    </w:p>
    <w:p xmlns:ns2879="urn:precentis:edit">
      <w:pPr>
        <w:pStyle w:val="Heading1"/>
      </w:pPr>
      <w:r>
        <w:rPr/>
        <w:t>252. Intellectual Property (Module 11)</w:t>
      </w:r>
    </w:p>
    <w:p xmlns:ns2880="urn:precentis:edit">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1="urn:precentis:edit">
      <w:r>
        <w:rPr>
          <w:b/>
        </w:rPr>
        <w:t xml:space="preserve">252.2 </w:t>
      </w:r>
      <w:r>
        <w:rPr/>
        <w:t>The Supplier shall remedy any material breach within 30 days of written notice requiring it to do so.</w:t>
      </w:r>
    </w:p>
    <w:p xmlns:ns2882="urn:precentis:edit">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83="urn:precentis:edit">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4="urn:precentis:edit">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xmlns:ns2885="urn:precentis:edit">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xmlns:ns2886="urn:precentis:edit">
      <w:r>
        <w:rPr>
          <w:b/>
        </w:rPr>
        <w:t xml:space="preserve">252.7 </w:t>
      </w:r>
      <w:r>
        <w:rPr/>
        <w:t>The Supplier shall remedy any material breach within 30 days of written notice requiring it to do so.</w:t>
      </w:r>
    </w:p>
    <w:p xmlns:ns2887="urn:precentis:edit">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xmlns:ns2888="urn:precentis:edit">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9="urn:precentis:edit">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90="urn:precentis:edit">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2891="urn:precentis:edit">
      <w:r>
        <w:rPr>
          <w:b/>
        </w:rPr>
        <w:t xml:space="preserve">252.12 </w:t>
      </w:r>
      <w:r>
        <w:rPr/>
        <w:t xml:space="preserve">The Supplier shall maintain </w:t>
      </w:r>
      <w:del w:id="9124" w:author="Helena Voss" w:date="2026-09-28T18:22:17Z">
        <w:r>
          <w:rPr/>
          <w:delText xml:space="preserve">complete</w:delText>
        </w:r>
      </w:del>
      <w:ins w:id="9125" w:author="Helena Voss" w:date="2026-09-28T18:22:17Z">
        <w:r>
          <w:rPr/>
          <w:t xml:space="preserve">reasonable</w:t>
        </w:r>
      </w:ins>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92="urn:precentis:edit">
      <w:r>
        <w:rPr>
          <w:b/>
        </w:rPr>
        <w:t xml:space="preserve">252.13 </w:t>
      </w:r>
      <w:r>
        <w:rPr/>
        <w:t>The Supplier shall remedy any material breach within 30 days of written notice requiring it to do so.</w:t>
      </w:r>
    </w:p>
    <w:p xmlns:ns2893="urn:precentis:edit">
      <w:pPr>
        <w:pStyle w:val="Heading1"/>
      </w:pPr>
      <w:r>
        <w:rPr/>
        <w:t>253. Data Protection (Module 11)</w:t>
      </w:r>
    </w:p>
    <w:p xmlns:ns2894="urn:precentis:edit">
      <w:r>
        <w:rPr>
          <w:b/>
        </w:rPr>
        <w:t xml:space="preserve">253.1 </w:t>
      </w:r>
      <w:r>
        <w:rPr/>
        <w:t>The Supplier shall remedy any material breach within 30 days of written notice requiring it to do so.</w:t>
      </w:r>
    </w:p>
    <w:p xmlns:ns2895="urn:precentis:edit">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xmlns:ns2896="urn:precentis:edit">
      <w:r>
        <w:rPr>
          <w:b/>
        </w:rPr>
        <w:t xml:space="preserve">253.3 </w:t>
      </w:r>
      <w:r>
        <w:rPr/>
        <w:t>Subject to Clause 9.4, the Supplier shall provide the deliverables described in this clause to the Customer.</w:t>
      </w:r>
    </w:p>
    <w:p xmlns:ns2897="urn:precentis:edit">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xmlns:ns2898="urn:precentis:edit">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99="urn:precentis:edit">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xmlns:ns2900="urn:precentis:edit">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xmlns:ns2901="urn:precentis:edit">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2="urn:precentis:edit">
      <w:r>
        <w:rPr>
          <w:b/>
        </w:rPr>
        <w:t xml:space="preserve">253.9 </w:t>
      </w:r>
      <w:r>
        <w:rPr/>
        <w:t>Clause 19 applies to any dispute arising under this clause.</w:t>
      </w:r>
    </w:p>
    <w:p xmlns:ns2903="urn:precentis:edit">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xmlns:ns2904="urn:precentis:edit">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xmlns:ns2905="urn:precentis:edit">
      <w:r>
        <w:rPr>
          <w:b/>
        </w:rPr>
        <w:t xml:space="preserve">253.12 </w:t>
      </w:r>
      <w:r>
        <w:rPr/>
        <w:t>Clause 29.1 applies to any dispute arising under this clause.</w:t>
      </w:r>
    </w:p>
    <w:p xmlns:ns2906="urn:precentis:edit">
      <w:pPr>
        <w:rPr>
          <w:del w:id="9171" w:author="Helena Voss" w:date="2026-09-28T18:22:05Z"/>
        </w:rPr>
      </w:pPr>
      <w:del w:id="9170" w:author="Helena Voss" w:date="2026-09-28T18:22:05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xmlns:ns2907="urn:precentis:edit">
      <w:pPr>
        <w:pStyle w:val="Heading1"/>
      </w:pPr>
      <w:r>
        <w:rPr/>
        <w:t>254. Security (Module 11)</w:t>
      </w:r>
    </w:p>
    <w:p xmlns:ns2908="urn:precentis:edit">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9="urn:precentis:edit">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xmlns:ns2910="urn:precentis:edit">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xmlns:ns2911="urn:precentis:edit">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xmlns:ns2912="urn:precentis:edit">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xmlns:ns2913="urn:precentis:edit">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914="urn:precentis:edit">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xmlns:ns2915="urn:precentis:edit">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916="urn:precentis:edit">
      <w:r>
        <w:rPr>
          <w:b/>
        </w:rPr>
        <w:t xml:space="preserve">254.9 </w:t>
      </w:r>
      <w:r>
        <w:rPr/>
        <w:t>Clause 19.3 applies to any dispute arising under this clause.</w:t>
      </w:r>
    </w:p>
    <w:p xmlns:ns2917="urn:precentis:edit">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ins w:id="9064" w:author="Helena Voss" w:date="2026-09-28T18:22:17Z">
        <w:r>
          <w:rPr/>
          <w:t xml:space="preserve"> This obligation survives termination.</w:t>
        </w:r>
      </w:ins>
    </w:p>
    <w:p xmlns:ns2918="urn:precentis:edit">
      <w:pPr>
        <w:pStyle w:val="Heading1"/>
      </w:pPr>
      <w:r>
        <w:rPr/>
        <w:t>255. Audit (Module 11)</w:t>
      </w:r>
    </w:p>
    <w:p xmlns:ns2919="urn:precentis:edit">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xmlns:ns2920="urn:precentis:edit">
      <w:r>
        <w:rPr>
          <w:b/>
        </w:rPr>
        <w:t xml:space="preserve">255.2 </w:t>
      </w:r>
      <w:r>
        <w:rPr/>
        <w:t>The Supplier shall retain all Customer Data for 30 days after termination before secure deletion.</w:t>
      </w:r>
    </w:p>
    <w:p xmlns:ns2921="urn:precentis:edit">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xmlns:ns2922="urn:precentis:edit">
      <w:r>
        <w:rPr>
          <w:b/>
        </w:rPr>
        <w:t xml:space="preserve">255.4 </w:t>
      </w:r>
      <w:r>
        <w:rPr/>
        <w:t>Subject to Clause 9.4, the Supplier shall provide the deliverables described in this clause to the Customer.</w:t>
      </w:r>
    </w:p>
    <w:p xmlns:ns2923="urn:precentis:edit">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4="urn:precentis:edit">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5="urn:precentis:edit">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926="urn:precentis:edit">
      <w:r>
        <w:rPr>
          <w:b/>
        </w:rPr>
        <w:t xml:space="preserve">255.8 </w:t>
      </w:r>
      <w:r>
        <w:rPr/>
        <w:t>The Supplier shall remedy any material breach within 30 days of written notice requiring it to do so.</w:t>
      </w:r>
    </w:p>
    <w:p xmlns:ns2927="urn:precentis:edit">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28="urn:precentis:edit">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xmlns:ns2929="urn:precentis:edit">
      <w:r>
        <w:rPr>
          <w:b/>
        </w:rPr>
        <w:t xml:space="preserve">255.11 </w:t>
      </w:r>
      <w:r>
        <w:rPr/>
        <w:t>Subject to Clause 9, the Supplier shall provide the deliverables described in this clause to the Customer.</w:t>
      </w:r>
    </w:p>
    <w:p xmlns:ns2930="urn:precentis:edit">
      <w:pPr>
        <w:pStyle w:val="Heading1"/>
      </w:pPr>
      <w:r>
        <w:rPr/>
        <w:t>256. Warranties (Module 11)</w:t>
      </w:r>
    </w:p>
    <w:p xmlns:ns2931="urn:precentis:edit">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xmlns:ns2932="urn:precentis:edit">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33="urn:precentis:edit">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xmlns:ns2934="urn:precentis:edit">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935="urn:precentis:edit">
      <w:r>
        <w:rPr>
          <w:b/>
        </w:rPr>
        <w:t xml:space="preserve">256.5 </w:t>
      </w:r>
      <w:r>
        <w:rPr/>
        <w:t>The Supplier shall remedy any material breach within 30 days of written notice requiring it to do so.</w:t>
      </w:r>
    </w:p>
    <w:p xmlns:ns2936="urn:precentis:edit">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xmlns:ns2937="urn:precentis:edit">
      <w:r>
        <w:rPr>
          <w:b/>
        </w:rPr>
        <w:t xml:space="preserve">256.7 </w:t>
      </w:r>
      <w:r>
        <w:rPr/>
        <w:t>Subject to Clause 9.4, the Supplier shall provide the deliverables described in this clause to the Customer.</w:t>
      </w:r>
    </w:p>
    <w:p xmlns:ns2938="urn:precentis:edit">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39="urn:precentis:edit">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40="urn:precentis:edit">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41="urn:precentis:edit">
      <w:pPr>
        <w:pStyle w:val="Heading2"/>
        <w:pPrChange w:id="20006" w:author="Helena Voss" w:date="2026-09-28T18:22:17Z">
          <w:pPr/>
        </w:pPrChange>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xmlns:ns2942="urn:precentis:edit">
      <w:pPr>
        <w:pStyle w:val="Heading1"/>
      </w:pPr>
      <w:r>
        <w:rPr/>
        <w:t>257. Indemnities (Module 11)</w:t>
      </w:r>
    </w:p>
    <w:p xmlns:ns2943="urn:precentis:edit">
      <w:r>
        <w:rPr>
          <w:b/>
        </w:rPr>
        <w:t xml:space="preserve">257.1 </w:t>
      </w:r>
      <w:r>
        <w:rPr/>
        <w:t>Subject to Clause 9, the Supplier shall provide the deliverables described in this clause to the Customer.</w:t>
      </w:r>
    </w:p>
    <w:p xmlns:ns2944="urn:precentis:edit">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xmlns:ns2945="urn:precentis:edit">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xmlns:ns2946="urn:precentis:edit">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xmlns:ns2947="urn:precentis:edit">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xmlns:ns2948="urn:precentis:edit">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49="urn:precentis:edit">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xmlns:ns2950="urn:precentis:edit">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951="urn:precentis:edit">
      <w:pPr>
        <w:pStyle w:val="Heading1"/>
      </w:pPr>
      <w:r>
        <w:rPr/>
        <w:t>258. Limitation of Liability (Module 11)</w:t>
      </w:r>
    </w:p>
    <w:p xmlns:ns2952="urn:precentis:edit">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ins w:id="9004" w:author="Helena Voss" w:date="2026-09-28T18:22:17Z">
        <w:r>
          <w:rPr/>
          <w:t xml:space="preserve"> This obligation survives termination.</w:t>
        </w:r>
      </w:ins>
    </w:p>
    <w:p xmlns:ns2953="urn:precentis:edit">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xmlns:ns2954="urn:precentis:edit">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xmlns:ns2955="urn:precentis:edit">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956="urn:precentis:edit">
      <w:r>
        <w:rPr>
          <w:b/>
        </w:rPr>
        <w:t xml:space="preserve">258.5 </w:t>
      </w:r>
      <w:r>
        <w:rPr/>
        <w:t>Clause 19 applies to any dispute arising under this clause.</w:t>
      </w:r>
    </w:p>
    <w:p xmlns:ns2957="urn:precentis:edit">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xmlns:ns2958="urn:precentis:edit">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959="urn:precentis:edit">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2960="urn:precentis:edit">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xmlns:ns2961="urn:precentis:edit">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962="urn:precentis:edit">
      <w:r>
        <w:rPr>
          <w:b/>
        </w:rPr>
        <w:t xml:space="preserve">258.11 </w:t>
      </w:r>
      <w:r>
        <w:rPr/>
        <w:t>Subject to Clause 9.4, the Supplier shall provide the deliverables described in this clause to the Customer.</w:t>
      </w:r>
    </w:p>
    <w:p xmlns:ns2963="urn:precentis:edit">
      <w:pPr>
        <w:rPr>
          <w:del w:id="9151" w:author="Helena Voss" w:date="2026-09-28T18:22:17Z"/>
        </w:rPr>
      </w:pPr>
      <w:del w:id="9150" w:author="Helena Voss" w:date="2026-09-28T18:22:17Z">
        <w:r>
          <w:rPr>
            <w:b/>
          </w:rPr>
          <w:delText xml:space="preserve">258.12 </w:delText>
        </w:r>
        <w:r>
          <w:rPr/>
          <w:delTex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limitation of liability (module 11) and agree any improvements required.</w:delText>
        </w:r>
      </w:del>
    </w:p>
    <w:p xmlns:ns2964="urn:precentis:edit">
      <w:pPr>
        <w:pStyle w:val="Heading1"/>
      </w:pPr>
      <w:r>
        <w:rPr/>
        <w:t>259. Insurance (Module 11)</w:t>
      </w:r>
    </w:p>
    <w:p xmlns:ns2965="urn:precentis:edit">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xmlns:ns2966="urn:precentis:edit">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xmlns:ns2967="urn:precentis:edit">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968="urn:precentis:edit">
      <w:r>
        <w:rPr>
          <w:b/>
        </w:rPr>
        <w:t xml:space="preserve">259.4 </w:t>
      </w:r>
      <w:r>
        <w:rPr/>
        <w:t>Subject to Clause 9, the Supplier shall provide the deliverables described in this clause to the Customer.</w:t>
      </w:r>
    </w:p>
    <w:p xmlns:ns2969="urn:precentis:edit">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xmlns:ns2970="urn:precentis:edit">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xmlns:ns2971="urn:precentis:edit">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72="urn:precentis:edit">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xmlns:ns2973="urn:precentis:edit">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xmlns:ns2974="urn:precentis:edit">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xmlns:ns2975="urn:precentis:edit">
      <w:pPr>
        <w:pStyle w:val="Heading1"/>
      </w:pPr>
      <w:r>
        <w:rPr/>
        <w:t>260. Force Majeure (Module 11)</w:t>
      </w:r>
    </w:p>
    <w:p xmlns:ns2976="urn:precentis:edit">
      <w:r>
        <w:rPr>
          <w:b/>
        </w:rPr>
        <w:t xml:space="preserve">260.1 </w:t>
      </w:r>
      <w:r>
        <w:rPr/>
        <w:t>Subject to Clause 9.4, the Supplier shall provide the deliverables described in this clause to the Customer.</w:t>
      </w:r>
    </w:p>
    <w:p xmlns:ns2977="urn:precentis:edit">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xmlns:ns2978="urn:precentis:edit">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xmlns:ns2979="urn:precentis:edit">
      <w:r>
        <w:rPr>
          <w:b/>
        </w:rPr>
        <w:t xml:space="preserve">260.4 </w:t>
      </w:r>
      <w:r>
        <w:rPr/>
        <w:t>Clause 29.1 applies to any dispute arising under this clause.</w:t>
      </w:r>
    </w:p>
    <w:p xmlns:ns2980="urn:precentis:edit">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xmlns:ns2981="urn:precentis:edit">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xmlns:ns2982="urn:precentis:edit">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xmlns:ns2983="urn:precentis:edit">
      <w:r>
        <w:rPr>
          <w:b/>
        </w:rPr>
        <w:t xml:space="preserve">260.8 </w:t>
      </w:r>
      <w:r>
        <w:rPr/>
        <w:t>The Supplier shall provide the exit plan within thirty (30) days of the Effective Date.</w:t>
      </w:r>
    </w:p>
    <w:p xmlns:ns2984="urn:precentis:edit">
      <w:r>
        <w:rPr>
          <w:b/>
        </w:rPr>
        <w:t xml:space="preserve">260.9 </w:t>
      </w:r>
      <w:r>
        <w:rPr/>
        <w:t xml:space="preserve">Any approval given </w:t>
      </w:r>
      <w:del w:id="9035" w:author="Helena Voss" w:date="2026-09-28T18:22:05Z">
        <w:r>
          <w:rPr/>
          <w:delText xml:space="preserve">by</w:delText>
        </w:r>
      </w:del>
      <w:ins w:id="9036" w:author="Helena Voss" w:date="2026-09-28T18:22:05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xmlns:ns2985="urn:precentis:edit">
      <w:pPr>
        <w:pStyle w:val="Heading1"/>
      </w:pPr>
      <w:r>
        <w:rPr/>
        <w:t>261. Subcontracting (Module 11)</w:t>
      </w:r>
    </w:p>
    <w:p xmlns:ns2986="urn:precentis:edit">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xmlns:ns2987="urn:precentis:edit">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88="urn:precentis:edit">
      <w:pPr>
        <w:rPr>
          <w:del w:id="9177" w:author="Helena Voss" w:date="2026-09-28T18:22:05Z"/>
        </w:rPr>
      </w:pPr>
      <w:del w:id="9176" w:author="Helena Voss" w:date="2026-09-28T18:22:05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xmlns:ns2989="urn:precentis:edit">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2990="urn:precentis:edit">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xmlns:ns2991="urn:precentis:edit">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xmlns:ns2992="urn:precentis:edit">
      <w:r>
        <w:rPr>
          <w:b/>
        </w:rPr>
        <w:t xml:space="preserve">261.7 </w:t>
      </w:r>
      <w:r>
        <w:rPr/>
        <w:t>Clause 19.3 applies to any dispute arising under this clause.</w:t>
      </w:r>
    </w:p>
    <w:p xmlns:ns2993="urn:precentis:edit">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994="urn:precentis:edit">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xmlns:ns2995="urn:precentis:edit">
      <w:r>
        <w:rPr>
          <w:b/>
        </w:rPr>
        <w:t xml:space="preserve">261.10 </w:t>
      </w:r>
      <w:r>
        <w:rPr/>
        <w:t xml:space="preserve">The Supplier shall maintain complete and accurate records relating to the subcontracting (module 11) and </w:t>
      </w:r>
      <w:del w:id="9009" w:author="Helena Voss" w:date="2026-09-28T18:22:05Z">
        <w:r>
          <w:rPr/>
          <w:delText xml:space="preserve">shall</w:delText>
        </w:r>
      </w:del>
      <w:ins w:id="9010" w:author="Helena Voss" w:date="2026-09-28T18:22:05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xmlns:ns2996="urn:precentis:edit">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xmlns:ns2997="urn:precentis:edit">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xmlns:ns2998="urn:precentis:edit">
      <w:pPr>
        <w:pStyle w:val="Heading1"/>
      </w:pPr>
      <w:r>
        <w:rPr/>
        <w:t>262. Assignment (Module 11)</w:t>
      </w:r>
    </w:p>
    <w:p xmlns:ns2999="urn:precentis:edit">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00="urn:precentis:edit">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18:22:05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01="urn:precentis:edit">
      <w:r>
        <w:rPr>
          <w:b/>
        </w:rPr>
        <w:t xml:space="preserve">262.3 </w:t>
      </w:r>
      <w:r>
        <w:rPr/>
        <w:t>Subject to Clause 9, the Supplier shall provide the deliverables described in this clause to the Customer.</w:t>
      </w:r>
    </w:p>
    <w:p xmlns:ns3002="urn:precentis:edit">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xmlns:ns3003="urn:precentis:edit">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3004="urn:precentis:edit">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18:22:05Z">
        <w:r>
          <w:rPr/>
          <w:t xml:space="preserve"> This obligation survives termination.</w:t>
        </w:r>
      </w:ins>
    </w:p>
    <w:p xmlns:ns3005="urn:precentis:edit">
      <w:r>
        <w:rPr>
          <w:b/>
        </w:rPr>
        <w:t xml:space="preserve">262.7 </w:t>
      </w:r>
      <w:r>
        <w:rPr/>
        <w:t>The Supplier shall remedy any material breach within 30 days of written notice requiring it to do so.</w:t>
      </w:r>
    </w:p>
    <w:p xmlns:ns3006="urn:precentis:edit">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007="urn:precentis:edit">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3008="urn:precentis:edit">
      <w:pPr>
        <w:pStyle w:val="Heading1"/>
      </w:pPr>
      <w:r>
        <w:rPr/>
        <w:t>263. Dispute Resolution (Module 11)</w:t>
      </w:r>
    </w:p>
    <w:p xmlns:ns3009="urn:precentis:edit">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xmlns:ns3010="urn:precentis:edit">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xmlns:ns3011="urn:precentis:edit">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xmlns:ns3012="urn:precentis:edit">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13="urn:precentis:edit">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xmlns:ns3014="urn:precentis:edit">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015="urn:precentis:edit">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xmlns:ns3016="urn:precentis:edit">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xmlns:ns3017="urn:precentis:edit">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018="urn:precentis:edit">
      <w:r>
        <w:rPr>
          <w:b/>
        </w:rPr>
        <w:t xml:space="preserve">263.10 </w:t>
      </w:r>
      <w:r>
        <w:rPr/>
        <w:t>The Supplier shall provide the exit plan within thirty (30) days of the Effective Date.</w:t>
      </w:r>
    </w:p>
    <w:p xmlns:ns3019="urn:precentis:edit">
      <w:pPr>
        <w:pStyle w:val="Heading1"/>
      </w:pPr>
      <w:r>
        <w:rPr/>
        <w:t>264. Notices (Module 11)</w:t>
      </w:r>
    </w:p>
    <w:p xmlns:ns3020="urn:precentis:edit">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021="urn:precentis:edit">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22="urn:precentis:edit">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ins w:id="9117" w:author="Helena Voss" w:date="2026-09-28T18:22:17Z">
        <w:r>
          <w:rPr/>
          <w:t xml:space="preserve"> This obligation survives termination.</w:t>
        </w:r>
      </w:ins>
    </w:p>
    <w:p xmlns:ns3023="urn:precentis:edit">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xmlns:ns3024="urn:precentis:edit">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25="urn:precentis:edit">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026="urn:precentis:edit">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027="urn:precentis:edit">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3028="urn:precentis:edit">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029="urn:precentis:edit">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30="urn:precentis:edit">
      <w:pPr>
        <w:pStyle w:val="Heading1"/>
      </w:pPr>
      <w:r>
        <w:rPr/>
        <w:t>265. Governing Law (Module 11)</w:t>
      </w:r>
    </w:p>
    <w:p xmlns:ns3031="urn:precentis:edit">
      <w:r>
        <w:rPr>
          <w:b/>
        </w:rPr>
        <w:t xml:space="preserve">265.1 </w:t>
      </w:r>
      <w:r>
        <w:rPr/>
        <w:t>Subject to Clause 9.2, the Supplier shall provide the deliverables described in this clause to the Customer.</w:t>
      </w:r>
    </w:p>
    <w:p xmlns:ns3032="urn:precentis:edit">
      <w:r>
        <w:rPr>
          <w:b/>
        </w:rPr>
        <w:t xml:space="preserve">265.2 </w:t>
      </w:r>
      <w:r>
        <w:rPr/>
        <w:t xml:space="preserve">The Supplier shall retain all Customer Data for 30 days after termination before secure </w:t>
      </w:r>
      <w:del w:id="9078" w:author="Helena Voss" w:date="2026-09-28T18:22:17Z">
        <w:r>
          <w:rPr/>
          <w:delText xml:space="preserve">deletion.</w:delText>
        </w:r>
      </w:del>
      <w:ins w:id="9079" w:author="Helena Voss" w:date="2026-09-28T18:22:17Z">
        <w:r>
          <w:rPr/>
          <w:t xml:space="preserve">reasonable This obligation survives termination.</w:t>
        </w:r>
      </w:ins>
    </w:p>
    <w:p xmlns:ns3033="urn:precentis:edit">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xmlns:ns3034="urn:precentis:edit">
      <w:r>
        <w:rPr>
          <w:b/>
        </w:rPr>
        <w:t xml:space="preserve">265.4 </w:t>
      </w:r>
      <w:r>
        <w:rPr/>
        <w:t>The Supplier shall retain all Customer Data for 30 days after termination before secure deletion.</w:t>
      </w:r>
    </w:p>
    <w:p xmlns:ns3035="urn:precentis:edit">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xmlns:ns3036="urn:precentis:edit">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7="urn:precentis:edit">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8="urn:precentis:edit">
      <w:r>
        <w:rPr>
          <w:b/>
        </w:rPr>
        <w:t xml:space="preserve">265.8 </w:t>
      </w:r>
      <w:r>
        <w:rPr/>
        <w:t>Subject to Clause 9.2, the Supplier shall provide the deliverables described in this clause to the Customer.</w:t>
      </w:r>
    </w:p>
    <w:p xmlns:ns3039="urn:precentis:edit">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xmlns:ns3040="urn:precentis:edit">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xmlns:ns3041="urn:precentis:edit">
      <w:pPr>
        <w:pStyle w:val="Heading1"/>
      </w:pPr>
      <w:r>
        <w:rPr/>
        <w:t>266. Services (Module 12)</w:t>
      </w:r>
    </w:p>
    <w:p xmlns:ns3042="urn:precentis:edit">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xmlns:ns3043="urn:precentis:edit">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xmlns:ns3044="urn:precentis:edit">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xmlns:ns3045="urn:precentis:edit">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46="urn:precentis:edit">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046="urn:precentis:edit">
      <w:pPr>
        <w:rPr>
          <w:ins w:id="9181" w:author="Helena Voss" w:date="2026-09-28T18:22:17Z"/>
        </w:rPr>
      </w:pPr>
      <w:ins w:id="9180" w:author="Helena Voss" w:date="2026-09-28T18:22:17Z">
        <w:r>
          <w:rPr/>
          <w:t xml:space="preserve">3062.A The Parties shall co-operate in good faith.</w:t>
        </w:r>
      </w:ins>
    </w:p>
    <w:p xmlns:ns3047="urn:precentis:edit">
      <w:r>
        <w:rPr>
          <w:b/>
        </w:rPr>
        <w:t xml:space="preserve">266.6 </w:t>
      </w:r>
      <w:r>
        <w:rPr/>
        <w:t>Clause 19.3 applies to any dispute arising under this clause.</w:t>
      </w:r>
    </w:p>
    <w:p xmlns:ns3048="urn:precentis:edit">
      <w:pPr>
        <w:pStyle w:val="Heading2"/>
        <w:pPrChange w:id="20021" w:author="Helena Voss" w:date="2026-09-28T18:22:05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xmlns:ns3049="urn:precentis:edit">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xmlns:ns3050="urn:precentis:edit">
      <w:pPr>
        <w:pStyle w:val="Heading1"/>
      </w:pPr>
      <w:r>
        <w:rPr/>
        <w:t>267. Service Levels (Module 12)</w:t>
      </w:r>
    </w:p>
    <w:p xmlns:ns3051="urn:precentis:edit">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52="urn:precentis:edit">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xmlns:ns3053="urn:precentis:edit">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xmlns:ns3054="urn:precentis:edit">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55="urn:precentis:edit">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ins w:id="9041" w:author="Helena Voss" w:date="2026-09-28T18:22:17Z">
        <w:r>
          <w:rPr/>
          <w:t xml:space="preserve"> This obligation survives termination.</w:t>
        </w:r>
      </w:ins>
    </w:p>
    <w:p xmlns:ns3056="urn:precentis:edit">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xmlns:ns3057="urn:precentis:edit">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58="urn:precentis:edit">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xmlns:ns3059="urn:precentis:edit">
      <w:pPr>
        <w:pStyle w:val="Heading1"/>
      </w:pPr>
      <w:r>
        <w:rPr/>
        <w:t>268. Personnel (Module 12)</w:t>
      </w:r>
    </w:p>
    <w:p xmlns:ns3060="urn:precentis:edit">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xmlns:ns3061="urn:precentis:edit">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62="urn:precentis:edit">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xmlns:ns3063="urn:precentis:edit">
      <w:r>
        <w:rPr>
          <w:b/>
        </w:rPr>
        <w:t xml:space="preserve">268.4 </w:t>
      </w:r>
      <w:r>
        <w:rPr/>
        <w:t xml:space="preserve">Clause 19 applies to any dispute arising under this clause.</w:t>
      </w:r>
      <w:ins w:id="9082" w:author="Helena Voss" w:date="2026-09-28T18:22:17Z">
        <w:r>
          <w:rPr/>
          <w:t xml:space="preserve"> This obligation survives termination.</w:t>
        </w:r>
      </w:ins>
    </w:p>
    <w:p xmlns:ns3064="urn:precentis:edit">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xmlns:ns3065="urn:precentis:edit">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66="urn:precentis:edit">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xmlns:ns3067="urn:precentis:edit">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18:22:05Z">
        <w:r>
          <w:rPr/>
          <w:delText xml:space="preserve">shall</w:delText>
        </w:r>
      </w:del>
      <w:ins w:id="9125" w:author="Helena Voss" w:date="2026-09-28T18:22:05Z">
        <w:r>
          <w:rPr/>
          <w:t xml:space="preserve">reasonable</w:t>
        </w:r>
      </w:ins>
      <w:r>
        <w:rPr/>
        <w:t xml:space="preserve"> make them available to the Customer on request.</w:t>
      </w:r>
    </w:p>
    <w:p xmlns:ns3068="urn:precentis:edit">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69="urn:precentis:edit">
      <w:pPr>
        <w:pStyle w:val="Heading1"/>
      </w:pPr>
      <w:r>
        <w:rPr/>
        <w:t>269. Customer Obligations (Module 12)</w:t>
      </w:r>
    </w:p>
    <w:p xmlns:ns3070="urn:precentis:edit">
      <w:r>
        <w:rPr>
          <w:b/>
        </w:rPr>
        <w:t xml:space="preserve">269.1 </w:t>
      </w:r>
      <w:r>
        <w:rPr/>
        <w:t>Clause 29.1 applies to any dispute arising under this clause.</w:t>
      </w:r>
    </w:p>
    <w:p xmlns:ns3071="urn:precentis:edit">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72="urn:precentis:edit">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073="urn:precentis:edit">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xmlns:ns3074="urn:precentis:edit">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xmlns:ns3075="urn:precentis:edit">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ins w:id="9036" w:author="Helena Voss" w:date="2026-09-28T18:22:17Z">
        <w:r>
          <w:rPr/>
          <w:t xml:space="preserve"> This obligation survives termination.</w:t>
        </w:r>
      </w:ins>
    </w:p>
    <w:p xmlns:ns3076="urn:precentis:edit">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77="urn:precentis:edit">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xmlns:ns3078="urn:precentis:edit">
      <w:r>
        <w:rPr>
          <w:b/>
        </w:rPr>
        <w:t xml:space="preserve">269.9 </w:t>
      </w:r>
      <w:r>
        <w:rPr/>
        <w:t>Subject to Clause 9.4, the Supplier shall provide the deliverables described in this clause to the Customer.</w:t>
      </w:r>
    </w:p>
    <w:p xmlns:ns3079="urn:precentis:edit">
      <w:r>
        <w:rPr>
          <w:b/>
        </w:rPr>
        <w:t xml:space="preserve">269.10 </w:t>
      </w:r>
      <w:r>
        <w:rPr/>
        <w:t>Either party may terminate this Agreement for convenience on not less than thirty (30) days' written notice.</w:t>
      </w:r>
    </w:p>
    <w:p xmlns:ns3080="urn:precentis:edit">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ins w:id="9072" w:author="Helena Voss" w:date="2026-09-28T18:22:17Z">
        <w:r>
          <w:rPr/>
          <w:t xml:space="preserve"> This obligation survives termination.</w:t>
        </w:r>
      </w:ins>
    </w:p>
    <w:p xmlns:ns3081="urn:precentis:edit">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2="urn:precentis:edit">
      <w:pPr>
        <w:pStyle w:val="Heading1"/>
      </w:pPr>
      <w:r>
        <w:rPr/>
        <w:t>270. Change Control (Module 12)</w:t>
      </w:r>
    </w:p>
    <w:p xmlns:ns3083="urn:precentis:edit">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xmlns:ns3084="urn:precentis:edit">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xmlns:ns3085="urn:precentis:edit">
      <w:r>
        <w:rPr>
          <w:b/>
        </w:rPr>
        <w:t xml:space="preserve">270.3 </w:t>
      </w:r>
      <w:r>
        <w:rPr/>
        <w:t>Subject to Clause 9.2, the Supplier shall provide the deliverables described in this clause to the Customer.</w:t>
      </w:r>
    </w:p>
    <w:p xmlns:ns3086="urn:precentis:edit">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xmlns:ns3087="urn:precentis:edit">
      <w:r>
        <w:rPr>
          <w:b/>
        </w:rPr>
        <w:t xml:space="preserve">270.5 </w:t>
      </w:r>
      <w:r>
        <w:rPr/>
        <w:t>The Supplier shall provide the exit plan within thirty (30) days of the Effective Date.</w:t>
      </w:r>
    </w:p>
    <w:p xmlns:ns3088="urn:precentis:edit">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xmlns:ns3089="urn:precentis:edit">
      <w:pPr>
        <w:pStyle w:val="Heading2"/>
        <w:pPrChange w:id="20010" w:author="Helena Voss" w:date="2026-09-28T18:22:17Z">
          <w:pPr/>
        </w:pPrChange>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xmlns:ns3090="urn:precentis:edit">
      <w:r>
        <w:rPr>
          <w:b/>
        </w:rPr>
        <w:t xml:space="preserve">270.8 </w:t>
      </w:r>
      <w:r>
        <w:rPr/>
        <w:t>Subject to Clause 9.2, the Supplier shall provide the deliverables described in this clause to the Customer.</w:t>
      </w:r>
    </w:p>
    <w:p xmlns:ns3091="urn:precentis:edit">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92="urn:precentis:edit">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3="urn:precentis:edit">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4="urn:precentis:edit">
      <w:pPr>
        <w:pStyle w:val="Heading1"/>
      </w:pPr>
      <w:r>
        <w:rPr/>
        <w:t>271. Fees and Payment (Module 12)</w:t>
      </w:r>
    </w:p>
    <w:p xmlns:ns3095="urn:precentis:edit">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6="urn:precentis:edit">
      <w:r>
        <w:rPr>
          <w:b/>
        </w:rPr>
        <w:t xml:space="preserve">271.2 </w:t>
      </w:r>
      <w:r>
        <w:rPr/>
        <w:t>Payment of the Service Credits reconciliation shall be made within thirty (30) days following the end of each Contract Year.</w:t>
      </w:r>
    </w:p>
    <w:p xmlns:ns3097="urn:precentis:edit">
      <w:r>
        <w:rPr>
          <w:b/>
        </w:rPr>
        <w:t xml:space="preserve">271.3 </w:t>
      </w:r>
      <w:r>
        <w:rPr/>
        <w:t>Subject to Clause 9, the Supplier shall provide the deliverables described in this clause to the Customer.</w:t>
      </w:r>
    </w:p>
    <w:p xmlns:ns3098="urn:precentis:edit">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xmlns:ns3099="urn:precentis:edit">
      <w:r>
        <w:rPr>
          <w:b/>
        </w:rPr>
        <w:t xml:space="preserve">271.5 </w:t>
      </w:r>
      <w:r>
        <w:rPr/>
        <w:t>The Customer shall settle the Milestone Payment within 30 days of the Acceptance Certificate.</w:t>
      </w:r>
    </w:p>
    <w:p xmlns:ns3100="urn:precentis:edit">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01="urn:precentis:edit">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2="urn:precentis:edit">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3="urn:precentis:edit">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104="urn:precentis:edit">
      <w:pPr>
        <w:pStyle w:val="Heading1"/>
      </w:pPr>
      <w:r>
        <w:rPr/>
        <w:t>272. Invoicing (Module 12)</w:t>
      </w:r>
    </w:p>
    <w:p xmlns:ns3105="urn:precentis:edit">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106="urn:precentis:edit">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107="urn:precentis:edit">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108="urn:precentis:edit">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xmlns:ns3109="urn:precentis:edit">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110="urn:precentis:edit">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xmlns:ns3111="urn:precentis:edit">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xmlns:ns3112="urn:precentis:edit">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xmlns:ns3113="urn:precentis:edit">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114="urn:precentis:edit">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xmlns:ns3115="urn:precentis:edit">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xmlns:ns3116="urn:precentis:edit">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xmlns:ns3117="urn:precentis:edit">
      <w:pPr>
        <w:pStyle w:val="Heading1"/>
      </w:pPr>
      <w:r>
        <w:rPr/>
        <w:t>273. Term (Module 12)</w:t>
      </w:r>
    </w:p>
    <w:p xmlns:ns3118="urn:precentis:edit">
      <w:r>
        <w:rPr>
          <w:b/>
        </w:rPr>
        <w:t xml:space="preserve">273.1 </w:t>
      </w:r>
      <w:r>
        <w:rPr/>
        <w:t>The Supplier shall retain all Customer Data for 30 days after termination before secure deletion.</w:t>
      </w:r>
    </w:p>
    <w:p xmlns:ns3119="urn:precentis:edit">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120="urn:precentis:edit">
      <w:r>
        <w:rPr>
          <w:b/>
        </w:rPr>
        <w:t xml:space="preserve">273.3 </w:t>
      </w:r>
      <w:r>
        <w:rPr/>
        <w:t>The Supplier shall remedy any material breach within 30 days of written notice requiring it to do so.</w:t>
      </w:r>
    </w:p>
    <w:p xmlns:ns3121="urn:precentis:edit">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2="urn:precentis:edit">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xmlns:ns3123="urn:precentis:edit">
      <w:r>
        <w:rPr>
          <w:b/>
        </w:rPr>
        <w:t xml:space="preserve">273.6 </w:t>
      </w:r>
      <w:r>
        <w:rPr/>
        <w:t>Clause 19.3 applies to any dispute arising under this clause.</w:t>
      </w:r>
    </w:p>
    <w:p xmlns:ns3124="urn:precentis:edit">
      <w:r>
        <w:rPr>
          <w:b/>
        </w:rPr>
        <w:t xml:space="preserve">273.7 </w:t>
      </w:r>
      <w:r>
        <w:rPr/>
        <w:t xml:space="preserve">Nothing in this clause shall limit any other right or remedy of the Customer </w:t>
      </w:r>
      <w:r>
        <w:rPr>
          <w:b/>
          <w:rPrChange w:id="20019" w:author="Helena Voss" w:date="2026-09-28T18:22:17Z">
            <w:rPr/>
          </w:rPrChange>
        </w:rPr>
        <w:t xml:space="preserve">under this A</w:t>
      </w:r>
      <w:r>
        <w:rPr/>
        <w:t xml:space="preserve">greement or at law. The parties shall meet at least quarterly to review performance in relation to the term (module 12) and agree any improvements required.</w:t>
      </w:r>
    </w:p>
    <w:p xmlns:ns3125="urn:precentis:edit">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6="urn:precentis:edit">
      <w:r>
        <w:rPr>
          <w:b/>
        </w:rPr>
        <w:t xml:space="preserve">273.9 </w:t>
      </w:r>
      <w:r>
        <w:rPr/>
        <w:t>Either party may terminate this Agreement for convenience on not less than thirty (30) days' written notice.</w:t>
      </w:r>
    </w:p>
    <w:p xmlns:ns3127="urn:precentis:edit">
      <w:r>
        <w:rPr>
          <w:b/>
        </w:rPr>
        <w:t xml:space="preserve">273.10 </w:t>
      </w:r>
      <w:r>
        <w:rPr/>
        <w:t>Clause 19.3 applies to any dispute arising under this clause.</w:t>
      </w:r>
    </w:p>
    <w:p xmlns:ns3128="urn:precentis:edit">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3129="urn:precentis:edit">
      <w:r>
        <w:rPr>
          <w:b/>
        </w:rPr>
        <w:t xml:space="preserve">273.12 </w:t>
      </w:r>
      <w:r>
        <w:rPr/>
        <w:t>Either party may terminate this Agreement for convenience on not less than thirty (30) days' written notice.</w:t>
      </w:r>
    </w:p>
    <w:p xmlns:ns3130="urn:precentis:edit">
      <w:pPr>
        <w:rPr>
          <w:del w:id="9157" w:author="Helena Voss" w:date="2026-09-28T18:22:05Z"/>
        </w:rPr>
      </w:pPr>
      <w:del w:id="9156" w:author="Helena Voss" w:date="2026-09-28T18:22:05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xmlns:ns3131="urn:precentis:edit">
      <w:pPr>
        <w:pStyle w:val="Heading1"/>
      </w:pPr>
      <w:r>
        <w:rPr/>
        <w:t>274. Termination (Module 12)</w:t>
      </w:r>
    </w:p>
    <w:p xmlns:ns3132="urn:precentis:edit">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xmlns:ns3133="urn:precentis:edit">
      <w:r>
        <w:rPr>
          <w:b/>
        </w:rPr>
        <w:t xml:space="preserve">274.2 </w:t>
      </w:r>
      <w:r>
        <w:rPr/>
        <w:t xml:space="preserve">The Supplier shall provide the exit plan within thirty (30) days of the Effective Date.</w:t>
      </w:r>
      <w:ins w:id="9070" w:author="Helena Voss" w:date="2026-09-28T18:22:05Z">
        <w:r>
          <w:rPr/>
          <w:t xml:space="preserve"> This obligation survives termination.</w:t>
        </w:r>
      </w:ins>
    </w:p>
    <w:p xmlns:ns3134="urn:precentis:edit">
      <w:r>
        <w:rPr>
          <w:b/>
        </w:rPr>
        <w:t xml:space="preserve">274.3 </w:t>
      </w:r>
      <w:r>
        <w:rPr/>
        <w:t>The Supplier shall retain all Customer Data for 30 days after termination before secure deletion.</w:t>
      </w:r>
    </w:p>
    <w:p xmlns:ns3135="urn:precentis:edit">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xmlns:ns3136="urn:precentis:edit">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xmlns:ns3137="urn:precentis:edit">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xmlns:ns3138="urn:precentis:edit">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xmlns:ns3139="urn:precentis:edit">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xmlns:ns3140="urn:precentis:edit">
      <w:pPr>
        <w:pStyle w:val="Heading1"/>
      </w:pPr>
      <w:r>
        <w:rPr/>
        <w:t>275. Confidentiality (Module 12)</w:t>
      </w:r>
    </w:p>
    <w:p xmlns:ns3141="urn:precentis:edit">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xmlns:ns3142="urn:precentis:edit">
      <w:r>
        <w:rPr>
          <w:b/>
        </w:rPr>
        <w:t xml:space="preserve">275.2 </w:t>
      </w:r>
      <w:r>
        <w:rPr/>
        <w:t>The Supplier shall remedy any material breach within 30 days of written notice requiring it to do so.</w:t>
      </w:r>
    </w:p>
    <w:p xmlns:ns3143="urn:precentis:edit">
      <w:r>
        <w:rPr>
          <w:b/>
        </w:rPr>
        <w:t xml:space="preserve">275.3 </w:t>
      </w:r>
      <w:r>
        <w:rPr/>
        <w:t xml:space="preserve">Clause 19 applies to any dispute arising under this clause.</w:t>
      </w:r>
      <w:ins w:id="9095" w:author="Helena Voss" w:date="2026-09-28T18:22:17Z">
        <w:r>
          <w:rPr/>
          <w:t xml:space="preserve"> This obligation survives termination.</w:t>
        </w:r>
      </w:ins>
    </w:p>
    <w:p xmlns:ns3144="urn:precentis:edit">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xmlns:ns3145="urn:precentis:edit">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46="urn:precentis:edit">
      <w:r>
        <w:rPr>
          <w:b/>
        </w:rPr>
        <w:t xml:space="preserve">275.6 </w:t>
      </w:r>
      <w:r>
        <w:rPr/>
        <w:t>Subject to Clause 9.2, the Supplier shall provide the deliverables described in this clause to the Customer.</w:t>
      </w:r>
    </w:p>
    <w:p xmlns:ns3147="urn:precentis:edit">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48="urn:precentis:edit">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xmlns:ns3149="urn:precentis:edit">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xmlns:ns3150="urn:precentis:edit">
      <w:pPr>
        <w:pStyle w:val="Heading2"/>
        <w:pPrChange w:id="20016" w:author="Helena Voss" w:date="2026-09-28T18:22:17Z">
          <w:pPr/>
        </w:pPrChange>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xmlns:ns3151="urn:precentis:edit">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52="urn:precentis:edit">
      <w:r>
        <w:rPr>
          <w:b/>
        </w:rPr>
        <w:t xml:space="preserve">275.12 </w:t>
      </w:r>
      <w:r>
        <w:rPr/>
        <w:t>Subject to Clause 9, the Supplier shall provide the deliverables described in this clause to the Customer.</w:t>
      </w:r>
    </w:p>
    <w:p xmlns:ns3153="urn:precentis:edit">
      <w:pPr>
        <w:pStyle w:val="Heading1"/>
      </w:pPr>
      <w:r>
        <w:rPr/>
        <w:t>276. Intellectual Property (Module 12)</w:t>
      </w:r>
    </w:p>
    <w:p xmlns:ns3154="urn:precentis:edit">
      <w:r>
        <w:rPr>
          <w:b/>
        </w:rPr>
        <w:t xml:space="preserve">276.1 </w:t>
      </w:r>
      <w:r>
        <w:rPr/>
        <w:t>The Supplier shall remedy any material breach within 30 days of written notice requiring it to do so.</w:t>
      </w:r>
    </w:p>
    <w:p xmlns:ns3155="urn:precentis:edit">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xmlns:ns3156="urn:precentis:edit">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3157="urn:precentis:edit">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xmlns:ns3158="urn:precentis:edit">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59="urn:precentis:edit">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xmlns:ns3160="urn:precentis:edit">
      <w:r>
        <w:rPr>
          <w:b/>
        </w:rPr>
        <w:t xml:space="preserve">276.7 </w:t>
      </w:r>
      <w:r>
        <w:rPr/>
        <w:t>Clause 29.1 applies to any dispute arising under this clause.</w:t>
      </w:r>
    </w:p>
    <w:p xmlns:ns3161="urn:precentis:edit">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2="urn:precentis:edit">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xmlns:ns3163="urn:precentis:edit">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4="urn:precentis:edit">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xmlns:ns3165="urn:precentis:edit">
      <w:pPr>
        <w:pStyle w:val="Heading1"/>
      </w:pPr>
      <w:r>
        <w:rPr/>
        <w:t>277. Data Protection (Module 12)</w:t>
      </w:r>
    </w:p>
    <w:p xmlns:ns3166="urn:precentis:edit">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167="urn:precentis:edit">
      <w:r>
        <w:rPr>
          <w:b/>
        </w:rPr>
        <w:t xml:space="preserve">277.2 </w:t>
      </w:r>
      <w:r>
        <w:rPr/>
        <w:t>Subject to Clause 9, the Supplier shall provide the deliverables described in this clause to the Customer.</w:t>
      </w:r>
    </w:p>
    <w:p xmlns:ns3168="urn:precentis:edit">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xmlns:ns3169="urn:precentis:edit">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xmlns:ns3170="urn:precentis:edit">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xmlns:ns3171="urn:precentis:edit">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ins w:id="9070" w:author="Helena Voss" w:date="2026-09-28T18:22:17Z">
        <w:r>
          <w:rPr/>
          <w:t xml:space="preserve"> This obligation survives termination.</w:t>
        </w:r>
      </w:ins>
    </w:p>
    <w:p xmlns:ns3172="urn:precentis:edit">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xmlns:ns3173="urn:precentis:edit">
      <w:r>
        <w:rPr>
          <w:b/>
        </w:rPr>
        <w:t xml:space="preserve">277.8 </w:t>
      </w:r>
      <w:r>
        <w:rPr/>
        <w:t xml:space="preserve">Any approval given by the Customer under this clause shall not relieve the Supplier of any of its obligations under this Agreement. The Supplier shall </w:t>
      </w:r>
      <w:del w:id="9093" w:author="Helena Voss" w:date="2026-09-28T18:22:17Z">
        <w:r>
          <w:rPr/>
          <w:delText xml:space="preserve">perform</w:delText>
        </w:r>
      </w:del>
      <w:ins w:id="9094" w:author="Helena Voss" w:date="2026-09-28T18:22:17Z">
        <w:r>
          <w:rPr/>
          <w:t xml:space="preserve">reasonable</w:t>
        </w:r>
      </w:ins>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3174="urn:precentis:edit">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xmlns:ns3175="urn:precentis:edit">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xmlns:ns3176="urn:precentis:edit">
      <w:pPr>
        <w:pStyle w:val="Heading1"/>
      </w:pPr>
      <w:r>
        <w:rPr/>
        <w:t>278. Security (Module 12)</w:t>
      </w:r>
    </w:p>
    <w:p xmlns:ns3177="urn:precentis:edit">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xmlns:ns3178="urn:precentis:edit">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xmlns:ns3179="urn:precentis:edit">
      <w:r>
        <w:rPr>
          <w:b/>
        </w:rPr>
        <w:t xml:space="preserve">278.3 </w:t>
      </w:r>
      <w:r>
        <w:rPr/>
        <w:t>Subject to Clause 9.2, the Supplier shall provide the deliverables described in this clause to the Customer.</w:t>
      </w:r>
    </w:p>
    <w:p xmlns:ns3180="urn:precentis:edit">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1="urn:precentis:edit">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82="urn:precentis:edit">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3="urn:precentis:edit">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184="urn:precentis:edit">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85="urn:precentis:edit">
      <w:pPr>
        <w:pStyle w:val="Heading1"/>
      </w:pPr>
      <w:r>
        <w:rPr/>
        <w:t>279. Audit (Module 12)</w:t>
      </w:r>
    </w:p>
    <w:p xmlns:ns3186="urn:precentis:edit">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187="urn:precentis:edit">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xmlns:ns3188="urn:precentis:edit">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xmlns:ns3189="urn:precentis:edit">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0="urn:precentis:edit">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xmlns:ns3191="urn:precentis:edit">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18:22:05Z">
        <w:r>
          <w:rPr/>
          <w:delText xml:space="preserve">and</w:delText>
        </w:r>
      </w:del>
      <w:ins w:id="9069" w:author="Helena Voss" w:date="2026-09-28T18:22:05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xmlns:ns3192="urn:precentis:edit">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xmlns:ns3193="urn:precentis:edit">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024" w:author="Helena Voss" w:date="2026-09-28T18:22:17Z">
        <w:r>
          <w:rPr/>
          <w:t xml:space="preserve"> This obligation survives termination.</w:t>
        </w:r>
      </w:ins>
    </w:p>
    <w:p xmlns:ns3194="urn:precentis:edit">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5="urn:precentis:edit">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6="urn:precentis:edit">
      <w:pPr>
        <w:pStyle w:val="Heading1"/>
      </w:pPr>
      <w:r>
        <w:rPr/>
        <w:t>280. Warranties (Module 12)</w:t>
      </w:r>
    </w:p>
    <w:p xmlns:ns3197="urn:precentis:edit">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8="urn:precentis:edit">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xmlns:ns3199="urn:precentis:edit">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0="urn:precentis:edit">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xmlns:ns3201="urn:precentis:edit">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xmlns:ns3202="urn:precentis:edit">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3="urn:precentis:edit">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xmlns:ns3204="urn:precentis:edit">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5="urn:precentis:edit">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6="urn:precentis:edit">
      <w:pPr>
        <w:pStyle w:val="Heading1"/>
      </w:pPr>
      <w:r>
        <w:rPr/>
        <w:t>281. Indemnities (Module 12)</w:t>
      </w:r>
    </w:p>
    <w:p xmlns:ns3207="urn:precentis:edit">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08="urn:precentis:edit">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xmlns:ns3209="urn:precentis:edit">
      <w:r>
        <w:rPr>
          <w:b/>
        </w:rPr>
        <w:t xml:space="preserve">281.3 </w:t>
      </w:r>
      <w:r>
        <w:rPr/>
        <w:t xml:space="preserve">Any approval given by the Customer under this clause shall not relieve the Supplier </w:t>
      </w:r>
      <w:r>
        <w:rPr>
          <w:b/>
          <w:rPrChange w:id="20024" w:author="Helena Voss" w:date="2026-09-28T18:22:05Z">
            <w:rPr/>
          </w:rPrChange>
        </w:rPr>
        <w:t xml:space="preserve">of any of it</w:t>
      </w:r>
      <w:r>
        <w:rPr/>
        <w:t xml:space="preserve">s obligations under this Agreement. The Customer may, acting reasonably, request such information from the Supplier as it requires to verify compliance with this clause.</w:t>
      </w:r>
    </w:p>
    <w:p xmlns:ns3210="urn:precentis:edit">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xmlns:ns3211="urn:precentis:edit">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212="urn:precentis:edit">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xmlns:ns3213="urn:precentis:edit">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14="urn:precentis:edit">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xmlns:ns3215="urn:precentis:edit">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xmlns:ns3216="urn:precentis:edit">
      <w:pPr>
        <w:pStyle w:val="Heading1"/>
      </w:pPr>
      <w:r>
        <w:rPr/>
        <w:t>282. Limitation of Liability (Module 12)</w:t>
      </w:r>
    </w:p>
    <w:p xmlns:ns3217="urn:precentis:edit">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xmlns:ns3218="urn:precentis:edit">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19="urn:precentis:edit">
      <w:r>
        <w:rPr>
          <w:b/>
        </w:rPr>
        <w:t xml:space="preserve">282.3 </w:t>
      </w:r>
      <w:r>
        <w:rPr/>
        <w:t>Clause 19 applies to any dispute arising under this clause.</w:t>
      </w:r>
    </w:p>
    <w:p xmlns:ns3220="urn:precentis:edit">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xmlns:ns3221="urn:precentis:edit">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xmlns:ns3222="urn:precentis:edit">
      <w:r>
        <w:rPr>
          <w:b/>
        </w:rPr>
        <w:t xml:space="preserve">282.6 </w:t>
      </w:r>
      <w:r>
        <w:rPr/>
        <w:t>Subject to Clause 9, the Supplier shall provide the deliverables described in this clause to the Customer.</w:t>
      </w:r>
    </w:p>
    <w:p xmlns:ns3223="urn:precentis:edit">
      <w:r>
        <w:rPr>
          <w:b/>
        </w:rPr>
        <w:t xml:space="preserve">282.7 </w:t>
      </w:r>
      <w:r>
        <w:rPr/>
        <w:t>Either party may terminate this Agreement for convenience on not less than thirty (30) days' written notice.</w:t>
      </w:r>
    </w:p>
    <w:p xmlns:ns3224="urn:precentis:edit">
      <w:r>
        <w:rPr>
          <w:b/>
        </w:rPr>
        <w:t xml:space="preserve">282.8 </w:t>
      </w:r>
      <w:r>
        <w:rPr/>
        <w:t xml:space="preserve">The Supplier shall perform its obligations under this clause with reasonable skill, care and diligence and in accordance </w:t>
      </w:r>
      <w:del w:id="9094" w:author="Helena Voss" w:date="2026-09-28T18:22:05Z">
        <w:r>
          <w:rPr/>
          <w:delText xml:space="preserve">with</w:delText>
        </w:r>
      </w:del>
      <w:ins w:id="9095" w:author="Helena Voss" w:date="2026-09-28T18:22:05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xmlns:ns3225="urn:precentis:edit">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xmlns:ns3226="urn:precentis:edit">
      <w:pPr>
        <w:pStyle w:val="Heading1"/>
      </w:pPr>
      <w:r>
        <w:rPr/>
        <w:t>283. Insurance (Module 12)</w:t>
      </w:r>
    </w:p>
    <w:p xmlns:ns3227="urn:precentis:edit">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xmlns:ns3228="urn:precentis:edit">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229="urn:precentis:edit">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xmlns:ns3230="urn:precentis:edit">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31="urn:precentis:edit">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xmlns:ns3232="urn:precentis:edit">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xmlns:ns3233="urn:precentis:edit">
      <w:r>
        <w:rPr>
          <w:b/>
        </w:rPr>
        <w:t xml:space="preserve">283.7 </w:t>
      </w:r>
      <w:r>
        <w:rPr/>
        <w:t>Subject to Clause 9.2, the Supplier shall provide the deliverables described in this clause to the Customer.</w:t>
      </w:r>
    </w:p>
    <w:p xmlns:ns3234="urn:precentis:edit">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235="urn:precentis:edit">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xmlns:ns3236="urn:precentis:edit">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3237="urn:precentis:edit">
      <w:pPr>
        <w:pStyle w:val="Heading1"/>
      </w:pPr>
      <w:r>
        <w:rPr/>
        <w:t>284. Force Majeure (Module 12)</w:t>
      </w:r>
    </w:p>
    <w:p xmlns:ns3238="urn:precentis:edit">
      <w:r>
        <w:rPr>
          <w:b/>
        </w:rPr>
        <w:t xml:space="preserve">284.1 </w:t>
      </w:r>
      <w:r>
        <w:rPr/>
        <w:t xml:space="preserve">The Customer may, acting reasonably, request such information from the Supplier as </w:t>
      </w:r>
      <w:del w:id="9097" w:author="Helena Voss" w:date="2026-09-28T18:22:17Z">
        <w:r>
          <w:rPr/>
          <w:delText xml:space="preserve">it</w:delText>
        </w:r>
      </w:del>
      <w:ins w:id="9098" w:author="Helena Voss" w:date="2026-09-28T18:22:17Z">
        <w:r>
          <w:rPr/>
          <w:t xml:space="preserve">reasonable</w:t>
        </w:r>
      </w:ins>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39="urn:precentis:edit">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0="urn:precentis:edit">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xmlns:ns3241="urn:precentis:edit">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2="urn:precentis:edit">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xmlns:ns3243="urn:precentis:edit">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ins w:id="9021" w:author="Helena Voss" w:date="2026-09-28T18:22:17Z">
        <w:r>
          <w:rPr/>
          <w:t xml:space="preserve"> This obligation survives termination.</w:t>
        </w:r>
      </w:ins>
    </w:p>
    <w:p xmlns:ns3244="urn:precentis:edit">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45="urn:precentis:edit">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xmlns:ns3246="urn:precentis:edit">
      <w:pPr>
        <w:pStyle w:val="Heading1"/>
      </w:pPr>
      <w:r>
        <w:rPr/>
        <w:t>285. Subcontracting (Module 12)</w:t>
      </w:r>
    </w:p>
    <w:p xmlns:ns3247="urn:precentis:edit">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xmlns:ns3248="urn:precentis:edit">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xmlns:ns3248="urn:precentis:edit">
      <w:pPr>
        <w:rPr>
          <w:ins w:id="9213" w:author="Helena Voss" w:date="2026-09-28T18:22:17Z"/>
        </w:rPr>
      </w:pPr>
      <w:ins w:id="9212" w:author="Helena Voss" w:date="2026-09-28T18:22:17Z">
        <w:r>
          <w:rPr/>
          <w:t xml:space="preserve">3264.A The Parties shall co-operate in good faith.</w:t>
        </w:r>
      </w:ins>
    </w:p>
    <w:p xmlns:ns3249="urn:precentis:edit">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xmlns:ns3250="urn:precentis:edit">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51="urn:precentis:edit">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xmlns:ns3252="urn:precentis:edit">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xmlns:ns3253="urn:precentis:edit">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54="urn:precentis:edit">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55="urn:precentis:edit">
      <w:r>
        <w:rPr>
          <w:b/>
        </w:rPr>
        <w:t xml:space="preserve">285.9 </w:t>
      </w:r>
      <w:r>
        <w:rPr/>
        <w:t>The Supplier shall remedy any material breach within 30 days of written notice requiring it to do so.</w:t>
      </w:r>
    </w:p>
    <w:p xmlns:ns3256="urn:precentis:edit">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xmlns:ns3257="urn:precentis:edit">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3258="urn:precentis:edit">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59="urn:precentis:edit">
      <w:pPr>
        <w:pStyle w:val="Heading1"/>
      </w:pPr>
      <w:r>
        <w:rPr/>
        <w:t>286. Assignment (Module 12)</w:t>
      </w:r>
    </w:p>
    <w:p xmlns:ns3260="urn:precentis:edit">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xmlns:ns3261="urn:precentis:edit">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62="urn:precentis:edit">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xmlns:ns3263="urn:precentis:edit">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64="urn:precentis:edit">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xmlns:ns3265="urn:precentis:edit">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266="urn:precentis:edit">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67="urn:precentis:edit">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68="urn:precentis:edit">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xmlns:ns3269="urn:precentis:edit">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xmlns:ns3270="urn:precentis:edit">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xmlns:ns3271="urn:precentis:edit">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xmlns:ns3272="urn:precentis:edit">
      <w:pPr>
        <w:pStyle w:val="Heading1"/>
      </w:pPr>
      <w:r>
        <w:rPr/>
        <w:t>287. Dispute Resolution (Module 12)</w:t>
      </w:r>
    </w:p>
    <w:p xmlns:ns3273="urn:precentis:edit">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74="urn:precentis:edit">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275="urn:precentis:edit">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276="urn:precentis:edit">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106" w:author="Helena Voss" w:date="2026-09-28T18:22:17Z">
        <w:r>
          <w:rPr/>
          <w:t xml:space="preserve"> This obligation survives termination.</w:t>
        </w:r>
      </w:ins>
    </w:p>
    <w:p xmlns:ns3277="urn:precentis:edit">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xmlns:ns3278="urn:precentis:edit">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279="urn:precentis:edit">
      <w:r>
        <w:rPr>
          <w:b/>
        </w:rPr>
        <w:t xml:space="preserve">287.7 </w:t>
      </w:r>
      <w:r>
        <w:rPr/>
        <w:t>Clause 19 applies to any dispute arising under this clause.</w:t>
      </w:r>
    </w:p>
    <w:p xmlns:ns3280="urn:precentis:edit">
      <w:r>
        <w:rPr>
          <w:b/>
        </w:rPr>
        <w:t xml:space="preserve">287.8 </w:t>
      </w:r>
      <w:r>
        <w:rPr/>
        <w:t xml:space="preserve">Subject to Clause 9.4, the Suppl</w:t>
      </w:r>
      <w:r>
        <w:rPr>
          <w:b/>
          <w:rPrChange w:id="20010" w:author="Helena Voss" w:date="2026-09-28T18:22:05Z">
            <w:rPr/>
          </w:rPrChange>
        </w:rPr>
        <w:t xml:space="preserve">ier shall pr</w:t>
      </w:r>
      <w:r>
        <w:rPr/>
        <w:t xml:space="preserve">ovide the deliverables described in this clause to the Customer.</w:t>
      </w:r>
    </w:p>
    <w:p xmlns:ns3281="urn:precentis:edit">
      <w:pPr>
        <w:pStyle w:val="Heading1"/>
      </w:pPr>
      <w:r>
        <w:rPr/>
        <w:t>288. Notices (Module 12)</w:t>
      </w:r>
    </w:p>
    <w:p xmlns:ns3282="urn:precentis:edit">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18:22:05Z">
        <w:r>
          <w:rPr/>
          <w:delText xml:space="preserve">and</w:delText>
        </w:r>
      </w:del>
      <w:ins w:id="9079" w:author="Helena Voss" w:date="2026-09-28T18:22:05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3283="urn:precentis:edit">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284="urn:precentis:edit">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285="urn:precentis:edit">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86="urn:precentis:edit">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87="urn:precentis:edit">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xmlns:ns3288="urn:precentis:edit">
      <w:r>
        <w:rPr>
          <w:b/>
        </w:rPr>
        <w:t xml:space="preserve">288.7 </w:t>
      </w:r>
      <w:r>
        <w:rPr/>
        <w:t>Clause 29.1 applies to any dispute arising under this clause.</w:t>
      </w:r>
    </w:p>
    <w:p xmlns:ns3289="urn:precentis:edit">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290="urn:precentis:edit">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91="urn:precentis:edit">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066" w:author="Helena Voss" w:date="2026-09-28T18:22:05Z">
        <w:r>
          <w:rPr/>
          <w:t xml:space="preserve"> This obligation survives termination.</w:t>
        </w:r>
      </w:ins>
    </w:p>
    <w:p xmlns:ns3292="urn:precentis:edit">
      <w:pPr>
        <w:pStyle w:val="Heading1"/>
      </w:pPr>
      <w:r>
        <w:rPr/>
        <w:t>289. Governing Law (Module 12)</w:t>
      </w:r>
    </w:p>
    <w:p xmlns:ns3293="urn:precentis:edit">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xmlns:ns3294="urn:precentis:edit">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xmlns:ns3295="urn:precentis:edit">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96="urn:precentis:edit">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297="urn:precentis:edit">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298="urn:precentis:edit">
      <w:r>
        <w:rPr>
          <w:b/>
        </w:rPr>
        <w:t xml:space="preserve">289.6 </w:t>
      </w:r>
      <w:r>
        <w:rPr/>
        <w:t xml:space="preserve">Each party shall bear its own costs in connection with the matters described in thi</w:t>
      </w:r>
      <w:r>
        <w:rPr>
          <w:b/>
          <w:rPrChange w:id="20035" w:author="Helena Voss" w:date="2026-09-28T18:22:17Z">
            <w:rPr/>
          </w:rPrChange>
        </w:rPr>
        <w:t xml:space="preserve">s clause, sa</w:t>
      </w:r>
      <w:r>
        <w:rPr/>
        <w:t xml:space="preserve">ve as otherwise expressly provided. Each party shall bear its own costs in connection with the matters described in this clause, save as otherwise expressly provided.</w:t>
      </w:r>
    </w:p>
    <w:p xmlns:ns3299="urn:precentis:edit">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xmlns:ns3300="urn:precentis:edit">
      <w:r>
        <w:rPr>
          <w:b/>
        </w:rPr>
        <w:t xml:space="preserve">289.8 </w:t>
      </w:r>
      <w:r>
        <w:rPr/>
        <w:t>The Supplier shall retain all Customer Data for 30 days after termination before secure deletion.</w:t>
      </w:r>
    </w:p>
    <w:p xmlns:ns3301="urn:precentis:edit">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302="urn:precentis:edit">
      <w:pPr>
        <w:pStyle w:val="Heading1"/>
      </w:pPr>
      <w:r>
        <w:rPr/>
        <w:t>290. Services (Module 13)</w:t>
      </w:r>
    </w:p>
    <w:p xmlns:ns3303="urn:precentis:edit">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04="urn:precentis:edit">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xmlns:ns3304="urn:precentis:edit">
      <w:pPr>
        <w:rPr>
          <w:ins w:id="9185" w:author="Helena Voss" w:date="2026-09-28T18:22:17Z"/>
        </w:rPr>
      </w:pPr>
      <w:ins w:id="9184" w:author="Helena Voss" w:date="2026-09-28T18:22:17Z">
        <w:r>
          <w:rPr/>
          <w:t xml:space="preserve">3320.A The Parties shall co-operate in good faith.</w:t>
        </w:r>
      </w:ins>
    </w:p>
    <w:p xmlns:ns3305="urn:precentis:edit">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06="urn:precentis:edit">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xmlns:ns3307="urn:precentis:edit">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18:22:05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08="urn:precentis:edit">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xmlns:ns3309="urn:precentis:edit">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18:22:05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10="urn:precentis:edit">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3311="urn:precentis:edit">
      <w:pPr>
        <w:pStyle w:val="Heading1"/>
      </w:pPr>
      <w:r>
        <w:rPr/>
        <w:t>291. Service Levels (Module 13)</w:t>
      </w:r>
    </w:p>
    <w:p xmlns:ns3312="urn:precentis:edit">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xmlns:ns3313="urn:precentis:edit">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14="urn:precentis:edit">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xmlns:ns3315="urn:precentis:edit">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xmlns:ns3316="urn:precentis:edit">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xmlns:ns3317="urn:precentis:edit">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xmlns:ns3318="urn:precentis:edit">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18:22:05Z">
        <w:r>
          <w:rPr/>
          <w:delText xml:space="preserve">promptly</w:delText>
        </w:r>
      </w:del>
      <w:ins w:id="9135" w:author="Helena Voss" w:date="2026-09-28T18:22:05Z">
        <w:r>
          <w:rPr/>
          <w:t xml:space="preserve">reasonable</w:t>
        </w:r>
      </w:ins>
      <w:r>
        <w:rPr/>
        <w:t xml:space="preserve"> and in any event within five Working Days. The Customer may, acting reasonably, request such information from the Supplier as it requires to verify compliance with this clause.</w:t>
      </w:r>
    </w:p>
    <w:p xmlns:ns3319="urn:precentis:edit">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xmlns:ns3320="urn:precentis:edit">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21="urn:precentis:edit">
      <w:r>
        <w:rPr>
          <w:b/>
        </w:rPr>
        <w:t xml:space="preserve">291.10 </w:t>
      </w:r>
      <w:r>
        <w:rPr/>
        <w:t>Subject to Clause 9.4, the Supplier shall provide the deliverables described in this clause to the Customer.</w:t>
      </w:r>
    </w:p>
    <w:p xmlns:ns3322="urn:precentis:edit">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xmlns:ns3323="urn:precentis:edit">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48" w:author="Helena Voss" w:date="2026-09-28T18:22:17Z">
        <w:r>
          <w:rPr/>
          <w:t xml:space="preserve"> This obligation survives termination. This obligation survives termination.</w:t>
        </w:r>
      </w:ins>
    </w:p>
    <w:p xmlns:ns3324="urn:precentis:edit">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xmlns:ns3325="urn:precentis:edit">
      <w:pPr>
        <w:pStyle w:val="Heading1"/>
      </w:pPr>
      <w:r>
        <w:rPr/>
        <w:t>292. Personnel (Module 13)</w:t>
      </w:r>
    </w:p>
    <w:p xmlns:ns3326="urn:precentis:edit">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xmlns:ns3327="urn:precentis:edit">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328="urn:precentis:edit">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29="urn:precentis:edit">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xmlns:ns3330="urn:precentis:edit">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xmlns:ns3331="urn:precentis:edit">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xmlns:ns3332="urn:precentis:edit">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xmlns:ns3333="urn:precentis:edit">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334="urn:precentis:edit">
      <w:r>
        <w:rPr>
          <w:b/>
        </w:rPr>
        <w:t xml:space="preserve">292.9 </w:t>
      </w:r>
      <w:r>
        <w:rPr/>
        <w:t>Subject to Clause 9.2, the Supplier shall provide the deliverables described in this clause to the Customer.</w:t>
      </w:r>
    </w:p>
    <w:p xmlns:ns3335="urn:precentis:edit">
      <w:pPr>
        <w:rPr>
          <w:del w:id="9159" w:author="Helena Voss" w:date="2026-09-28T18:22:05Z"/>
        </w:rPr>
      </w:pPr>
      <w:del w:id="9158" w:author="Helena Voss" w:date="2026-09-28T18:22:05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xmlns:ns3336="urn:precentis:edit">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37="urn:precentis:edit">
      <w:pPr>
        <w:pStyle w:val="Heading1"/>
      </w:pPr>
      <w:r>
        <w:rPr/>
        <w:t>293. Customer Obligations (Module 13)</w:t>
      </w:r>
    </w:p>
    <w:p xmlns:ns3338="urn:precentis:edit">
      <w:r>
        <w:rPr>
          <w:b/>
        </w:rPr>
        <w:t xml:space="preserve">293.1 </w:t>
      </w:r>
      <w:r>
        <w:rPr/>
        <w:t>Subject to Clause 9.4, the Supplier shall provide the deliverables described in this clause to the Customer.</w:t>
      </w:r>
    </w:p>
    <w:p xmlns:ns3339="urn:precentis:edit">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xmlns:ns3340="urn:precentis:edit">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xmlns:ns3341="urn:precentis:edit">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342="urn:precentis:edit">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xmlns:ns3343="urn:precentis:edit">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xmlns:ns3344="urn:precentis:edit">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xmlns:ns3345="urn:precentis:edit">
      <w:r>
        <w:rPr>
          <w:b/>
        </w:rPr>
        <w:t xml:space="preserve">293.8 </w:t>
      </w:r>
      <w:r>
        <w:rPr/>
        <w:t>Either party may terminate this Agreement for convenience on not less than thirty (30) days' written notice.</w:t>
      </w:r>
    </w:p>
    <w:p xmlns:ns3346="urn:precentis:edit">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7="urn:precentis:edit">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8="urn:precentis:edit">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49="urn:precentis:edit">
      <w:pPr>
        <w:pStyle w:val="Heading1"/>
      </w:pPr>
      <w:r>
        <w:rPr/>
        <w:t>294. Change Control (Module 13)</w:t>
      </w:r>
    </w:p>
    <w:p xmlns:ns3350="urn:precentis:edit">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xmlns:ns3351="urn:precentis:edit">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xmlns:ns3352="urn:precentis:edit">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xmlns:ns3353="urn:precentis:edit">
      <w:r>
        <w:rPr>
          <w:b/>
        </w:rPr>
        <w:t xml:space="preserve">294.4 </w:t>
      </w:r>
      <w:r>
        <w:rPr/>
        <w:t xml:space="preserve">Subject to Clause 9.4, the Supplier shall provide the deliverables described in this clause to the Customer.</w:t>
      </w:r>
      <w:ins w:id="9008" w:author="Helena Voss" w:date="2026-09-28T18:22:05Z">
        <w:r>
          <w:rPr/>
          <w:t xml:space="preserve"> This obligation survives termination.</w:t>
        </w:r>
      </w:ins>
    </w:p>
    <w:p xmlns:ns3354="urn:precentis:edit">
      <w:r>
        <w:rPr>
          <w:b/>
        </w:rPr>
        <w:t xml:space="preserve">294.5 </w:t>
      </w:r>
      <w:r>
        <w:rPr/>
        <w:t>Either party may terminate this Agreement for convenience on not less than thirty (30) days' written notice.</w:t>
      </w:r>
    </w:p>
    <w:p xmlns:ns3355="urn:precentis:edit">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56="urn:precentis:edit">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xmlns:ns3357="urn:precentis:edit">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xmlns:ns3358="urn:precentis:edit">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xmlns:ns3359="urn:precentis:edit">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60="urn:precentis:edit">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xmlns:ns3361="urn:precentis:edit">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3362="urn:precentis:edit">
      <w:pPr>
        <w:pStyle w:val="Heading1"/>
      </w:pPr>
      <w:r>
        <w:rPr/>
        <w:t>295. Fees and Payment (Module 13)</w:t>
      </w:r>
    </w:p>
    <w:p xmlns:ns3363="urn:precentis:edit">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364="urn:precentis:edit">
      <w:r>
        <w:rPr>
          <w:b/>
        </w:rPr>
        <w:t xml:space="preserve">295.2 </w:t>
      </w:r>
      <w:r>
        <w:rPr/>
        <w:t>The Customer shall pay each valid invoice within thirty (30) days of receipt.</w:t>
      </w:r>
    </w:p>
    <w:p xmlns:ns3365="urn:precentis:edit">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66="urn:precentis:edit">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xmlns:ns3367="urn:precentis:edit">
      <w:r>
        <w:rPr>
          <w:b/>
        </w:rPr>
        <w:t xml:space="preserve">295.5 </w:t>
      </w:r>
      <w:r>
        <w:rPr/>
        <w:t>The Customer shall settle the Milestone Payment within 30 days of the Acceptance Certificate.</w:t>
      </w:r>
    </w:p>
    <w:p xmlns:ns3368="urn:precentis:edit">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69="urn:precentis:edit">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xmlns:ns3370="urn:precentis:edit">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xmlns:ns3371="urn:precentis:edit">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72="urn:precentis:edit">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xmlns:ns3373="urn:precentis:edit">
      <w:r>
        <w:rPr>
          <w:b/>
        </w:rPr>
        <w:t xml:space="preserve">295.11 </w:t>
      </w:r>
      <w:r>
        <w:rPr/>
        <w:t xml:space="preserve">The </w:t>
      </w:r>
      <w:del w:id="9019" w:author="Helena Voss" w:date="2026-09-28T18:22:17Z">
        <w:r>
          <w:rPr/>
          <w:delText xml:space="preserve">Supplier</w:delText>
        </w:r>
      </w:del>
      <w:ins w:id="9020" w:author="Helena Voss" w:date="2026-09-28T18:22:17Z">
        <w:r>
          <w:rPr/>
          <w:t xml:space="preserve">reasonable</w:t>
        </w:r>
      </w:ins>
      <w:r>
        <w:rPr/>
        <w:t xml:space="preserve"> shall provide the exit plan within thirty (30) days of the Effective Date.</w:t>
      </w:r>
    </w:p>
    <w:p xmlns:ns3374="urn:precentis:edit">
      <w:pPr>
        <w:pStyle w:val="Heading1"/>
      </w:pPr>
      <w:r>
        <w:rPr/>
        <w:t>296. Invoicing (Module 13)</w:t>
      </w:r>
    </w:p>
    <w:p xmlns:ns3375="urn:precentis:edit">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xmlns:ns3376="urn:precentis:edit">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xmlns:ns3377="urn:precentis:edit">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378="urn:precentis:edit">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xmlns:ns3379="urn:precentis:edit">
      <w:r>
        <w:rPr>
          <w:b/>
        </w:rPr>
        <w:t xml:space="preserve">296.5 </w:t>
      </w:r>
      <w:r>
        <w:rPr/>
        <w:t>Clause 19 applies to any dispute arising under this clause.</w:t>
      </w:r>
    </w:p>
    <w:p xmlns:ns3380="urn:precentis:edit">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xmlns:ns3381="urn:precentis:edit">
      <w:r>
        <w:rPr>
          <w:b/>
        </w:rPr>
        <w:t xml:space="preserve">296.7 </w:t>
      </w:r>
      <w:r>
        <w:rPr/>
        <w:t>Clause 19.3 applies to any dispute arising under this clause.</w:t>
      </w:r>
    </w:p>
    <w:p xmlns:ns3382="urn:precentis:edit">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xmlns:ns3383="urn:precentis:edit">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xmlns:ns3384="urn:precentis:edit">
      <w:pPr>
        <w:pStyle w:val="Heading1"/>
      </w:pPr>
      <w:r>
        <w:rPr/>
        <w:t>297. Term (Module 13)</w:t>
      </w:r>
    </w:p>
    <w:p xmlns:ns3385="urn:precentis:edit">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xmlns:ns3386="urn:precentis:edit">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xmlns:ns3387="urn:precentis:edit">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xmlns:ns3388="urn:precentis:edit">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89="urn:precentis:edit">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390="urn:precentis:edit">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xmlns:ns3391="urn:precentis:edit">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92="urn:precentis:edit">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xmlns:ns3393="urn:precentis:edit">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394="urn:precentis:edit">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95="urn:precentis:edit">
      <w:pPr>
        <w:pStyle w:val="Heading1"/>
      </w:pPr>
      <w:r>
        <w:rPr/>
        <w:t>298. Termination (Module 13)</w:t>
      </w:r>
    </w:p>
    <w:p xmlns:ns3396="urn:precentis:edit">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xmlns:ns3397="urn:precentis:edit">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xmlns:ns3398="urn:precentis:edit">
      <w:r>
        <w:rPr>
          <w:b/>
        </w:rPr>
        <w:t xml:space="preserve">298.3 </w:t>
      </w:r>
      <w:r>
        <w:rPr/>
        <w:t>Subject to Clause 9.4, the Supplier shall provide the deliverables described in this clause to the Customer.</w:t>
      </w:r>
    </w:p>
    <w:p xmlns:ns3399="urn:precentis:edit">
      <w:r>
        <w:rPr>
          <w:b/>
        </w:rPr>
        <w:t xml:space="preserve">298.4 </w:t>
      </w:r>
      <w:r>
        <w:rPr/>
        <w:t>The Supplier shall provide the exit plan within thirty (30) days of the Effective Date.</w:t>
      </w:r>
    </w:p>
    <w:p xmlns:ns3400="urn:precentis:edit">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401="urn:precentis:edit">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xmlns:ns3402="urn:precentis:edit">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18:22:05Z">
        <w:r>
          <w:rPr/>
          <w:delText xml:space="preserve">the</w:delText>
        </w:r>
      </w:del>
      <w:ins w:id="9103" w:author="Helena Voss" w:date="2026-09-28T18:22:05Z">
        <w:r>
          <w:rPr/>
          <w:t xml:space="preserve">reasonable</w:t>
        </w:r>
      </w:ins>
      <w:r>
        <w:rPr/>
        <w:t xml:space="preserve"> termination (module 13) and shall make them available to the Customer on request.</w:t>
      </w:r>
    </w:p>
    <w:p xmlns:ns3403="urn:precentis:edit">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18:22:05Z">
        <w:r>
          <w:rPr/>
          <w:delText xml:space="preserve">13)</w:delText>
        </w:r>
      </w:del>
      <w:ins w:id="9093" w:author="Helena Voss" w:date="2026-09-28T18:22:05Z">
        <w:r>
          <w:rPr/>
          <w:t xml:space="preserve">reasonable</w:t>
        </w:r>
      </w:ins>
      <w:r>
        <w:rPr/>
        <w:t xml:space="preserve"> and agree any improvements required.</w:t>
      </w:r>
    </w:p>
    <w:p xmlns:ns3404="urn:precentis:edit">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xmlns:ns3405="urn:precentis:edit">
      <w:r>
        <w:rPr>
          <w:b/>
        </w:rPr>
        <w:t xml:space="preserve">298.10 </w:t>
      </w:r>
      <w:r>
        <w:rPr/>
        <w:t>The Supplier shall remedy any material breach within 30 days of written notice requiring it to do so.</w:t>
      </w:r>
    </w:p>
    <w:p xmlns:ns3406="urn:precentis:edit">
      <w:pPr>
        <w:pStyle w:val="Heading1"/>
      </w:pPr>
      <w:r>
        <w:rPr/>
        <w:t>299. Confidentiality (Module 13)</w:t>
      </w:r>
    </w:p>
    <w:p xmlns:ns3407="urn:precentis:edit">
      <w:r>
        <w:rPr>
          <w:b/>
        </w:rPr>
        <w:t xml:space="preserve">299.1 </w:t>
      </w:r>
      <w:r>
        <w:rPr/>
        <w:t>Subject to Clause 9.4, the Supplier shall provide the deliverables described in this clause to the Customer.</w:t>
      </w:r>
    </w:p>
    <w:p xmlns:ns3408="urn:precentis:edit">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xmlns:ns3409="urn:precentis:edit">
      <w:r>
        <w:rPr>
          <w:b/>
        </w:rPr>
        <w:t xml:space="preserve">299.3 </w:t>
      </w:r>
      <w:r>
        <w:rPr/>
        <w:t>Subject to Clause 9.2, the Supplier shall provide the deliverables described in this clause to the Customer.</w:t>
      </w:r>
    </w:p>
    <w:p xmlns:ns3410="urn:precentis:edit">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xmlns:ns3411="urn:precentis:edit">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xmlns:ns3412="urn:precentis:edit">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13="urn:precentis:edit">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xmlns:ns3414="urn:precentis:edit">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xmlns:ns3415="urn:precentis:edit">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3416="urn:precentis:edit">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xmlns:ns3417="urn:precentis:edit">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xmlns:ns3418="urn:precentis:edit">
      <w:pPr>
        <w:pStyle w:val="Heading1"/>
      </w:pPr>
      <w:r>
        <w:rPr/>
        <w:t>300. Intellectual Property (Module 13)</w:t>
      </w:r>
    </w:p>
    <w:p xmlns:ns3419="urn:precentis:edit">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xmlns:ns3420="urn:precentis:edit">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21="urn:precentis:edit">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22="urn:precentis:edit">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423="urn:precentis:edit">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xmlns:ns3424="urn:precentis:edit">
      <w:r>
        <w:rPr>
          <w:b/>
        </w:rPr>
        <w:t xml:space="preserve">300.6 </w:t>
      </w:r>
      <w:r>
        <w:rPr/>
        <w:t>Subject to Clause 9.4, the Supplier shall provide the deliverables described in this clause to the Customer.</w:t>
      </w:r>
    </w:p>
    <w:p xmlns:ns3425="urn:precentis:edit">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26="urn:precentis:edit">
      <w:r>
        <w:rPr>
          <w:b/>
        </w:rPr>
        <w:t xml:space="preserve">300.8 </w:t>
      </w:r>
      <w:r>
        <w:rPr/>
        <w:t xml:space="preserve">Where the Supplier becomes aware of any matter which may affect the intellectual property (module 13), it shall notify the Customer promptly and in any event within five Working Days. Any </w:t>
      </w:r>
      <w:r>
        <w:rPr>
          <w:b/>
          <w:rPrChange w:id="20013" w:author="Helena Voss" w:date="2026-09-28T18:22:17Z">
            <w:rPr/>
          </w:rPrChange>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xmlns:ns3427="urn:precentis:edit">
      <w:r>
        <w:rPr>
          <w:b/>
        </w:rPr>
        <w:t xml:space="preserve">300.9 </w:t>
      </w:r>
      <w:r>
        <w:rPr/>
        <w:t>The Supplier shall retain all Customer Data for 30 days after termination before secure deletion.</w:t>
      </w:r>
    </w:p>
    <w:p xmlns:ns3428="urn:precentis:edit">
      <w:pPr>
        <w:pStyle w:val="Heading1"/>
      </w:pPr>
      <w:r>
        <w:rPr/>
        <w:t>301. Data Protection (Module 13)</w:t>
      </w:r>
    </w:p>
    <w:p xmlns:ns3429="urn:precentis:edit">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xmlns:ns3430="urn:precentis:edit">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xmlns:ns3431="urn:precentis:edit">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432="urn:precentis:edit">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xmlns:ns3433="urn:precentis:edit">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xmlns:ns3434="urn:precentis:edit">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xmlns:ns3435="urn:precentis:edit">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436="urn:precentis:edit">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3437="urn:precentis:edit">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xmlns:ns3438="urn:precentis:edit">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xmlns:ns3439="urn:precentis:edit">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xmlns:ns3440="urn:precentis:edit">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xmlns:ns3441="urn:precentis:edit">
      <w:pPr>
        <w:pStyle w:val="Heading1"/>
      </w:pPr>
      <w:r>
        <w:rPr/>
        <w:t>302. Security (Module 13)</w:t>
      </w:r>
    </w:p>
    <w:p xmlns:ns3442="urn:precentis:edit">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43="urn:precentis:edit">
      <w:pPr>
        <w:pStyle w:val="Heading2"/>
        <w:pPrChange w:id="20005" w:author="Helena Voss" w:date="2026-09-28T18:22:05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xmlns:ns3444="urn:precentis:edit">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xmlns:ns3445="urn:precentis:edit">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3446="urn:precentis:edit">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xmlns:ns3447="urn:precentis:edit">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xmlns:ns3448="urn:precentis:edit">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xmlns:ns3449="urn:precentis:edit">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3450="urn:precentis:edit">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xmlns:ns3451="urn:precentis:edit">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52="urn:precentis:edit">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3453="urn:precentis:edit">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454="urn:precentis:edit">
      <w:pPr>
        <w:pStyle w:val="Heading1"/>
      </w:pPr>
      <w:r>
        <w:rPr/>
        <w:t>303. Audit (Module 13)</w:t>
      </w:r>
    </w:p>
    <w:p xmlns:ns3455="urn:precentis:edit">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xmlns:ns3456="urn:precentis:edit">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xmlns:ns3457="urn:precentis:edit">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xmlns:ns3458="urn:precentis:edit">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xmlns:ns3459="urn:precentis:edit">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60="urn:precentis:edit">
      <w:r>
        <w:rPr>
          <w:b/>
        </w:rPr>
        <w:t xml:space="preserve">303.6 </w:t>
      </w:r>
      <w:r>
        <w:rPr/>
        <w:t xml:space="preserve">Any approval given by the Customer under this clause </w:t>
      </w:r>
      <w:del w:id="9114" w:author="Helena Voss" w:date="2026-09-28T18:22:05Z">
        <w:r>
          <w:rPr/>
          <w:delText xml:space="preserve">shall</w:delText>
        </w:r>
      </w:del>
      <w:ins w:id="9115" w:author="Helena Voss" w:date="2026-09-28T18:22:05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xmlns:ns3461="urn:precentis:edit">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xmlns:ns3462="urn:precentis:edit">
      <w:r>
        <w:rPr>
          <w:b/>
        </w:rPr>
        <w:t xml:space="preserve">303.8 </w:t>
      </w:r>
      <w:r>
        <w:rPr/>
        <w:t>Subject to Clause 9, the Supplier shall provide the deliverables described in this clause to the Customer.</w:t>
      </w:r>
    </w:p>
    <w:p xmlns:ns3463="urn:precentis:edit">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xmlns:ns3464="urn:precentis:edit">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xmlns:ns3465="urn:precentis:edit">
      <w:pPr>
        <w:pStyle w:val="Heading1"/>
      </w:pPr>
      <w:r>
        <w:rPr/>
        <w:t>304. Warranties (Module 13)</w:t>
      </w:r>
    </w:p>
    <w:p xmlns:ns3466="urn:precentis:edit">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3467="urn:precentis:edit">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8="urn:precentis:edit">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469="urn:precentis:edit">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xmlns:ns3470="urn:precentis:edit">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471="urn:precentis:edit">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72="urn:precentis:edit">
      <w:r>
        <w:rPr>
          <w:b/>
        </w:rPr>
        <w:t xml:space="preserve">304.7 </w:t>
      </w:r>
      <w:r>
        <w:rPr/>
        <w:t xml:space="preserve">The parties </w:t>
      </w:r>
      <w:del w:id="9130" w:author="Helena Voss" w:date="2026-09-28T18:22:17Z">
        <w:r>
          <w:rPr/>
          <w:delText xml:space="preserve">shall</w:delText>
        </w:r>
      </w:del>
      <w:ins w:id="9131" w:author="Helena Voss" w:date="2026-09-28T18:22:17Z">
        <w:r>
          <w:rPr/>
          <w:t xml:space="preserve">reasonable</w:t>
        </w:r>
      </w:ins>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xmlns:ns3473="urn:precentis:edit">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3474="urn:precentis:edit">
      <w:r>
        <w:rPr>
          <w:b/>
        </w:rPr>
        <w:t xml:space="preserve">304.9 </w:t>
      </w:r>
      <w:r>
        <w:rPr/>
        <w:t>Clause 19.3 applies to any dispute arising under this clause.</w:t>
      </w:r>
    </w:p>
    <w:p xmlns:ns3475="urn:precentis:edit">
      <w:pPr>
        <w:pStyle w:val="Heading1"/>
      </w:pPr>
      <w:r>
        <w:rPr/>
        <w:t>305. Indemnities (Module 13)</w:t>
      </w:r>
    </w:p>
    <w:p xmlns:ns3476="urn:precentis:edit">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77="urn:precentis:edit">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xmlns:ns3478="urn:precentis:edit">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79="urn:precentis:edit">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80="urn:precentis:edit">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xmlns:ns3481="urn:precentis:edit">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81="urn:precentis:edit">
      <w:pPr>
        <w:rPr>
          <w:ins w:id="9187" w:author="Helena Voss" w:date="2026-09-28T18:22:17Z"/>
        </w:rPr>
      </w:pPr>
      <w:ins w:id="9186" w:author="Helena Voss" w:date="2026-09-28T18:22:17Z">
        <w:r>
          <w:rPr/>
          <w:t xml:space="preserve">3497.A The Parties shall co-operate in good faith.</w:t>
        </w:r>
      </w:ins>
    </w:p>
    <w:p xmlns:ns3482="urn:precentis:edit">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44" w:author="Helena Voss" w:date="2026-09-28T18:22:17Z">
        <w:r>
          <w:rPr/>
          <w:t xml:space="preserve"> This obligation survives termination.</w:t>
        </w:r>
      </w:ins>
    </w:p>
    <w:p xmlns:ns3483="urn:precentis:edit">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4="urn:precentis:edit">
      <w:pPr>
        <w:pStyle w:val="Heading1"/>
      </w:pPr>
      <w:r>
        <w:rPr/>
        <w:t>306. Limitation of Liability (Module 13)</w:t>
      </w:r>
    </w:p>
    <w:p xmlns:ns3485="urn:precentis:edit">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486="urn:precentis:edit">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xmlns:ns3487="urn:precentis:edit">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8="urn:precentis:edit">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xmlns:ns3489="urn:precentis:edit">
      <w:r>
        <w:rPr>
          <w:b/>
        </w:rPr>
        <w:t xml:space="preserve">306.5 </w:t>
      </w:r>
      <w:r>
        <w:rPr/>
        <w:t>The Supplier shall provide the exit plan within thirty (30) days of the Effective Date.</w:t>
      </w:r>
    </w:p>
    <w:p xmlns:ns3490="urn:precentis:edit">
      <w:r>
        <w:rPr>
          <w:b/>
        </w:rPr>
        <w:t xml:space="preserve">306.6 </w:t>
      </w:r>
      <w:r>
        <w:rPr/>
        <w:t>The Supplier shall provide the exit plan within thirty (30) days of the Effective Date.</w:t>
      </w:r>
    </w:p>
    <w:p xmlns:ns3491="urn:precentis:edit">
      <w:r>
        <w:rPr>
          <w:b/>
        </w:rPr>
        <w:t xml:space="preserve">306.7 </w:t>
      </w:r>
      <w:r>
        <w:rPr/>
        <w:t>The Supplier shall provide the exit plan within thirty (30) days of the Effective Date.</w:t>
      </w:r>
    </w:p>
    <w:p xmlns:ns3492="urn:precentis:edit">
      <w:r>
        <w:rPr>
          <w:b/>
        </w:rPr>
        <w:t xml:space="preserve">306.8 </w:t>
      </w:r>
      <w:r>
        <w:rPr/>
        <w:t xml:space="preserve">The Supplier shall perform its obligations under this clause with reasonable skill, care and diligence and in accordance </w:t>
      </w:r>
      <w:del w:id="9126" w:author="Helena Voss" w:date="2026-09-28T18:22:17Z">
        <w:r>
          <w:rPr/>
          <w:delText xml:space="preserve">with</w:delText>
        </w:r>
      </w:del>
      <w:ins w:id="9127" w:author="Helena Voss" w:date="2026-09-28T18:22:17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xmlns:ns3493="urn:precentis:edit">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xmlns:ns3494="urn:precentis:edit">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xmlns:ns3495="urn:precentis:edit">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496="urn:precentis:edit">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497="urn:precentis:edit">
      <w:r>
        <w:rPr>
          <w:b/>
        </w:rPr>
        <w:t xml:space="preserve">306.13 </w:t>
      </w:r>
      <w:r>
        <w:rPr/>
        <w:t>The Supplier shall retain all Customer Data for 30 days after termination before secure deletion.</w:t>
      </w:r>
    </w:p>
    <w:p xmlns:ns3498="urn:precentis:edit">
      <w:pPr>
        <w:pStyle w:val="Heading1"/>
      </w:pPr>
      <w:r>
        <w:rPr/>
        <w:t>307. Insurance (Module 13)</w:t>
      </w:r>
    </w:p>
    <w:p xmlns:ns3499="urn:precentis:edit">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00="urn:precentis:edit">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xmlns:ns3501="urn:precentis:edit">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xmlns:ns3502="urn:precentis:edit">
      <w:r>
        <w:rPr>
          <w:b/>
        </w:rPr>
        <w:t xml:space="preserve">307.4 </w:t>
      </w:r>
      <w:r>
        <w:rPr/>
        <w:t>Subject to Clause 9, the Supplier shall provide the deliverables described in this clause to the Customer.</w:t>
      </w:r>
    </w:p>
    <w:p xmlns:ns3503="urn:precentis:edit">
      <w:r>
        <w:rPr>
          <w:b/>
        </w:rPr>
        <w:t xml:space="preserve">307.5 </w:t>
      </w:r>
      <w:r>
        <w:rPr/>
        <w:t xml:space="preserve">The Customer may, acting reasonably, request such information from the Supplier as it requires to </w:t>
      </w:r>
      <w:del w:id="9138" w:author="Helena Voss" w:date="2026-09-28T18:22:05Z">
        <w:r>
          <w:rPr/>
          <w:delText xml:space="preserve">verify</w:delText>
        </w:r>
      </w:del>
      <w:ins w:id="9139" w:author="Helena Voss" w:date="2026-09-28T18:22:05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04="urn:precentis:edit">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05="urn:precentis:edit">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xmlns:ns3506="urn:precentis:edit">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3507="urn:precentis:edit">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xmlns:ns3508="urn:precentis:edit">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18:22:05Z">
        <w:r>
          <w:rPr/>
          <w:t xml:space="preserve"> This obligation survives termination.</w:t>
        </w:r>
      </w:ins>
    </w:p>
    <w:p xmlns:ns3509="urn:precentis:edit">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xmlns:ns3510="urn:precentis:edit">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511="urn:precentis:edit">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xmlns:ns3512="urn:precentis:edit">
      <w:pPr>
        <w:pStyle w:val="Heading1"/>
      </w:pPr>
      <w:r>
        <w:rPr/>
        <w:t>308. Force Majeure (Module 13)</w:t>
      </w:r>
    </w:p>
    <w:p xmlns:ns3513="urn:precentis:edit">
      <w:r>
        <w:rPr>
          <w:b/>
        </w:rPr>
        <w:t xml:space="preserve">308.1 </w:t>
      </w:r>
      <w:r>
        <w:rPr/>
        <w:t>Either party may terminate this Agreement for convenience on not less than thirty (30) days' written notice.</w:t>
      </w:r>
    </w:p>
    <w:p xmlns:ns3514="urn:precentis:edit">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15="urn:precentis:edit">
      <w:r>
        <w:rPr>
          <w:b/>
        </w:rPr>
        <w:t xml:space="preserve">308.3 </w:t>
      </w:r>
      <w:r>
        <w:rPr/>
        <w:t>Either party may terminate this Agreement for convenience on not less than thirty (30) days' written notice.</w:t>
      </w:r>
    </w:p>
    <w:p xmlns:ns3516="urn:precentis:edit">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17="urn:precentis:edit">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518="urn:precentis:edit">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19="urn:precentis:edit">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xmlns:ns3520="urn:precentis:edit">
      <w:r>
        <w:rPr>
          <w:b/>
        </w:rPr>
        <w:t xml:space="preserve">308.8 </w:t>
      </w:r>
      <w:r>
        <w:rPr/>
        <w:t>The Supplier shall provide the exit plan within thirty (30) days of the Effective Date.</w:t>
      </w:r>
    </w:p>
    <w:p xmlns:ns3521="urn:precentis:edit">
      <w:pPr>
        <w:pStyle w:val="Heading1"/>
      </w:pPr>
      <w:r>
        <w:rPr/>
        <w:t>309. Subcontracting (Module 13)</w:t>
      </w:r>
    </w:p>
    <w:p xmlns:ns3522="urn:precentis:edit">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23="urn:precentis:edit">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xmlns:ns3524="urn:precentis:edit">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xmlns:ns3525="urn:precentis:edit">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6="urn:precentis:edit">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xmlns:ns3527="urn:precentis:edit">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xmlns:ns3528="urn:precentis:edit">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9="urn:precentis:edit">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30="urn:precentis:edit">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3531="urn:precentis:edit">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32="urn:precentis:edit">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533="urn:precentis:edit">
      <w:pPr>
        <w:pStyle w:val="Heading1"/>
      </w:pPr>
      <w:r>
        <w:rPr/>
        <w:t>310. Assignment (Module 13)</w:t>
      </w:r>
    </w:p>
    <w:p xmlns:ns3534="urn:precentis:edit">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35="urn:precentis:edit">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36="urn:precentis:edit">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37="urn:precentis:edit">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xmlns:ns3538="urn:precentis:edit">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xmlns:ns3539="urn:precentis:edit">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xmlns:ns3540="urn:precentis:edit">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1="urn:precentis:edit">
      <w:r>
        <w:rPr>
          <w:b/>
        </w:rPr>
        <w:t xml:space="preserve">310.8 </w:t>
      </w:r>
      <w:r>
        <w:rPr/>
        <w:t xml:space="preserve">Nothing </w:t>
      </w:r>
      <w:del w:id="9128" w:author="Helena Voss" w:date="2026-09-28T18:22:17Z">
        <w:r>
          <w:rPr/>
          <w:delText xml:space="preserve">in</w:delText>
        </w:r>
      </w:del>
      <w:ins w:id="9129" w:author="Helena Voss" w:date="2026-09-28T18:22:17Z">
        <w:r>
          <w:rPr/>
          <w:t xml:space="preserve">reasonable</w:t>
        </w:r>
      </w:ins>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xmlns:ns3542="urn:precentis:edit">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Change w:id="20017" w:author="Helena Voss" w:date="2026-09-28T18:22:17Z">
            <w:rPr/>
          </w:rPrChange>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3="urn:precentis:edit">
      <w:r>
        <w:rPr>
          <w:b/>
        </w:rPr>
        <w:t xml:space="preserve">310.10 </w:t>
      </w:r>
      <w:r>
        <w:rPr/>
        <w:t>Subject to Clause 9.2, the Supplier shall provide the deliverables described in this clause to the Customer.</w:t>
      </w:r>
    </w:p>
    <w:p xmlns:ns3544="urn:precentis:edit">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xmlns:ns3545="urn:precentis:edit">
      <w:pPr>
        <w:pStyle w:val="Heading1"/>
      </w:pPr>
      <w:r>
        <w:rPr/>
        <w:t>311. Dispute Resolution (Module 13)</w:t>
      </w:r>
    </w:p>
    <w:p xmlns:ns3546="urn:precentis:edit">
      <w:r>
        <w:rPr>
          <w:b/>
        </w:rPr>
        <w:t xml:space="preserve">311.1 </w:t>
      </w:r>
      <w:r>
        <w:rPr/>
        <w:t xml:space="preserve">Subject to Clause 9.4, the Supplier shall provide the deliverables described in this clause to the Customer.</w:t>
      </w:r>
      <w:ins w:id="9047" w:author="Helena Voss" w:date="2026-09-28T18:22:17Z">
        <w:r>
          <w:rPr/>
          <w:t xml:space="preserve"> This obligation survives termination.</w:t>
        </w:r>
      </w:ins>
    </w:p>
    <w:p xmlns:ns3547="urn:precentis:edit">
      <w:r>
        <w:rPr>
          <w:b/>
        </w:rPr>
        <w:t xml:space="preserve">311.2 </w:t>
      </w:r>
      <w:r>
        <w:rPr/>
        <w:t>Subject to Clause 9.4, the Supplier shall provide the deliverables described in this clause to the Customer.</w:t>
      </w:r>
    </w:p>
    <w:p xmlns:ns3548="urn:precentis:edit">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xmlns:ns3549="urn:precentis:edit">
      <w:r>
        <w:rPr>
          <w:b/>
        </w:rPr>
        <w:t xml:space="preserve">311.4 </w:t>
      </w:r>
      <w:r>
        <w:rPr/>
        <w:t>The Supplier shall remedy any material breach within 30 days of written notice requiring it to do so.</w:t>
      </w:r>
    </w:p>
    <w:p xmlns:ns3550="urn:precentis:edit">
      <w:r>
        <w:rPr>
          <w:b/>
        </w:rPr>
        <w:t xml:space="preserve">311.5 </w:t>
      </w:r>
      <w:r>
        <w:rPr/>
        <w:t>The Supplier shall retain all Customer Data for 30 days after termination before secure deletion.</w:t>
      </w:r>
    </w:p>
    <w:p xmlns:ns3550="urn:precentis:edit">
      <w:pPr>
        <w:rPr>
          <w:ins w:id="9189" w:author="Helena Voss" w:date="2026-09-28T18:22:05Z"/>
        </w:rPr>
      </w:pPr>
      <w:ins w:id="9188" w:author="Helena Voss" w:date="2026-09-28T18:22:05Z">
        <w:r>
          <w:rPr/>
          <w:t xml:space="preserve">3550.A The Parties shall co-operate in good faith.</w:t>
        </w:r>
      </w:ins>
    </w:p>
    <w:p xmlns:ns3551="urn:precentis:edit">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xmlns:ns3552="urn:precentis:edit">
      <w:pPr>
        <w:rPr>
          <w:del w:id="9159" w:author="Helena Voss" w:date="2026-09-28T18:22:17Z"/>
        </w:rPr>
      </w:pPr>
      <w:del w:id="9158" w:author="Helena Voss" w:date="2026-09-28T18:22:17Z">
        <w:r>
          <w:rPr>
            <w:b/>
          </w:rPr>
          <w:delText xml:space="preserve">311.7 </w:delText>
        </w:r>
        <w:r>
          <w:rPr/>
          <w:delTex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delText>
        </w:r>
      </w:del>
    </w:p>
    <w:p xmlns:ns3553="urn:precentis:edit">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3554="urn:precentis:edit">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555="urn:precentis:edit">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556="urn:precentis:edit">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xmlns:ns3557="urn:precentis:edit">
      <w:pPr>
        <w:pStyle w:val="Heading1"/>
      </w:pPr>
      <w:r>
        <w:rPr/>
        <w:t>312. Notices (Module 13)</w:t>
      </w:r>
    </w:p>
    <w:p xmlns:ns3558="urn:precentis:edit">
      <w:r>
        <w:rPr>
          <w:b/>
        </w:rPr>
        <w:t xml:space="preserve">312.1 </w:t>
      </w:r>
      <w:r>
        <w:rPr/>
        <w:t>The Supplier shall provide the exit plan within thirty (30) days of the Effective Date.</w:t>
      </w:r>
    </w:p>
    <w:p xmlns:ns3559="urn:precentis:edit">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xmlns:ns3560="urn:precentis:edit">
      <w:r>
        <w:rPr>
          <w:b/>
        </w:rPr>
        <w:t xml:space="preserve">312.3 </w:t>
      </w:r>
      <w:r>
        <w:rPr/>
        <w:t>Either party may terminate this Agreement for convenience on not less than thirty (30) days' written notice.</w:t>
      </w:r>
    </w:p>
    <w:p xmlns:ns3561="urn:precentis:edit">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xmlns:ns3562="urn:precentis:edit">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xmlns:ns3563="urn:precentis:edit">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64="urn:precentis:edit">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xmlns:ns3565="urn:precentis:edit">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xmlns:ns3566="urn:precentis:edit">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567="urn:precentis:edit">
      <w:pPr>
        <w:pStyle w:val="Heading1"/>
      </w:pPr>
      <w:r>
        <w:rPr/>
        <w:t>313. Governing Law (Module 13)</w:t>
      </w:r>
    </w:p>
    <w:p xmlns:ns3568="urn:precentis:edit">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xmlns:ns3569="urn:precentis:edit">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xmlns:ns3570="urn:precentis:edit">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xmlns:ns3571="urn:precentis:edit">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572="urn:precentis:edit">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573="urn:precentis:edit">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xmlns:ns3574="urn:precentis:edit">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575="urn:precentis:edit">
      <w:r>
        <w:rPr>
          <w:b/>
        </w:rPr>
        <w:t xml:space="preserve">313.8 </w:t>
      </w:r>
      <w:r>
        <w:rPr/>
        <w:t>Clause 19.3 applies to any dispute arising under this clause.</w:t>
      </w:r>
    </w:p>
    <w:p xmlns:ns3576="urn:precentis:edit">
      <w:pPr>
        <w:pStyle w:val="Heading1"/>
      </w:pPr>
      <w:r>
        <w:rPr/>
        <w:t>314. Services (Module 14)</w:t>
      </w:r>
    </w:p>
    <w:p xmlns:ns3577="urn:precentis:edit">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ins w:id="9071" w:author="Helena Voss" w:date="2026-09-28T18:22:17Z">
        <w:r>
          <w:rPr/>
          <w:t xml:space="preserve"> This obligation survives termination.</w:t>
        </w:r>
      </w:ins>
    </w:p>
    <w:p xmlns:ns3578="urn:precentis:edit">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xmlns:ns3579="urn:precentis:edit">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80="urn:precentis:edit">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xmlns:ns3581="urn:precentis:edit">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xmlns:ns3582="urn:precentis:edit">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583="urn:precentis:edit">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18:22:05Z">
        <w:r>
          <w:rPr/>
          <w:delText xml:space="preserve">provided.</w:delText>
        </w:r>
      </w:del>
      <w:ins w:id="9107" w:author="Helena Voss" w:date="2026-09-28T18:22:05Z">
        <w:r>
          <w:rPr/>
          <w:t xml:space="preserve">reasonable</w:t>
        </w:r>
      </w:ins>
      <w:r>
        <w:rPr/>
        <w:t xml:space="preserve"> The Supplier shall maintain complete and accurate records relating to the services (module 14) and shall make them available to the Customer on request.</w:t>
      </w:r>
    </w:p>
    <w:p xmlns:ns3584="urn:precentis:edit">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85="urn:precentis:edit">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xmlns:ns3586="urn:precentis:edit">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87="urn:precentis:edit">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xmlns:ns3588="urn:precentis:edit">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589="urn:precentis:edit">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xmlns:ns3590="urn:precentis:edit">
      <w:pPr>
        <w:pStyle w:val="Heading1"/>
      </w:pPr>
      <w:r>
        <w:rPr/>
        <w:t>315. Service Levels (Module 14)</w:t>
      </w:r>
    </w:p>
    <w:p xmlns:ns3591="urn:precentis:edit">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2="urn:precentis:edit">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xmlns:ns3593="urn:precentis:edit">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4="urn:precentis:edit">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xmlns:ns3595="urn:precentis:edit">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3596="urn:precentis:edit">
      <w:r>
        <w:rPr>
          <w:b/>
        </w:rPr>
        <w:t xml:space="preserve">315.6 </w:t>
      </w:r>
      <w:r>
        <w:rPr/>
        <w:t>Either party may terminate this Agreement for convenience on not less than thirty (30) days' written notice.</w:t>
      </w:r>
    </w:p>
    <w:p xmlns:ns3597="urn:precentis:edit">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xmlns:ns3598="urn:precentis:edit">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9="urn:precentis:edit">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xmlns:ns3600="urn:precentis:edit">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xmlns:ns3601="urn:precentis:edit">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2="urn:precentis:edit">
      <w:pPr>
        <w:pStyle w:val="Heading1"/>
      </w:pPr>
      <w:r>
        <w:rPr/>
        <w:t>316. Personnel (Module 14)</w:t>
      </w:r>
    </w:p>
    <w:p xmlns:ns3603="urn:precentis:edit">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xmlns:ns3604="urn:precentis:edit">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5="urn:precentis:edit">
      <w:r>
        <w:rPr>
          <w:b/>
        </w:rPr>
        <w:t xml:space="preserve">316.3 </w:t>
      </w:r>
      <w:r>
        <w:rPr/>
        <w:t>Clause 29.1 applies to any dispute arising under this clause.</w:t>
      </w:r>
    </w:p>
    <w:p xmlns:ns3606="urn:precentis:edit">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xmlns:ns3607="urn:precentis:edit">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xmlns:ns3608="urn:precentis:edit">
      <w:r>
        <w:rPr>
          <w:b/>
        </w:rPr>
        <w:t xml:space="preserve">316.6 </w:t>
      </w:r>
      <w:r>
        <w:rPr/>
        <w:t>Subject to Clause 9, the Supplier shall provide the deliverables described in this clause to the Customer.</w:t>
      </w:r>
    </w:p>
    <w:p xmlns:ns3609="urn:precentis:edit">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xmlns:ns3610="urn:precentis:edit">
      <w:r>
        <w:rPr>
          <w:b/>
        </w:rPr>
        <w:t xml:space="preserve">316.8 </w:t>
      </w:r>
      <w:r>
        <w:rPr/>
        <w:t>Subject to Clause 9.2, the Supplier shall provide the deliverables described in this clause to the Customer.</w:t>
      </w:r>
    </w:p>
    <w:p xmlns:ns3611="urn:precentis:edit">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xmlns:ns3611="urn:precentis:edit">
      <w:pPr>
        <w:rPr>
          <w:ins w:id="9193" w:author="Helena Voss" w:date="2026-09-28T18:22:17Z"/>
        </w:rPr>
      </w:pPr>
      <w:ins w:id="9192" w:author="Helena Voss" w:date="2026-09-28T18:22:17Z">
        <w:r>
          <w:rPr/>
          <w:t xml:space="preserve">3628.A The Parties shall co-operate in good faith.</w:t>
        </w:r>
      </w:ins>
    </w:p>
    <w:p xmlns:ns3612="urn:precentis:edit">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3="urn:precentis:edit">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4="urn:precentis:edit">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15="urn:precentis:edit">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xmlns:ns3615="urn:precentis:edit">
      <w:pPr>
        <w:rPr>
          <w:ins w:id="9211" w:author="Helena Voss" w:date="2026-09-28T18:22:05Z"/>
        </w:rPr>
      </w:pPr>
      <w:ins w:id="9210" w:author="Helena Voss" w:date="2026-09-28T18:22:05Z">
        <w:r>
          <w:rPr/>
          <w:t xml:space="preserve">3615.A The Parties shall co-operate in good faith.</w:t>
        </w:r>
      </w:ins>
    </w:p>
    <w:p xmlns:ns3616="urn:precentis:edit">
      <w:pPr>
        <w:pStyle w:val="Heading1"/>
      </w:pPr>
      <w:r>
        <w:rPr/>
        <w:t>317. Customer Obligations (Module 14)</w:t>
      </w:r>
    </w:p>
    <w:p xmlns:ns3617="urn:precentis:edit">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xmlns:ns3618="urn:precentis:edit">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9="urn:precentis:edit">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20="urn:precentis:edit">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xmlns:ns3621="urn:precentis:edit">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xmlns:ns3622="urn:precentis:edit">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xmlns:ns3623="urn:precentis:edit">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xmlns:ns3624="urn:precentis:edit">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25="urn:precentis:edit">
      <w:r>
        <w:rPr>
          <w:b/>
        </w:rPr>
        <w:t xml:space="preserve">317.9 </w:t>
      </w:r>
      <w:r>
        <w:rPr/>
        <w:t>The Supplier shall provide the exit plan within thirty (30) days of the Effective Date.</w:t>
      </w:r>
    </w:p>
    <w:p xmlns:ns3626="urn:precentis:edit">
      <w:pPr>
        <w:pStyle w:val="Heading1"/>
      </w:pPr>
      <w:r>
        <w:rPr/>
        <w:t>318. Change Control (Module 14)</w:t>
      </w:r>
    </w:p>
    <w:p xmlns:ns3627="urn:precentis:edit">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28="urn:precentis:edit">
      <w:r>
        <w:rPr>
          <w:b/>
        </w:rPr>
        <w:t xml:space="preserve">318.2 </w:t>
      </w:r>
      <w:r>
        <w:rPr/>
        <w:t xml:space="preserve">The Supplier shall perform its </w:t>
      </w:r>
      <w:del w:id="9099" w:author="Helena Voss" w:date="2026-09-28T18:22:17Z">
        <w:r>
          <w:rPr/>
          <w:delText xml:space="preserve">obligations</w:delText>
        </w:r>
      </w:del>
      <w:ins w:id="9100" w:author="Helena Voss" w:date="2026-09-28T18:22:17Z">
        <w:r>
          <w:rPr/>
          <w:t xml:space="preserve">reasonable</w:t>
        </w:r>
      </w:ins>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xmlns:ns3629="urn:precentis:edit">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xmlns:ns3630="urn:precentis:edit">
      <w:r>
        <w:rPr>
          <w:b/>
        </w:rPr>
        <w:t xml:space="preserve">318.4 </w:t>
      </w:r>
      <w:r>
        <w:rPr/>
        <w:t>The Supplier shall provide the exit plan within thirty (30) days of the Effective Date.</w:t>
      </w:r>
    </w:p>
    <w:p xmlns:ns3631="urn:precentis:edit">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32="urn:precentis:edit">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33="urn:precentis:edit">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18:22:05Z">
        <w:r>
          <w:rPr/>
          <w:delText xml:space="preserve">acting</w:delText>
        </w:r>
      </w:del>
      <w:ins w:id="9073" w:author="Helena Voss" w:date="2026-09-28T18:22:05Z">
        <w:r>
          <w:rPr/>
          <w:t xml:space="preserve">reasonable</w:t>
        </w:r>
      </w:ins>
      <w:r>
        <w:rPr/>
        <w:t xml:space="preserve"> reasonably, request such information from the Supplier as it requires to verify compliance with this clause.</w:t>
      </w:r>
    </w:p>
    <w:p xmlns:ns3634="urn:precentis:edit">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635="urn:precentis:edit">
      <w:pPr>
        <w:pStyle w:val="Heading2"/>
        <w:pPrChange w:id="20035" w:author="Helena Voss" w:date="2026-09-28T18:22:05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6="urn:precentis:edit">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3637="urn:precentis:edit">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xmlns:ns3638="urn:precentis:edit">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9="urn:precentis:edit">
      <w:r>
        <w:rPr>
          <w:b/>
        </w:rPr>
        <w:t xml:space="preserve">318.13 </w:t>
      </w:r>
      <w:r>
        <w:rPr/>
        <w:t>Subject to Clause 9.4, the Supplier shall provide the deliverables described in this clause to the Customer.</w:t>
      </w:r>
    </w:p>
    <w:p xmlns:ns3640="urn:precentis:edit">
      <w:pPr>
        <w:pStyle w:val="Heading1"/>
      </w:pPr>
      <w:r>
        <w:rPr/>
        <w:t>319. Fees and Payment (Module 14)</w:t>
      </w:r>
    </w:p>
    <w:p xmlns:ns3641="urn:precentis:edit">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42="urn:precentis:edit">
      <w:r>
        <w:rPr>
          <w:b/>
        </w:rPr>
        <w:t xml:space="preserve">319.2 </w:t>
      </w:r>
      <w:r>
        <w:rPr/>
        <w:t>Undisputed amounts shall be paid no later than 30 days after the date of the relevant invoice.</w:t>
      </w:r>
    </w:p>
    <w:p xmlns:ns3643="urn:precentis:edit">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xmlns:ns3644="urn:precentis:edit">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45="urn:precentis:edit">
      <w:r>
        <w:rPr>
          <w:b/>
        </w:rPr>
        <w:t xml:space="preserve">319.5 </w:t>
      </w:r>
      <w:r>
        <w:rPr/>
        <w:t>The Customer shall settle the Milestone Payment within 30 days of the Acceptance Certificate.</w:t>
      </w:r>
    </w:p>
    <w:p xmlns:ns3646="urn:precentis:edit">
      <w:r>
        <w:rPr>
          <w:b/>
        </w:rPr>
        <w:t xml:space="preserve">319.6 </w:t>
      </w:r>
      <w:r>
        <w:rPr/>
        <w:t>Subject to Clause 9.2, the Supplier shall provide the deliverables described in this clause to the Customer.</w:t>
      </w:r>
    </w:p>
    <w:p xmlns:ns3647="urn:precentis:edit">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48="urn:precentis:edit">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xmlns:ns3649="urn:precentis:edit">
      <w:pPr>
        <w:pStyle w:val="Heading1"/>
      </w:pPr>
      <w:r>
        <w:rPr/>
        <w:t>320. Invoicing (Module 14)</w:t>
      </w:r>
    </w:p>
    <w:p xmlns:ns3650="urn:precentis:edit">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51="urn:precentis:edit">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xmlns:ns3652="urn:precentis:edit">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3653="urn:precentis:edit">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18:22:05Z">
            <w:rPr>
              <w:i/>
            </w:rPr>
          </w:rPrChange>
        </w:rPr>
        <w:t xml:space="preserve">ry Practice</w:t>
      </w:r>
      <w:r>
        <w:rPr>
          <w:b/>
          <w:rPrChange w:id="20002" w:author="Helena Voss" w:date="2026-09-28T18:22:05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xmlns:ns3654="urn:precentis:edit">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5="urn:precentis:edit">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56="urn:precentis:edit">
      <w:r>
        <w:rPr>
          <w:b/>
        </w:rPr>
        <w:t xml:space="preserve">320.7 </w:t>
      </w:r>
      <w:r>
        <w:rPr/>
        <w:t>Clause 19.3 applies to any dispute arising under this clause.</w:t>
      </w:r>
    </w:p>
    <w:p xmlns:ns3657="urn:precentis:edit">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xmlns:ns3658="urn:precentis:edit">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9="urn:precentis:edit">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xmlns:ns3660="urn:precentis:edit">
      <w:pPr>
        <w:pStyle w:val="Heading1"/>
      </w:pPr>
      <w:r>
        <w:rPr/>
        <w:t>321. Term (Module 14)</w:t>
      </w:r>
    </w:p>
    <w:p xmlns:ns3661="urn:precentis:edit">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xmlns:ns3662="urn:precentis:edit">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xmlns:ns3663="urn:precentis:edit">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xmlns:ns3664="urn:precentis:edit">
      <w:r>
        <w:rPr>
          <w:b/>
        </w:rPr>
        <w:t xml:space="preserve">321.4 </w:t>
      </w:r>
      <w:r>
        <w:rPr/>
        <w:t>Clause 19 applies to any dispute arising under this clause.</w:t>
      </w:r>
    </w:p>
    <w:p xmlns:ns3665="urn:precentis:edit">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xmlns:ns3666="urn:precentis:edit">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xmlns:ns3667="urn:precentis:edit">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68="urn:precentis:edit">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xmlns:ns3669="urn:precentis:edit">
      <w:r>
        <w:rPr>
          <w:b/>
        </w:rPr>
        <w:t xml:space="preserve">321.9 </w:t>
      </w:r>
      <w:r>
        <w:rPr/>
        <w:t xml:space="preserve">Any approval given by the Customer under this clause shall not relieve </w:t>
      </w:r>
      <w:del w:id="9005" w:author="Helena Voss" w:date="2026-09-28T18:22:17Z">
        <w:r>
          <w:rPr/>
          <w:delText xml:space="preserve">the</w:delText>
        </w:r>
      </w:del>
      <w:ins w:id="9006" w:author="Helena Voss" w:date="2026-09-28T18:22:17Z">
        <w:r>
          <w:rPr/>
          <w:t xml:space="preserve">reasonable</w:t>
        </w:r>
      </w:ins>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xmlns:ns3670="urn:precentis:edit">
      <w:pPr>
        <w:pStyle w:val="Heading1"/>
      </w:pPr>
      <w:r>
        <w:rPr/>
        <w:t>322. Termination (Module 14)</w:t>
      </w:r>
    </w:p>
    <w:p xmlns:ns3671="urn:precentis:edit">
      <w:pPr>
        <w:rPr>
          <w:del w:id="9177" w:author="Helena Voss" w:date="2026-09-28T18:22:17Z"/>
        </w:rPr>
      </w:pPr>
      <w:del w:id="9176" w:author="Helena Voss" w:date="2026-09-28T18:22:17Z">
        <w:r>
          <w:rPr>
            <w:b/>
          </w:rPr>
          <w:delText xml:space="preserve">322.1 </w:delText>
        </w:r>
        <w:r>
          <w:rPr/>
          <w:delTex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delText>
        </w:r>
      </w:del>
    </w:p>
    <w:p xmlns:ns3672="urn:precentis:edit">
      <w:r>
        <w:rPr>
          <w:b/>
        </w:rPr>
        <w:t xml:space="preserve">322.2 </w:t>
      </w:r>
      <w:r>
        <w:rPr/>
        <w:t>Subject to Clause 9.4, the Supplier shall provide the deliverables described in this clause to the Customer.</w:t>
      </w:r>
    </w:p>
    <w:p xmlns:ns3673="urn:precentis:edit">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xmlns:ns3674="urn:precentis:edit">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75="urn:precentis:edit">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45" w:author="Helena Voss" w:date="2026-09-28T18:22:17Z">
        <w:r>
          <w:rPr/>
          <w:t xml:space="preserve"> This obligation survives termination.</w:t>
        </w:r>
      </w:ins>
    </w:p>
    <w:p xmlns:ns3676="urn:precentis:edit">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xmlns:ns3677="urn:precentis:edit">
      <w:r>
        <w:rPr>
          <w:b/>
        </w:rPr>
        <w:t xml:space="preserve">322.7 </w:t>
      </w:r>
      <w:r>
        <w:rPr/>
        <w:t>The Supplier shall retain all Customer Data for 30 days after termination before secure deletion.</w:t>
      </w:r>
    </w:p>
    <w:p xmlns:ns3678="urn:precentis:edit">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79="urn:precentis:edit">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xmlns:ns3680="urn:precentis:edit">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81="urn:precentis:edit">
      <w:pPr>
        <w:pStyle w:val="Heading1"/>
      </w:pPr>
      <w:r>
        <w:rPr/>
        <w:t>323. Confidentiality (Module 14)</w:t>
      </w:r>
    </w:p>
    <w:p xmlns:ns3682="urn:precentis:edit">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xmlns:ns3683="urn:precentis:edit">
      <w:r>
        <w:rPr>
          <w:b/>
        </w:rPr>
        <w:t xml:space="preserve">323.2 </w:t>
      </w:r>
      <w:r>
        <w:rPr/>
        <w:t>The Supplier shall remedy any material breach within 30 days of written notice requiring it to do so.</w:t>
      </w:r>
    </w:p>
    <w:p xmlns:ns3684="urn:precentis:edit">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xmlns:ns3685="urn:precentis:edit">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86="urn:precentis:edit">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xmlns:ns3687="urn:precentis:edit">
      <w:pPr>
        <w:pStyle w:val="Heading2"/>
        <w:pPrChange w:id="20037" w:author="Helena Voss" w:date="2026-09-28T18:22:05Z">
          <w:pPr/>
        </w:pPrChange>
      </w:pPr>
      <w:r>
        <w:rPr>
          <w:b/>
        </w:rPr>
        <w:t xml:space="preserve">323.6 </w:t>
      </w:r>
      <w:r>
        <w:rPr/>
        <w:t>The Supplier shall retain all Customer Data for 30 days after termination before secure deletion.</w:t>
      </w:r>
    </w:p>
    <w:p xmlns:ns3688="urn:precentis:edit">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xmlns:ns3689="urn:precentis:edit">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90="urn:precentis:edit">
      <w:r>
        <w:rPr>
          <w:b/>
        </w:rPr>
        <w:t xml:space="preserve">323.9 </w:t>
      </w:r>
      <w:r>
        <w:rPr/>
        <w:t>The Supplier shall retain all Customer Data for 30 days after termination before secure deletion.</w:t>
      </w:r>
    </w:p>
    <w:p xmlns:ns3691="urn:precentis:edit">
      <w:pPr>
        <w:pStyle w:val="Heading1"/>
      </w:pPr>
      <w:r>
        <w:rPr/>
        <w:t>324. Intellectual Property (Module 14)</w:t>
      </w:r>
    </w:p>
    <w:p xmlns:ns3692="urn:precentis:edit">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xmlns:ns3693="urn:precentis:edit">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xmlns:ns3694="urn:precentis:edit">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95="urn:precentis:edit">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xmlns:ns3696="urn:precentis:edit">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697="urn:precentis:edit">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xmlns:ns3698="urn:precentis:edit">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699="urn:precentis:edit">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700="urn:precentis:edit">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1="urn:precentis:edit">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2="urn:precentis:edit">
      <w:pPr>
        <w:pStyle w:val="Heading1"/>
      </w:pPr>
      <w:r>
        <w:rPr/>
        <w:t>325. Data Protection (Module 14)</w:t>
      </w:r>
    </w:p>
    <w:p xmlns:ns3703="urn:precentis:edit">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04="urn:precentis:edit">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705="urn:precentis:edit">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3706="urn:precentis:edit">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xmlns:ns3707="urn:precentis:edit">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xmlns:ns3708="urn:precentis:edit">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xmlns:ns3709="urn:precentis:edit">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3710="urn:precentis:edit">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xmlns:ns3711="urn:precentis:edit">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xmlns:ns3712="urn:precentis:edit">
      <w:pPr>
        <w:pStyle w:val="Heading1"/>
      </w:pPr>
      <w:r>
        <w:rPr/>
        <w:t>326. Security (Module 14)</w:t>
      </w:r>
    </w:p>
    <w:p xmlns:ns3713="urn:precentis:edit">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xmlns:ns3714="urn:precentis:edit">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715="urn:precentis:edit">
      <w:r>
        <w:rPr>
          <w:b/>
        </w:rPr>
        <w:t xml:space="preserve">326.3 </w:t>
      </w:r>
      <w:r>
        <w:rPr/>
        <w:t>Either party may terminate this Agreement for convenience on not less than thirty (30) days' written notice.</w:t>
      </w:r>
    </w:p>
    <w:p xmlns:ns3716="urn:precentis:edit">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xmlns:ns3717="urn:precentis:edit">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xmlns:ns3718="urn:precentis:edit">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xmlns:ns3719="urn:precentis:edit">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720="urn:precentis:edit">
      <w:r>
        <w:rPr>
          <w:b/>
        </w:rPr>
        <w:t xml:space="preserve">326.8 </w:t>
      </w:r>
      <w:r>
        <w:rPr/>
        <w:t xml:space="preserve">Each party shall bear its own costs in connection with the matters described in this clause, save as otherwise expressly provide</w:t>
      </w:r>
      <w:r>
        <w:rPr>
          <w:b/>
          <w:rPrChange w:id="20032" w:author="Helena Voss" w:date="2026-09-28T18:22:05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xmlns:ns3721="urn:precentis:edit">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xmlns:ns3722="urn:precentis:edit">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xmlns:ns3723="urn:precentis:edit">
      <w:pPr>
        <w:pStyle w:val="Heading1"/>
      </w:pPr>
      <w:r>
        <w:rPr/>
        <w:t>Schedule 1 — Service Description</w:t>
      </w:r>
    </w:p>
    <w:p xmlns:ns3724="urn:precentis:edit">
      <w:r>
        <w:rPr/>
        <w:t>S1.1 The Supplier shall deliver service line 1 in accordance with the Service Levels.</w:t>
      </w:r>
    </w:p>
    <w:p xmlns:ns3725="urn:precentis:edit">
      <w:r>
        <w:rPr/>
        <w:t>S1.2 The Supplier shall deliver service line 2 in accordance with the Service Levels.</w:t>
      </w:r>
    </w:p>
    <w:p xmlns:ns3726="urn:precentis:edit">
      <w:r>
        <w:rPr/>
        <w:t>S1.3 The Supplier shall deliver service line 3 in accordance with the Service Levels.</w:t>
      </w:r>
    </w:p>
    <w:p xmlns:ns3727="urn:precentis:edit">
      <w:r>
        <w:rPr/>
        <w:t>S1.4 The Supplier shall deliver service line 4 in accordance with the Service Levels.</w:t>
      </w:r>
    </w:p>
    <w:p xmlns:ns372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3729="urn:precentis:edit">
      <w:pPr>
        <w:pStyle w:val="Heading1"/>
      </w:pPr>
      <w:r>
        <w:rPr/>
        <w:t>Schedule 3 — Service Credits</w:t>
      </w:r>
    </w:p>
    <w:p xmlns:ns3730="urn:precentis:edit">
      <w:r>
        <w:rPr/>
        <w:t>S3.1 Where Service Level 1 is missed in a month, a Service Credit of 1% of the monthly charge applies.</w:t>
      </w:r>
    </w:p>
    <w:p xmlns:ns3731="urn:precentis:edit">
      <w:r>
        <w:rPr/>
        <w:t>S3.2 Where Service Level 2 is missed in a month, a Service Credit of 2% of the monthly charge applies.</w:t>
      </w:r>
    </w:p>
    <w:p xmlns:ns3732="urn:precentis:edit">
      <w:r>
        <w:rPr/>
        <w:t>S3.3 Where Service Level 3 is missed in a month, a Service Credit of 3% of the monthly charge applies.</w:t>
      </w:r>
    </w:p>
    <w:p xmlns:ns3733="urn:precentis:edit">
      <w:r>
        <w:rPr/>
        <w:t>S3.4 Where Service Level 4 is missed in a month, a Service Credit of 4% of the monthly charge applies.</w:t>
      </w:r>
    </w:p>
    <w:p xmlns:ns3734="urn:precentis:edit">
      <w:r>
        <w:rPr/>
        <w:t>S3.5 Where Service Level 5 is missed in a month, a Service Credit of 5% of the monthly charge applies.</w:t>
      </w:r>
    </w:p>
    <w:p xmlns:ns3735="urn:precentis:edit">
      <w:pPr>
        <w:pStyle w:val="Heading1"/>
      </w:pPr>
      <w:r>
        <w:rPr/>
        <w:t>Schedule 4 — Exit Management</w:t>
      </w:r>
    </w:p>
    <w:p xmlns:ns3736="urn:precentis:edit">
      <w:r>
        <w:rPr/>
        <w:t>S4.1 On expiry the Supplier shall co-operate with any replacement supplier.</w:t>
      </w:r>
    </w:p>
    <w:p xmlns:ns3737="urn:precentis:edit">
      <w:r>
        <w:rPr/>
        <w:t>S4.2 On expiry the Supplier shall co-operate with any replacement supplier.</w:t>
      </w:r>
    </w:p>
    <w:p xmlns:ns373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