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17:53:25Z">
        <w:r>
          <w:delText xml:space="preserve">thirty</w:delText>
        </w:r>
      </w:del>
      <w:ins w:id="9002" w:author="Helena Voss" w:date="2026-09-28T17:53:25Z">
        <w:r>
          <w:t xml:space="preserve">sixty</w:t>
        </w:r>
      </w:ins>
      <w:r>
        <w:t xml:space="preserve"> </w:t>
      </w:r>
      <w:del w:id="9003" w:author="Helena Voss" w:date="2026-09-28T17:53:25Z">
        <w:r>
          <w:delText xml:space="preserve">(30)</w:delText>
        </w:r>
      </w:del>
      <w:ins w:id="9004" w:author="Helena Voss" w:date="2026-09-28T17:53:25Z">
        <w:r>
          <w:t xml:space="preserve">(60)</w:t>
        </w:r>
      </w:ins>
      <w:r>
        <w:t xml:space="preserve">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6="urn:precentis:edit"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