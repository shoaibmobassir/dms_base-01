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“Supplier”</w:t>
      </w:r>
      <w:r>
        <w:rPr/>
        <w:t xml:space="preserve"> means Northwind Services Limited and its permitted successors.</w:t>
      </w:r>
    </w:p>
    <w:p xmlns:ns2="urn:precentis:edit">
      <w:pPr>
        <w:rPr>
          <w:ins w:id="9045" w:author="Helena Voss" w:date="2026-09-28T18:21:53Z"/>
        </w:rPr>
      </w:pPr>
      <w:ins w:id="9044" w:author="Helena Voss" w:date="2026-09-28T18:21:53Z">
        <w:r>
          <w:rPr/>
          <w:t xml:space="preserve">2.A The Parties shall co-operate in good faith.</w:t>
        </w:r>
      </w:ins>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the exercise of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9="urn:precentis:edit">
      <w:r>
        <w:rPr>
          <w:b/>
        </w:rPr>
        <w:t xml:space="preserve">2.2 </w:t>
      </w:r>
      <w:r>
        <w:rPr/>
        <w:t>Payment of the Service Credits reconciliation shall be made within thirty (30) days following the end of each Contract Year.</w:t>
      </w:r>
    </w:p>
    <w:p xmlns:ns10="urn:precentis:edit">
      <w:pPr/>
      <w:r>
        <w:rPr>
          <w:b/>
        </w:rPr>
        <w:t xml:space="preserve">2.3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services and shall make them available to the Customer on request.</w:t>
      </w:r>
      <w:ins w:id="9025" w:author="Helena Voss" w:date="2026-09-28T18:21:53Z">
        <w:r>
          <w:rPr/>
          <w:t xml:space="preserve"> This obligation survives termination.</w:t>
        </w:r>
      </w:ins>
    </w:p>
    <w:p xmlns:ns11="urn:precentis:edit">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8="urn:precentis:edit">
      <w:pPr>
        <w:pStyle w:val="Heading1"/>
      </w:pPr>
      <w:r>
        <w:rPr/>
        <w:t>3. Service Levels</w:t>
      </w:r>
    </w:p>
    <w:p xmlns:ns19="urn:precentis:edit">
      <w:r>
        <w:rPr>
          <w:b/>
        </w:rPr>
        <w:t xml:space="preserve">3.1 </w:t>
      </w:r>
      <w:r>
        <w:rPr/>
        <w:t xml:space="preserve">The Supplier </w:t>
      </w:r>
      <w:del w:id="9032" w:author="Helena Voss" w:date="2026-09-28T18:21:53Z">
        <w:r>
          <w:rPr/>
          <w:delText xml:space="preserve">shall</w:delText>
        </w:r>
      </w:del>
      <w:ins w:id="9033" w:author="Helena Voss" w:date="2026-09-28T18:21:53Z">
        <w:r>
          <w:rPr/>
          <w:t xml:space="preserve">reasonable</w:t>
        </w:r>
      </w:ins>
      <w:r>
        <w:rPr/>
        <w:t xml:space="preserve">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 xml:space="preserve">The Customer shall settle the Milestone Payment within 30 days of the Acceptance Certificate.</w:t>
      </w:r>
      <w:ins w:id="9024" w:author="Helena Voss" w:date="2026-09-28T18:21:53Z">
        <w:r>
          <w:rPr/>
          <w:t xml:space="preserve"> This obligation survives termination.</w:t>
        </w:r>
      </w:ins>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3" w:author="Helena Voss" w:date="2026-09-28T18:21:49Z">
        <w:r>
          <w:rPr/>
          <w:t xml:space="preserve"> This obligation survives termination.</w:t>
        </w:r>
      </w:ins>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pPr>
        <w:pStyle w:val="Heading2"/>
        <w:pPrChange w:id="20004" w:author="Helena Voss" w:date="2026-09-28T18:21:49Z">
          <w:pPr/>
        </w:pPrChange>
      </w:pPr>
      <w:r>
        <w:rPr>
          <w:b/>
        </w:rPr>
        <w:t xml:space="preserve">3.11 </w:t>
      </w:r>
      <w:r>
        <w:rPr/>
        <w:t xml:space="preserve">The Supplier shall maintain complete and accurate records relating to the </w:t>
      </w:r>
      <w:del w:id="9001" w:author="Helena Voss" w:date="2026-09-28T18:21:49Z">
        <w:r>
          <w:rPr/>
          <w:delText xml:space="preserve">service</w:delText>
        </w:r>
      </w:del>
      <w:ins w:id="9002" w:author="Helena Voss" w:date="2026-09-28T18:21:49Z">
        <w:r>
          <w:rPr/>
          <w:t xml:space="preserve">reasonable</w:t>
        </w:r>
      </w:ins>
      <w:r>
        <w:rPr/>
        <w:t xml:space="preserv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 xml:space="preserve">The parties shall meet at least quarterly to review performance in relation to the personnel and agree any improvements required. Nothing in this clause shall limit any other right or remedy of the Customer under this Agreement or at law.</w:t>
      </w:r>
      <w:ins w:id="9028" w:author="Helena Voss" w:date="2026-09-28T18:21:53Z">
        <w:r>
          <w:rPr/>
          <w:t xml:space="preserve"> This obligation survives termination.</w:t>
        </w:r>
      </w:ins>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ins w:id="9020" w:author="Helena Voss" w:date="2026-09-28T18:21:53Z">
        <w:r>
          <w:rPr/>
          <w:t xml:space="preserve"> This obligation survives termination.</w:t>
        </w:r>
      </w:ins>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The Customer shall pay each valid invoice within thirty (30) days of receipt.</w:t>
      </w:r>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7="urn:precentis:edit">
      <w:pPr>
        <w:rPr>
          <w:ins w:id="9047" w:author="Helena Voss" w:date="2026-09-28T18:21:53Z"/>
        </w:rPr>
      </w:pPr>
      <w:ins w:id="9046" w:author="Helena Voss" w:date="2026-09-28T18:21:53Z">
        <w:r>
          <w:rPr/>
          <w:t xml:space="preserve">57.A The Parties shall co-operate in good faith.</w:t>
        </w:r>
      </w:ins>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027" w:author="Helena Voss" w:date="2026-09-28T18:21:43Z">
        <w:r>
          <w:rPr/>
          <w:t xml:space="preserve"> This obligation survives termination.</w:t>
        </w:r>
      </w:ins>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xmlns:ns91="urn:precentis:edit">
      <w:pPr>
        <w:pStyle w:val="Heading1"/>
      </w:pPr>
      <w:r>
        <w:rPr/>
        <w:t>9. Term</w:t>
      </w:r>
    </w:p>
    <w:p xmlns:ns92="urn:precentis:edit">
      <w:pPr>
        <w:pStyle w:val="Heading2"/>
        <w:pPrChange w:id="20005" w:author="Helena Voss" w:date="2026-09-28T18:21:53Z">
          <w:pPr/>
        </w:pPrChange>
      </w:pPr>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 xml:space="preserve">Each party shall bear its own </w:t>
      </w:r>
      <w:del w:id="9009" w:author="Helena Voss" w:date="2026-09-28T18:21:43Z">
        <w:r>
          <w:rPr/>
          <w:delText xml:space="preserve">costs</w:delText>
        </w:r>
      </w:del>
      <w:ins w:id="9010" w:author="Helena Voss" w:date="2026-09-28T18:21:43Z">
        <w:r>
          <w:rPr/>
          <w:t xml:space="preserve">reasonable</w:t>
        </w:r>
      </w:ins>
      <w:r>
        <w:rPr/>
        <w:t xml:space="preserve">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01="urn:precentis:edit">
      <w:pPr>
        <w:pStyle w:val="Heading2"/>
        <w:pPrChange w:id="20002" w:author="Helena Voss" w:date="2026-09-28T18:21:49Z">
          <w:pPr/>
        </w:pPrChange>
      </w:pPr>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r>
        <w:rPr>
          <w:b/>
        </w:rPr>
        <w:t xml:space="preserve">11.2 </w:t>
      </w:r>
      <w:r>
        <w:rPr/>
        <w:t>The Customer shall pay each valid invoice within thirty (30) days of receipt.</w:t>
      </w:r>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 xml:space="preserve">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ins w:id="9003" w:author="Helena Voss" w:date="2026-09-28T18:21:43Z">
        <w:r>
          <w:rPr/>
          <w:t xml:space="preserve"> This obligation survives termination.</w:t>
        </w:r>
      </w:ins>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Subject to Clause 9.4, the Supplier shall provide the deliverables described in this clause to the Customer.</w:t>
      </w:r>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pPr>
        <w:pStyle w:val="Heading2"/>
        <w:pPrChange w:id="20008" w:author="Helena Voss" w:date="2026-09-28T18:21:49Z">
          <w:pPr/>
        </w:pPrChange>
      </w:pPr>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 xml:space="preserve">Where the Supplier becomes aware of any matter which may affect the audit, it shall notify the Customer promptly and in any event within five Working Days. Any approval given by the Customer</w:t>
      </w:r>
      <w:r>
        <w:rPr>
          <w:b/>
          <w:rPrChange w:id="20001" w:author="Helena Voss" w:date="2026-09-28T18:21:44Z">
            <w:rPr/>
          </w:rPrChange>
        </w:rPr>
        <w:t xml:space="preserve"> under this </w:t>
      </w:r>
      <w:r>
        <w:rPr/>
        <w:t xml:space="preserve">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pPr>
        <w:rPr>
          <w:del w:id="9037" w:author="Helena Voss" w:date="2026-09-28T18:21:53Z"/>
        </w:rPr>
      </w:pPr>
      <w:del w:id="9036" w:author="Helena Voss" w:date="2026-09-28T18:21:53Z">
        <w:r>
          <w:rPr>
            <w:b/>
          </w:rPr>
          <w:delText xml:space="preserve">16.3 </w:delText>
        </w:r>
        <w:r>
          <w:rPr/>
          <w:delTex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 xml:space="preserve">The Supplier shall retain all</w:t>
      </w:r>
      <w:r>
        <w:rPr>
          <w:b/>
          <w:rPrChange w:id="20005" w:author="Helena Voss" w:date="2026-09-28T18:21:49Z">
            <w:rPr/>
          </w:rPrChange>
        </w:rPr>
        <w:t xml:space="preserve"> Customer Da</w:t>
      </w:r>
      <w:r>
        <w:rPr/>
        <w:t xml:space="preserve">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 xml:space="preserve">Either party may terminate this Agreement for convenience on not less than thirty (30) days' written notice.</w:t>
      </w:r>
      <w:ins w:id="9038" w:author="Helena Voss" w:date="2026-09-28T18:21:49Z">
        <w:r>
          <w:rPr/>
          <w:t xml:space="preserve"> This obligation survives termination.</w:t>
        </w:r>
      </w:ins>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31" w:author="Helena Voss" w:date="2026-09-28T18:21:53Z">
        <w:r>
          <w:rPr/>
          <w:t xml:space="preserve"> This obligation survives termination.</w:t>
        </w:r>
      </w:ins>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2="urn:precentis:edit">
      <w:pPr>
        <w:rPr>
          <w:ins w:id="9047" w:author="Helena Voss" w:date="2026-09-28T18:21:43Z"/>
        </w:rPr>
      </w:pPr>
      <w:ins w:id="9046" w:author="Helena Voss" w:date="2026-09-28T18:21:43Z">
        <w:r>
          <w:rPr/>
          <w:t xml:space="preserve">202.A The Parties shall co-operate in good faith.</w:t>
        </w:r>
      </w:ins>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less than thirty (30) days' written notice.</w:t>
      </w:r>
      <w:ins w:id="9005" w:author="Helena Voss" w:date="2026-09-28T18:21:43Z">
        <w:r>
          <w:rPr/>
          <w:t xml:space="preserve"> This obligation survives termination.</w:t>
        </w:r>
      </w:ins>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01" w:author="Helena Voss" w:date="2026-09-28T18:21:43Z">
        <w:r>
          <w:rPr/>
          <w:t xml:space="preserve"> This obligation survives termination.</w:t>
        </w:r>
      </w:ins>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w:t>
      </w:r>
      <w:r>
        <w:rPr>
          <w:b/>
          <w:rPrChange w:id="20009" w:author="Helena Voss" w:date="2026-09-28T18:21:44Z">
            <w:rPr/>
          </w:rPrChange>
        </w:rPr>
        <w:t xml:space="preserve">ibed in this</w:t>
      </w:r>
      <w:r>
        <w:rPr/>
        <w:t xml:space="preserve">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pPr>
        <w:rPr>
          <w:del w:id="9043" w:author="Helena Voss" w:date="2026-09-28T18:21:49Z"/>
        </w:rPr>
      </w:pPr>
      <w:del w:id="9042" w:author="Helena Voss" w:date="2026-09-28T18:21:49Z">
        <w:r>
          <w:rPr>
            <w:b/>
          </w:rPr>
          <w:delText xml:space="preserve">22.5 </w:delText>
        </w:r>
        <w:r>
          <w:rPr/>
          <w:delTex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delText>
        </w:r>
      </w:del>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 xml:space="preserve">The Supplier shall provide the exit plan within thirty (30) days of the Effective Date.</w:t>
      </w:r>
      <w:ins w:id="9016" w:author="Helena Voss" w:date="2026-09-28T18:21:53Z">
        <w:r>
          <w:rPr/>
          <w:t xml:space="preserve"> This obligation survives termination.</w:t>
        </w:r>
      </w:ins>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ins w:id="9033" w:author="Helena Voss" w:date="2026-09-28T18:21:49Z">
        <w:r>
          <w:rPr/>
          <w:t xml:space="preserve"> This obligation survives termination.</w:t>
        </w:r>
      </w:ins>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pPr>
        <w:rPr>
          <w:del w:id="9041" w:author="Helena Voss" w:date="2026-09-28T18:21:43Z"/>
        </w:rPr>
      </w:pPr>
      <w:del w:id="9040" w:author="Helena Voss" w:date="2026-09-28T18:21:43Z">
        <w:r>
          <w:rPr>
            <w:b/>
          </w:rPr>
          <w:delText xml:space="preserve">24.5 </w:delText>
        </w:r>
        <w:r>
          <w:rPr/>
          <w:delText>Subject to Clause 9.4, the Supplier shall provide the deliverables described in this clause to the Customer.</w:delText>
        </w:r>
      </w:del>
    </w:p>
    <w:p xmlns:ns265="urn:precentis:edit">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6="urn:precentis:edit">
      <w:pPr>
        <w:rPr>
          <w:ins w:id="9049" w:author="Helena Voss" w:date="2026-09-28T18:21:53Z"/>
        </w:rPr>
      </w:pPr>
      <w:ins w:id="9048" w:author="Helena Voss" w:date="2026-09-28T18:21:53Z">
        <w:r>
          <w:rPr/>
          <w:t xml:space="preserve">267.A The Parties shall co-operate in good faith.</w:t>
        </w:r>
      </w:ins>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 xml:space="preserve">Where the Supplier becomes aware of any matter which may affect the governing law, it shall notify the Customer promptly and in any event w</w:t>
      </w:r>
      <w:r>
        <w:rPr>
          <w:b/>
          <w:rPrChange w:id="20008" w:author="Helena Voss" w:date="2026-09-28T18:21:53Z">
            <w:rPr/>
          </w:rPrChange>
        </w:rPr>
        <w:t xml:space="preserve">ithin five W</w:t>
      </w:r>
      <w:r>
        <w:rPr/>
        <w:t xml:space="preserve">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The Supplier shall maintain complete and accurate records </w:t>
      </w:r>
      <w:del w:id="9034" w:author="Helena Voss" w:date="2026-09-28T18:21:49Z">
        <w:r>
          <w:rPr/>
          <w:delText xml:space="preserve">relating</w:delText>
        </w:r>
      </w:del>
      <w:ins w:id="9035" w:author="Helena Voss" w:date="2026-09-28T18:21:49Z">
        <w:r>
          <w:rPr/>
          <w:t xml:space="preserve">reasonable</w:t>
        </w:r>
      </w:ins>
      <w:r>
        <w:rPr/>
        <w:t xml:space="preserve">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 xml:space="preserve">Nothing in this clause shall limit any other right or remedy of the Customer </w:t>
      </w:r>
      <w:r>
        <w:rPr>
          <w:b/>
          <w:rPrChange w:id="20003" w:author="Helena Voss" w:date="2026-09-28T18:21:49Z">
            <w:rPr/>
          </w:rPrChange>
        </w:rPr>
        <w:t xml:space="preserve">under this A</w:t>
      </w:r>
      <w:r>
        <w:rPr/>
        <w:t xml:space="preserve">greement or at law. The Customer may, acting reasonably, request such information from the Supplier as it requires to verify compliance with this clause.</w:t>
      </w:r>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3="urn:precentis:edit">
      <w:pPr>
        <w:rPr>
          <w:ins w:id="9049" w:author="Helena Voss" w:date="2026-09-28T18:21:49Z"/>
        </w:rPr>
      </w:pPr>
      <w:del w:id="9001" w:author="Helena Voss" w:date="2026-09-28T18:21:53Z"/>
      <w:ins w:id="9002" w:author="Helena Voss" w:date="2026-09-28T18:21:53Z">
        <w:r>
          <w:t xml:space="preserve">284.A The Partie</w:t>
        </w:r>
        <w:r>
          <w:rPr>
            <w:b/>
          </w:rPr>
          <w:t xml:space="preserve">s shall co-o</w:t>
        </w:r>
        <w:r>
          <w:t xml:space="preserve">perate in good faith.</w:t>
        </w:r>
      </w:ins>
    </w:p>
    <w:p xmlns:ns284="urn:precentis:edit">
      <w:pPr>
        <w:rPr>
          <w:del w:id="9039" w:author="Helena Voss" w:date="2026-09-28T18:21:53Z"/>
        </w:rPr>
      </w:pPr>
      <w:del w:id="9038" w:author="Helena Voss" w:date="2026-09-28T18:21:53Z">
        <w:r>
          <w:rPr>
            <w:b/>
          </w:rPr>
          <w:delText xml:space="preserve">25.11 </w:delText>
        </w:r>
        <w:r>
          <w:rPr/>
          <w:delTex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delText>
        </w:r>
      </w:del>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 xml:space="preserve">The Customer may, acting reasonably, request such information from the Supplier as it requires to verify compliance with this clause. E</w:t>
      </w:r>
      <w:r>
        <w:rPr>
          <w:b/>
          <w:rPrChange w:id="20003" w:author="Helena Voss" w:date="2026-09-28T18:21:53Z">
            <w:rPr/>
          </w:rPrChange>
        </w:rPr>
        <w:t xml:space="preserve">ach party sh</w:t>
      </w:r>
      <w:r>
        <w:rPr/>
        <w:t xml:space="preserve">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 xml:space="preserve">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ins w:id="9039" w:author="Helena Voss" w:date="2026-09-28T18:21:49Z">
        <w:r>
          <w:rPr/>
          <w:t xml:space="preserve"> This obligation survives termination.</w:t>
        </w:r>
      </w:ins>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01="urn:precentis:edit">
      <w:r>
        <w:rPr>
          <w:b/>
        </w:rPr>
        <w:t xml:space="preserve">27.2 </w:t>
      </w:r>
      <w:r>
        <w:rPr/>
        <w:t xml:space="preserve">Each party shall bear its own costs in connection with the matters described in thi</w:t>
      </w:r>
      <w:r>
        <w:rPr>
          <w:b/>
          <w:rPrChange w:id="20001" w:author="Helena Voss" w:date="2026-09-28T18:21:53Z">
            <w:rPr/>
          </w:rPrChange>
        </w:rPr>
        <w:t xml:space="preserve">s clause, sa</w:t>
      </w:r>
      <w:r>
        <w:rPr/>
        <w:t xml:space="preserve">ve as otherwise expressly provided. Each party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pPr>
        <w:pStyle w:val="Heading2"/>
        <w:pPrChange w:id="20008" w:author="Helena Voss" w:date="2026-09-28T18:21:44Z">
          <w:pPr/>
        </w:pPrChange>
      </w:pPr>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The Supplier shall retain all Customer Data for 30 days after termination before secure deletion.</w:t>
      </w:r>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ins w:id="9006" w:author="Helena Voss" w:date="2026-09-28T18:21:43Z">
        <w:r>
          <w:rPr/>
          <w:t xml:space="preserve"> This obligation survives termination.</w:t>
        </w:r>
      </w:ins>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 xml:space="preserve">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ins w:id="9007" w:author="Helena Voss" w:date="2026-09-28T18:21:49Z">
        <w:r>
          <w:rPr/>
          <w:t xml:space="preserve"> This obligation survives termination.</w:t>
        </w:r>
      </w:ins>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The Customer shall pay each valid invoice within thirty (30) days of receipt.</w:t>
      </w:r>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pPr>
        <w:rPr>
          <w:del w:id="9037" w:author="Helena Voss" w:date="2026-09-28T18:21:43Z"/>
        </w:rPr>
      </w:pPr>
      <w:del w:id="9036" w:author="Helena Voss" w:date="2026-09-28T18:21:43Z">
        <w:r>
          <w:rPr>
            <w:b/>
          </w:rPr>
          <w:delText xml:space="preserve">32.2 </w:delText>
        </w:r>
        <w:r>
          <w:rPr/>
          <w:delTex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delText>
        </w:r>
      </w:del>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w:t>
      </w:r>
      <w:del w:id="9025" w:author="Helena Voss" w:date="2026-09-28T18:21:43Z">
        <w:r>
          <w:rPr/>
          <w:delText xml:space="preserve">at</w:delText>
        </w:r>
      </w:del>
      <w:ins w:id="9026" w:author="Helena Voss" w:date="2026-09-28T18:21:43Z">
        <w:r>
          <w:rPr/>
          <w:t xml:space="preserve">reasonable</w:t>
        </w:r>
      </w:ins>
      <w:r>
        <w:rPr/>
        <w:t xml:space="preserve"> least quarterly to review performance in relation to the term (module 2)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18:21:43Z">
        <w:r>
          <w:rPr/>
          <w:t xml:space="preserve"> This obligation survives termination.</w:t>
        </w:r>
      </w:ins>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98="urn:precentis:edit">
      <w:pPr>
        <w:rPr>
          <w:ins w:id="9045" w:author="Helena Voss" w:date="2026-09-28T18:21:43Z"/>
        </w:rPr>
      </w:pPr>
      <w:ins w:id="9044" w:author="Helena Voss" w:date="2026-09-28T18:21:43Z">
        <w:r>
          <w:rPr/>
          <w:t xml:space="preserve">398.A The Parties shall co-operate in good faith.</w:t>
        </w:r>
      </w:ins>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 xml:space="preserve">The Supplier shall maintain complete and accurate records relating to the confidentiality (module 2) and shall </w:t>
      </w:r>
      <w:del w:id="9008" w:author="Helena Voss" w:date="2026-09-28T18:21:49Z">
        <w:r>
          <w:rPr/>
          <w:delText xml:space="preserve">make</w:delText>
        </w:r>
      </w:del>
      <w:ins w:id="9009" w:author="Helena Voss" w:date="2026-09-28T18:21:49Z">
        <w:r>
          <w:rPr/>
          <w:t xml:space="preserve">reasonable</w:t>
        </w:r>
      </w:ins>
      <w:r>
        <w:rPr/>
        <w:t xml:space="preserv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w:t>
      </w:r>
      <w:del w:id="9005" w:author="Helena Voss" w:date="2026-09-28T18:21:49Z">
        <w:r>
          <w:rPr/>
          <w:delText xml:space="preserve">shall</w:delText>
        </w:r>
      </w:del>
      <w:ins w:id="9006" w:author="Helena Voss" w:date="2026-09-28T18:21:49Z">
        <w:r>
          <w:rPr/>
          <w:t xml:space="preserve">reasonable</w:t>
        </w:r>
      </w:ins>
      <w:r>
        <w:rPr/>
        <w:t xml:space="preserve">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023" w:author="Helena Voss" w:date="2026-09-28T18:21:53Z">
        <w:r>
          <w:rPr/>
          <w:t xml:space="preserve"> This obligation survives termination.</w:t>
        </w:r>
      </w:ins>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7="urn:precentis:edit">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pPr>
        <w:pStyle w:val="Heading2"/>
        <w:pPrChange w:id="20002" w:author="Helena Voss" w:date="2026-09-28T18:21:44Z">
          <w:pPr/>
        </w:pPrChange>
      </w:pPr>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w:t>
      </w:r>
      <w:del w:id="9012" w:author="Helena Voss" w:date="2026-09-28T18:21:43Z">
        <w:r>
          <w:rPr/>
          <w:delText xml:space="preserve">this</w:delText>
        </w:r>
      </w:del>
      <w:ins w:id="9013" w:author="Helena Voss" w:date="2026-09-28T18:21:43Z">
        <w:r>
          <w:rPr/>
          <w:t xml:space="preserve">reasonable</w:t>
        </w:r>
      </w:ins>
      <w:r>
        <w:rPr/>
        <w:t xml:space="preserve">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437="urn:precentis:edit">
      <w:r>
        <w:rPr>
          <w:b/>
        </w:rPr>
        <w:t xml:space="preserve">38.6 </w:t>
      </w:r>
      <w:r>
        <w:rPr/>
        <w:t xml:space="preserve">Clause 19 applies </w:t>
      </w:r>
      <w:del w:id="9016" w:author="Helena Voss" w:date="2026-09-28T18:21:49Z">
        <w:r>
          <w:rPr/>
          <w:delText xml:space="preserve">to</w:delText>
        </w:r>
      </w:del>
      <w:ins w:id="9017" w:author="Helena Voss" w:date="2026-09-28T18:21:49Z">
        <w:r>
          <w:rPr/>
          <w:t xml:space="preserve">reasonable</w:t>
        </w:r>
      </w:ins>
      <w:r>
        <w:rPr/>
        <w:t xml:space="preserve">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22" w:author="Helena Voss" w:date="2026-09-28T18:21:43Z">
        <w:r>
          <w:rPr/>
          <w:t xml:space="preserve"> This obligation survives termination.</w:t>
        </w:r>
      </w:ins>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Either party may terminate this Agreement for convenience on not less than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pPr>
        <w:rPr>
          <w:del w:id="9045" w:author="Helena Voss" w:date="2026-09-28T18:21:49Z"/>
        </w:rPr>
      </w:pPr>
      <w:del w:id="9044" w:author="Helena Voss" w:date="2026-09-28T18:21:49Z">
        <w:r>
          <w:rPr>
            <w:b/>
          </w:rPr>
          <w:delText xml:space="preserve">39.4 </w:delText>
        </w:r>
        <w:r>
          <w:rPr/>
          <w:delTex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delText>
        </w:r>
      </w:del>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49="urn:precentis:edit">
      <w:pPr>
        <w:rPr>
          <w:ins w:id="9053" w:author="Helena Voss" w:date="2026-09-28T18:21:49Z"/>
        </w:rPr>
      </w:pPr>
      <w:ins w:id="9052" w:author="Helena Voss" w:date="2026-09-28T18:21:49Z">
        <w:r>
          <w:rPr/>
          <w:t xml:space="preserve">451.A The Parties shall co-operate in good faith.</w:t>
        </w:r>
      </w:ins>
    </w:p>
    <w:p xmlns:ns450="urn:precentis:edit">
      <w:pPr>
        <w:rPr>
          <w:del w:id="9041" w:author="Helena Voss" w:date="2026-09-28T18:21:49Z"/>
        </w:rPr>
      </w:pPr>
      <w:del w:id="9040" w:author="Helena Voss" w:date="2026-09-28T18:21:49Z">
        <w:r>
          <w:rPr>
            <w:b/>
          </w:rPr>
          <w:delText xml:space="preserve">39.6 </w:delText>
        </w:r>
        <w:r>
          <w:rPr/>
          <w:delTex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delText>
        </w:r>
      </w:del>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 xml:space="preserve">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ins w:id="9011" w:author="Helena Voss" w:date="2026-09-28T18:21:43Z">
        <w:r>
          <w:rPr/>
          <w:t xml:space="preserve"> This obligation survives termination.</w:t>
        </w:r>
      </w:ins>
    </w:p>
    <w:p xmlns:ns457="urn:precentis:edit">
      <w:pPr>
        <w:pStyle w:val="Heading1"/>
      </w:pPr>
      <w:r>
        <w:rPr/>
        <w:t>40. Warranties (Module 2)</w:t>
      </w:r>
    </w:p>
    <w:p xmlns:ns458="urn:precentis:edit">
      <w:r>
        <w:rPr>
          <w:b/>
        </w:rPr>
        <w:t xml:space="preserve">40.1 </w:t>
      </w:r>
      <w:r>
        <w:rPr/>
        <w:t>Subject to Clause 9, the Supplier shall provide the deliverables described in this clause to the Customer.</w:t>
      </w:r>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 xml:space="preserve">Subject to Clause 9.2, the Supplier shall provide the deliverables described in this clause to the Customer.</w:t>
      </w:r>
      <w:ins w:id="9022" w:author="Helena Voss" w:date="2026-09-28T18:21:53Z">
        <w:r>
          <w:rPr/>
          <w:t xml:space="preserve"> This obligation survives termination.</w:t>
        </w:r>
      </w:ins>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3="urn:precentis:edit">
      <w:r>
        <w:rPr>
          <w:b/>
        </w:rPr>
        <w:t xml:space="preserve">41.6 </w:t>
      </w:r>
      <w:r>
        <w:rPr/>
        <w:t xml:space="preserve">Any approval given by </w:t>
      </w:r>
      <w:del w:id="9018" w:author="Helena Voss" w:date="2026-09-28T18:21:49Z">
        <w:r>
          <w:rPr/>
          <w:delText xml:space="preserve">the</w:delText>
        </w:r>
      </w:del>
      <w:ins w:id="9019" w:author="Helena Voss" w:date="2026-09-28T18:21:49Z">
        <w:r>
          <w:rPr/>
          <w:t xml:space="preserve">reasonable</w:t>
        </w:r>
      </w:ins>
      <w:r>
        <w:rPr/>
        <w:t xml:space="preserv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pPr>
        <w:rPr>
          <w:del w:id="9039" w:author="Helena Voss" w:date="2026-09-28T18:21:43Z"/>
        </w:rPr>
      </w:pPr>
      <w:del w:id="9038" w:author="Helena Voss" w:date="2026-09-28T18:21:43Z">
        <w:r>
          <w:rPr>
            <w:b/>
          </w:rPr>
          <w:delText xml:space="preserve">41.9 </w:delText>
        </w:r>
        <w:r>
          <w:rPr/>
          <w:delText xml:space="preserve">The Supplier shall perform its obligations under this clause with reasonable skill, care and diligence and in accordance with </w:delText>
        </w:r>
        <w:r>
          <w:rPr>
            <w:i/>
          </w:rPr>
          <w:delText>Good Industry Practice</w:delText>
        </w:r>
        <w:r>
          <w:rPr/>
          <w:delTex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delText>
        </w:r>
      </w:del>
    </w:p>
    <w:p xmlns:ns477="urn:precentis:edit">
      <w:r>
        <w:rPr>
          <w:b/>
        </w:rPr>
        <w:t xml:space="preserve">41.10 </w:t>
      </w:r>
      <w:r>
        <w:rPr/>
        <w:t>Clause 29.1 applies to any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 xml:space="preserve">The Supplier shall provide the exit plan within thirty (30) days of the Effective Date.</w:t>
      </w:r>
      <w:ins w:id="9016" w:author="Helena Voss" w:date="2026-09-28T18:21:43Z">
        <w:r>
          <w:rPr/>
          <w:t xml:space="preserve"> This obligation survives termination.</w:t>
        </w:r>
      </w:ins>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 xml:space="preserve">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ins w:id="9021" w:author="Helena Voss" w:date="2026-09-28T18:21:53Z">
        <w:r>
          <w:rPr/>
          <w:t xml:space="preserve"> This obligation survives termination.</w:t>
        </w:r>
      </w:ins>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 xml:space="preserve">Where the Supplier becomes aware of any matter which may affect the subcontracting (module 2), it shall notify the Customer promptly and in any event within five Working Days. Each </w:t>
      </w:r>
      <w:del w:id="9032" w:author="Helena Voss" w:date="2026-09-28T18:21:43Z">
        <w:r>
          <w:rPr/>
          <w:delText xml:space="preserve">party</w:delText>
        </w:r>
      </w:del>
      <w:ins w:id="9033" w:author="Helena Voss" w:date="2026-09-28T18:21:43Z">
        <w:r>
          <w:rPr/>
          <w:t xml:space="preserve">reasonable</w:t>
        </w:r>
      </w:ins>
      <w:r>
        <w:rPr/>
        <w:t xml:space="preserve">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31" w:author="Helena Voss" w:date="2026-09-28T18:21:49Z">
        <w:r>
          <w:rPr/>
          <w:t xml:space="preserve"> This obligation survives termination.</w:t>
        </w:r>
      </w:ins>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28="urn:precentis:edit">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xmlns:ns528="urn:precentis:edit">
      <w:pPr>
        <w:rPr>
          <w:ins w:id="9049" w:author="Helena Voss" w:date="2026-09-28T18:21:43Z"/>
        </w:rPr>
      </w:pPr>
      <w:ins w:id="9048" w:author="Helena Voss" w:date="2026-09-28T18:21:43Z">
        <w:r>
          <w:rPr/>
          <w:t xml:space="preserve">528.A The Parties shall co-operate in good faith.</w:t>
        </w:r>
      </w:ins>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w:t>
      </w:r>
      <w:del w:id="9007" w:author="Helena Voss" w:date="2026-09-28T18:21:43Z">
        <w:r>
          <w:rPr/>
          <w:delText xml:space="preserve">bear</w:delText>
        </w:r>
      </w:del>
      <w:ins w:id="9008" w:author="Helena Voss" w:date="2026-09-28T18:21:43Z">
        <w:r>
          <w:rPr/>
          <w:t xml:space="preserve">reasonable</w:t>
        </w:r>
      </w:ins>
      <w:r>
        <w:rPr/>
        <w:t xml:space="preserve">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ins w:id="9032" w:author="Helena Voss" w:date="2026-09-28T18:21:49Z">
        <w:r>
          <w:rPr/>
          <w:t xml:space="preserve"> This obligation survives termination.</w:t>
        </w:r>
      </w:ins>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 xml:space="preserve">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10" w:author="Helena Voss" w:date="2026-09-28T18:21:53Z">
        <w:r>
          <w:rPr/>
          <w:t xml:space="preserve"> This obligation survives termination.</w:t>
        </w:r>
      </w:ins>
    </w:p>
    <w:p xmlns:ns538="urn:precentis:edit">
      <w:r>
        <w:rPr>
          <w:b/>
        </w:rPr>
        <w:t xml:space="preserve">47.4 </w:t>
      </w:r>
      <w:r>
        <w:rPr/>
        <w:t xml:space="preserve">The Customer may, acting reasonably, request such information from the Supplier as it requires to verify compliance with this clause. Any approval given by the Customer under this clause shall not relieve </w:t>
      </w:r>
      <w:del w:id="9026" w:author="Helena Voss" w:date="2026-09-28T18:21:53Z">
        <w:r>
          <w:rPr/>
          <w:delText xml:space="preserve">the</w:delText>
        </w:r>
      </w:del>
      <w:ins w:id="9027" w:author="Helena Voss" w:date="2026-09-28T18:21:53Z">
        <w:r>
          <w:rPr/>
          <w:t xml:space="preserve">reasonable</w:t>
        </w:r>
      </w:ins>
      <w:r>
        <w:rPr/>
        <w:t xml:space="preserve"> Supplier of any of its obligations under this Agreement.</w:t>
      </w:r>
    </w:p>
    <w:p xmlns:ns539="urn:precentis:edit">
      <w:r>
        <w:rPr>
          <w:b/>
        </w:rPr>
        <w:t xml:space="preserve">47.5 </w:t>
      </w:r>
      <w:r>
        <w:rPr/>
        <w:t xml:space="preserve">The parties shall meet at least quarterly to review performance in relation to the dispute resolution (module 2) and agree any improvements </w:t>
      </w:r>
      <w:del w:id="9004" w:author="Helena Voss" w:date="2026-09-28T18:21:53Z">
        <w:r>
          <w:rPr/>
          <w:delText xml:space="preserve">required.</w:delText>
        </w:r>
      </w:del>
      <w:ins w:id="9005" w:author="Helena Voss" w:date="2026-09-28T18:21:53Z">
        <w:r>
          <w:rPr/>
          <w:t xml:space="preserve">reasonable</w:t>
        </w:r>
      </w:ins>
      <w:r>
        <w:rPr/>
        <w:t xml:space="preserve">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 xml:space="preserve">Where the Supplier becomes aware of any matter which may affect the dispute resolution (module 2), it shall notify the Customer promptly and in any event within five Working Days. Where the Supplier becomes </w:t>
      </w:r>
      <w:del w:id="9006" w:author="Helena Voss" w:date="2026-09-28T18:21:53Z">
        <w:r>
          <w:rPr/>
          <w:delText xml:space="preserve">aware</w:delText>
        </w:r>
      </w:del>
      <w:ins w:id="9007" w:author="Helena Voss" w:date="2026-09-28T18:21:53Z">
        <w:r>
          <w:rPr/>
          <w:t xml:space="preserve">reasonable</w:t>
        </w:r>
      </w:ins>
      <w:r>
        <w:rPr/>
        <w:t xml:space="preserv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Clause 19.3 applies to any dispute arising under this clause.</w:t>
      </w:r>
    </w:p>
    <w:p xmlns:ns553="urn:precentis:edit">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0" w:author="Helena Voss" w:date="2026-09-28T18:21:53Z">
        <w:r>
          <w:rPr/>
          <w:t xml:space="preserve"> This obligation survives termination.</w:t>
        </w:r>
      </w:ins>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 xml:space="preserve">The Supplier shall retain all Customer Data for 30 days after termination before secure deletion.</w:t>
      </w:r>
      <w:ins w:id="9013" w:author="Helena Voss" w:date="2026-09-28T18:21:53Z">
        <w:r>
          <w:rPr/>
          <w:t xml:space="preserve"> This obligation survives termination.</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 xml:space="preserve">The Supplier shall maintain complete and accurate records relating </w:t>
      </w:r>
      <w:del w:id="9036" w:author="Helena Voss" w:date="2026-09-28T18:21:49Z">
        <w:r>
          <w:rPr/>
          <w:delText xml:space="preserve">to</w:delText>
        </w:r>
      </w:del>
      <w:ins w:id="9037" w:author="Helena Voss" w:date="2026-09-28T18:21:49Z">
        <w:r>
          <w:rPr/>
          <w:t xml:space="preserve">reasonable</w:t>
        </w:r>
      </w:ins>
      <w:r>
        <w:rPr/>
        <w:t xml:space="preserve">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r>
        <w:rPr>
          <w:b/>
        </w:rPr>
        <w:t xml:space="preserve">50.3 </w:t>
      </w:r>
      <w:r>
        <w:rPr/>
        <w:t>Clause 19 applies to any dispute arising under this clause.</w:t>
      </w:r>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585="urn:precentis:edit">
      <w:r>
        <w:rPr>
          <w:b/>
        </w:rPr>
        <w:t xml:space="preserve">51.5 </w:t>
      </w:r>
      <w:r>
        <w:rPr/>
        <w:t xml:space="preserve">Where the Supplier becomes aware of any matter which may affect the service levels (module 3), it shall notify the Customer promptly and in </w:t>
      </w:r>
      <w:del w:id="9029" w:author="Helena Voss" w:date="2026-09-28T18:21:49Z">
        <w:r>
          <w:rPr/>
          <w:delText xml:space="preserve">any</w:delText>
        </w:r>
      </w:del>
      <w:ins w:id="9030" w:author="Helena Voss" w:date="2026-09-28T18:21:49Z">
        <w:r>
          <w:rPr/>
          <w:t xml:space="preserve">reasonable</w:t>
        </w:r>
      </w:ins>
      <w:r>
        <w:rPr/>
        <w:t xml:space="preserve">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ins w:id="9009" w:author="Helena Voss" w:date="2026-09-28T18:21:53Z">
        <w:r>
          <w:rPr/>
          <w:t xml:space="preserve"> This obligation survives termination.</w:t>
        </w:r>
      </w:ins>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8="urn:precentis:edit">
      <w:pPr>
        <w:rPr>
          <w:ins w:id="9055" w:author="Helena Voss" w:date="2026-09-28T18:21:49Z"/>
        </w:rPr>
      </w:pPr>
      <w:ins w:id="9054" w:author="Helena Voss" w:date="2026-09-28T18:21:49Z">
        <w:r>
          <w:rPr/>
          <w:t xml:space="preserve">611.A The Parties shall co-operate in good faith.</w:t>
        </w:r>
      </w:ins>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 xml:space="preserve">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ins w:id="9003" w:author="Helena Voss" w:date="2026-09-28T18:21:53Z">
        <w:r>
          <w:rPr/>
          <w:t xml:space="preserve"> This obligation survives termination.</w:t>
        </w:r>
      </w:ins>
    </w:p>
    <w:p xmlns:ns611="urn:precentis:edit">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pPr>
        <w:rPr>
          <w:del w:id="9035" w:author="Helena Voss" w:date="2026-09-28T18:21:43Z"/>
        </w:rPr>
      </w:pPr>
      <w:del w:id="9034" w:author="Helena Voss" w:date="2026-09-28T18:21:43Z">
        <w:r>
          <w:rPr>
            <w:b/>
          </w:rPr>
          <w:delText xml:space="preserve">55.2 </w:delText>
        </w:r>
        <w:r>
          <w:rPr/>
          <w:delText>The Customer shall settle the Milestone Payment within 30 days of the Acceptance Certificate.</w:delText>
        </w:r>
      </w:del>
    </w:p>
    <w:p xmlns:ns628="urn:precentis:edit">
      <w:r>
        <w:rPr>
          <w:b/>
        </w:rPr>
        <w:t xml:space="preserve">55.3 </w:t>
      </w:r>
      <w:r>
        <w:rPr/>
        <w:t xml:space="preserve">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ins w:id="9012" w:author="Helena Voss" w:date="2026-09-28T18:21:49Z">
        <w:r>
          <w:rPr/>
          <w:t xml:space="preserve"> This obligation survives termination.</w:t>
        </w:r>
      </w:ins>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Undisputed amounts shall be paid no later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Clause 19 applies to any dispute arising under this clause.</w:t>
      </w:r>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pPr>
        <w:pStyle w:val="Heading2"/>
        <w:pPrChange w:id="20004" w:author="Helena Voss" w:date="2026-09-28T18:21:53Z">
          <w:pPr/>
        </w:pPrChange>
      </w:pPr>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w:t>
      </w:r>
      <w:ins w:id="9015" w:author="Helena Voss" w:date="2026-09-28T18:21:53Z">
        <w:r>
          <w:rPr/>
          <w:t xml:space="preserve"> This obligation survives termination.</w:t>
        </w:r>
      </w:ins>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 xml:space="preserve">Good Industry </w:t>
      </w:r>
      <w:del w:id="9027" w:author="Helena Voss" w:date="2026-09-28T18:21:49Z">
        <w:r>
          <w:rPr>
            <w:i/>
          </w:rPr>
          <w:delText xml:space="preserve">Practice</w:delText>
        </w:r>
        <w:r>
          <w:rPr/>
          <w:delText xml:space="preserve">.</w:delText>
        </w:r>
      </w:del>
      <w:ins w:id="9028" w:author="Helena Voss" w:date="2026-09-28T18:21:49Z">
        <w:r>
          <w:rPr>
            <w:i/>
          </w:rPr>
          <w:t xml:space="preserve">reasonable</w:t>
        </w:r>
      </w:ins>
      <w:r>
        <w:rPr/>
        <w:t xml:space="preserve">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52="urn:precentis:edit">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 xml:space="preserve">Subject to Clause 9.2, the Supplier shall provide the deliverables </w:t>
      </w:r>
      <w:del w:id="9019" w:author="Helena Voss" w:date="2026-09-28T18:21:43Z">
        <w:r>
          <w:rPr/>
          <w:delText xml:space="preserve">described</w:delText>
        </w:r>
      </w:del>
      <w:ins w:id="9020" w:author="Helena Voss" w:date="2026-09-28T18:21:43Z">
        <w:r>
          <w:rPr/>
          <w:t xml:space="preserve">reasonable</w:t>
        </w:r>
      </w:ins>
      <w:r>
        <w:rPr/>
        <w:t xml:space="preserve">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The Supplier shall retain all Customer Data for 30 days after termination before secure deletion.</w:t>
      </w:r>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xmlns:ns669="urn:precentis:edit">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pPr>
        <w:rPr>
          <w:del w:id="9035" w:author="Helena Voss" w:date="2026-09-28T18:21:53Z"/>
        </w:rPr>
      </w:pPr>
      <w:del w:id="9034" w:author="Helena Voss" w:date="2026-09-28T18:21:53Z">
        <w:r>
          <w:rPr>
            <w:b/>
          </w:rPr>
          <w:delText xml:space="preserve">59.1 </w:delText>
        </w:r>
        <w:r>
          <w:rPr/>
          <w:delTex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14" w:author="Helena Voss" w:date="2026-09-28T18:21:53Z">
        <w:r>
          <w:rPr/>
          <w:t xml:space="preserve"> This obligation survives termination.</w:t>
        </w:r>
      </w:ins>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 xml:space="preserve">The Customer may, acting reasonably, request such information from the Suppli</w:t>
      </w:r>
      <w:r>
        <w:rPr>
          <w:b/>
          <w:rPrChange w:id="20006" w:author="Helena Voss" w:date="2026-09-28T18:21:53Z">
            <w:rPr/>
          </w:rPrChange>
        </w:rPr>
        <w:t xml:space="preserve">er as it req</w:t>
      </w:r>
      <w:r>
        <w:rPr/>
        <w:t xml:space="preserve">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w:t>
      </w:r>
      <w:r>
        <w:rPr>
          <w:b/>
          <w:rPrChange w:id="20007" w:author="Helena Voss" w:date="2026-09-28T18:21:44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 xml:space="preserve">Where the Supplier becomes aware of any matter which may affect the </w:t>
      </w:r>
      <w:del w:id="9014" w:author="Helena Voss" w:date="2026-09-28T18:21:49Z">
        <w:r>
          <w:rPr/>
          <w:delText xml:space="preserve">audit</w:delText>
        </w:r>
      </w:del>
      <w:ins w:id="9015" w:author="Helena Voss" w:date="2026-09-28T18:21:49Z">
        <w:r>
          <w:rPr/>
          <w:t xml:space="preserve">reasonable</w:t>
        </w:r>
      </w:ins>
      <w:r>
        <w:rPr/>
        <w:t xml:space="preserve">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 xml:space="preserve">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ins w:id="9021" w:author="Helena Voss" w:date="2026-09-28T18:21:43Z">
        <w:r>
          <w:rPr/>
          <w:t xml:space="preserve"> This obligation survives termination.</w:t>
        </w:r>
      </w:ins>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 xml:space="preserve">Any approval given by the Customer under this clause shall not relieve the Supplier of any of its obligations under this Agreement. The parties shall meet at least quarterly to review performance in relation to the audit (module 3) and </w:t>
      </w:r>
      <w:del w:id="9023" w:author="Helena Voss" w:date="2026-09-28T18:21:43Z">
        <w:r>
          <w:rPr/>
          <w:delText xml:space="preserve">agree</w:delText>
        </w:r>
      </w:del>
      <w:ins w:id="9024" w:author="Helena Voss" w:date="2026-09-28T18:21:43Z">
        <w:r>
          <w:rPr/>
          <w:t xml:space="preserve">reasonable</w:t>
        </w:r>
      </w:ins>
      <w:r>
        <w:rPr/>
        <w:t xml:space="preserv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pPr>
        <w:pStyle w:val="Heading2"/>
        <w:pPrChange w:id="20002" w:author="Helena Voss" w:date="2026-09-28T18:21:53Z">
          <w:pPr/>
        </w:pPrChange>
      </w:pPr>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pPr>
        <w:pStyle w:val="Heading2"/>
        <w:pPrChange w:id="20006" w:author="Helena Voss" w:date="2026-09-28T18:21:44Z">
          <w:pPr/>
        </w:pPrChange>
      </w:pPr>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 xml:space="preserve">Clause 19.3 appli</w:t>
      </w:r>
      <w:r>
        <w:rPr>
          <w:b/>
          <w:rPrChange w:id="20001" w:author="Helena Voss" w:date="2026-09-28T18:21:49Z">
            <w:rPr/>
          </w:rPrChange>
        </w:rPr>
        <w:t xml:space="preserve">es to any di</w:t>
      </w:r>
      <w:r>
        <w:rPr/>
        <w:t xml:space="preserve">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ins w:id="9018" w:author="Helena Voss" w:date="2026-09-28T18:21:43Z">
        <w:r>
          <w:rPr/>
          <w:t xml:space="preserve"> This obligation survives termination.</w:t>
        </w:r>
      </w:ins>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xmlns:ns758="urn:precentis:edit">
      <w:r>
        <w:rPr>
          <w:b/>
        </w:rPr>
        <w:t xml:space="preserve">66.4 </w:t>
      </w:r>
      <w:r>
        <w:rPr/>
        <w:t xml:space="preserve">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08" w:author="Helena Voss" w:date="2026-09-28T18:21:53Z">
        <w:r>
          <w:rPr/>
          <w:t xml:space="preserve"> This obligation survives termination.</w:t>
        </w:r>
      </w:ins>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782="urn:precentis:edit">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95="urn:precentis:edit">
      <w:r>
        <w:rPr>
          <w:b/>
        </w:rPr>
        <w:t xml:space="preserve">69.8 </w:t>
      </w:r>
      <w:r>
        <w:rPr/>
        <w:t>The Supplier shall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pPr>
        <w:rPr>
          <w:del w:id="9047" w:author="Helena Voss" w:date="2026-09-28T18:21:49Z"/>
        </w:rPr>
      </w:pPr>
      <w:del w:id="9046" w:author="Helena Voss" w:date="2026-09-28T18:21:49Z">
        <w:r>
          <w:rPr>
            <w:b/>
          </w:rPr>
          <w:delText xml:space="preserve">70.4 </w:delText>
        </w:r>
        <w:r>
          <w:rPr/>
          <w:delTex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delText>
        </w:r>
      </w:del>
    </w:p>
    <w:p xmlns:ns802="urn:precentis:edit">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xmlns:ns803="urn:precentis:edit">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xmlns:ns804="urn:precentis:edit">
      <w:r>
        <w:rPr>
          <w:b/>
        </w:rPr>
        <w:t xml:space="preserve">70.7 </w:t>
      </w:r>
      <w:r>
        <w:rPr/>
        <w:t xml:space="preserve">Any approval given by the Customer under this clause </w:t>
      </w:r>
      <w:del w:id="9024" w:author="Helena Voss" w:date="2026-09-28T18:21:49Z">
        <w:r>
          <w:rPr/>
          <w:delText xml:space="preserve">shall</w:delText>
        </w:r>
      </w:del>
      <w:ins w:id="9025" w:author="Helena Voss" w:date="2026-09-28T18:21:49Z">
        <w:r>
          <w:rPr/>
          <w:t xml:space="preserve">reasonable</w:t>
        </w:r>
      </w:ins>
      <w:r>
        <w:rPr/>
        <w:t xml:space="preserve">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 xml:space="preserve">Subject to Clause 9.2, the Supplier shall provide the deliverables described in this clause to the Customer.</w:t>
      </w:r>
      <w:ins w:id="9023" w:author="Helena Voss" w:date="2026-09-28T18:21:49Z">
        <w:r>
          <w:rPr/>
          <w:t xml:space="preserve"> This obligation survives termination.</w:t>
        </w:r>
      </w:ins>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0="urn:precentis:edit">
      <w:pPr>
        <w:rPr>
          <w:ins w:id="9043" w:author="Helena Voss" w:date="2026-09-28T18:21:43Z"/>
        </w:rPr>
      </w:pPr>
      <w:ins w:id="9042" w:author="Helena Voss" w:date="2026-09-28T18:21:43Z">
        <w:r>
          <w:rPr/>
          <w:t xml:space="preserve">810.A The Parties shall co-operate in good faith.</w:t>
        </w:r>
      </w:ins>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 xml:space="preserve">Either party may terminate this Agreement for convenience on not less </w:t>
      </w:r>
      <w:del w:id="9017" w:author="Helena Voss" w:date="2026-09-28T18:21:53Z">
        <w:r>
          <w:rPr/>
          <w:delText xml:space="preserve">than</w:delText>
        </w:r>
      </w:del>
      <w:ins w:id="9018" w:author="Helena Voss" w:date="2026-09-28T18:21:53Z">
        <w:r>
          <w:rPr/>
          <w:t xml:space="preserve">reasonable</w:t>
        </w:r>
      </w:ins>
      <w:r>
        <w:rPr/>
        <w:t xml:space="preserve"> thirty (30) days' written notice.</w:t>
      </w:r>
      <w:ins w:id="9019" w:author="Helena Voss" w:date="2026-09-28T18:21:53Z">
        <w:r>
          <w:rPr/>
          <w:t xml:space="preserve"> This obligation survives termination.</w:t>
        </w:r>
      </w:ins>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 xml:space="preserve">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ins w:id="9017" w:author="Helena Voss" w:date="2026-09-28T18:21:43Z">
        <w:r>
          <w:rPr/>
          <w:t xml:space="preserve"> This obligation survives termination.</w:t>
        </w:r>
      </w:ins>
    </w:p>
    <w:p xmlns:ns856="urn:precentis:edit">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59="urn:precentis:edit">
      <w:r>
        <w:rPr>
          <w:b/>
        </w:rPr>
        <w:t xml:space="preserve">75.10 </w:t>
      </w:r>
      <w:r>
        <w:rPr/>
        <w:t xml:space="preserve">Subject to Clause 9.2, the Supplier shall provide the </w:t>
      </w:r>
      <w:del w:id="9003" w:author="Helena Voss" w:date="2026-09-28T18:21:49Z">
        <w:r>
          <w:rPr/>
          <w:delText xml:space="preserve">deliverables</w:delText>
        </w:r>
      </w:del>
      <w:ins w:id="9004" w:author="Helena Voss" w:date="2026-09-28T18:21:49Z">
        <w:r>
          <w:rPr/>
          <w:t xml:space="preserve">reasonable</w:t>
        </w:r>
      </w:ins>
      <w:r>
        <w:rPr/>
        <w:t xml:space="preserve">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4="urn:precentis:edit">
      <w:pPr>
        <w:rPr>
          <w:ins w:id="9043" w:author="Helena Voss" w:date="2026-09-28T18:21:53Z"/>
        </w:rPr>
      </w:pPr>
      <w:ins w:id="9042" w:author="Helena Voss" w:date="2026-09-28T18:21:53Z">
        <w:r>
          <w:rPr/>
          <w:t xml:space="preserve">871.A The Parties shall co-operate in good faith.</w:t>
        </w:r>
      </w:ins>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6="urn:precentis:edit">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ins w:id="9028" w:author="Helena Voss" w:date="2026-09-28T18:21:43Z">
        <w:r>
          <w:rPr/>
          <w:t xml:space="preserve"> This obligation survives termination.</w:t>
        </w:r>
      </w:ins>
    </w:p>
    <w:p xmlns:ns874="urn:precentis:edit">
      <w:pPr>
        <w:pStyle w:val="Heading1"/>
      </w:pPr>
      <w:r>
        <w:rPr/>
        <w:t>77. Customer Obligations (Module 4)</w:t>
      </w:r>
    </w:p>
    <w:p xmlns:ns875="urn:precentis:edit">
      <w:r>
        <w:rPr>
          <w:b/>
        </w:rPr>
        <w:t xml:space="preserve">77.1 </w:t>
      </w:r>
      <w:r>
        <w:rPr/>
        <w:t>The Supplier shall remedy any material breach within 30 days of written notice requiring it to do so.</w:t>
      </w:r>
    </w:p>
    <w:p xmlns:ns876="urn:precentis:edit">
      <w:r>
        <w:rPr>
          <w:b/>
        </w:rPr>
        <w:t xml:space="preserve">77.2 </w:t>
      </w:r>
      <w:r>
        <w:rPr/>
        <w:t xml:space="preserve">Where the Supplier becomes aware of any matter which may affect the customer obligations (module 4), it shall notify the Customer promptly and in an</w:t>
      </w:r>
      <w:r>
        <w:rPr>
          <w:b/>
          <w:rPrChange w:id="20005" w:author="Helena Voss" w:date="2026-09-28T18:21:44Z">
            <w:rPr/>
          </w:rPrChange>
        </w:rPr>
        <w:t xml:space="preserve">y event with</w:t>
      </w:r>
      <w:r>
        <w:rPr/>
        <w:t xml:space="preserve">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xmlns:ns879="urn:precentis:edit">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 xml:space="preserve">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w:t>
      </w:r>
      <w:del w:id="9014" w:author="Helena Voss" w:date="2026-09-28T18:21:43Z">
        <w:r>
          <w:rPr/>
          <w:delText xml:space="preserve">by</w:delText>
        </w:r>
      </w:del>
      <w:ins w:id="9015" w:author="Helena Voss" w:date="2026-09-28T18:21:43Z">
        <w:r>
          <w:rPr/>
          <w:t xml:space="preserve">reasonable</w:t>
        </w:r>
      </w:ins>
      <w:r>
        <w:rPr/>
        <w:t xml:space="preserve">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pPr>
        <w:pStyle w:val="Heading2"/>
        <w:pPrChange w:id="20007" w:author="Helena Voss" w:date="2026-09-28T18:21:53Z">
          <w:pPr/>
        </w:pPrChange>
      </w:pPr>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 xml:space="preserve">Subject to Clause 9.2, the Suppl</w:t>
      </w:r>
      <w:r>
        <w:rPr>
          <w:b/>
          <w:rPrChange w:id="20009" w:author="Helena Voss" w:date="2026-09-28T18:21:49Z">
            <w:rPr/>
          </w:rPrChange>
        </w:rPr>
        <w:t xml:space="preserve">ier shall pr</w:t>
      </w:r>
      <w:r>
        <w:rPr/>
        <w:t xml:space="preserve">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 xml:space="preserve">Clause 29.1 appli</w:t>
      </w:r>
      <w:r>
        <w:rPr>
          <w:b/>
          <w:rPrChange w:id="20003" w:author="Helena Voss" w:date="2026-09-28T18:21:44Z">
            <w:rPr/>
          </w:rPrChange>
        </w:rPr>
        <w:t xml:space="preserve">es to any di</w:t>
      </w:r>
      <w:r>
        <w:rPr/>
        <w:t xml:space="preserve">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4="urn:precentis:edit">
      <w:pPr>
        <w:rPr>
          <w:ins w:id="9051" w:author="Helena Voss" w:date="2026-09-28T18:21:49Z"/>
        </w:rPr>
      </w:pPr>
      <w:del w:id="9011" w:author="Helena Voss" w:date="2026-09-28T18:21:53Z"/>
      <w:ins w:id="9012" w:author="Helena Voss" w:date="2026-09-28T18:21:53Z">
        <w:r>
          <w:t xml:space="preserve">908.A The Parties shall reasonable in good faith.</w:t>
        </w:r>
      </w:ins>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04" w:author="Helena Voss" w:date="2026-09-28T18:21:43Z">
        <w:r>
          <w:rPr/>
          <w:t xml:space="preserve"> This obligation survives termination.</w:t>
        </w:r>
      </w:ins>
    </w:p>
    <w:p xmlns:ns908="urn:precentis:edit">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Subject to Clause 9, the Supplier shall provide the deliverables described in this clause to the Customer.</w:t>
      </w:r>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pPr>
        <w:rPr>
          <w:del w:id="9041" w:author="Helena Voss" w:date="2026-09-28T18:21:53Z"/>
        </w:rPr>
      </w:pPr>
      <w:del w:id="9040" w:author="Helena Voss" w:date="2026-09-28T18:21:53Z">
        <w:r>
          <w:rPr>
            <w:b/>
          </w:rPr>
          <w:delText xml:space="preserve">81.5 </w:delText>
        </w:r>
        <w:r>
          <w:rPr/>
          <w:delText>Clause 19 applies to any dispute arising under this clause.</w:delText>
        </w:r>
      </w:del>
    </w:p>
    <w:p xmlns:ns928="urn:precentis:edit">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 xml:space="preserve">The Supplier shall maintain complete and accurate records relating to the termination (module 4) and shall make them available to the Customer on request. The parties shall meet at least quarterly </w:t>
      </w:r>
      <w:del w:id="9010" w:author="Helena Voss" w:date="2026-09-28T18:21:49Z">
        <w:r>
          <w:rPr/>
          <w:delText xml:space="preserve">to</w:delText>
        </w:r>
      </w:del>
      <w:ins w:id="9011" w:author="Helena Voss" w:date="2026-09-28T18:21:49Z">
        <w:r>
          <w:rPr/>
          <w:t xml:space="preserve">reasonable</w:t>
        </w:r>
      </w:ins>
      <w:r>
        <w:rPr/>
        <w:t xml:space="preserve">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 xml:space="preserve">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ins w:id="9029" w:author="Helena Voss" w:date="2026-09-28T18:21:53Z">
        <w:r>
          <w:rPr/>
          <w:t xml:space="preserve"> This obligation survives termination.</w:t>
        </w:r>
      </w:ins>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47="urn:precentis:edit">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 xml:space="preserve">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ins w:id="9026" w:author="Helena Voss" w:date="2026-09-28T18:21:49Z">
        <w:r>
          <w:rPr/>
          <w:t xml:space="preserve"> This obligation survives termination.</w:t>
        </w:r>
      </w:ins>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Schedule 1 — Service Description</w:t>
      </w:r>
    </w:p>
    <w:p xmlns:ns969="urn:precentis:edit">
      <w:r>
        <w:rPr/>
        <w:t>S1.1 The Supplier shall deliver service line 1 in accordance with the Service Levels.</w:t>
      </w:r>
    </w:p>
    <w:p xmlns:ns970="urn:precentis:edit">
      <w:r>
        <w:rPr/>
        <w:t xml:space="preserve">S1.2 The Supplier shall deliver service line 2 in accordance with the Service Levels.</w:t>
      </w:r>
      <w:ins w:id="9022" w:author="Helena Voss" w:date="2026-09-28T18:21:49Z">
        <w:r>
          <w:rPr/>
          <w:t xml:space="preserve"> This obligation survives termination.</w:t>
        </w:r>
      </w:ins>
    </w:p>
    <w:p xmlns:ns971="urn:precentis:edit">
      <w:r>
        <w:rPr/>
        <w:t>S1.3 The Supplier shall deliver service line 3 in accordance with the Service Levels.</w:t>
      </w:r>
    </w:p>
    <w:p xmlns:ns972="urn:precentis:edit">
      <w:r>
        <w:rPr/>
        <w:t>S1.4 The Supplier shall deliver service line 4 in accordance with the Service Levels.</w:t>
      </w:r>
    </w:p>
    <w:p xmlns:ns973="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974="urn:precentis:edit">
      <w:pPr>
        <w:pStyle w:val="Heading1"/>
      </w:pPr>
      <w:r>
        <w:rPr/>
        <w:t>Schedule 3 — Service Credits</w:t>
      </w:r>
    </w:p>
    <w:p xmlns:ns975="urn:precentis:edit">
      <w:r>
        <w:rPr/>
        <w:t>S3.1 Where Service Level 1 is missed in a month, a Service Credit of 1% of the monthly charge applies.</w:t>
      </w:r>
    </w:p>
    <w:p xmlns:ns976="urn:precentis:edit">
      <w:r>
        <w:rPr/>
        <w:t>S3.2 Where Service Level 2 is missed in a month, a Service Credit of 2% of the monthly charge applies.</w:t>
      </w:r>
    </w:p>
    <w:p xmlns:ns977="urn:precentis:edit">
      <w:r>
        <w:rPr/>
        <w:t xml:space="preserve">S3.3 Where Service Level 3 is miss</w:t>
      </w:r>
      <w:r>
        <w:rPr>
          <w:b/>
          <w:rPrChange w:id="20007" w:author="Helena Voss" w:date="2026-09-28T18:21:49Z">
            <w:rPr/>
          </w:rPrChange>
        </w:rPr>
        <w:t xml:space="preserve">ed in a mont</w:t>
      </w:r>
      <w:r>
        <w:rPr/>
        <w:t xml:space="preserve">h, a Service Credit of 3% of the monthly charge applies.</w:t>
      </w:r>
    </w:p>
    <w:p xmlns:ns978="urn:precentis:edit">
      <w:r>
        <w:rPr/>
        <w:t xml:space="preserve">S3.4 Where Service Level 4 is missed in a month, a Service Credit of 4% of the monthly charge applies.</w:t>
      </w:r>
      <w:ins w:id="9002" w:author="Helena Voss" w:date="2026-09-28T18:21:43Z">
        <w:r>
          <w:rPr/>
          <w:t xml:space="preserve"> This obligation survives termination.</w:t>
        </w:r>
      </w:ins>
    </w:p>
    <w:p xmlns:ns979="urn:precentis:edit">
      <w:r>
        <w:rPr/>
        <w:t>S3.5 Where Service Level 5 is missed in a month, a Service Credit of 5% of the monthly charge applies.</w:t>
      </w:r>
    </w:p>
    <w:p xmlns:ns980="urn:precentis:edit">
      <w:pPr>
        <w:pStyle w:val="Heading1"/>
      </w:pPr>
      <w:r>
        <w:rPr/>
        <w:t>Schedule 4 — Exit Management</w:t>
      </w:r>
    </w:p>
    <w:p xmlns:ns981="urn:precentis:edit">
      <w:r>
        <w:rPr/>
        <w:t>S4.1 On expiry the Supplier shall co-operate with any replacement supplier.</w:t>
      </w:r>
    </w:p>
    <w:p xmlns:ns982="urn:precentis:edit">
      <w:r>
        <w:rPr/>
        <w:t>S4.2 On expiry the Supplier shall co-operate with any replacement supplier.</w:t>
      </w:r>
    </w:p>
    <w:p xmlns:ns983="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