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w:t>
      </w:r>
      <w:del w:id="9029" w:author="Helena Voss" w:date="2026-09-28T18:21:43Z">
        <w:r>
          <w:rPr/>
          <w:delText xml:space="preserve">service</w:delText>
        </w:r>
      </w:del>
      <w:ins w:id="9030" w:author="Helena Voss" w:date="2026-09-28T18:21:43Z">
        <w:r>
          <w:rPr/>
          <w:t xml:space="preserve">reasonable</w:t>
        </w:r>
      </w:ins>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18:21:43Z">
        <w:r>
          <w:rPr/>
          <w:t xml:space="preserve"> This obligation survives termination.</w:t>
        </w:r>
      </w:ins>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 xml:space="preserve">Each party shall bear its own </w:t>
      </w:r>
      <w:del w:id="9009" w:author="Helena Voss" w:date="2026-09-28T18:21:43Z">
        <w:r>
          <w:rPr/>
          <w:delText xml:space="preserve">costs</w:delText>
        </w:r>
      </w:del>
      <w:ins w:id="9010" w:author="Helena Voss" w:date="2026-09-28T18:21:43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18:21:43Z">
        <w:r>
          <w:rPr/>
          <w:t xml:space="preserve"> This obligation survives termination.</w:t>
        </w:r>
      </w:ins>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Subject to Clause 9.4, the Supplier shall provide the deliverables described in this clause to the Customer.</w:t>
      </w:r>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18:21:44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2="urn:precentis:edit">
      <w:pPr>
        <w:rPr>
          <w:ins w:id="9047" w:author="Helena Voss" w:date="2026-09-28T18:21:43Z"/>
        </w:rPr>
      </w:pPr>
      <w:ins w:id="9046" w:author="Helena Voss" w:date="2026-09-28T18:21:43Z">
        <w:r>
          <w:rPr/>
          <w:t xml:space="preserve">202.A The Parties shall co-operate in good faith.</w:t>
        </w:r>
      </w:ins>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less than thirty (30) days' written notice.</w:t>
      </w:r>
      <w:ins w:id="9005" w:author="Helena Voss" w:date="2026-09-28T18:21:43Z">
        <w:r>
          <w:rPr/>
          <w:t xml:space="preserve"> This obligation survives termination.</w:t>
        </w:r>
      </w:ins>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18:21:43Z">
        <w:r>
          <w:rPr/>
          <w:t xml:space="preserve"> This obligation survives termination.</w:t>
        </w:r>
      </w:ins>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18:21:44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pPr>
        <w:rPr>
          <w:del w:id="9041" w:author="Helena Voss" w:date="2026-09-28T18:21:43Z"/>
        </w:rPr>
      </w:pPr>
      <w:del w:id="9040" w:author="Helena Voss" w:date="2026-09-28T18:21:43Z">
        <w:r>
          <w:rPr>
            <w:b/>
          </w:rPr>
          <w:delText xml:space="preserve">24.5 </w:delText>
        </w:r>
        <w:r>
          <w:rPr/>
          <w:delText>Subject to Clause 9.4, the Supplier shall provide the deliverables described in this clause to the Customer.</w:delText>
        </w:r>
      </w:del>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pPr>
        <w:pStyle w:val="Heading2"/>
        <w:pPrChange w:id="20008" w:author="Helena Voss" w:date="2026-09-28T18:21:44Z">
          <w:pPr/>
        </w:pPrChange>
      </w:pPr>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The Supplier shall retain all Customer Data for 30 days after termination before secure deletion.</w:t>
      </w:r>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18:21:43Z">
        <w:r>
          <w:rPr/>
          <w:t xml:space="preserve"> This obligation survives termination.</w:t>
        </w:r>
      </w:ins>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The Customer shall pay each valid invoice within thirty (30) days of receipt.</w:t>
      </w:r>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pPr>
        <w:rPr>
          <w:del w:id="9037" w:author="Helena Voss" w:date="2026-09-28T18:21:43Z"/>
        </w:rPr>
      </w:pPr>
      <w:del w:id="9036" w:author="Helena Voss" w:date="2026-09-28T18:21:43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w:t>
      </w:r>
      <w:del w:id="9025" w:author="Helena Voss" w:date="2026-09-28T18:21:43Z">
        <w:r>
          <w:rPr/>
          <w:delText xml:space="preserve">at</w:delText>
        </w:r>
      </w:del>
      <w:ins w:id="9026" w:author="Helena Voss" w:date="2026-09-28T18:21:43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18:21:43Z">
        <w:r>
          <w:rPr/>
          <w:t xml:space="preserve"> This obligation survives termination.</w:t>
        </w:r>
      </w:ins>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98="urn:precentis:edit">
      <w:pPr>
        <w:rPr>
          <w:ins w:id="9045" w:author="Helena Voss" w:date="2026-09-28T18:21:43Z"/>
        </w:rPr>
      </w:pPr>
      <w:ins w:id="9044" w:author="Helena Voss" w:date="2026-09-28T18:21:43Z">
        <w:r>
          <w:rPr/>
          <w:t xml:space="preserve">398.A The Parties shall co-operate in good faith.</w:t>
        </w:r>
      </w:ins>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pPr>
        <w:pStyle w:val="Heading2"/>
        <w:pPrChange w:id="20002" w:author="Helena Voss" w:date="2026-09-28T18:21:44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w:t>
      </w:r>
      <w:del w:id="9012" w:author="Helena Voss" w:date="2026-09-28T18:21:43Z">
        <w:r>
          <w:rPr/>
          <w:delText xml:space="preserve">this</w:delText>
        </w:r>
      </w:del>
      <w:ins w:id="9013" w:author="Helena Voss" w:date="2026-09-28T18:21:43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18:21:43Z">
        <w:r>
          <w:rPr/>
          <w:t xml:space="preserve"> This obligation survives termination.</w:t>
        </w:r>
      </w:ins>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Either party may terminate this Agreement for convenience on not less than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18:21:43Z">
        <w:r>
          <w:rPr/>
          <w:t xml:space="preserve"> This obligation survives termination.</w:t>
        </w:r>
      </w:ins>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pPr>
        <w:rPr>
          <w:del w:id="9039" w:author="Helena Voss" w:date="2026-09-28T18:21:43Z"/>
        </w:rPr>
      </w:pPr>
      <w:del w:id="9038" w:author="Helena Voss" w:date="2026-09-28T18:21:43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xmlns:ns477="urn:precentis:edit">
      <w:r>
        <w:rPr>
          <w:b/>
        </w:rPr>
        <w:t xml:space="preserve">41.10 </w:t>
      </w:r>
      <w:r>
        <w:rPr/>
        <w:t>Clause 29.1 applies to any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 xml:space="preserve">The Supplier shall provide the exit plan within thirty (30) days of the Effective Date.</w:t>
      </w:r>
      <w:ins w:id="9016" w:author="Helena Voss" w:date="2026-09-28T18:21:43Z">
        <w:r>
          <w:rPr/>
          <w:t xml:space="preserve"> This obligation survives termination.</w:t>
        </w:r>
      </w:ins>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18:21:43Z">
        <w:r>
          <w:rPr/>
          <w:delText xml:space="preserve">party</w:delText>
        </w:r>
      </w:del>
      <w:ins w:id="9033" w:author="Helena Voss" w:date="2026-09-28T18:21:43Z">
        <w:r>
          <w:rPr/>
          <w:t xml:space="preserve">reasonable</w:t>
        </w:r>
      </w:ins>
      <w:r>
        <w:rPr/>
        <w:t xml:space="preserve">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8="urn:precentis:edit">
      <w:pPr>
        <w:rPr>
          <w:ins w:id="9049" w:author="Helena Voss" w:date="2026-09-28T18:21:43Z"/>
        </w:rPr>
      </w:pPr>
      <w:ins w:id="9048" w:author="Helena Voss" w:date="2026-09-28T18:21:43Z">
        <w:r>
          <w:rPr/>
          <w:t xml:space="preserve">528.A The Parties shall co-operate in good faith.</w:t>
        </w:r>
      </w:ins>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w:t>
      </w:r>
      <w:del w:id="9007" w:author="Helena Voss" w:date="2026-09-28T18:21:43Z">
        <w:r>
          <w:rPr/>
          <w:delText xml:space="preserve">bear</w:delText>
        </w:r>
      </w:del>
      <w:ins w:id="9008" w:author="Helena Voss" w:date="2026-09-28T18:21:43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Clause 19.3 applies to any dispute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pPr>
        <w:rPr>
          <w:del w:id="9035" w:author="Helena Voss" w:date="2026-09-28T18:21:43Z"/>
        </w:rPr>
      </w:pPr>
      <w:del w:id="9034" w:author="Helena Voss" w:date="2026-09-28T18:21:43Z">
        <w:r>
          <w:rPr>
            <w:b/>
          </w:rPr>
          <w:delText xml:space="preserve">55.2 </w:delText>
        </w:r>
        <w:r>
          <w:rPr/>
          <w:delText>The Customer shall settle the Milestone Payment within 30 days of the Acceptance Certificate.</w:delText>
        </w:r>
      </w:del>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 xml:space="preserve">Subject to Clause 9.2, the Supplier shall provide the deliverables </w:t>
      </w:r>
      <w:del w:id="9019" w:author="Helena Voss" w:date="2026-09-28T18:21:43Z">
        <w:r>
          <w:rPr/>
          <w:delText xml:space="preserve">described</w:delText>
        </w:r>
      </w:del>
      <w:ins w:id="9020" w:author="Helena Voss" w:date="2026-09-28T18:21:43Z">
        <w:r>
          <w:rPr/>
          <w:t xml:space="preserve">reasonable</w:t>
        </w:r>
      </w:ins>
      <w:r>
        <w:rPr/>
        <w:t xml:space="preserve">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w:t>
      </w:r>
      <w:r>
        <w:rPr>
          <w:b/>
          <w:rPrChange w:id="20007" w:author="Helena Voss" w:date="2026-09-28T18:21:44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18:21:43Z">
        <w:r>
          <w:rPr/>
          <w:t xml:space="preserve"> This obligation survives termination.</w:t>
        </w:r>
      </w:ins>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18:21:43Z">
        <w:r>
          <w:rPr/>
          <w:delText xml:space="preserve">agree</w:delText>
        </w:r>
      </w:del>
      <w:ins w:id="9024" w:author="Helena Voss" w:date="2026-09-28T18:21:43Z">
        <w:r>
          <w:rPr/>
          <w:t xml:space="preserve">reasonable</w:t>
        </w:r>
      </w:ins>
      <w:r>
        <w:rPr/>
        <w:t xml:space="preserv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pPr>
        <w:pStyle w:val="Heading2"/>
        <w:pPrChange w:id="20006" w:author="Helena Voss" w:date="2026-09-28T18:21:44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18:21:43Z">
        <w:r>
          <w:rPr/>
          <w:t xml:space="preserve"> This obligation survives termination.</w:t>
        </w:r>
      </w:ins>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0="urn:precentis:edit">
      <w:pPr>
        <w:rPr>
          <w:ins w:id="9043" w:author="Helena Voss" w:date="2026-09-28T18:21:43Z"/>
        </w:rPr>
      </w:pPr>
      <w:ins w:id="9042" w:author="Helena Voss" w:date="2026-09-28T18:21:43Z">
        <w:r>
          <w:rPr/>
          <w:t xml:space="preserve">810.A The Parties shall co-operate in good faith.</w:t>
        </w:r>
      </w:ins>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18:21:43Z">
        <w:r>
          <w:rPr/>
          <w:t xml:space="preserve"> This obligation survives termination.</w:t>
        </w:r>
      </w:ins>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18:21:43Z">
        <w:r>
          <w:rPr/>
          <w:t xml:space="preserve"> This obligation survives termination.</w:t>
        </w:r>
      </w:ins>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18:21:44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18:21:43Z">
        <w:r>
          <w:rPr/>
          <w:delText xml:space="preserve">by</w:delText>
        </w:r>
      </w:del>
      <w:ins w:id="9015" w:author="Helena Voss" w:date="2026-09-28T18:21:43Z">
        <w:r>
          <w:rPr/>
          <w:t xml:space="preserve">reasonable</w:t>
        </w:r>
      </w:ins>
      <w:r>
        <w:rPr/>
        <w:t xml:space="preserve">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 xml:space="preserve">Clause 29.1 appli</w:t>
      </w:r>
      <w:r>
        <w:rPr>
          <w:b/>
          <w:rPrChange w:id="20003" w:author="Helena Voss" w:date="2026-09-28T18:21:44Z">
            <w:rPr/>
          </w:rPrChange>
        </w:rPr>
        <w:t xml:space="preserve">es to any di</w:t>
      </w:r>
      <w:r>
        <w:rPr/>
        <w:t xml:space="preserve">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18:21:43Z">
        <w:r>
          <w:rPr/>
          <w:t xml:space="preserve"> This obligation survives termination.</w:t>
        </w:r>
      </w:ins>
    </w:p>
    <w:p xmlns:ns908="urn:precentis:edit">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pPr>
        <w:pStyle w:val="Heading2"/>
        <w:pPrChange w:id="20004" w:author="Helena Voss" w:date="2026-09-28T18:21:44Z">
          <w:pPr/>
        </w:pPrChange>
      </w:pPr>
      <w:r>
        <w:rPr>
          <w:b/>
        </w:rPr>
        <w:t xml:space="preserve">81.5 </w:t>
      </w:r>
      <w:r>
        <w:rPr/>
        <w:t>Clause 19 applies to any dispute arising under this clause.</w:t>
      </w:r>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Schedule 1 — Service Description</w:t>
      </w:r>
    </w:p>
    <w:p xmlns:ns969="urn:precentis:edit">
      <w:r>
        <w:rPr/>
        <w:t>S1.1 The Supplier shall deliver service line 1 in accordance with the Service Levels.</w:t>
      </w:r>
    </w:p>
    <w:p xmlns:ns970="urn:precentis:edit">
      <w:r>
        <w:rPr/>
        <w:t>S1.2 The Supplier shall deliver service line 2 in accordance with the Service Levels.</w:t>
      </w:r>
    </w:p>
    <w:p xmlns:ns971="urn:precentis:edit">
      <w:r>
        <w:rPr/>
        <w:t>S1.3 The Supplier shall deliver service line 3 in accordance with the Service Levels.</w:t>
      </w:r>
    </w:p>
    <w:p xmlns:ns972="urn:precentis:edit">
      <w:r>
        <w:rPr/>
        <w:t>S1.4 The Supplier shall deliver service line 4 in accordance with the Service Levels.</w:t>
      </w:r>
    </w:p>
    <w:p xmlns:ns973="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974="urn:precentis:edit">
      <w:pPr>
        <w:pStyle w:val="Heading1"/>
      </w:pPr>
      <w:r>
        <w:rPr/>
        <w:t>Schedule 3 — Service Credits</w:t>
      </w:r>
    </w:p>
    <w:p xmlns:ns975="urn:precentis:edit">
      <w:r>
        <w:rPr/>
        <w:t>S3.1 Where Service Level 1 is missed in a month, a Service Credit of 1% of the monthly charge applies.</w:t>
      </w:r>
    </w:p>
    <w:p xmlns:ns976="urn:precentis:edit">
      <w:r>
        <w:rPr/>
        <w:t>S3.2 Where Service Level 2 is missed in a month, a Service Credit of 2% of the monthly charge applies.</w:t>
      </w:r>
    </w:p>
    <w:p xmlns:ns977="urn:precentis:edit">
      <w:r>
        <w:rPr/>
        <w:t>S3.3 Where Service Level 3 is missed in a month, a Service Credit of 3% of the monthly charge applies.</w:t>
      </w:r>
    </w:p>
    <w:p xmlns:ns978="urn:precentis:edit">
      <w:r>
        <w:rPr/>
        <w:t xml:space="preserve">S3.4 Where Service Level 4 is missed in a month, a Service Credit of 4% of the monthly charge applies.</w:t>
      </w:r>
      <w:ins w:id="9002" w:author="Helena Voss" w:date="2026-09-28T18:21:43Z">
        <w:r>
          <w:rPr/>
          <w:t xml:space="preserve"> This obligation survives termination.</w:t>
        </w:r>
      </w:ins>
    </w:p>
    <w:p xmlns:ns979="urn:precentis:edit">
      <w:r>
        <w:rPr/>
        <w:t>S3.5 Where Service Level 5 is missed in a month, a Service Credit of 5% of the monthly charge applies.</w:t>
      </w:r>
    </w:p>
    <w:p xmlns:ns980="urn:precentis:edit">
      <w:pPr>
        <w:pStyle w:val="Heading1"/>
      </w:pPr>
      <w:r>
        <w:rPr/>
        <w:t>Schedule 4 — Exit Management</w:t>
      </w:r>
    </w:p>
    <w:p xmlns:ns981="urn:precentis:edit">
      <w:r>
        <w:rPr/>
        <w:t>S4.1 On expiry the Supplier shall co-operate with any replacement supplier.</w:t>
      </w:r>
    </w:p>
    <w:p xmlns:ns982="urn:precentis:edit">
      <w:r>
        <w:rPr/>
        <w:t>S4.2 On expiry the Supplier shall co-operate with any replacement supplier.</w:t>
      </w:r>
    </w:p>
    <w:p xmlns:ns983="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