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>Termination on 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 xml:space="preserve">Notices go to the </w:t>
      </w:r>
      <w:del w:id="9001" w:author="Tomás Ribeiro" w:date="2026-09-28T17:57:43Z">
        <w:r>
          <w:delText xml:space="preserve">registered</w:delText>
        </w:r>
      </w:del>
      <w:ins w:id="9002" w:author="Tomás Ribeiro" w:date="2026-09-28T17:57:43Z">
        <w:r>
          <w:t xml:space="preserve">head</w:t>
        </w:r>
      </w:ins>
      <w:r>
        <w:t xml:space="preserve">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