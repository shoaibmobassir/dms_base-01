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ins w:id="9008" w:author="Helena Voss" w:date="2026-09-28T06:59:48Z"/>
        </w:rPr>
      </w:pPr>
      <w:ins w:id="9007" w:author="Helena Voss" w:date="2026-09-28T06:59:48Z">
        <w:r>
          <w:rPr/>
          <w:t xml:space="preserve">39.A The Parties shall co-operate in good faith.</w:t>
        </w:r>
      </w:ins>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ins w:id="9001" w:author="Helena Voss" w:date="2026-09-28T06:59:48Z">
        <w:r>
          <w:rPr/>
          <w:t xml:space="preserve"> This obligation survives termination.</w:t>
        </w:r>
      </w:ins>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pPr>
        <w:rPr>
          <w:del w:id="9006" w:author="Helena Voss" w:date="2026-09-28T06:59:48Z"/>
        </w:rPr>
      </w:pPr>
      <w:del w:id="9005" w:author="Helena Voss" w:date="2026-09-28T06:59:48Z">
        <w:r>
          <w:rPr>
            <w:b/>
          </w:rPr>
          <w:delText xml:space="preserve">9.6 </w:delText>
        </w:r>
        <w:r>
          <w:rPr/>
          <w:delText>Any approval given by the Customer under this clause shall not relieve the Supplier of any of its obligations under this Agreement. The parties shall meet at least quarterly to review performance in relation to the term and agree any improvements required.</w:delText>
        </w:r>
      </w:del>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04" w:author="Helena Voss" w:date="2026-09-28T06:59:48Z">
        <w:r>
          <w:rPr/>
          <w:t xml:space="preserve"> This obligation survives termination.</w:t>
        </w:r>
      </w:ins>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del w:id="9002" w:author="Helena Voss" w:date="2026-09-28T06:59:48Z">
        <w:r>
          <w:rPr/>
          <w:delText xml:space="preserve">of</w:delText>
        </w:r>
      </w:del>
      <w:ins w:id="9003" w:author="Helena Voss" w:date="2026-09-28T06:59:48Z">
        <w:r>
          <w:rPr/>
          <w:t xml:space="preserve">reasonable</w:t>
        </w:r>
      </w:ins>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