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w:t>
      </w:r>
      <w:del w:id="9029" w:author="Helena Voss" w:date="2026-09-28T08:32:19Z">
        <w:r>
          <w:rPr/>
          <w:delText xml:space="preserve">service</w:delText>
        </w:r>
      </w:del>
      <w:ins w:id="9030" w:author="Helena Voss" w:date="2026-09-28T08:32:19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08:32:19Z">
        <w:r>
          <w:rPr/>
          <w:t xml:space="preserve"> This obligation survives termination.</w:t>
        </w:r>
      </w:ins>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del w:id="9009" w:author="Helena Voss" w:date="2026-09-28T08:32:19Z">
        <w:r>
          <w:rPr/>
          <w:delText xml:space="preserve">costs</w:delText>
        </w:r>
      </w:del>
      <w:ins w:id="9010" w:author="Helena Voss" w:date="2026-09-28T08:32:19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08:32:19Z">
        <w:r>
          <w:rPr/>
          <w:t xml:space="preserve"> This obligation survives termination.</w:t>
        </w:r>
      </w:ins>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08:32:19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ins w:id="9047" w:author="Helena Voss" w:date="2026-09-28T08:32:19Z"/>
        </w:rPr>
      </w:pPr>
      <w:ins w:id="9046" w:author="Helena Voss" w:date="2026-09-28T08:32:19Z">
        <w:r>
          <w:rPr/>
          <w:t xml:space="preserve">202.A The Parties shall co-operate in good faith.</w:t>
        </w:r>
      </w:ins>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ins w:id="9005" w:author="Helena Voss" w:date="2026-09-28T08:32:19Z">
        <w:r>
          <w:rPr/>
          <w:t xml:space="preserve"> This obligation survives termination.</w:t>
        </w:r>
      </w:ins>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08:32:19Z">
        <w:r>
          <w:rPr/>
          <w:t xml:space="preserve"> This obligation survives termination.</w:t>
        </w:r>
      </w:ins>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08:32:19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041" w:author="Helena Voss" w:date="2026-09-28T08:32:19Z"/>
        </w:rPr>
      </w:pPr>
      <w:del w:id="9040" w:author="Helena Voss" w:date="2026-09-28T08:32:19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Change w:id="20008" w:author="Helena Voss" w:date="2026-09-28T08:32:19Z">
          <w:pPr/>
        </w:pPrChange>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08:32:19Z">
        <w:r>
          <w:rPr/>
          <w:t xml:space="preserve"> This obligation survives termination.</w:t>
        </w:r>
      </w:ins>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pPr>
        <w:rPr>
          <w:del w:id="9037" w:author="Helena Voss" w:date="2026-09-28T08:32:19Z"/>
        </w:rPr>
      </w:pPr>
      <w:del w:id="9036" w:author="Helena Voss" w:date="2026-09-28T08:32:19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del w:id="9025" w:author="Helena Voss" w:date="2026-09-28T08:32:19Z">
        <w:r>
          <w:rPr/>
          <w:delText xml:space="preserve">at</w:delText>
        </w:r>
      </w:del>
      <w:ins w:id="9026" w:author="Helena Voss" w:date="2026-09-28T08:32:19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8:32:19Z">
        <w:r>
          <w:rPr/>
          <w:t xml:space="preserve"> This obligation survives termination.</w:t>
        </w:r>
      </w:ins>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45" w:author="Helena Voss" w:date="2026-09-28T08:32:19Z"/>
        </w:rPr>
      </w:pPr>
      <w:ins w:id="9044" w:author="Helena Voss" w:date="2026-09-28T08:32:19Z">
        <w:r>
          <w:rPr/>
          <w:t xml:space="preserve">398.A The Parties shall co-operate in good faith.</w:t>
        </w:r>
      </w:ins>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Change w:id="20002" w:author="Helena Voss" w:date="2026-09-28T08:32:19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del w:id="9012" w:author="Helena Voss" w:date="2026-09-28T08:32:19Z">
        <w:r>
          <w:rPr/>
          <w:delText xml:space="preserve">this</w:delText>
        </w:r>
      </w:del>
      <w:ins w:id="9013" w:author="Helena Voss" w:date="2026-09-28T08:32:19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08:32:19Z">
        <w:r>
          <w:rPr/>
          <w:t xml:space="preserve"> This obligation survives termination.</w:t>
        </w:r>
      </w:ins>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08:32:19Z">
        <w:r>
          <w:rPr/>
          <w:t xml:space="preserve"> This obligation survives termination.</w:t>
        </w:r>
      </w:ins>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pPr>
        <w:rPr>
          <w:del w:id="9039" w:author="Helena Voss" w:date="2026-09-28T08:32:19Z"/>
        </w:rPr>
      </w:pPr>
      <w:del w:id="9038" w:author="Helena Voss" w:date="2026-09-28T08:32:19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ins w:id="9016" w:author="Helena Voss" w:date="2026-09-28T08:32:19Z">
        <w:r>
          <w:rPr/>
          <w:t xml:space="preserve"> This obligation survives termination.</w:t>
        </w:r>
      </w:ins>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08:32:19Z">
        <w:r>
          <w:rPr/>
          <w:delText xml:space="preserve">party</w:delText>
        </w:r>
      </w:del>
      <w:ins w:id="9033" w:author="Helena Voss" w:date="2026-09-28T08:32:19Z">
        <w:r>
          <w:rPr/>
          <w:t xml:space="preserve">reasonable</w:t>
        </w:r>
      </w:ins>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ins w:id="9049" w:author="Helena Voss" w:date="2026-09-28T08:32:19Z"/>
        </w:rPr>
      </w:pPr>
      <w:ins w:id="9048" w:author="Helena Voss" w:date="2026-09-28T08:32:19Z">
        <w:r>
          <w:rPr/>
          <w:t xml:space="preserve">528.A The Parties shall co-operate in good faith.</w:t>
        </w:r>
      </w:ins>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del w:id="9007" w:author="Helena Voss" w:date="2026-09-28T08:32:19Z">
        <w:r>
          <w:rPr/>
          <w:delText xml:space="preserve">bear</w:delText>
        </w:r>
      </w:del>
      <w:ins w:id="9008" w:author="Helena Voss" w:date="2026-09-28T08:32:19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pPr>
        <w:rPr>
          <w:del w:id="9035" w:author="Helena Voss" w:date="2026-09-28T08:32:19Z"/>
        </w:rPr>
      </w:pPr>
      <w:del w:id="9034" w:author="Helena Voss" w:date="2026-09-28T08:32:19Z">
        <w:r>
          <w:rPr>
            <w:b/>
          </w:rPr>
          <w:delText xml:space="preserve">55.2 </w:delText>
        </w:r>
        <w:r>
          <w:rPr/>
          <w:delText>The Customer shall settle the Milestone Payment within 30 days of the Acceptance Certificate.</w:delText>
        </w:r>
      </w:del>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del w:id="9019" w:author="Helena Voss" w:date="2026-09-28T08:32:19Z">
        <w:r>
          <w:rPr/>
          <w:delText xml:space="preserve">described</w:delText>
        </w:r>
      </w:del>
      <w:ins w:id="9020" w:author="Helena Voss" w:date="2026-09-28T08:32:19Z">
        <w:r>
          <w:rPr/>
          <w:t xml:space="preserve">reasonable</w:t>
        </w:r>
      </w:ins>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Change w:id="20007" w:author="Helena Voss" w:date="2026-09-28T08:32:19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08:32:19Z">
        <w:r>
          <w:rPr/>
          <w:t xml:space="preserve"> This obligation survives termination.</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08:32:19Z">
        <w:r>
          <w:rPr/>
          <w:delText xml:space="preserve">agree</w:delText>
        </w:r>
      </w:del>
      <w:ins w:id="9024" w:author="Helena Voss" w:date="2026-09-28T08:32:19Z">
        <w:r>
          <w:rPr/>
          <w:t xml:space="preserve">reasonable</w:t>
        </w:r>
      </w:ins>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Change w:id="20006" w:author="Helena Voss" w:date="2026-09-28T08:32:19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08:32:19Z">
        <w:r>
          <w:rPr/>
          <w:t xml:space="preserve"> This obligation survives termination.</w:t>
        </w:r>
      </w:ins>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ins w:id="9043" w:author="Helena Voss" w:date="2026-09-28T08:32:19Z"/>
        </w:rPr>
      </w:pPr>
      <w:ins w:id="9042" w:author="Helena Voss" w:date="2026-09-28T08:32:19Z">
        <w:r>
          <w:rPr/>
          <w:t xml:space="preserve">810.A The Parties shall co-operate in good faith.</w:t>
        </w:r>
      </w:ins>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08:32:19Z">
        <w:r>
          <w:rPr/>
          <w:t xml:space="preserve"> This obligation survives termination.</w:t>
        </w:r>
      </w:ins>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08:32:19Z">
        <w:r>
          <w:rPr/>
          <w:t xml:space="preserve"> This obligation survives termination.</w:t>
        </w:r>
      </w:ins>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08:32:19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08:32:19Z">
        <w:r>
          <w:rPr/>
          <w:delText xml:space="preserve">by</w:delText>
        </w:r>
      </w:del>
      <w:ins w:id="9015" w:author="Helena Voss" w:date="2026-09-28T08:32:19Z">
        <w:r>
          <w:rPr/>
          <w:t xml:space="preserve">reasonable</w:t>
        </w:r>
      </w:ins>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Change w:id="20003" w:author="Helena Voss" w:date="2026-09-28T08:32:19Z">
            <w:rPr/>
          </w:rPrChange>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08:32:19Z">
        <w:r>
          <w:rPr/>
          <w:t xml:space="preserve"> This obligation survives termination.</w:t>
        </w:r>
      </w:ins>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pPrChange w:id="20004" w:author="Helena Voss" w:date="2026-09-28T08:32:19Z">
          <w:pPr/>
        </w:pPrChange>
      </w:pPr>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 xml:space="preserve">S3.4 Where Service Level 4 is missed in a month, a Service Credit of 4% of the monthly charge applies.</w:t>
      </w:r>
      <w:ins w:id="9002" w:author="Helena Voss" w:date="2026-09-28T08:32:19Z">
        <w:r>
          <w:rPr/>
          <w:t xml:space="preserve"> This obligation survives termination.</w:t>
        </w:r>
      </w:ins>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