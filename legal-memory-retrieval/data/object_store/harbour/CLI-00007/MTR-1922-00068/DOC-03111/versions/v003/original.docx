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pPr>
        <w:pStyle w:val="Heading2"/>
        <w:pPrChange w:id="20006" w:author="Helena Voss" w:date="2026-09-28T08:32:24Z">
          <w:pPr/>
        </w:pPrChange>
      </w:pPr>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1" w:author="Helena Voss" w:date="2026-09-28T08:32:24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pPr>
        <w:pStyle w:val="Heading2"/>
        <w:pPrChange w:id="20004" w:author="Helena Voss" w:date="2026-09-28T08:32:24Z">
          <w:pPr/>
        </w:pPrChange>
      </w:pPr>
      <w:r>
        <w:rPr>
          <w:b/>
        </w:rPr>
        <w:t xml:space="preserve">3.11 </w:t>
      </w:r>
      <w:r>
        <w:rPr/>
        <w:t xml:space="preserve">The Supplier shall maintain complete and accurate records relating to the </w:t>
      </w:r>
      <w:r>
        <w:rPr/>
        <w:t xml:space="preserve">reasonable</w:t>
      </w:r>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w:t>
      </w:r>
      <w:r>
        <w:rPr/>
        <w:t xml:space="preserve">reasonable</w:t>
      </w:r>
      <w:r>
        <w:rPr/>
        <w:t xml:space="preserve">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Change w:id="20002" w:author="Helena Voss" w:date="2026-09-28T08:32:24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pPr>
        <w:pStyle w:val="Heading2"/>
        <w:pPrChange w:id="20008" w:author="Helena Voss" w:date="2026-09-28T08:32:24Z">
          <w:pPr/>
        </w:pPrChange>
      </w:pPr>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 xml:space="preserve">The Supplier shall retain all</w:t>
      </w:r>
      <w:r>
        <w:rPr>
          <w:b/>
          <w:rPrChange w:id="20005" w:author="Helena Voss" w:date="2026-09-28T08:32:24Z">
            <w:rPr/>
          </w:rPrChange>
        </w:rPr>
        <w:t xml:space="preserve"> Customer Da</w:t>
      </w:r>
      <w:r>
        <w:rPr/>
        <w:t xml:space="preserve">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 xml:space="preserve">Either party may terminate this Agreement for convenience on not less than thirty (30) days' written notice.</w:t>
      </w:r>
      <w:ins w:id="9036" w:author="Helena Voss" w:date="2026-09-28T08:32:24Z">
        <w:r>
          <w:rPr/>
          <w:t xml:space="preserve"> This obligation survives termination.</w:t>
        </w:r>
      </w:ins>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pPr>
        <w:rPr/>
      </w:pPr>
      <w:r>
        <w:rPr/>
        <w:t xml:space="preserve">202.A The Parties shall co-operate in good faith.</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less than thirty (30) days' written notice.</w:t>
      </w:r>
      <w:r>
        <w:rPr/>
        <w:t xml:space="preserve"> This obligation survives termination.</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21.7 </w:t>
      </w:r>
      <w:r>
        <w:rPr/>
        <w:t xml:space="preserve">Nothing in this clause shall limit any other right or remedy of the Customer under this Agreement or at law. Each party shall bear its own costs in connection with the matters descr</w:t>
      </w:r>
      <w:r>
        <w:rPr>
          <w:b/>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pPr>
        <w:rPr>
          <w:del w:id="9041" w:author="Helena Voss" w:date="2026-09-28T08:32:24Z"/>
        </w:rPr>
      </w:pPr>
      <w:del w:id="9040" w:author="Helena Voss" w:date="2026-09-28T08:32:24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1" w:author="Helena Voss" w:date="2026-09-28T08:32:24Z">
        <w:r>
          <w:rPr/>
          <w:t xml:space="preserve"> This obligation survives termination.</w:t>
        </w:r>
      </w:ins>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w:t>
      </w:r>
      <w:del w:id="9032" w:author="Helena Voss" w:date="2026-09-28T08:32:24Z">
        <w:r>
          <w:rPr/>
          <w:delText xml:space="preserve">relating</w:delText>
        </w:r>
      </w:del>
      <w:ins w:id="9033" w:author="Helena Voss" w:date="2026-09-28T08:32:24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w:t>
      </w:r>
      <w:r>
        <w:rPr>
          <w:b/>
          <w:rPrChange w:id="20003" w:author="Helena Voss" w:date="2026-09-28T08:32:24Z">
            <w:rPr/>
          </w:rPrChange>
        </w:rPr>
        <w:t xml:space="preserve">under this A</w:t>
      </w:r>
      <w:r>
        <w:rPr/>
        <w:t xml:space="preserve">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pPr>
        <w:rPr>
          <w:ins w:id="9047" w:author="Helena Voss" w:date="2026-09-28T08:32:24Z"/>
        </w:rPr>
      </w:pPr>
      <w:ins w:id="9046" w:author="Helena Voss" w:date="2026-09-28T08:32:24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7" w:author="Helena Voss" w:date="2026-09-28T08:32:24Z">
        <w:r>
          <w:rPr/>
          <w:t xml:space="preserve"> This obligation survives termination.</w:t>
        </w:r>
      </w:ins>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pPr>
        <w:pStyle w:val="Heading2"/>
      </w:pPr>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r>
        <w:rPr/>
        <w:t xml:space="preserve"> This obligation survives termination.</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5" w:author="Helena Voss" w:date="2026-09-28T08:32:24Z">
        <w:r>
          <w:rPr/>
          <w:t xml:space="preserve"> This obligation survives termination.</w:t>
        </w:r>
      </w:ins>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w:t>
      </w:r>
      <w:r>
        <w:rPr/>
        <w:t xml:space="preserve">reasonable</w:t>
      </w:r>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 xml:space="preserve">The Supplier shall maintain complete and accurate records relating to the confidentiality (module 2) and shall </w:t>
      </w:r>
      <w:del w:id="9006" w:author="Helena Voss" w:date="2026-09-28T08:32:24Z">
        <w:r>
          <w:rPr/>
          <w:delText xml:space="preserve">make</w:delText>
        </w:r>
      </w:del>
      <w:ins w:id="9007" w:author="Helena Voss" w:date="2026-09-28T08:32:24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3" w:author="Helena Voss" w:date="2026-09-28T08:32:24Z">
        <w:r>
          <w:rPr/>
          <w:delText xml:space="preserve">shall</w:delText>
        </w:r>
      </w:del>
      <w:ins w:id="9004" w:author="Helena Voss" w:date="2026-09-28T08:32:24Z">
        <w:r>
          <w:rPr/>
          <w:t xml:space="preserve">reasonable</w:t>
        </w:r>
      </w:ins>
      <w:r>
        <w:rPr/>
        <w:t xml:space="preserve">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2"/>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w:t>
      </w:r>
      <w:r>
        <w:rPr/>
        <w:t xml:space="preserve">reasonable</w:t>
      </w:r>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 xml:space="preserve">Clause 19 applies </w:t>
      </w:r>
      <w:del w:id="9014" w:author="Helena Voss" w:date="2026-09-28T08:32:24Z">
        <w:r>
          <w:rPr/>
          <w:delText xml:space="preserve">to</w:delText>
        </w:r>
      </w:del>
      <w:ins w:id="9015" w:author="Helena Voss" w:date="2026-09-28T08:32:24Z">
        <w:r>
          <w:rPr/>
          <w:t xml:space="preserve">reasonable</w:t>
        </w:r>
      </w:ins>
      <w:r>
        <w:rPr/>
        <w:t xml:space="preserve">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rPr>
          <w:del w:id="9043" w:author="Helena Voss" w:date="2026-09-28T08:32:24Z"/>
        </w:rPr>
      </w:pPr>
      <w:del w:id="9042" w:author="Helena Voss" w:date="2026-09-28T08:32:24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ins w:id="9051" w:author="Helena Voss" w:date="2026-09-28T08:32:24Z"/>
        </w:rPr>
      </w:pPr>
      <w:ins w:id="9050" w:author="Helena Voss" w:date="2026-09-28T08:32:24Z">
        <w:r>
          <w:rPr/>
          <w:t xml:space="preserve">449.A The Parties shall co-operate in good faith.</w:t>
        </w:r>
      </w:ins>
    </w:p>
    <w:p>
      <w:pPr>
        <w:rPr>
          <w:del w:id="9039" w:author="Helena Voss" w:date="2026-09-28T08:32:24Z"/>
        </w:rPr>
      </w:pPr>
      <w:del w:id="9038" w:author="Helena Voss" w:date="2026-09-28T08:32:24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r>
        <w:rPr/>
        <w:t xml:space="preserve"> This obligation survives termination.</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w:t>
      </w:r>
      <w:del w:id="9016" w:author="Helena Voss" w:date="2026-09-28T08:32:24Z">
        <w:r>
          <w:rPr/>
          <w:delText xml:space="preserve">the</w:delText>
        </w:r>
      </w:del>
      <w:ins w:id="9017" w:author="Helena Voss" w:date="2026-09-28T08:32:24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 xml:space="preserve">The Supplier shall provide the exit plan within thirty (30) days of the Effective Date.</w:t>
      </w:r>
      <w:r>
        <w:rPr/>
        <w:t xml:space="preserve"> This obligation survives termination.</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 xml:space="preserve">Where the Supplier becomes aware of any matter which may affect the subcontracting (module 2), it shall notify the Customer promptly and in any event within five Working Days. Each </w:t>
      </w:r>
      <w:r>
        <w:rPr/>
        <w:t xml:space="preserve">reasonable</w:t>
      </w:r>
      <w:r>
        <w:rPr/>
        <w:t xml:space="preserve">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9" w:author="Helena Voss" w:date="2026-09-28T08:32:24Z">
        <w:r>
          <w:rPr/>
          <w:t xml:space="preserve"> This obligation survives termination.</w:t>
        </w:r>
      </w:ins>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pPr>
      <w:r>
        <w:rPr/>
        <w:t xml:space="preserve">528.A The Parties shall co-operate in good faith.</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w:t>
      </w:r>
      <w:r>
        <w:rPr/>
        <w:t xml:space="preserve">reasonable</w:t>
      </w:r>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0" w:author="Helena Voss" w:date="2026-09-28T08:32:24Z">
        <w:r>
          <w:rPr/>
          <w:t xml:space="preserve"> This obligation survives termination.</w:t>
        </w:r>
      </w:ins>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 xml:space="preserve">The Supplier shall maintain complete and accurate records relating </w:t>
      </w:r>
      <w:del w:id="9034" w:author="Helena Voss" w:date="2026-09-28T08:32:24Z">
        <w:r>
          <w:rPr/>
          <w:delText xml:space="preserve">to</w:delText>
        </w:r>
      </w:del>
      <w:ins w:id="9035" w:author="Helena Voss" w:date="2026-09-28T08:32:24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 xml:space="preserve">Where the Supplier becomes aware of any matter which may affect the service levels (module 3), it shall notify the Customer promptly and in </w:t>
      </w:r>
      <w:del w:id="9027" w:author="Helena Voss" w:date="2026-09-28T08:32:24Z">
        <w:r>
          <w:rPr/>
          <w:delText xml:space="preserve">any</w:delText>
        </w:r>
      </w:del>
      <w:ins w:id="9028" w:author="Helena Voss" w:date="2026-09-28T08:32:24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53" w:author="Helena Voss" w:date="2026-09-28T08:32:24Z"/>
        </w:rPr>
      </w:pPr>
      <w:ins w:id="9052" w:author="Helena Voss" w:date="2026-09-28T08:32:24Z">
        <w:r>
          <w:rPr/>
          <w:t xml:space="preserve">608.A The Parties shall co-operate in good faith.</w:t>
        </w:r>
      </w:ins>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0" w:author="Helena Voss" w:date="2026-09-28T08:32:24Z">
        <w:r>
          <w:rPr/>
          <w:t xml:space="preserve"> This obligation survives termination.</w:t>
        </w:r>
      </w:ins>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w:t>
      </w:r>
      <w:del w:id="9025" w:author="Helena Voss" w:date="2026-09-28T08:32:24Z">
        <w:r>
          <w:rPr>
            <w:i/>
          </w:rPr>
          <w:delText xml:space="preserve">Practice</w:delText>
        </w:r>
        <w:r>
          <w:rPr/>
          <w:delText xml:space="preserve">.</w:delText>
        </w:r>
      </w:del>
      <w:ins w:id="9026" w:author="Helena Voss" w:date="2026-09-28T08:32:24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 xml:space="preserve">Subject to Clause 9.2, the Supplier shall provide the deliverables </w:t>
      </w:r>
      <w:r>
        <w:rPr/>
        <w:t xml:space="preserve">reasonable</w:t>
      </w:r>
      <w:r>
        <w:rPr/>
        <w:t xml:space="preserve">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 xml:space="preserve">Where the Supplier becomes aware of any matter which may affect the </w:t>
      </w:r>
      <w:del w:id="9012" w:author="Helena Voss" w:date="2026-09-28T08:32:24Z">
        <w:r>
          <w:rPr/>
          <w:delText xml:space="preserve">audit</w:delText>
        </w:r>
      </w:del>
      <w:ins w:id="9013" w:author="Helena Voss" w:date="2026-09-28T08:32:24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r>
        <w:rPr/>
        <w:t xml:space="preserve">reasonable</w:t>
      </w:r>
      <w:r>
        <w:rPr/>
        <w:t xml:space="preserv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w:t>
      </w:r>
      <w:r>
        <w:rPr>
          <w:b/>
          <w:rPrChange w:id="20001" w:author="Helena Voss" w:date="2026-09-28T08:32:24Z">
            <w:rPr/>
          </w:rPrChange>
        </w:rPr>
        <w:t xml:space="preserve">es to any di</w:t>
      </w:r>
      <w:r>
        <w:rPr/>
        <w:t xml:space="preserve">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r>
        <w:rPr/>
        <w:t xml:space="preserve"> This obligation survives termination.</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pPr>
        <w:rPr>
          <w:del w:id="9045" w:author="Helena Voss" w:date="2026-09-28T08:32:24Z"/>
        </w:rPr>
      </w:pPr>
      <w:del w:id="9044" w:author="Helena Voss" w:date="2026-09-28T08:32:24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 xml:space="preserve">Any approval given by the Customer under this clause </w:t>
      </w:r>
      <w:del w:id="9022" w:author="Helena Voss" w:date="2026-09-28T08:32:24Z">
        <w:r>
          <w:rPr/>
          <w:delText xml:space="preserve">shall</w:delText>
        </w:r>
      </w:del>
      <w:ins w:id="9023" w:author="Helena Voss" w:date="2026-09-28T08:32:24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 xml:space="preserve">Subject to Clause 9.2, the Supplier shall provide the deliverables described in this clause to the Customer.</w:t>
      </w:r>
      <w:ins w:id="9021" w:author="Helena Voss" w:date="2026-09-28T08:32:24Z">
        <w:r>
          <w:rPr/>
          <w:t xml:space="preserve"> This obligation survives termination.</w:t>
        </w:r>
      </w:ins>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pPr>
        <w:rPr/>
      </w:pPr>
      <w:r>
        <w:rPr/>
        <w:t xml:space="preserve">810.A The Parties shall co-operate in good faith.</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 xml:space="preserve">Either party may terminate this Agreement for convenience on not less </w:t>
      </w:r>
      <w:del w:id="9018" w:author="Helena Voss" w:date="2026-09-28T08:32:24Z">
        <w:r>
          <w:rPr/>
          <w:delText xml:space="preserve">than</w:delText>
        </w:r>
      </w:del>
      <w:ins w:id="9019" w:author="Helena Voss" w:date="2026-09-28T08:32:24Z">
        <w:r>
          <w:rPr/>
          <w:t xml:space="preserve">reasonable</w:t>
        </w:r>
      </w:ins>
      <w:r>
        <w:rPr/>
        <w:t xml:space="preserve">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r>
        <w:rPr/>
        <w:t xml:space="preserve"> This obligation survives termination.</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w:t>
      </w:r>
      <w:del w:id="9001" w:author="Helena Voss" w:date="2026-09-28T08:32:24Z">
        <w:r>
          <w:rPr/>
          <w:delText xml:space="preserve">deliverables</w:delText>
        </w:r>
      </w:del>
      <w:ins w:id="9002" w:author="Helena Voss" w:date="2026-09-28T08:32:24Z">
        <w:r>
          <w:rPr/>
          <w:t xml:space="preserve">reasonable</w:t>
        </w:r>
      </w:ins>
      <w:r>
        <w:rPr/>
        <w:t xml:space="preserve">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r>
        <w:rPr/>
        <w:t xml:space="preserve"> This obligation survives termination.</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w:t>
      </w:r>
      <w:r>
        <w:rPr>
          <w:b/>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r>
        <w:rPr/>
        <w:t xml:space="preserve">reasonable</w:t>
      </w:r>
      <w:r>
        <w:rPr/>
        <w:t xml:space="preserve">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 xml:space="preserve">Subject to Clause 9.2, the Suppl</w:t>
      </w:r>
      <w:r>
        <w:rPr>
          <w:b/>
          <w:rPrChange w:id="20009" w:author="Helena Voss" w:date="2026-09-28T08:32:24Z">
            <w:rPr/>
          </w:rPrChange>
        </w:rPr>
        <w:t xml:space="preserve">ier shall pr</w:t>
      </w:r>
      <w:r>
        <w:rPr/>
        <w:t xml:space="preserve">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 xml:space="preserve">Clause 29.1 appli</w:t>
      </w:r>
      <w:r>
        <w:rPr>
          <w:b/>
        </w:rPr>
        <w:t xml:space="preserve">es to any di</w:t>
      </w:r>
      <w:r>
        <w:rPr/>
        <w:t xml:space="preserve">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pPr>
        <w:rPr>
          <w:ins w:id="9049" w:author="Helena Voss" w:date="2026-09-28T08:32:24Z"/>
        </w:rPr>
      </w:pPr>
      <w:ins w:id="9048" w:author="Helena Voss" w:date="2026-09-28T08:32:24Z">
        <w:r>
          <w:rPr/>
          <w:t xml:space="preserve">904.A The Parties shall co-operate in good faith.</w:t>
        </w:r>
      </w:ins>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pPr>
        <w:pStyle w:val="Heading2"/>
      </w:pPr>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08" w:author="Helena Voss" w:date="2026-09-28T08:32:24Z">
        <w:r>
          <w:rPr/>
          <w:delText xml:space="preserve">to</w:delText>
        </w:r>
      </w:del>
      <w:ins w:id="9009" w:author="Helena Voss" w:date="2026-09-28T08:32:24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4" w:author="Helena Voss" w:date="2026-09-28T08:32:24Z">
        <w:r>
          <w:rPr/>
          <w:t xml:space="preserve"> This obligation survives termination.</w:t>
        </w:r>
      </w:ins>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 xml:space="preserve">S1.2 The Supplier shall deliver service line 2 in accordance with the Service Levels.</w:t>
      </w:r>
      <w:ins w:id="9020" w:author="Helena Voss" w:date="2026-09-28T08:32:24Z">
        <w:r>
          <w:rPr/>
          <w:t xml:space="preserve"> This obligation survives termination.</w:t>
        </w:r>
      </w:ins>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 xml:space="preserve">S3.3 Where Service Level 3 is miss</w:t>
      </w:r>
      <w:r>
        <w:rPr>
          <w:b/>
          <w:rPrChange w:id="20007" w:author="Helena Voss" w:date="2026-09-28T08:32:24Z">
            <w:rPr/>
          </w:rPrChange>
        </w:rPr>
        <w:t xml:space="preserve">ed in a mont</w:t>
      </w:r>
      <w:r>
        <w:rPr/>
        <w:t xml:space="preserve">h, a Service Credit of 3% of the monthly charge applies.</w:t>
      </w:r>
    </w:p>
    <w:p>
      <w:r>
        <w:rPr/>
        <w:t xml:space="preserve">S3.4 Where Service Level 4 is missed in a month, a Service Credit of 4% of the monthly charge applies.</w:t>
      </w:r>
      <w:r>
        <w:rPr/>
        <w:t xml:space="preserve"> This obligation survives termination.</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