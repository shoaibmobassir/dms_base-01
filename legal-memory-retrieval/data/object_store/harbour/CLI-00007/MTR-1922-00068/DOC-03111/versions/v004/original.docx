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pPr>
        <w:rPr>
          <w:ins w:id="9041" w:author="Helena Voss" w:date="2026-09-28T08:32:26Z"/>
        </w:rPr>
      </w:pPr>
      <w:ins w:id="9040" w:author="Helena Voss" w:date="2026-09-28T08:32:26Z">
        <w:r>
          <w:rPr/>
          <w:t xml:space="preserve">2.A The Parties shall co-operate in good faith.</w:t>
        </w:r>
      </w:ins>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pPr>
        <w:pStyle w:val="Heading2"/>
      </w:pPr>
      <w:r>
        <w:rPr>
          <w:b/>
        </w:rPr>
        <w:t xml:space="preserve">2.3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services and shall make them available to the Customer on request.</w:t>
      </w:r>
      <w:ins w:id="9021" w:author="Helena Voss" w:date="2026-09-28T08:32:26Z">
        <w:r>
          <w:rPr/>
          <w:t xml:space="preserve"> This obligation survives termination.</w:t>
        </w:r>
      </w:ins>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 xml:space="preserve">The Supplier </w:t>
      </w:r>
      <w:del w:id="9028" w:author="Helena Voss" w:date="2026-09-28T08:32:26Z">
        <w:r>
          <w:rPr/>
          <w:delText xml:space="preserve">shall</w:delText>
        </w:r>
      </w:del>
      <w:ins w:id="9029" w:author="Helena Voss" w:date="2026-09-28T08:32:26Z">
        <w:r>
          <w:rPr/>
          <w:t xml:space="preserve">reasonable</w:t>
        </w:r>
      </w:ins>
      <w:r>
        <w:rPr/>
        <w:t xml:space="preserve">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 xml:space="preserve">The Customer shall settle the Milestone Payment within 30 days of the Acceptance Certificate.</w:t>
      </w:r>
      <w:ins w:id="9020" w:author="Helena Voss" w:date="2026-09-28T08:32:26Z">
        <w:r>
          <w:rPr/>
          <w:t xml:space="preserve"> This obligation survives termination.</w:t>
        </w:r>
      </w:ins>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pPr>
        <w:pStyle w:val="Heading2"/>
      </w:pPr>
      <w:r>
        <w:rPr>
          <w:b/>
        </w:rPr>
        <w:t xml:space="preserve">3.11 </w:t>
      </w:r>
      <w:r>
        <w:rPr/>
        <w:t xml:space="preserve">The Supplier shall maintain complete and accurate records relating to the </w:t>
      </w:r>
      <w:r>
        <w:rPr/>
        <w:t xml:space="preserve">reasonable</w:t>
      </w:r>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 xml:space="preserve">The parties shall meet at least quarterly to review performance in relation to the personnel and agree any improvements required. Nothing in this clause shall limit any other right or remedy of the Customer under this Agreement or at law.</w:t>
      </w:r>
      <w:ins w:id="9024" w:author="Helena Voss" w:date="2026-09-28T08:32:26Z">
        <w:r>
          <w:rPr/>
          <w:t xml:space="preserve"> This obligation survives termination.</w:t>
        </w:r>
      </w:ins>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ins w:id="9016" w:author="Helena Voss" w:date="2026-09-28T08:32:26Z">
        <w:r>
          <w:rPr/>
          <w:t xml:space="preserve"> This obligation survives termination.</w:t>
        </w:r>
      </w:ins>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pPr>
        <w:rPr>
          <w:ins w:id="9043" w:author="Helena Voss" w:date="2026-09-28T08:32:26Z"/>
        </w:rPr>
      </w:pPr>
      <w:ins w:id="9042" w:author="Helena Voss" w:date="2026-09-28T08:32:26Z">
        <w:r>
          <w:rPr/>
          <w:t xml:space="preserve">57.A The Parties shall co-operate in good faith.</w:t>
        </w:r>
      </w:ins>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r>
        <w:rPr/>
        <w:t xml:space="preserve"> This obligation survives termination.</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pPr>
        <w:pStyle w:val="Heading2"/>
        <w:pPrChange w:id="20006" w:author="Helena Voss" w:date="2026-09-28T08:32:26Z">
          <w:pPr/>
        </w:pPrChange>
      </w:pPr>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w:t>
      </w:r>
      <w:r>
        <w:rPr/>
        <w:t xml:space="preserve">reasonable</w:t>
      </w:r>
      <w:r>
        <w:rPr/>
        <w:t xml:space="preserve">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2"/>
      </w:pPr>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r>
        <w:rPr/>
        <w:t xml:space="preserve"> This obligation survives termination.</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pPr>
        <w:pStyle w:val="Heading2"/>
      </w:pPr>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33" w:author="Helena Voss" w:date="2026-09-28T08:32:26Z"/>
        </w:rPr>
      </w:pPr>
      <w:del w:id="9032" w:author="Helena Voss" w:date="2026-09-28T08:32:26Z">
        <w:r>
          <w:rPr>
            <w:b/>
          </w:rPr>
          <w:delText xml:space="preserve">16.3 </w:delText>
        </w:r>
        <w:r>
          <w:rPr/>
          <w:delTex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 xml:space="preserve">The Supplier shall retain all</w:t>
      </w:r>
      <w:r>
        <w:rPr>
          <w:b/>
        </w:rPr>
        <w:t xml:space="preserve"> Customer Da</w:t>
      </w:r>
      <w:r>
        <w:rPr/>
        <w:t xml:space="preserve">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 xml:space="preserve">Either party may terminate this Agreement for convenience on not less than thirty (30) days' written notice.</w:t>
      </w:r>
      <w:r>
        <w:rPr/>
        <w:t xml:space="preserve"> This obligation survives termination.</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7" w:author="Helena Voss" w:date="2026-09-28T08:32:26Z">
        <w:r>
          <w:rPr/>
          <w:t xml:space="preserve"> This obligation survives termination.</w:t>
        </w:r>
      </w:ins>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pPr>
        <w:rPr/>
      </w:pPr>
      <w:r>
        <w:rPr/>
        <w:t xml:space="preserve">202.A The Parties shall co-operate in good faith.</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 xml:space="preserve">Either party may terminate this Agreement for convenience on not less than thirty (30) days' written notice.</w:t>
      </w:r>
      <w:r>
        <w:rPr/>
        <w:t xml:space="preserve"> This obligation survives termination.</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21.7 </w:t>
      </w:r>
      <w:r>
        <w:rPr/>
        <w:t xml:space="preserve">Nothing in this clause shall limit any other right or remedy of the Customer under this Agreement or at law. Each party shall bear its own costs in connection with the matters descr</w:t>
      </w:r>
      <w:r>
        <w:rPr>
          <w:b/>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ins w:id="9014" w:author="Helena Voss" w:date="2026-09-28T08:32:26Z">
        <w:r>
          <w:rPr/>
          <w:t xml:space="preserve"> This obligation survives termination.</w:t>
        </w:r>
      </w:ins>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r>
        <w:rPr/>
        <w:t xml:space="preserve"> This obligation survives termination.</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045" w:author="Helena Voss" w:date="2026-09-28T08:32:26Z"/>
        </w:rPr>
      </w:pPr>
      <w:ins w:id="9044" w:author="Helena Voss" w:date="2026-09-28T08:32:26Z">
        <w:r>
          <w:rPr/>
          <w:t xml:space="preserve">265.A The Parties shall co-operate in good faith.</w:t>
        </w:r>
      </w:ins>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 xml:space="preserve">Where the Supplier becomes aware of any matter which may affect the governing law, it shall notify the Customer promptly and in any event w</w:t>
      </w:r>
      <w:r>
        <w:rPr>
          <w:b/>
          <w:rPrChange w:id="20009" w:author="Helena Voss" w:date="2026-09-28T08:32:26Z">
            <w:rPr/>
          </w:rPrChange>
        </w:rPr>
        <w:t xml:space="preserve">ithin five W</w:t>
      </w:r>
      <w:r>
        <w:rPr/>
        <w:t xml:space="preserve">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w:t>
      </w:r>
      <w:r>
        <w:rPr/>
        <w:t xml:space="preserve">reasonable</w:t>
      </w:r>
      <w:r>
        <w:rPr/>
        <w:t xml:space="preserve">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w:t>
      </w:r>
      <w:r>
        <w:rPr>
          <w:b/>
        </w:rPr>
        <w:t xml:space="preserve">under this A</w:t>
      </w:r>
      <w:r>
        <w:rPr/>
        <w:t xml:space="preserve">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pPr>
        <w:rPr/>
      </w:pPr>
      <w:r>
        <w:rPr/>
        <w:t xml:space="preserve">283.A The Partie</w:t>
      </w:r>
      <w:r>
        <w:rPr>
          <w:b/>
          <w:rPrChange w:id="20005" w:author="Helena Voss" w:date="2026-09-28T08:32:26Z">
            <w:rPr/>
          </w:rPrChange>
        </w:rPr>
        <w:t xml:space="preserve">s shall co-o</w:t>
      </w:r>
      <w:r>
        <w:rPr/>
        <w:t xml:space="preserve">perate in good faith.</w:t>
      </w:r>
    </w:p>
    <w:p>
      <w:pPr>
        <w:rPr>
          <w:del w:id="9035" w:author="Helena Voss" w:date="2026-09-28T08:32:26Z"/>
        </w:rPr>
      </w:pPr>
      <w:del w:id="9034" w:author="Helena Voss" w:date="2026-09-28T08:32:26Z">
        <w:r>
          <w:rPr>
            <w:b/>
          </w:rPr>
          <w:delText xml:space="preserve">25.11 </w:delText>
        </w:r>
        <w:r>
          <w:rPr/>
          <w:delTex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delText>
        </w:r>
      </w:del>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 xml:space="preserve">The Customer may, acting reasonably, request such information from the Supplier as it requires to verify compliance with this clause. E</w:t>
      </w:r>
      <w:r>
        <w:rPr>
          <w:b/>
          <w:rPrChange w:id="20003" w:author="Helena Voss" w:date="2026-09-28T08:32:26Z">
            <w:rPr/>
          </w:rPrChange>
        </w:rPr>
        <w:t xml:space="preserve">ach party sh</w:t>
      </w:r>
      <w:r>
        <w:rPr/>
        <w:t xml:space="preserve">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 xml:space="preserve">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 xml:space="preserve">Each party shall bear its own costs in connection with the matters described in thi</w:t>
      </w:r>
      <w:r>
        <w:rPr>
          <w:b/>
          <w:rPrChange w:id="20001" w:author="Helena Voss" w:date="2026-09-28T08:32:26Z">
            <w:rPr/>
          </w:rPrChange>
        </w:rPr>
        <w:t xml:space="preserve">s clause, sa</w:t>
      </w:r>
      <w:r>
        <w:rPr/>
        <w:t xml:space="preserve">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pPr>
        <w:pStyle w:val="Heading2"/>
      </w:pPr>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r>
        <w:rPr/>
        <w:t xml:space="preserve"> This obligation survives termination.</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r>
        <w:rPr/>
        <w:t xml:space="preserve"> This obligation survives termination.</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w:t>
      </w:r>
      <w:r>
        <w:rPr/>
        <w:t xml:space="preserve">reasonable</w:t>
      </w:r>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pPr>
      <w:r>
        <w:rPr/>
        <w:t xml:space="preserve">398.A The Parties shall co-operate in good faith.</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 xml:space="preserve">The Supplier shall maintain complete and accurate records relating to the confidentiality (module 2) and shall </w:t>
      </w:r>
      <w:r>
        <w:rPr/>
        <w:t xml:space="preserve">reasonable</w:t>
      </w:r>
      <w:r>
        <w:rPr/>
        <w:t xml:space="preserv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w:t>
      </w:r>
      <w:r>
        <w:rPr/>
        <w:t xml:space="preserve">reasonable</w:t>
      </w:r>
      <w:r>
        <w:rPr/>
        <w:t xml:space="preserve">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19" w:author="Helena Voss" w:date="2026-09-28T08:32:26Z">
        <w:r>
          <w:rPr/>
          <w:t xml:space="preserve"> This obligation survives termination.</w:t>
        </w:r>
      </w:ins>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2"/>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w:t>
      </w:r>
      <w:r>
        <w:rPr/>
        <w:t xml:space="preserve">reasonable</w:t>
      </w:r>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 xml:space="preserve">Clause 19 applies </w:t>
      </w:r>
      <w:r>
        <w:rPr/>
        <w:t xml:space="preserve">reasonable</w:t>
      </w:r>
      <w:r>
        <w:rPr/>
        <w:t xml:space="preserve">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pPr>
      <w:r>
        <w:rPr/>
        <w:t xml:space="preserve">449.A The Parties shall co-operate in good faith.</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r>
        <w:rPr/>
        <w:t xml:space="preserve"> This obligation survives termination.</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 xml:space="preserve">Subject to Clause 9.2, the Supplier shall provide the deliverables described in this clause to the Customer.</w:t>
      </w:r>
      <w:ins w:id="9018" w:author="Helena Voss" w:date="2026-09-28T08:32:26Z">
        <w:r>
          <w:rPr/>
          <w:t xml:space="preserve"> This obligation survives termination.</w:t>
        </w:r>
      </w:ins>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 xml:space="preserve">Any approval given by </w:t>
      </w:r>
      <w:r>
        <w:rPr/>
        <w:t xml:space="preserve">reasonable</w:t>
      </w:r>
      <w:r>
        <w:rPr/>
        <w:t xml:space="preserv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 xml:space="preserve">The Supplier shall provide the exit plan within thirty (30) days of the Effective Date.</w:t>
      </w:r>
      <w:r>
        <w:rPr/>
        <w:t xml:space="preserve"> This obligation survives termination.</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 xml:space="preserve">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ins w:id="9017" w:author="Helena Voss" w:date="2026-09-28T08:32:26Z">
        <w:r>
          <w:rPr/>
          <w:t xml:space="preserve"> This obligation survives termination.</w:t>
        </w:r>
      </w:ins>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 xml:space="preserve">Where the Supplier becomes aware of any matter which may affect the subcontracting (module 2), it shall notify the Customer promptly and in any event within five Working Days. Each </w:t>
      </w:r>
      <w:r>
        <w:rPr/>
        <w:t xml:space="preserve">reasonable</w:t>
      </w:r>
      <w:r>
        <w:rPr/>
        <w:t xml:space="preserve">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pPr>
        <w:rPr/>
      </w:pPr>
      <w:r>
        <w:rPr/>
        <w:t xml:space="preserve">528.A The Parties shall co-operate in good faith.</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w:t>
      </w:r>
      <w:r>
        <w:rPr/>
        <w:t xml:space="preserve">reasonable</w:t>
      </w:r>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r>
        <w:rPr/>
        <w:t xml:space="preserve"> This obligation survives termination.</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 xml:space="preserve">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ins w:id="9008" w:author="Helena Voss" w:date="2026-09-28T08:32:26Z">
        <w:r>
          <w:rPr/>
          <w:t xml:space="preserve"> This obligation survives termination.</w:t>
        </w:r>
      </w:ins>
    </w:p>
    <w:p>
      <w:r>
        <w:rPr>
          <w:b/>
        </w:rPr>
        <w:t xml:space="preserve">47.4 </w:t>
      </w:r>
      <w:r>
        <w:rPr/>
        <w:t xml:space="preserve">The Customer may, acting reasonably, request such information from the Supplier as it requires to verify compliance with this clause. Any approval given by the Customer under this clause shall not relieve </w:t>
      </w:r>
      <w:del w:id="9022" w:author="Helena Voss" w:date="2026-09-28T08:32:26Z">
        <w:r>
          <w:rPr/>
          <w:delText xml:space="preserve">the</w:delText>
        </w:r>
      </w:del>
      <w:ins w:id="9023" w:author="Helena Voss" w:date="2026-09-28T08:32:26Z">
        <w:r>
          <w:rPr/>
          <w:t xml:space="preserve">reasonable</w:t>
        </w:r>
      </w:ins>
      <w:r>
        <w:rPr/>
        <w:t xml:space="preserve"> Supplier of any of its obligations under this Agreement.</w:t>
      </w:r>
    </w:p>
    <w:p>
      <w:r>
        <w:rPr>
          <w:b/>
        </w:rPr>
        <w:t xml:space="preserve">47.5 </w:t>
      </w:r>
      <w:r>
        <w:rPr/>
        <w:t xml:space="preserve">The parties shall meet at least quarterly to review performance in relation to the dispute resolution (module 2) and agree any improvements </w:t>
      </w:r>
      <w:del w:id="9002" w:author="Helena Voss" w:date="2026-09-28T08:32:26Z">
        <w:r>
          <w:rPr/>
          <w:delText xml:space="preserve">required.</w:delText>
        </w:r>
      </w:del>
      <w:ins w:id="9003" w:author="Helena Voss" w:date="2026-09-28T08:32:26Z">
        <w:r>
          <w:rPr/>
          <w:t xml:space="preserve">reasonable</w:t>
        </w:r>
      </w:ins>
      <w:r>
        <w:rPr/>
        <w:t xml:space="preserve">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 xml:space="preserve">Where the Supplier becomes aware of any matter which may affect the dispute resolution (module 2), it shall notify the Customer promptly and in any event within five Working Days. Where the Supplier becomes </w:t>
      </w:r>
      <w:del w:id="9004" w:author="Helena Voss" w:date="2026-09-28T08:32:26Z">
        <w:r>
          <w:rPr/>
          <w:delText xml:space="preserve">aware</w:delText>
        </w:r>
      </w:del>
      <w:ins w:id="9005" w:author="Helena Voss" w:date="2026-09-28T08:32:26Z">
        <w:r>
          <w:rPr/>
          <w:t xml:space="preserve">reasonable</w:t>
        </w:r>
      </w:ins>
      <w:r>
        <w:rPr/>
        <w:t xml:space="preserv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26" w:author="Helena Voss" w:date="2026-09-28T08:32:26Z">
        <w:r>
          <w:rPr/>
          <w:t xml:space="preserve"> This obligation survives termination.</w:t>
        </w:r>
      </w:ins>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 xml:space="preserve">The Supplier shall retain all Customer Data for 30 days after termination before secure deletion.</w:t>
      </w:r>
      <w:ins w:id="9011" w:author="Helena Voss" w:date="2026-09-28T08:32:26Z">
        <w:r>
          <w:rPr/>
          <w:t xml:space="preserve"> This obligation survives termination.</w:t>
        </w:r>
      </w:ins>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 xml:space="preserve">The Supplier shall maintain complete and accurate records relating </w:t>
      </w:r>
      <w:r>
        <w:rPr/>
        <w:t xml:space="preserve">reasonable</w:t>
      </w:r>
      <w:r>
        <w:rPr/>
        <w:t xml:space="preserve">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 xml:space="preserve">Where the Supplier becomes aware of any matter which may affect the service levels (module 3), it shall notify the Customer promptly and in </w:t>
      </w:r>
      <w:r>
        <w:rPr/>
        <w:t xml:space="preserve">reasonable</w:t>
      </w:r>
      <w:r>
        <w:rPr/>
        <w:t xml:space="preserve">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ins w:id="9007" w:author="Helena Voss" w:date="2026-09-28T08:32:26Z">
        <w:r>
          <w:rPr/>
          <w:t xml:space="preserve"> This obligation survives termination.</w:t>
        </w:r>
      </w:ins>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pPr>
      <w:r>
        <w:rPr/>
        <w:t xml:space="preserve">608.A The Parties shall co-operate in good faith.</w:t>
      </w:r>
    </w:p>
    <w:p>
      <w:r>
        <w:rPr>
          <w:b/>
        </w:rPr>
        <w:t xml:space="preserve">53.5 </w:t>
      </w:r>
      <w:r>
        <w:rPr/>
        <w:t>Subject to Clause 9.4, the Supplier shall provide the deliverables described in this clause to the Customer.</w:t>
      </w:r>
    </w:p>
    <w:p>
      <w:r>
        <w:rPr>
          <w:b/>
        </w:rPr>
        <w:t xml:space="preserve">53.6 </w:t>
      </w:r>
      <w:r>
        <w:rPr/>
        <w:t xml:space="preserve">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ins w:id="9001" w:author="Helena Voss" w:date="2026-09-28T08:32:26Z">
        <w:r>
          <w:rPr/>
          <w:t xml:space="preserve"> This obligation survives termination.</w:t>
        </w:r>
      </w:ins>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55.3 </w:t>
      </w:r>
      <w:r>
        <w:rPr/>
        <w:t xml:space="preserve">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pPr>
        <w:pStyle w:val="Heading2"/>
        <w:pPrChange w:id="20004" w:author="Helena Voss" w:date="2026-09-28T08:32:26Z">
          <w:pPr/>
        </w:pPrChange>
      </w:pPr>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w:t>
      </w:r>
      <w:ins w:id="9013" w:author="Helena Voss" w:date="2026-09-28T08:32:26Z">
        <w:r>
          <w:rPr/>
          <w:t xml:space="preserve"> This obligation survives termination.</w:t>
        </w:r>
      </w:ins>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 xml:space="preserve">Good Industry </w:t>
      </w:r>
      <w:r>
        <w:rPr>
          <w:i/>
        </w:rPr>
        <w:t xml:space="preserve">reasonable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 xml:space="preserve">Subject to Clause 9.2, the Supplier shall provide the deliverables </w:t>
      </w:r>
      <w:r>
        <w:rPr/>
        <w:t xml:space="preserve">reasonable</w:t>
      </w:r>
      <w:r>
        <w:rPr/>
        <w:t xml:space="preserve">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pPr>
        <w:rPr>
          <w:del w:id="9031" w:author="Helena Voss" w:date="2026-09-28T08:32:26Z"/>
        </w:rPr>
      </w:pPr>
      <w:del w:id="9030" w:author="Helena Voss" w:date="2026-09-28T08:32:26Z">
        <w:r>
          <w:rPr>
            <w:b/>
          </w:rPr>
          <w:delText xml:space="preserve">59.1 </w:delText>
        </w:r>
        <w:r>
          <w:rPr/>
          <w:delTex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12" w:author="Helena Voss" w:date="2026-09-28T08:32:26Z">
        <w:r>
          <w:rPr/>
          <w:t xml:space="preserve"> This obligation survives termination.</w:t>
        </w:r>
      </w:ins>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 xml:space="preserve">The Customer may, acting reasonably, request such information from the Suppli</w:t>
      </w:r>
      <w:r>
        <w:rPr>
          <w:b/>
          <w:rPrChange w:id="20007" w:author="Helena Voss" w:date="2026-09-28T08:32:26Z">
            <w:rPr/>
          </w:rPrChange>
        </w:rPr>
        <w:t xml:space="preserve">er as it req</w:t>
      </w:r>
      <w:r>
        <w:rPr/>
        <w:t xml:space="preserve">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w:t>
      </w:r>
      <w:r>
        <w:rPr>
          <w:b/>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 xml:space="preserve">Where the Supplier becomes aware of any matter which may affect the </w:t>
      </w:r>
      <w:r>
        <w:rPr/>
        <w:t xml:space="preserve">reasonable</w:t>
      </w:r>
      <w:r>
        <w:rPr/>
        <w:t xml:space="preserve">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r>
        <w:rPr/>
        <w:t xml:space="preserve">reasonable</w:t>
      </w:r>
      <w:r>
        <w:rPr/>
        <w:t xml:space="preserv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pPr>
        <w:pStyle w:val="Heading2"/>
        <w:pPrChange w:id="20002" w:author="Helena Voss" w:date="2026-09-28T08:32:26Z">
          <w:pPr/>
        </w:pPrChange>
      </w:pPr>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2"/>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 xml:space="preserve">Clause 19.3 appli</w:t>
      </w:r>
      <w:r>
        <w:rPr>
          <w:b/>
        </w:rPr>
        <w:t xml:space="preserve">es to any di</w:t>
      </w:r>
      <w:r>
        <w:rPr/>
        <w:t xml:space="preserve">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 xml:space="preserve">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06" w:author="Helena Voss" w:date="2026-09-28T08:32:26Z">
        <w:r>
          <w:rPr/>
          <w:t xml:space="preserve"> This obligation survives termination.</w:t>
        </w:r>
      </w:ins>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 xml:space="preserve">Any approval given by the Customer under this clause </w:t>
      </w:r>
      <w:r>
        <w:rPr/>
        <w:t xml:space="preserve">reasonable</w:t>
      </w:r>
      <w:r>
        <w:rPr/>
        <w:t xml:space="preserve">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 xml:space="preserve">Subject to Clause 9.2, the Supplier shall provide the deliverables described in this clause to the Customer.</w:t>
      </w:r>
      <w:r>
        <w:rPr/>
        <w:t xml:space="preserve"> This obligation survives termination.</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pPr>
        <w:rPr/>
      </w:pPr>
      <w:r>
        <w:rPr/>
        <w:t xml:space="preserve">810.A The Parties shall co-operate in good faith.</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 xml:space="preserve">Either party may terminate this Agreement for convenience on not less </w:t>
      </w:r>
      <w:r>
        <w:rPr/>
        <w:t xml:space="preserve">reasonable</w:t>
      </w:r>
      <w:r>
        <w:rPr/>
        <w:t xml:space="preserve"> thirty (30) days' written notice.</w:t>
      </w:r>
      <w:ins w:id="9015" w:author="Helena Voss" w:date="2026-09-28T08:32:26Z">
        <w:r>
          <w:rPr/>
          <w:t xml:space="preserve"> This obligation survives termination.</w:t>
        </w:r>
      </w:ins>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r>
        <w:rPr/>
        <w:t xml:space="preserve"> This obligation survives termination.</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w:t>
      </w:r>
      <w:r>
        <w:rPr/>
        <w:t xml:space="preserve">reasonable</w:t>
      </w:r>
      <w:r>
        <w:rPr/>
        <w:t xml:space="preserve">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pPr>
        <w:rPr>
          <w:ins w:id="9039" w:author="Helena Voss" w:date="2026-09-28T08:32:26Z"/>
        </w:rPr>
      </w:pPr>
      <w:ins w:id="9038" w:author="Helena Voss" w:date="2026-09-28T08:32:26Z">
        <w:r>
          <w:rPr/>
          <w:t xml:space="preserve">863.A The Parties shall co-operate in good faith.</w:t>
        </w:r>
      </w:ins>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r>
        <w:rPr/>
        <w:t xml:space="preserve"> This obligation survives termination.</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w:t>
      </w:r>
      <w:r>
        <w:rPr>
          <w:b/>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r>
        <w:rPr/>
        <w:t xml:space="preserve">reasonable</w:t>
      </w:r>
      <w:r>
        <w:rPr/>
        <w:t xml:space="preserve">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pPr>
        <w:pStyle w:val="Heading2"/>
        <w:pPrChange w:id="20008" w:author="Helena Voss" w:date="2026-09-28T08:32:26Z">
          <w:pPr/>
        </w:pPrChange>
      </w:pPr>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 xml:space="preserve">Subject to Clause 9.2, the Suppl</w:t>
      </w:r>
      <w:r>
        <w:rPr>
          <w:b/>
        </w:rPr>
        <w:t xml:space="preserve">ier shall pr</w:t>
      </w:r>
      <w:r>
        <w:rPr/>
        <w:t xml:space="preserve">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 xml:space="preserve">Clause 29.1 appli</w:t>
      </w:r>
      <w:r>
        <w:rPr>
          <w:b/>
        </w:rPr>
        <w:t xml:space="preserve">es to any di</w:t>
      </w:r>
      <w:r>
        <w:rPr/>
        <w:t xml:space="preserve">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pPr>
        <w:rPr/>
      </w:pPr>
      <w:r>
        <w:rPr/>
        <w:t xml:space="preserve">904.A The Parties shall </w:t>
      </w:r>
      <w:del w:id="9009" w:author="Helena Voss" w:date="2026-09-28T08:32:26Z">
        <w:r>
          <w:rPr/>
          <w:delText xml:space="preserve">co-operate</w:delText>
        </w:r>
      </w:del>
      <w:ins w:id="9010" w:author="Helena Voss" w:date="2026-09-28T08:32:26Z">
        <w:r>
          <w:rPr/>
          <w:t xml:space="preserve">reasonable</w:t>
        </w:r>
      </w:ins>
      <w:r>
        <w:rPr/>
        <w:t xml:space="preserve"> in good faith.</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pPr>
        <w:pStyle w:val="Heading2"/>
        <w:rPr>
          <w:del w:id="9037" w:author="Helena Voss" w:date="2026-09-28T08:32:26Z"/>
        </w:rPr>
      </w:pPr>
      <w:del w:id="9036" w:author="Helena Voss" w:date="2026-09-28T08:32:26Z">
        <w:r>
          <w:rPr>
            <w:b/>
          </w:rPr>
          <w:delText xml:space="preserve">81.5 </w:delText>
        </w:r>
        <w:r>
          <w:rPr/>
          <w:delText>Clause 19 applies to any dispute arising under this clause.</w:delText>
        </w:r>
      </w:del>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 xml:space="preserve">The Supplier shall maintain complete and accurate records relating to the termination (module 4) and shall make them available to the Customer on request. The parties shall meet at least quarterly </w:t>
      </w:r>
      <w:r>
        <w:rPr/>
        <w:t xml:space="preserve">reasonable</w:t>
      </w:r>
      <w:r>
        <w:rPr/>
        <w:t xml:space="preserve">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 xml:space="preserve">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ins w:id="9025" w:author="Helena Voss" w:date="2026-09-28T08:32:26Z">
        <w:r>
          <w:rPr/>
          <w:t xml:space="preserve"> This obligation survives termination.</w:t>
        </w:r>
      </w:ins>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 xml:space="preserve">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r>
        <w:rPr/>
        <w:t xml:space="preserve"> This obligation survives termination.</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 xml:space="preserve">S1.2 The Supplier shall deliver service line 2 in accordance with the Service Levels.</w:t>
      </w:r>
      <w:r>
        <w:rPr/>
        <w:t xml:space="preserve"> This obligation survives termination.</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 xml:space="preserve">S3.3 Where Service Level 3 is miss</w:t>
      </w:r>
      <w:r>
        <w:rPr>
          <w:b/>
        </w:rPr>
        <w:t xml:space="preserve">ed in a mont</w:t>
      </w:r>
      <w:r>
        <w:rPr/>
        <w:t xml:space="preserve">h, a Service Credit of 3% of the monthly charge applies.</w:t>
      </w:r>
    </w:p>
    <w:p>
      <w:r>
        <w:rPr/>
        <w:t xml:space="preserve">S3.4 Where Service Level 4 is missed in a month, a Service Credit of 4% of the monthly charge applies.</w:t>
      </w:r>
      <w:r>
        <w:rPr/>
        <w:t xml:space="preserve"> This obligation survives termination.</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