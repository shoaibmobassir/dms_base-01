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pPr>
        <w:pStyle w:val="Heading2"/>
        <w:pPrChange w:id="20006" w:author="Helena Voss" w:date="2026-09-28T18:16:23Z">
          <w:pPr/>
        </w:pPrChange>
      </w:pPr>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1" w:author="Helena Voss" w:date="2026-09-28T18:16:23Z">
        <w:r>
          <w:rPr/>
          <w:t xml:space="preserve"> This obligation survives termination.</w:t>
        </w:r>
      </w:ins>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pPr>
        <w:pStyle w:val="Heading2"/>
        <w:pPrChange w:id="20004" w:author="Helena Voss" w:date="2026-09-28T18:16:23Z">
          <w:pPr/>
        </w:pPrChange>
      </w:pPr>
      <w:r>
        <w:rPr>
          <w:b/>
        </w:rPr>
        <w:t xml:space="preserve">3.11 </w:t>
      </w:r>
      <w:r>
        <w:rPr/>
        <w:t xml:space="preserve">The Supplier shall maintain complete and accurate records relating to the </w:t>
      </w:r>
      <w:r>
        <w:rPr/>
        <w:t xml:space="preserve">service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16:15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16:15Z">
        <w:r>
          <w:rPr/>
          <w:delText xml:space="preserve">costs</w:delText>
        </w:r>
      </w:del>
      <w:ins w:id="9010" w:author="Helena Voss" w:date="2026-09-28T18:16:15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pPr>
        <w:pStyle w:val="Heading2"/>
        <w:pPrChange w:id="20002" w:author="Helena Voss" w:date="2026-09-28T18:16:23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16:15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pPr>
        <w:pStyle w:val="Heading2"/>
        <w:pPrChange w:id="20008" w:author="Helena Voss" w:date="2026-09-28T18:16:23Z">
          <w:pPr/>
        </w:pPrChange>
      </w:pPr>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16:15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 xml:space="preserve">The Supplier shall retain all</w:t>
      </w:r>
      <w:r>
        <w:rPr>
          <w:b/>
          <w:rPrChange w:id="20005" w:author="Helena Voss" w:date="2026-09-28T18:16:23Z">
            <w:rPr/>
          </w:rPrChange>
        </w:rPr>
        <w:t xml:space="preserve"> Customer Da</w:t>
      </w:r>
      <w:r>
        <w:rPr/>
        <w:t xml:space="preserve">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 xml:space="preserve">Either party may terminate this Agreement for convenience on not less than thirty (30) days' written notice.</w:t>
      </w:r>
      <w:ins w:id="9036" w:author="Helena Voss" w:date="2026-09-28T18:16:23Z">
        <w:r>
          <w:rPr/>
          <w:t xml:space="preserve"> This obligation survives termination.</w:t>
        </w:r>
      </w:ins>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16:15Z"/>
        </w:rPr>
      </w:pPr>
      <w:ins w:id="9046" w:author="Helena Voss" w:date="2026-09-28T18:16:15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16:15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16:15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16:15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pPr>
        <w:rPr>
          <w:del w:id="9041" w:author="Helena Voss" w:date="2026-09-28T18:16:23Z"/>
        </w:rPr>
      </w:pPr>
      <w:del w:id="9040" w:author="Helena Voss" w:date="2026-09-28T18:16:23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1" w:author="Helena Voss" w:date="2026-09-28T18:16:23Z">
        <w:r>
          <w:rPr/>
          <w:t xml:space="preserve"> This obligation survives termination.</w:t>
        </w:r>
      </w:ins>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16:15Z"/>
        </w:rPr>
      </w:pPr>
      <w:del w:id="9040" w:author="Helena Voss" w:date="2026-09-28T18:16:15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The Supplier shall maintain complete and accurate records </w:t>
      </w:r>
      <w:del w:id="9032" w:author="Helena Voss" w:date="2026-09-28T18:16:23Z">
        <w:r>
          <w:rPr/>
          <w:delText xml:space="preserve">relating</w:delText>
        </w:r>
      </w:del>
      <w:ins w:id="9033" w:author="Helena Voss" w:date="2026-09-28T18:16:23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 xml:space="preserve">Nothing in this clause shall limit any other right or remedy of the Customer </w:t>
      </w:r>
      <w:r>
        <w:rPr>
          <w:b/>
          <w:rPrChange w:id="20003" w:author="Helena Voss" w:date="2026-09-28T18:16:23Z">
            <w:rPr/>
          </w:rPrChange>
        </w:rPr>
        <w:t xml:space="preserve">under this A</w:t>
      </w:r>
      <w:r>
        <w:rPr/>
        <w:t xml:space="preserve">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3="urn:precentis:edit">
      <w:pPr>
        <w:rPr>
          <w:ins w:id="9047" w:author="Helena Voss" w:date="2026-09-28T18:16:23Z"/>
        </w:rPr>
      </w:pPr>
      <w:ins w:id="9046" w:author="Helena Voss" w:date="2026-09-28T18:16:23Z">
        <w:r>
          <w:rPr/>
          <w:t xml:space="preserve">284.A The Parties shall co-operate in good faith.</w:t>
        </w:r>
      </w:ins>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7" w:author="Helena Voss" w:date="2026-09-28T18:16:23Z">
        <w:r>
          <w:rPr/>
          <w:t xml:space="preserve"> This obligation survives termination.</w:t>
        </w:r>
      </w:ins>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16:15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16:15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5" w:author="Helena Voss" w:date="2026-09-28T18:16:23Z">
        <w:r>
          <w:rPr/>
          <w:t xml:space="preserve"> This obligation survives termination.</w:t>
        </w:r>
      </w:ins>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16:15Z"/>
        </w:rPr>
      </w:pPr>
      <w:del w:id="9036" w:author="Helena Voss" w:date="2026-09-28T18:16:15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16:15Z">
        <w:r>
          <w:rPr/>
          <w:delText xml:space="preserve">at</w:delText>
        </w:r>
      </w:del>
      <w:ins w:id="9026" w:author="Helena Voss" w:date="2026-09-28T18:16:15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16:15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16:15Z"/>
        </w:rPr>
      </w:pPr>
      <w:ins w:id="9044" w:author="Helena Voss" w:date="2026-09-28T18:16:15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 xml:space="preserve">The Supplier shall maintain complete and accurate records relating to the confidentiality (module 2) and shall </w:t>
      </w:r>
      <w:del w:id="9006" w:author="Helena Voss" w:date="2026-09-28T18:16:23Z">
        <w:r>
          <w:rPr/>
          <w:delText xml:space="preserve">make</w:delText>
        </w:r>
      </w:del>
      <w:ins w:id="9007" w:author="Helena Voss" w:date="2026-09-28T18:16:23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3" w:author="Helena Voss" w:date="2026-09-28T18:16:23Z">
        <w:r>
          <w:rPr/>
          <w:delText xml:space="preserve">shall</w:delText>
        </w:r>
      </w:del>
      <w:ins w:id="9004" w:author="Helena Voss" w:date="2026-09-28T18:16:23Z">
        <w:r>
          <w:rPr/>
          <w:t xml:space="preserve">reasonable</w:t>
        </w:r>
      </w:ins>
      <w:r>
        <w:rPr/>
        <w:t xml:space="preserve">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16:15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16:15Z">
        <w:r>
          <w:rPr/>
          <w:delText xml:space="preserve">this</w:delText>
        </w:r>
      </w:del>
      <w:ins w:id="9013" w:author="Helena Voss" w:date="2026-09-28T18:16:15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 xml:space="preserve">Clause 19 applies </w:t>
      </w:r>
      <w:del w:id="9014" w:author="Helena Voss" w:date="2026-09-28T18:16:23Z">
        <w:r>
          <w:rPr/>
          <w:delText xml:space="preserve">to</w:delText>
        </w:r>
      </w:del>
      <w:ins w:id="9015" w:author="Helena Voss" w:date="2026-09-28T18:16:23Z">
        <w:r>
          <w:rPr/>
          <w:t xml:space="preserve">reasonable</w:t>
        </w:r>
      </w:ins>
      <w:r>
        <w:rPr/>
        <w:t xml:space="preserve">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16:15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pPr>
        <w:rPr>
          <w:del w:id="9043" w:author="Helena Voss" w:date="2026-09-28T18:16:23Z"/>
        </w:rPr>
      </w:pPr>
      <w:del w:id="9042" w:author="Helena Voss" w:date="2026-09-28T18:16:23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49="urn:precentis:edit">
      <w:pPr>
        <w:rPr>
          <w:ins w:id="9051" w:author="Helena Voss" w:date="2026-09-28T18:16:23Z"/>
        </w:rPr>
      </w:pPr>
      <w:ins w:id="9050" w:author="Helena Voss" w:date="2026-09-28T18:16:23Z">
        <w:r>
          <w:rPr/>
          <w:t xml:space="preserve">451.A The Parties shall co-operate in good faith.</w:t>
        </w:r>
      </w:ins>
    </w:p>
    <w:p xmlns:ns450="urn:precentis:edit">
      <w:pPr>
        <w:rPr>
          <w:del w:id="9039" w:author="Helena Voss" w:date="2026-09-28T18:16:23Z"/>
        </w:rPr>
      </w:pPr>
      <w:del w:id="9038" w:author="Helena Voss" w:date="2026-09-28T18:16:23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16:15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 xml:space="preserve">Any approval given by </w:t>
      </w:r>
      <w:del w:id="9016" w:author="Helena Voss" w:date="2026-09-28T18:16:23Z">
        <w:r>
          <w:rPr/>
          <w:delText xml:space="preserve">the</w:delText>
        </w:r>
      </w:del>
      <w:ins w:id="9017" w:author="Helena Voss" w:date="2026-09-28T18:16:23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16:15Z"/>
        </w:rPr>
      </w:pPr>
      <w:del w:id="9038" w:author="Helena Voss" w:date="2026-09-28T18:16:15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16:15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16:15Z">
        <w:r>
          <w:rPr/>
          <w:delText xml:space="preserve">party</w:delText>
        </w:r>
      </w:del>
      <w:ins w:id="9033" w:author="Helena Voss" w:date="2026-09-28T18:16:15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9" w:author="Helena Voss" w:date="2026-09-28T18:16:23Z">
        <w:r>
          <w:rPr/>
          <w:t xml:space="preserve"> This obligation survives termination.</w:t>
        </w:r>
      </w:ins>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16:15Z"/>
        </w:rPr>
      </w:pPr>
      <w:ins w:id="9048" w:author="Helena Voss" w:date="2026-09-28T18:16:15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16:15Z">
        <w:r>
          <w:rPr/>
          <w:delText xml:space="preserve">bear</w:delText>
        </w:r>
      </w:del>
      <w:ins w:id="9008" w:author="Helena Voss" w:date="2026-09-28T18:16:15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0" w:author="Helena Voss" w:date="2026-09-28T18:16:23Z">
        <w:r>
          <w:rPr/>
          <w:t xml:space="preserve"> This obligation survives termination.</w:t>
        </w:r>
      </w:ins>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 xml:space="preserve">The Supplier shall maintain complete and accurate records relating </w:t>
      </w:r>
      <w:del w:id="9034" w:author="Helena Voss" w:date="2026-09-28T18:16:23Z">
        <w:r>
          <w:rPr/>
          <w:delText xml:space="preserve">to</w:delText>
        </w:r>
      </w:del>
      <w:ins w:id="9035" w:author="Helena Voss" w:date="2026-09-28T18:16:23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 xml:space="preserve">Where the Supplier becomes aware of any matter which may affect the service levels (module 3), it shall notify the Customer promptly and in </w:t>
      </w:r>
      <w:del w:id="9027" w:author="Helena Voss" w:date="2026-09-28T18:16:23Z">
        <w:r>
          <w:rPr/>
          <w:delText xml:space="preserve">any</w:delText>
        </w:r>
      </w:del>
      <w:ins w:id="9028" w:author="Helena Voss" w:date="2026-09-28T18:16:23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8="urn:precentis:edit">
      <w:pPr>
        <w:rPr>
          <w:ins w:id="9053" w:author="Helena Voss" w:date="2026-09-28T18:16:23Z"/>
        </w:rPr>
      </w:pPr>
      <w:ins w:id="9052" w:author="Helena Voss" w:date="2026-09-28T18:16:23Z">
        <w:r>
          <w:rPr/>
          <w:t xml:space="preserve">611.A The Parties shall co-operate in good faith.</w:t>
        </w:r>
      </w:ins>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16:15Z"/>
        </w:rPr>
      </w:pPr>
      <w:del w:id="9034" w:author="Helena Voss" w:date="2026-09-28T18:16:15Z">
        <w:r>
          <w:rPr>
            <w:b/>
          </w:rPr>
          <w:delText xml:space="preserve">55.2 </w:delText>
        </w:r>
        <w:r>
          <w:rPr/>
          <w:delText>The Customer shall settle the Milestone Payment within 30 days of the Acceptance Certificate.</w:delText>
        </w:r>
      </w:del>
    </w:p>
    <w:p xmlns:ns628="urn:precentis:edit">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0" w:author="Helena Voss" w:date="2026-09-28T18:16:23Z">
        <w:r>
          <w:rPr/>
          <w:t xml:space="preserve"> This obligation survives termination.</w:t>
        </w:r>
      </w:ins>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 xml:space="preserve">Good Industry </w:t>
      </w:r>
      <w:del w:id="9025" w:author="Helena Voss" w:date="2026-09-28T18:16:23Z">
        <w:r>
          <w:rPr>
            <w:i/>
          </w:rPr>
          <w:delText xml:space="preserve">Practice</w:delText>
        </w:r>
        <w:r>
          <w:rPr/>
          <w:delText xml:space="preserve">.</w:delText>
        </w:r>
      </w:del>
      <w:ins w:id="9026" w:author="Helena Voss" w:date="2026-09-28T18:16:23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16:15Z">
        <w:r>
          <w:rPr/>
          <w:delText xml:space="preserve">described</w:delText>
        </w:r>
      </w:del>
      <w:ins w:id="9020" w:author="Helena Voss" w:date="2026-09-28T18:16:15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16:15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 xml:space="preserve">Where the Supplier becomes aware of any matter which may affect the </w:t>
      </w:r>
      <w:del w:id="9012" w:author="Helena Voss" w:date="2026-09-28T18:16:23Z">
        <w:r>
          <w:rPr/>
          <w:delText xml:space="preserve">audit</w:delText>
        </w:r>
      </w:del>
      <w:ins w:id="9013" w:author="Helena Voss" w:date="2026-09-28T18:16:23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16:15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16:15Z">
        <w:r>
          <w:rPr/>
          <w:delText xml:space="preserve">agree</w:delText>
        </w:r>
      </w:del>
      <w:ins w:id="9024" w:author="Helena Voss" w:date="2026-09-28T18:16:15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16:15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 xml:space="preserve">Clause 19.3 appli</w:t>
      </w:r>
      <w:r>
        <w:rPr>
          <w:b/>
          <w:rPrChange w:id="20001" w:author="Helena Voss" w:date="2026-09-28T18:16:23Z">
            <w:rPr/>
          </w:rPrChange>
        </w:rPr>
        <w:t xml:space="preserve">es to any di</w:t>
      </w:r>
      <w:r>
        <w:rPr/>
        <w:t xml:space="preserve">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16:15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pPr>
        <w:rPr>
          <w:del w:id="9045" w:author="Helena Voss" w:date="2026-09-28T18:16:23Z"/>
        </w:rPr>
      </w:pPr>
      <w:del w:id="9044" w:author="Helena Voss" w:date="2026-09-28T18:16:23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 xml:space="preserve">Any approval given by the Customer under this clause </w:t>
      </w:r>
      <w:del w:id="9022" w:author="Helena Voss" w:date="2026-09-28T18:16:23Z">
        <w:r>
          <w:rPr/>
          <w:delText xml:space="preserve">shall</w:delText>
        </w:r>
      </w:del>
      <w:ins w:id="9023" w:author="Helena Voss" w:date="2026-09-28T18:16:23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 xml:space="preserve">Subject to Clause 9.2, the Supplier shall provide the deliverables described in this clause to the Customer.</w:t>
      </w:r>
      <w:ins w:id="9021" w:author="Helena Voss" w:date="2026-09-28T18:16:23Z">
        <w:r>
          <w:rPr/>
          <w:t xml:space="preserve"> This obligation survives termination.</w:t>
        </w:r>
      </w:ins>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16:15Z"/>
        </w:rPr>
      </w:pPr>
      <w:ins w:id="9042" w:author="Helena Voss" w:date="2026-09-28T18:16:15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 xml:space="preserve">Either party may terminate this Agreement for convenience on not less </w:t>
      </w:r>
      <w:del w:id="9018" w:author="Helena Voss" w:date="2026-09-28T18:16:23Z">
        <w:r>
          <w:rPr/>
          <w:delText xml:space="preserve">than</w:delText>
        </w:r>
      </w:del>
      <w:ins w:id="9019" w:author="Helena Voss" w:date="2026-09-28T18:16:23Z">
        <w:r>
          <w:rPr/>
          <w:t xml:space="preserve">reasonable</w:t>
        </w:r>
      </w:ins>
      <w:r>
        <w:rPr/>
        <w:t xml:space="preserve">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16:15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 xml:space="preserve">Subject to Clause 9.2, the Supplier shall provide the </w:t>
      </w:r>
      <w:del w:id="9001" w:author="Helena Voss" w:date="2026-09-28T18:16:23Z">
        <w:r>
          <w:rPr/>
          <w:delText xml:space="preserve">deliverables</w:delText>
        </w:r>
      </w:del>
      <w:ins w:id="9002" w:author="Helena Voss" w:date="2026-09-28T18:16:23Z">
        <w:r>
          <w:rPr/>
          <w:t xml:space="preserve">reasonable</w:t>
        </w:r>
      </w:ins>
      <w:r>
        <w:rPr/>
        <w:t xml:space="preserve">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16:15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16:15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16:15Z">
        <w:r>
          <w:rPr/>
          <w:delText xml:space="preserve">by</w:delText>
        </w:r>
      </w:del>
      <w:ins w:id="9015" w:author="Helena Voss" w:date="2026-09-28T18:16:15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 xml:space="preserve">Subject to Clause 9.2, the Suppl</w:t>
      </w:r>
      <w:r>
        <w:rPr>
          <w:b/>
          <w:rPrChange w:id="20009" w:author="Helena Voss" w:date="2026-09-28T18:16:23Z">
            <w:rPr/>
          </w:rPrChange>
        </w:rPr>
        <w:t xml:space="preserve">ier shall pr</w:t>
      </w:r>
      <w:r>
        <w:rPr/>
        <w:t xml:space="preserve">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16:15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4="urn:precentis:edit">
      <w:pPr>
        <w:rPr>
          <w:ins w:id="9049" w:author="Helena Voss" w:date="2026-09-28T18:16:23Z"/>
        </w:rPr>
      </w:pPr>
      <w:ins w:id="9048" w:author="Helena Voss" w:date="2026-09-28T18:16:23Z">
        <w:r>
          <w:rPr/>
          <w:t xml:space="preserve">908.A The Parties shall co-operate in good faith.</w:t>
        </w:r>
      </w:ins>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16:15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pStyle w:val="Heading2"/>
        <w:pPrChange w:id="20004" w:author="Helena Voss" w:date="2026-09-28T18:16:15Z">
          <w:pPr/>
        </w:pPrChange>
      </w:pPr>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08" w:author="Helena Voss" w:date="2026-09-28T18:16:23Z">
        <w:r>
          <w:rPr/>
          <w:delText xml:space="preserve">to</w:delText>
        </w:r>
      </w:del>
      <w:ins w:id="9009" w:author="Helena Voss" w:date="2026-09-28T18:16:23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4" w:author="Helena Voss" w:date="2026-09-28T18:16:23Z">
        <w:r>
          <w:rPr/>
          <w:t xml:space="preserve"> This obligation survives termination.</w:t>
        </w:r>
      </w:ins>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 xml:space="preserve">S1.2 The Supplier shall deliver service line 2 in accordance with the Service Levels.</w:t>
      </w:r>
      <w:ins w:id="9020" w:author="Helena Voss" w:date="2026-09-28T18:16:23Z">
        <w:r>
          <w:rPr/>
          <w:t xml:space="preserve"> This obligation survives termination.</w:t>
        </w:r>
      </w:ins>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 xml:space="preserve">S3.3 Where Service Level 3 is miss</w:t>
      </w:r>
      <w:r>
        <w:rPr>
          <w:b/>
          <w:rPrChange w:id="20007" w:author="Helena Voss" w:date="2026-09-28T18:16:23Z">
            <w:rPr/>
          </w:rPrChange>
        </w:rPr>
        <w:t xml:space="preserve">ed in a mont</w:t>
      </w:r>
      <w:r>
        <w:rPr/>
        <w:t xml:space="preserve">h, a Service Credit of 3% of the monthly charge applies.</w:t>
      </w:r>
    </w:p>
    <w:p xmlns:ns978="urn:precentis:edit">
      <w:r>
        <w:rPr/>
        <w:t xml:space="preserve">S3.4 Where Service Level 4 is missed in a month, a Service Credit of 4% of the monthly charge applies.</w:t>
      </w:r>
      <w:ins w:id="9002" w:author="Helena Voss" w:date="2026-09-28T18:16:15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