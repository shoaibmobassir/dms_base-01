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pPr>
        <w:rPr>
          <w:del w:id="9006" w:author="Helena Voss" w:date="2026-09-28T06:52:20Z"/>
        </w:rPr>
      </w:pPr>
      <w:del w:id="9005" w:author="Helena Voss" w:date="2026-09-28T06:52:20Z">
        <w:r>
          <w:rPr>
            <w:b/>
          </w:rPr>
          <w:delText xml:space="preserve">1.2 </w:delText>
        </w:r>
        <w:r>
          <w:rPr>
            <w:b/>
          </w:rPr>
          <w:delText>“Customer”</w:delText>
        </w:r>
        <w:r>
          <w:rPr/>
          <w:delText xml:space="preserve"> means Harbour Holdings plc.</w:delText>
        </w:r>
      </w:del>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pPr>
      <w:r>
        <w:rPr/>
        <w:t xml:space="preserve">39.A The Parties shall co-operate in good faith.</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ins w:id="9003" w:author="Helena Voss" w:date="2026-09-28T06:52:20Z">
        <w:r>
          <w:rPr/>
          <w:t xml:space="preserve"> This obligation survives termination.</w:t>
        </w:r>
      </w:ins>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r>
        <w:rPr/>
        <w:t xml:space="preserve"> This obligation survives termination.</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pPr>
        <w:rPr>
          <w:ins w:id="9008" w:author="Helena Voss" w:date="2026-09-28T06:52:20Z"/>
        </w:rPr>
      </w:pPr>
      <w:ins w:id="9007" w:author="Helena Voss" w:date="2026-09-28T06:52:20Z">
        <w:r>
          <w:rPr/>
          <w:t xml:space="preserve">64.A The Parties shall co-operate in good faith.</w:t>
        </w:r>
      </w:ins>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 xml:space="preserve">The Supplier shall maintain complete and accurate records relating to the fees and payment and shall make them available to the Customer on request. The parties shall meet at least quarterly to review performance in relation to the fees and payment </w:t>
      </w:r>
      <w:del w:id="9001" w:author="Helena Voss" w:date="2026-09-28T06:52:20Z">
        <w:r>
          <w:rPr/>
          <w:delText xml:space="preserve">and</w:delText>
        </w:r>
      </w:del>
      <w:ins w:id="9002" w:author="Helena Voss" w:date="2026-09-28T06:52:20Z">
        <w:r>
          <w:rPr/>
          <w:t xml:space="preserve">reasonable</w:t>
        </w:r>
      </w:ins>
      <w:r>
        <w:rPr/>
        <w:t xml:space="preserve">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ins w:id="9004" w:author="Helena Voss" w:date="2026-09-28T06:52:20Z">
        <w:r>
          <w:rPr/>
          <w:t xml:space="preserve"> This obligation survives termination.</w:t>
        </w:r>
      </w:ins>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r>
        <w:rPr/>
        <w:t xml:space="preserve"> This obligation survives termination.</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r>
        <w:rPr/>
        <w:t xml:space="preserve">reasonable</w:t>
      </w:r>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