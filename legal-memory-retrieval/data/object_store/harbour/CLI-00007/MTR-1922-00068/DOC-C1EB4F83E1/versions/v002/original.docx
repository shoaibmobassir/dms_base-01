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1:29Z">
        <w:r>
          <w:delText xml:space="preserve">thirty</w:delText>
        </w:r>
      </w:del>
      <w:ins w:id="9002" w:author="Helena Voss" w:date="2026-09-27T23:21:29Z">
        <w:r>
          <w:t xml:space="preserve">sixty</w:t>
        </w:r>
      </w:ins>
      <w:r>
        <w:t xml:space="preserve"> </w:t>
      </w:r>
      <w:del w:id="9003" w:author="Helena Voss" w:date="2026-09-27T23:21:29Z">
        <w:r>
          <w:delText xml:space="preserve">(30)</w:delText>
        </w:r>
      </w:del>
      <w:ins w:id="9004" w:author="Helena Voss" w:date="2026-09-27T23:21:2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1:29Z"/>
        </w:rPr>
      </w:pPr>
      <w:ins w:id="9007" w:author="Helena Voss" w:date="2026-09-27T23:21:29Z">
        <w:r>
          <w:t xml:space="preserve">Disputed amounts may be withheld in good faith.</w:t>
        </w:r>
      </w:ins>
    </w:p>
    <w:p>
      <w:pPr>
        <w:rPr>
          <w:del w:id="9006" w:author="Helena Voss" w:date="2026-09-27T23:21:29Z"/>
        </w:rPr>
      </w:pPr>
      <w:del w:id="9005" w:author="Helena Voss" w:date="2026-09-27T23:21:2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