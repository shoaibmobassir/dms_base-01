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commentRangeStart w:id="3"/>
      <w:ins w:id="101" w:author="Ravi Kalra" w:date="2026-09-03T14:53:00Z">
        <w:r>
          <w:t xml:space="preserve">within 30 days</w:t>
        </w:r>
      </w:ins>
      <w:commentRangeEnd w:id="0"/>
      <w:commentRangeEnd w:id="3"/>
      <w:r>
        <w:rPr>
          <w:rStyle w:val="CommentReference"/>
        </w:rPr>
        <w:commentReference w:id="3"/>
      </w:r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  <w:comment w:id="3" w:author="Helena Voss" w:date="2026-09-28T17:57:43Z" w:initials="HV">
    <w:p w14:paraId="7C605FC0" w14:textId="77777777">
      <w:pPr>
        <w:pStyle w:val="CommentText"/>
      </w:pPr>
      <w:r>
        <w:rPr>
          <w:rStyle w:val="CommentReference"/>
        </w:rPr>
        <w:annotationRef/>
      </w:r>
      <w:r>
        <w:t xml:space="preserve">Client confirmed 30 days in writing.</w:t>
      </w:r>
    </w:p>
  </w:comment>
</w:comments>
</file>

<file path=word/commentsExtended.xml><?xml version="1.0" encoding="utf-8"?>
<w15:commentsEx xmlns:w15="http://schemas.microsoft.com/office/word/2012/wordml">
  <w15:commentEx w15:paraId="0A000001" w15:done="1"/>
  <w15:commentEx w15:paraId="0A000002" w15:paraIdParent="0A000001" w15:done="0"/>
  <w15:commentEx w15:paraId="0A000003" w15:done="1"/>
  <w15:commentEx w15:paraId="7C605FC0" w15:done="0" w15:paraIdParent="0A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