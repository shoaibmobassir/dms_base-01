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21:12Z"/>
        </w:rPr>
      </w:pPr>
      <w:del w:id="9001" w:author="Helena Voss" w:date="2026-09-28T08:21:1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