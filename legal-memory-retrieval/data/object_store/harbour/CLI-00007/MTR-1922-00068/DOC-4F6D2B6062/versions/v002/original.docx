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27:17Z">
        <w:r>
          <w:delText xml:space="preserve">thirty</w:delText>
        </w:r>
      </w:del>
      <w:ins w:id="9002" w:author="Helena Voss" w:date="2026-09-28T07:27:17Z">
        <w:r>
          <w:t xml:space="preserve">sixty</w:t>
        </w:r>
      </w:ins>
      <w:r>
        <w:t xml:space="preserve"> </w:t>
      </w:r>
      <w:del w:id="9003" w:author="Helena Voss" w:date="2026-09-28T07:27:17Z">
        <w:r>
          <w:delText xml:space="preserve">(30)</w:delText>
        </w:r>
      </w:del>
      <w:ins w:id="9004" w:author="Helena Voss" w:date="2026-09-28T07:27:17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