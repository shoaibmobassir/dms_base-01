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C6C7D" w14:textId="77777777" w:rsidR="008A2AAF" w:rsidRPr="00162793" w:rsidRDefault="008A2AAF" w:rsidP="00380022">
      <w:pPr>
        <w:spacing w:line="240" w:lineRule="auto"/>
        <w:jc w:val="center"/>
        <w:rPr>
          <w:rFonts w:ascii="Arial" w:hAnsi="Arial" w:cs="Arial"/>
          <w:b/>
          <w:bCs/>
          <w:caps/>
        </w:rPr>
      </w:pPr>
      <w:r w:rsidRPr="00162793">
        <w:rPr>
          <w:rFonts w:ascii="Arial" w:hAnsi="Arial" w:cs="Arial"/>
          <w:b/>
          <w:bCs/>
          <w:caps/>
        </w:rPr>
        <w:t>Before the hon’ble Central Electricity regulatory Commission</w:t>
      </w:r>
    </w:p>
    <w:p w14:paraId="7B0ABFA3" w14:textId="77777777" w:rsidR="008A2AAF" w:rsidRPr="00162793" w:rsidRDefault="008A2AAF" w:rsidP="00380022">
      <w:pPr>
        <w:spacing w:line="240" w:lineRule="auto"/>
        <w:jc w:val="center"/>
        <w:rPr>
          <w:rFonts w:ascii="Arial" w:hAnsi="Arial" w:cs="Arial"/>
          <w:b/>
          <w:bCs/>
          <w:caps/>
        </w:rPr>
      </w:pPr>
      <w:r w:rsidRPr="00162793">
        <w:rPr>
          <w:rFonts w:ascii="Arial" w:hAnsi="Arial" w:cs="Arial"/>
          <w:b/>
          <w:bCs/>
          <w:caps/>
        </w:rPr>
        <w:t>New Delhi</w:t>
      </w:r>
    </w:p>
    <w:p w14:paraId="6666D450" w14:textId="77777777" w:rsidR="008A2AAF" w:rsidRPr="00162793" w:rsidRDefault="008A2AAF" w:rsidP="00380022">
      <w:pPr>
        <w:spacing w:line="240" w:lineRule="auto"/>
        <w:jc w:val="center"/>
        <w:rPr>
          <w:rFonts w:ascii="Arial" w:hAnsi="Arial" w:cs="Arial"/>
          <w:b/>
          <w:bCs/>
          <w:caps/>
        </w:rPr>
      </w:pPr>
      <w:r w:rsidRPr="00162793">
        <w:rPr>
          <w:rFonts w:ascii="Arial" w:hAnsi="Arial" w:cs="Arial"/>
          <w:b/>
          <w:bCs/>
          <w:caps/>
        </w:rPr>
        <w:t xml:space="preserve">Petition No. </w:t>
      </w:r>
      <w:r w:rsidRPr="00162793">
        <w:rPr>
          <w:rFonts w:ascii="Arial" w:hAnsi="Arial" w:cs="Arial"/>
          <w:b/>
          <w:bCs/>
          <w:caps/>
        </w:rPr>
        <w:tab/>
        <w:t xml:space="preserve">    /MP/2026</w:t>
      </w:r>
    </w:p>
    <w:p w14:paraId="6751F7B5" w14:textId="06A927C6" w:rsidR="003A55E4" w:rsidRPr="00162793" w:rsidRDefault="008A2AAF" w:rsidP="41E4CB6E">
      <w:pPr>
        <w:spacing w:line="240" w:lineRule="auto"/>
        <w:ind w:left="3060" w:hanging="3150"/>
        <w:jc w:val="both"/>
        <w:rPr>
          <w:rFonts w:ascii="Arial" w:hAnsi="Arial" w:cs="Arial"/>
          <w:i/>
          <w:iCs/>
          <w:lang w:val="en-US"/>
        </w:rPr>
      </w:pPr>
      <w:r w:rsidRPr="41E4CB6E">
        <w:rPr>
          <w:rFonts w:ascii="Arial" w:hAnsi="Arial" w:cs="Arial"/>
          <w:b/>
          <w:bCs/>
          <w:caps/>
        </w:rPr>
        <w:t>In the matter of:</w:t>
      </w:r>
      <w:ins w:id="0" w:author="Ravi Kalra" w:date="2026-09-04T04:29:00Z" w16du:dateUtc="2026-09-04T04:29:26Z">
        <w:r w:rsidR="6440371B" w:rsidRPr="41E4CB6E">
          <w:rPr>
            <w:rFonts w:ascii="Arial" w:hAnsi="Arial" w:cs="Arial"/>
            <w:b/>
            <w:bCs/>
            <w:caps/>
          </w:rPr>
          <w:t xml:space="preserve">          </w:t>
        </w:r>
      </w:ins>
      <w:ins w:id="1" w:author="Kunal Lalit Kaistha" w:date="2026-09-16T13:08:00Z" w16du:dateUtc="2026-09-16T07:38:00Z">
        <w:r w:rsidR="001D0C47">
          <w:rPr>
            <w:rFonts w:ascii="Arial" w:hAnsi="Arial" w:cs="Arial"/>
            <w:b/>
            <w:bCs/>
            <w:caps/>
          </w:rPr>
          <w:t xml:space="preserve">  </w:t>
        </w:r>
      </w:ins>
      <w:ins w:id="2" w:author="Ravi Kalra" w:date="2026-09-04T04:29:00Z" w16du:dateUtc="2026-09-04T04:29:26Z">
        <w:r w:rsidR="6440371B" w:rsidRPr="41E4CB6E">
          <w:rPr>
            <w:rFonts w:ascii="Arial" w:hAnsi="Arial" w:cs="Arial"/>
            <w:b/>
            <w:bCs/>
            <w:caps/>
          </w:rPr>
          <w:t xml:space="preserve"> </w:t>
        </w:r>
      </w:ins>
      <w:del w:id="3" w:author="Ravi Kalra" w:date="2026-09-04T04:29:00Z" w16du:dateUtc="2026-09-04T04:29:16Z">
        <w:r>
          <w:tab/>
        </w:r>
      </w:del>
      <w:r w:rsidRPr="41E4CB6E">
        <w:rPr>
          <w:rFonts w:ascii="Arial" w:hAnsi="Arial" w:cs="Arial"/>
          <w:i/>
          <w:iCs/>
        </w:rPr>
        <w:t xml:space="preserve">Petition under Section 79(1)(c) of the Electricity Act 2003 read with Regulation 13(2)(h) of the CERC (Sharing of Inter-State Transmission Charges and Losses) Regulations 2020 (as amended) seeking suitable directions and orders pursuant to findings in the Report dated </w:t>
      </w:r>
      <w:r w:rsidR="007D3F09" w:rsidRPr="41E4CB6E">
        <w:rPr>
          <w:rFonts w:ascii="Arial" w:hAnsi="Arial" w:cs="Arial"/>
          <w:i/>
          <w:iCs/>
        </w:rPr>
        <w:t>11.06</w:t>
      </w:r>
      <w:r w:rsidRPr="41E4CB6E">
        <w:rPr>
          <w:rFonts w:ascii="Arial" w:hAnsi="Arial" w:cs="Arial"/>
          <w:i/>
          <w:iCs/>
        </w:rPr>
        <w:t xml:space="preserve">.2026 of the Committee constituted vide Office Order dated 30.07.2025 read with Addendum dated 14.01.2026 extending the Scheduled Commercial Operation Date of the commissioned capacity of the Petitioners’ </w:t>
      </w:r>
      <w:r w:rsidR="003A55E4" w:rsidRPr="41E4CB6E">
        <w:rPr>
          <w:rFonts w:ascii="Arial" w:hAnsi="Arial" w:cs="Arial"/>
          <w:i/>
          <w:iCs/>
          <w:lang w:val="en-US"/>
        </w:rPr>
        <w:t>470 MW Hybrid Project in Gadag, Karnataka thereby maintaining eligibility for waiver from payment of full ISTS transmission charges</w:t>
      </w:r>
      <w:ins w:id="4" w:author="Ravi Kalra" w:date="2026-09-03T14:53:00Z" w16du:dateUtc="2026-09-03T09:23:00Z">
        <w:r w:rsidR="00416154" w:rsidRPr="41E4CB6E">
          <w:rPr>
            <w:rFonts w:ascii="Arial" w:hAnsi="Arial" w:cs="Arial"/>
            <w:i/>
            <w:iCs/>
            <w:lang w:val="en-US"/>
          </w:rPr>
          <w:t>.</w:t>
        </w:r>
      </w:ins>
    </w:p>
    <w:p w14:paraId="4E98BC76" w14:textId="77777777" w:rsidR="003A55E4" w:rsidRPr="00162793" w:rsidRDefault="003A55E4" w:rsidP="00B90F82">
      <w:pPr>
        <w:spacing w:line="360" w:lineRule="auto"/>
        <w:jc w:val="both"/>
        <w:rPr>
          <w:rFonts w:ascii="Arial" w:hAnsi="Arial" w:cs="Arial"/>
          <w:lang w:val="en-US"/>
        </w:rPr>
      </w:pPr>
      <w:r w:rsidRPr="00162793">
        <w:rPr>
          <w:rFonts w:ascii="Arial" w:hAnsi="Arial" w:cs="Arial"/>
          <w:lang w:val="en-US"/>
        </w:rPr>
        <w:t>AND</w:t>
      </w:r>
    </w:p>
    <w:p w14:paraId="5482CF4F" w14:textId="77777777" w:rsidR="003A55E4" w:rsidRPr="00162793" w:rsidRDefault="003A55E4" w:rsidP="00B90F82">
      <w:pPr>
        <w:spacing w:line="360" w:lineRule="auto"/>
        <w:jc w:val="both"/>
        <w:rPr>
          <w:rFonts w:ascii="Arial" w:hAnsi="Arial" w:cs="Arial"/>
          <w:lang w:val="en-US"/>
        </w:rPr>
      </w:pPr>
      <w:r w:rsidRPr="00162793">
        <w:rPr>
          <w:rFonts w:ascii="Arial" w:hAnsi="Arial" w:cs="Arial"/>
          <w:b/>
          <w:bCs/>
          <w:lang w:val="en-US"/>
        </w:rPr>
        <w:t>IN THE MATTER OF:</w:t>
      </w:r>
    </w:p>
    <w:p w14:paraId="3957FEBD" w14:textId="00A87D69" w:rsidR="003A55E4" w:rsidRPr="00162793" w:rsidRDefault="009A187A" w:rsidP="00285A50">
      <w:pPr>
        <w:spacing w:line="240" w:lineRule="auto"/>
        <w:jc w:val="both"/>
        <w:rPr>
          <w:rFonts w:ascii="Arial" w:hAnsi="Arial" w:cs="Arial"/>
          <w:lang w:val="en-US"/>
        </w:rPr>
      </w:pPr>
      <w:r w:rsidRPr="008F12B8">
        <w:rPr>
          <w:rFonts w:ascii="Arial" w:hAnsi="Arial" w:cs="Arial"/>
          <w:lang w:val="en-US"/>
        </w:rPr>
        <w:t>1.</w:t>
      </w:r>
      <w:r>
        <w:rPr>
          <w:rFonts w:ascii="Arial" w:hAnsi="Arial" w:cs="Arial"/>
          <w:b/>
          <w:bCs/>
          <w:lang w:val="en-US"/>
        </w:rPr>
        <w:t xml:space="preserve"> </w:t>
      </w:r>
      <w:r>
        <w:rPr>
          <w:rFonts w:ascii="Arial" w:hAnsi="Arial" w:cs="Arial"/>
          <w:b/>
          <w:bCs/>
          <w:lang w:val="en-US"/>
        </w:rPr>
        <w:tab/>
      </w:r>
      <w:r w:rsidR="003A55E4" w:rsidRPr="00162793">
        <w:rPr>
          <w:rFonts w:ascii="Arial" w:hAnsi="Arial" w:cs="Arial"/>
          <w:b/>
          <w:bCs/>
          <w:lang w:val="en-US"/>
        </w:rPr>
        <w:t>Serentica Renewables India 3 Private Limited</w:t>
      </w:r>
    </w:p>
    <w:p w14:paraId="7FD467DB" w14:textId="77777777" w:rsidR="003A55E4" w:rsidRPr="00162793" w:rsidRDefault="003A55E4" w:rsidP="00285A50">
      <w:pPr>
        <w:spacing w:line="240" w:lineRule="auto"/>
        <w:ind w:left="720"/>
        <w:jc w:val="both"/>
        <w:rPr>
          <w:rFonts w:ascii="Arial" w:hAnsi="Arial" w:cs="Arial"/>
          <w:lang w:val="en-US"/>
        </w:rPr>
      </w:pPr>
      <w:r w:rsidRPr="00162793">
        <w:rPr>
          <w:rFonts w:ascii="Arial" w:hAnsi="Arial" w:cs="Arial"/>
          <w:lang w:val="en-US"/>
        </w:rPr>
        <w:t>Through its Authorised Representative</w:t>
      </w:r>
    </w:p>
    <w:p w14:paraId="12A13C8A" w14:textId="77777777" w:rsidR="003A55E4" w:rsidRPr="00162793" w:rsidRDefault="003A55E4" w:rsidP="00285A50">
      <w:pPr>
        <w:spacing w:line="240" w:lineRule="auto"/>
        <w:ind w:left="720"/>
        <w:jc w:val="both"/>
        <w:rPr>
          <w:rFonts w:ascii="Arial" w:hAnsi="Arial" w:cs="Arial"/>
          <w:lang w:val="en-US"/>
        </w:rPr>
      </w:pPr>
      <w:r w:rsidRPr="00162793">
        <w:rPr>
          <w:rFonts w:ascii="Arial" w:hAnsi="Arial" w:cs="Arial"/>
          <w:lang w:val="en-US"/>
        </w:rPr>
        <w:t>Regd. Office – RMZ infinity, 5th Floor,</w:t>
      </w:r>
    </w:p>
    <w:p w14:paraId="4E9C36E6" w14:textId="77777777" w:rsidR="003A55E4" w:rsidRPr="00162793" w:rsidRDefault="003A55E4" w:rsidP="00285A50">
      <w:pPr>
        <w:spacing w:line="240" w:lineRule="auto"/>
        <w:ind w:left="720"/>
        <w:jc w:val="both"/>
        <w:rPr>
          <w:rFonts w:ascii="Arial" w:hAnsi="Arial" w:cs="Arial"/>
          <w:lang w:val="en-US"/>
        </w:rPr>
      </w:pPr>
      <w:r w:rsidRPr="00162793">
        <w:rPr>
          <w:rFonts w:ascii="Arial" w:hAnsi="Arial" w:cs="Arial"/>
          <w:lang w:val="en-US"/>
        </w:rPr>
        <w:t>Plot No. 15, Udyog Vihar, Phase IV,</w:t>
      </w:r>
    </w:p>
    <w:p w14:paraId="59F2FB4E" w14:textId="77777777" w:rsidR="003A55E4" w:rsidRPr="00162793" w:rsidRDefault="003A55E4" w:rsidP="00285A50">
      <w:pPr>
        <w:spacing w:line="240" w:lineRule="auto"/>
        <w:ind w:left="720"/>
        <w:jc w:val="both"/>
        <w:rPr>
          <w:rFonts w:ascii="Arial" w:hAnsi="Arial" w:cs="Arial"/>
          <w:lang w:val="en-US"/>
        </w:rPr>
      </w:pPr>
      <w:r w:rsidRPr="00162793">
        <w:rPr>
          <w:rFonts w:ascii="Arial" w:hAnsi="Arial" w:cs="Arial"/>
          <w:lang w:val="en-US"/>
        </w:rPr>
        <w:t>Gurugram, Haryana - 122015</w:t>
      </w:r>
    </w:p>
    <w:p w14:paraId="599FD2CD" w14:textId="77777777" w:rsidR="003A55E4" w:rsidRPr="00162793" w:rsidRDefault="003A55E4" w:rsidP="00285A50">
      <w:pPr>
        <w:spacing w:line="240" w:lineRule="auto"/>
        <w:ind w:left="720"/>
        <w:jc w:val="both"/>
        <w:rPr>
          <w:rFonts w:ascii="Arial" w:hAnsi="Arial" w:cs="Arial"/>
          <w:lang w:val="en-US"/>
        </w:rPr>
      </w:pPr>
      <w:r w:rsidRPr="00162793">
        <w:rPr>
          <w:rFonts w:ascii="Arial" w:hAnsi="Arial" w:cs="Arial"/>
          <w:lang w:val="en-US"/>
        </w:rPr>
        <w:t xml:space="preserve">Email: </w:t>
      </w:r>
      <w:hyperlink r:id="rId11" w:history="1">
        <w:r w:rsidRPr="00162793">
          <w:rPr>
            <w:rStyle w:val="Hyperlink"/>
            <w:rFonts w:ascii="Arial" w:hAnsi="Arial" w:cs="Arial"/>
            <w:lang w:val="en-US"/>
          </w:rPr>
          <w:t>ravi.kalra@serenticaglobal.com</w:t>
        </w:r>
      </w:hyperlink>
      <w:r w:rsidRPr="00162793">
        <w:rPr>
          <w:rFonts w:ascii="Arial" w:hAnsi="Arial" w:cs="Arial"/>
          <w:lang w:val="en-US"/>
        </w:rPr>
        <w:t xml:space="preserve"> /</w:t>
      </w:r>
    </w:p>
    <w:p w14:paraId="6366D8CA" w14:textId="77777777" w:rsidR="003A55E4" w:rsidRPr="00162793" w:rsidRDefault="003A55E4" w:rsidP="00285A50">
      <w:pPr>
        <w:spacing w:line="240" w:lineRule="auto"/>
        <w:ind w:left="720"/>
        <w:jc w:val="both"/>
        <w:rPr>
          <w:rFonts w:ascii="Arial" w:hAnsi="Arial" w:cs="Arial"/>
          <w:lang w:val="en-US"/>
        </w:rPr>
      </w:pPr>
      <w:hyperlink r:id="rId12" w:history="1">
        <w:r w:rsidRPr="00162793">
          <w:rPr>
            <w:rStyle w:val="Hyperlink"/>
            <w:rFonts w:ascii="Arial" w:hAnsi="Arial" w:cs="Arial"/>
            <w:lang w:val="en-US"/>
          </w:rPr>
          <w:t>regulatory@serenticaglobal.com</w:t>
        </w:r>
      </w:hyperlink>
    </w:p>
    <w:p w14:paraId="7B97A0CF" w14:textId="0D4CF559" w:rsidR="003A55E4" w:rsidRPr="00162793" w:rsidRDefault="003A55E4" w:rsidP="00285A50">
      <w:pPr>
        <w:spacing w:line="240" w:lineRule="auto"/>
        <w:ind w:left="720"/>
        <w:jc w:val="both"/>
        <w:rPr>
          <w:rFonts w:ascii="Arial" w:hAnsi="Arial" w:cs="Arial"/>
          <w:b/>
          <w:bCs/>
          <w:lang w:val="en-US"/>
        </w:rPr>
      </w:pPr>
      <w:r w:rsidRPr="00162793">
        <w:rPr>
          <w:rFonts w:ascii="Arial" w:hAnsi="Arial" w:cs="Arial"/>
          <w:lang w:val="en-US"/>
        </w:rPr>
        <w:t xml:space="preserve">Phone: +91 97168 08746 </w:t>
      </w:r>
      <w:r w:rsidR="009A187A">
        <w:rPr>
          <w:rFonts w:ascii="Arial" w:hAnsi="Arial" w:cs="Arial"/>
          <w:lang w:val="en-US"/>
        </w:rPr>
        <w:t xml:space="preserve">                                                     </w:t>
      </w:r>
      <w:r w:rsidRPr="00162793">
        <w:rPr>
          <w:rFonts w:ascii="Arial" w:hAnsi="Arial" w:cs="Arial"/>
          <w:lang w:val="en-US"/>
        </w:rPr>
        <w:t>…</w:t>
      </w:r>
      <w:r w:rsidRPr="00162793">
        <w:rPr>
          <w:rFonts w:ascii="Arial" w:hAnsi="Arial" w:cs="Arial"/>
          <w:b/>
          <w:bCs/>
          <w:lang w:val="en-US"/>
        </w:rPr>
        <w:t>Petitioner No. 1</w:t>
      </w:r>
    </w:p>
    <w:p w14:paraId="6FB4C2A5" w14:textId="77777777" w:rsidR="00A762E0" w:rsidRPr="00162793" w:rsidRDefault="00A762E0" w:rsidP="00285A50">
      <w:pPr>
        <w:spacing w:line="240" w:lineRule="auto"/>
        <w:jc w:val="both"/>
        <w:rPr>
          <w:rFonts w:ascii="Arial" w:hAnsi="Arial" w:cs="Arial"/>
          <w:lang w:val="en-US"/>
        </w:rPr>
      </w:pPr>
    </w:p>
    <w:p w14:paraId="030126D4" w14:textId="34CA64A7" w:rsidR="003A55E4" w:rsidRPr="00162793" w:rsidRDefault="009A187A" w:rsidP="00285A50">
      <w:pPr>
        <w:spacing w:line="240" w:lineRule="auto"/>
        <w:jc w:val="both"/>
        <w:rPr>
          <w:rFonts w:ascii="Arial" w:hAnsi="Arial" w:cs="Arial"/>
          <w:lang w:val="en-US"/>
        </w:rPr>
      </w:pPr>
      <w:r w:rsidRPr="008F12B8">
        <w:rPr>
          <w:rFonts w:ascii="Arial" w:hAnsi="Arial" w:cs="Arial"/>
          <w:lang w:val="en-US"/>
        </w:rPr>
        <w:t>2.</w:t>
      </w:r>
      <w:r>
        <w:rPr>
          <w:rFonts w:ascii="Arial" w:hAnsi="Arial" w:cs="Arial"/>
          <w:b/>
          <w:bCs/>
          <w:lang w:val="en-US"/>
        </w:rPr>
        <w:t xml:space="preserve"> </w:t>
      </w:r>
      <w:r>
        <w:rPr>
          <w:rFonts w:ascii="Arial" w:hAnsi="Arial" w:cs="Arial"/>
          <w:b/>
          <w:bCs/>
          <w:lang w:val="en-US"/>
        </w:rPr>
        <w:tab/>
      </w:r>
      <w:r w:rsidR="003A55E4" w:rsidRPr="00162793">
        <w:rPr>
          <w:rFonts w:ascii="Arial" w:hAnsi="Arial" w:cs="Arial"/>
          <w:b/>
          <w:bCs/>
          <w:lang w:val="en-US"/>
        </w:rPr>
        <w:t>Serentica Renewables India Private Limited</w:t>
      </w:r>
    </w:p>
    <w:p w14:paraId="5E3B4FC8" w14:textId="77777777" w:rsidR="003A55E4" w:rsidRPr="00162793" w:rsidRDefault="003A55E4" w:rsidP="00285A50">
      <w:pPr>
        <w:spacing w:line="240" w:lineRule="auto"/>
        <w:ind w:left="720"/>
        <w:jc w:val="both"/>
        <w:rPr>
          <w:rFonts w:ascii="Arial" w:hAnsi="Arial" w:cs="Arial"/>
          <w:lang w:val="en-US"/>
        </w:rPr>
      </w:pPr>
      <w:r w:rsidRPr="00162793">
        <w:rPr>
          <w:rFonts w:ascii="Arial" w:hAnsi="Arial" w:cs="Arial"/>
          <w:lang w:val="en-US"/>
        </w:rPr>
        <w:t>Through its Authorised Representative</w:t>
      </w:r>
    </w:p>
    <w:p w14:paraId="2470916A" w14:textId="77777777" w:rsidR="003A55E4" w:rsidRPr="00162793" w:rsidRDefault="003A55E4" w:rsidP="00285A50">
      <w:pPr>
        <w:spacing w:line="240" w:lineRule="auto"/>
        <w:ind w:left="720"/>
        <w:jc w:val="both"/>
        <w:rPr>
          <w:rFonts w:ascii="Arial" w:hAnsi="Arial" w:cs="Arial"/>
          <w:lang w:val="en-US"/>
        </w:rPr>
      </w:pPr>
      <w:r w:rsidRPr="00162793">
        <w:rPr>
          <w:rFonts w:ascii="Arial" w:hAnsi="Arial" w:cs="Arial"/>
          <w:lang w:val="en-US"/>
        </w:rPr>
        <w:t>Regd. Office – RMZ infinity, 5th Floor,</w:t>
      </w:r>
    </w:p>
    <w:p w14:paraId="0D874D41" w14:textId="77777777" w:rsidR="003A55E4" w:rsidRPr="00162793" w:rsidRDefault="003A55E4" w:rsidP="00285A50">
      <w:pPr>
        <w:spacing w:line="240" w:lineRule="auto"/>
        <w:ind w:left="720"/>
        <w:jc w:val="both"/>
        <w:rPr>
          <w:rFonts w:ascii="Arial" w:hAnsi="Arial" w:cs="Arial"/>
          <w:lang w:val="en-US"/>
        </w:rPr>
      </w:pPr>
      <w:r w:rsidRPr="00162793">
        <w:rPr>
          <w:rFonts w:ascii="Arial" w:hAnsi="Arial" w:cs="Arial"/>
          <w:lang w:val="en-US"/>
        </w:rPr>
        <w:t>Plot No. 15, Udyog Vihar, Phase IV,</w:t>
      </w:r>
    </w:p>
    <w:p w14:paraId="1AAB5D81" w14:textId="77777777" w:rsidR="003A55E4" w:rsidRPr="00162793" w:rsidRDefault="003A55E4" w:rsidP="00285A50">
      <w:pPr>
        <w:spacing w:line="240" w:lineRule="auto"/>
        <w:ind w:left="720"/>
        <w:jc w:val="both"/>
        <w:rPr>
          <w:rFonts w:ascii="Arial" w:hAnsi="Arial" w:cs="Arial"/>
          <w:lang w:val="en-US"/>
        </w:rPr>
      </w:pPr>
      <w:r w:rsidRPr="00162793">
        <w:rPr>
          <w:rFonts w:ascii="Arial" w:hAnsi="Arial" w:cs="Arial"/>
          <w:lang w:val="en-US"/>
        </w:rPr>
        <w:t>Gurugram, Haryana - 122015</w:t>
      </w:r>
    </w:p>
    <w:p w14:paraId="3B2EDBC1" w14:textId="77777777" w:rsidR="003A55E4" w:rsidRPr="00162793" w:rsidRDefault="003A55E4" w:rsidP="00285A50">
      <w:pPr>
        <w:spacing w:line="240" w:lineRule="auto"/>
        <w:ind w:left="720"/>
        <w:jc w:val="both"/>
        <w:rPr>
          <w:rFonts w:ascii="Arial" w:hAnsi="Arial" w:cs="Arial"/>
          <w:lang w:val="en-US"/>
        </w:rPr>
      </w:pPr>
      <w:r w:rsidRPr="00162793">
        <w:rPr>
          <w:rFonts w:ascii="Arial" w:hAnsi="Arial" w:cs="Arial"/>
          <w:lang w:val="en-US"/>
        </w:rPr>
        <w:t xml:space="preserve">Email: </w:t>
      </w:r>
      <w:hyperlink r:id="rId13" w:history="1">
        <w:r w:rsidRPr="00162793">
          <w:rPr>
            <w:rStyle w:val="Hyperlink"/>
            <w:rFonts w:ascii="Arial" w:hAnsi="Arial" w:cs="Arial"/>
            <w:lang w:val="en-US"/>
          </w:rPr>
          <w:t>ravi.kalra@serenticaglobal.com</w:t>
        </w:r>
      </w:hyperlink>
      <w:r w:rsidRPr="00162793">
        <w:rPr>
          <w:rFonts w:ascii="Arial" w:hAnsi="Arial" w:cs="Arial"/>
          <w:lang w:val="en-US"/>
        </w:rPr>
        <w:t xml:space="preserve"> /</w:t>
      </w:r>
    </w:p>
    <w:p w14:paraId="0FB1564E" w14:textId="77777777" w:rsidR="003A55E4" w:rsidRPr="00162793" w:rsidRDefault="003A55E4" w:rsidP="00285A50">
      <w:pPr>
        <w:spacing w:line="240" w:lineRule="auto"/>
        <w:ind w:left="720"/>
        <w:jc w:val="both"/>
        <w:rPr>
          <w:rFonts w:ascii="Arial" w:hAnsi="Arial" w:cs="Arial"/>
          <w:lang w:val="en-US"/>
        </w:rPr>
      </w:pPr>
      <w:hyperlink r:id="rId14" w:history="1">
        <w:r w:rsidRPr="00162793">
          <w:rPr>
            <w:rStyle w:val="Hyperlink"/>
            <w:rFonts w:ascii="Arial" w:hAnsi="Arial" w:cs="Arial"/>
            <w:lang w:val="en-US"/>
          </w:rPr>
          <w:t>regulatory@serenticaglobal.com</w:t>
        </w:r>
      </w:hyperlink>
    </w:p>
    <w:p w14:paraId="2148A3FD" w14:textId="0EDB5587" w:rsidR="003A55E4" w:rsidRPr="00162793" w:rsidRDefault="003A55E4" w:rsidP="00285A50">
      <w:pPr>
        <w:spacing w:line="240" w:lineRule="auto"/>
        <w:ind w:left="720"/>
        <w:jc w:val="both"/>
        <w:rPr>
          <w:rFonts w:ascii="Arial" w:hAnsi="Arial" w:cs="Arial"/>
          <w:b/>
          <w:bCs/>
          <w:lang w:val="en-US"/>
        </w:rPr>
      </w:pPr>
      <w:r w:rsidRPr="00162793">
        <w:rPr>
          <w:rFonts w:ascii="Arial" w:hAnsi="Arial" w:cs="Arial"/>
          <w:lang w:val="en-US"/>
        </w:rPr>
        <w:t xml:space="preserve">Phone: +91 97168 08746 </w:t>
      </w:r>
      <w:r w:rsidR="009A187A">
        <w:rPr>
          <w:rFonts w:ascii="Arial" w:hAnsi="Arial" w:cs="Arial"/>
          <w:lang w:val="en-US"/>
        </w:rPr>
        <w:t xml:space="preserve">                                                     </w:t>
      </w:r>
      <w:r w:rsidRPr="00162793">
        <w:rPr>
          <w:rFonts w:ascii="Arial" w:hAnsi="Arial" w:cs="Arial"/>
          <w:lang w:val="en-US"/>
        </w:rPr>
        <w:t>…</w:t>
      </w:r>
      <w:r w:rsidRPr="00162793">
        <w:rPr>
          <w:rFonts w:ascii="Arial" w:hAnsi="Arial" w:cs="Arial"/>
          <w:b/>
          <w:bCs/>
          <w:lang w:val="en-US"/>
        </w:rPr>
        <w:t>Petitioner No. 2</w:t>
      </w:r>
    </w:p>
    <w:p w14:paraId="72BDD855" w14:textId="77777777" w:rsidR="00A762E0" w:rsidRPr="00162793" w:rsidRDefault="00A762E0" w:rsidP="00285A50">
      <w:pPr>
        <w:spacing w:after="0" w:line="360" w:lineRule="auto"/>
        <w:jc w:val="center"/>
        <w:rPr>
          <w:rFonts w:ascii="Arial" w:hAnsi="Arial" w:cs="Arial"/>
          <w:lang w:val="en-US"/>
        </w:rPr>
      </w:pPr>
    </w:p>
    <w:p w14:paraId="7AC7D67B" w14:textId="77777777" w:rsidR="003A55E4" w:rsidRPr="00162793" w:rsidRDefault="003A55E4" w:rsidP="00285A50">
      <w:pPr>
        <w:spacing w:after="0" w:line="360" w:lineRule="auto"/>
        <w:jc w:val="center"/>
        <w:rPr>
          <w:rFonts w:ascii="Arial" w:hAnsi="Arial" w:cs="Arial"/>
          <w:b/>
          <w:bCs/>
          <w:i/>
          <w:iCs/>
          <w:lang w:val="en-US"/>
        </w:rPr>
      </w:pPr>
      <w:r w:rsidRPr="00162793">
        <w:rPr>
          <w:rFonts w:ascii="Arial" w:hAnsi="Arial" w:cs="Arial"/>
          <w:b/>
          <w:bCs/>
          <w:i/>
          <w:iCs/>
          <w:lang w:val="en-US"/>
        </w:rPr>
        <w:lastRenderedPageBreak/>
        <w:t>Versus</w:t>
      </w:r>
    </w:p>
    <w:p w14:paraId="2C2C61E5" w14:textId="77777777" w:rsidR="00A762E0" w:rsidRPr="00162793" w:rsidRDefault="00A762E0" w:rsidP="00285A50">
      <w:pPr>
        <w:spacing w:line="240" w:lineRule="auto"/>
        <w:jc w:val="both"/>
        <w:rPr>
          <w:rFonts w:ascii="Arial" w:hAnsi="Arial" w:cs="Arial"/>
          <w:lang w:val="en-US"/>
        </w:rPr>
      </w:pPr>
    </w:p>
    <w:p w14:paraId="5F7C2804" w14:textId="2EC24481" w:rsidR="003A55E4" w:rsidRPr="00162793" w:rsidRDefault="00C235A7" w:rsidP="00285A50">
      <w:pPr>
        <w:spacing w:line="240" w:lineRule="auto"/>
        <w:jc w:val="both"/>
        <w:rPr>
          <w:rFonts w:ascii="Arial" w:hAnsi="Arial" w:cs="Arial"/>
          <w:lang w:val="en-US"/>
        </w:rPr>
      </w:pPr>
      <w:r>
        <w:rPr>
          <w:rFonts w:ascii="Arial" w:hAnsi="Arial" w:cs="Arial"/>
          <w:b/>
          <w:bCs/>
          <w:lang w:val="en-US"/>
        </w:rPr>
        <w:t xml:space="preserve">1. </w:t>
      </w:r>
      <w:r>
        <w:rPr>
          <w:rFonts w:ascii="Arial" w:hAnsi="Arial" w:cs="Arial"/>
          <w:b/>
          <w:bCs/>
          <w:lang w:val="en-US"/>
        </w:rPr>
        <w:tab/>
      </w:r>
      <w:r w:rsidR="003A55E4" w:rsidRPr="00162793">
        <w:rPr>
          <w:rFonts w:ascii="Arial" w:hAnsi="Arial" w:cs="Arial"/>
          <w:b/>
          <w:bCs/>
          <w:lang w:val="en-US"/>
        </w:rPr>
        <w:t>Central Transmission Utility of India Limited</w:t>
      </w:r>
    </w:p>
    <w:p w14:paraId="3917FAB2" w14:textId="77777777" w:rsidR="003A55E4" w:rsidRPr="00162793" w:rsidRDefault="003A55E4" w:rsidP="00285A50">
      <w:pPr>
        <w:spacing w:line="240" w:lineRule="auto"/>
        <w:ind w:left="720"/>
        <w:jc w:val="both"/>
        <w:rPr>
          <w:rFonts w:ascii="Arial" w:hAnsi="Arial" w:cs="Arial"/>
          <w:lang w:val="en-US"/>
        </w:rPr>
      </w:pPr>
      <w:r w:rsidRPr="00162793">
        <w:rPr>
          <w:rFonts w:ascii="Arial" w:hAnsi="Arial" w:cs="Arial"/>
          <w:lang w:val="en-US"/>
        </w:rPr>
        <w:t>Through its Chairman</w:t>
      </w:r>
    </w:p>
    <w:p w14:paraId="67F93EF3" w14:textId="6190DFE6" w:rsidR="003A55E4" w:rsidRPr="00162793" w:rsidRDefault="00D1124B" w:rsidP="00285A50">
      <w:pPr>
        <w:spacing w:line="240" w:lineRule="auto"/>
        <w:ind w:left="720"/>
        <w:jc w:val="both"/>
        <w:rPr>
          <w:rFonts w:ascii="Arial" w:hAnsi="Arial" w:cs="Arial"/>
          <w:lang w:val="en-US"/>
        </w:rPr>
      </w:pPr>
      <w:r>
        <w:rPr>
          <w:rFonts w:ascii="Arial" w:hAnsi="Arial" w:cs="Arial"/>
          <w:lang w:val="en-US"/>
        </w:rPr>
        <w:t>“</w:t>
      </w:r>
      <w:r w:rsidR="003A55E4" w:rsidRPr="00162793">
        <w:rPr>
          <w:rFonts w:ascii="Arial" w:hAnsi="Arial" w:cs="Arial"/>
          <w:lang w:val="en-US"/>
        </w:rPr>
        <w:t>Saudamini</w:t>
      </w:r>
      <w:r>
        <w:rPr>
          <w:rFonts w:ascii="Arial" w:hAnsi="Arial" w:cs="Arial"/>
          <w:lang w:val="en-US"/>
        </w:rPr>
        <w:t>”</w:t>
      </w:r>
      <w:r w:rsidR="003A55E4" w:rsidRPr="00162793">
        <w:rPr>
          <w:rFonts w:ascii="Arial" w:hAnsi="Arial" w:cs="Arial"/>
          <w:lang w:val="en-US"/>
        </w:rPr>
        <w:t>, 1st Floor, Plot No. 2</w:t>
      </w:r>
    </w:p>
    <w:p w14:paraId="5FF0EAA2" w14:textId="77777777" w:rsidR="003A55E4" w:rsidRPr="00162793" w:rsidRDefault="003A55E4" w:rsidP="00285A50">
      <w:pPr>
        <w:spacing w:line="240" w:lineRule="auto"/>
        <w:ind w:left="720"/>
        <w:jc w:val="both"/>
        <w:rPr>
          <w:rFonts w:ascii="Arial" w:hAnsi="Arial" w:cs="Arial"/>
          <w:lang w:val="en-US"/>
        </w:rPr>
      </w:pPr>
      <w:r w:rsidRPr="00162793">
        <w:rPr>
          <w:rFonts w:ascii="Arial" w:hAnsi="Arial" w:cs="Arial"/>
          <w:lang w:val="en-US"/>
        </w:rPr>
        <w:t>Sector 29, Gurugram, Haryana – 122001</w:t>
      </w:r>
    </w:p>
    <w:p w14:paraId="38663A72" w14:textId="77777777" w:rsidR="003A55E4" w:rsidRPr="00162793" w:rsidRDefault="003A55E4" w:rsidP="00285A50">
      <w:pPr>
        <w:spacing w:line="240" w:lineRule="auto"/>
        <w:ind w:left="720"/>
        <w:jc w:val="both"/>
        <w:rPr>
          <w:rFonts w:ascii="Arial" w:hAnsi="Arial" w:cs="Arial"/>
          <w:lang w:val="en-US"/>
        </w:rPr>
      </w:pPr>
      <w:r w:rsidRPr="00162793">
        <w:rPr>
          <w:rFonts w:ascii="Arial" w:hAnsi="Arial" w:cs="Arial"/>
          <w:lang w:val="en-US"/>
        </w:rPr>
        <w:t>Phone No: 7042396704</w:t>
      </w:r>
    </w:p>
    <w:p w14:paraId="44DCE8FA" w14:textId="02FB1E0C" w:rsidR="003A55E4" w:rsidRPr="00162793" w:rsidRDefault="003A55E4" w:rsidP="00285A50">
      <w:pPr>
        <w:spacing w:line="240" w:lineRule="auto"/>
        <w:ind w:left="720"/>
        <w:jc w:val="both"/>
        <w:rPr>
          <w:rFonts w:ascii="Arial" w:hAnsi="Arial" w:cs="Arial"/>
          <w:b/>
          <w:bCs/>
          <w:lang w:val="en-US"/>
        </w:rPr>
      </w:pPr>
      <w:r w:rsidRPr="00162793">
        <w:rPr>
          <w:rFonts w:ascii="Arial" w:hAnsi="Arial" w:cs="Arial"/>
          <w:lang w:val="en-US"/>
        </w:rPr>
        <w:t xml:space="preserve">Email – </w:t>
      </w:r>
      <w:hyperlink r:id="rId15" w:history="1">
        <w:r w:rsidRPr="00162793">
          <w:rPr>
            <w:rStyle w:val="Hyperlink"/>
            <w:rFonts w:ascii="Arial" w:hAnsi="Arial" w:cs="Arial"/>
            <w:lang w:val="en-US"/>
          </w:rPr>
          <w:t>swapnilverma@powergrid.in</w:t>
        </w:r>
      </w:hyperlink>
      <w:r w:rsidRPr="00162793">
        <w:rPr>
          <w:rFonts w:ascii="Arial" w:hAnsi="Arial" w:cs="Arial"/>
          <w:lang w:val="en-US"/>
        </w:rPr>
        <w:t xml:space="preserve"> </w:t>
      </w:r>
      <w:r w:rsidR="00285A50">
        <w:rPr>
          <w:rFonts w:ascii="Arial" w:hAnsi="Arial" w:cs="Arial"/>
          <w:lang w:val="en-US"/>
        </w:rPr>
        <w:t xml:space="preserve">                                         </w:t>
      </w:r>
      <w:r w:rsidRPr="00162793">
        <w:rPr>
          <w:rFonts w:ascii="Arial" w:hAnsi="Arial" w:cs="Arial"/>
          <w:lang w:val="en-US"/>
        </w:rPr>
        <w:t>…</w:t>
      </w:r>
      <w:r w:rsidRPr="00162793">
        <w:rPr>
          <w:rFonts w:ascii="Arial" w:hAnsi="Arial" w:cs="Arial"/>
          <w:b/>
          <w:bCs/>
          <w:lang w:val="en-US"/>
        </w:rPr>
        <w:t>Respondent</w:t>
      </w:r>
    </w:p>
    <w:p w14:paraId="486781DC" w14:textId="77777777" w:rsidR="00A762E0" w:rsidRPr="00162793" w:rsidRDefault="00A762E0" w:rsidP="00B90F82">
      <w:pPr>
        <w:spacing w:line="360" w:lineRule="auto"/>
        <w:jc w:val="both"/>
        <w:rPr>
          <w:rFonts w:ascii="Arial" w:hAnsi="Arial" w:cs="Arial"/>
          <w:lang w:val="en-US"/>
        </w:rPr>
      </w:pPr>
    </w:p>
    <w:p w14:paraId="78B43432" w14:textId="6F129DFE" w:rsidR="00F94D00" w:rsidRDefault="003A55E4" w:rsidP="00B90F82">
      <w:pPr>
        <w:spacing w:line="360" w:lineRule="auto"/>
        <w:jc w:val="both"/>
        <w:rPr>
          <w:rFonts w:ascii="Arial" w:hAnsi="Arial" w:cs="Arial"/>
          <w:b/>
          <w:bCs/>
          <w:lang w:val="en-US"/>
        </w:rPr>
      </w:pPr>
      <w:r w:rsidRPr="00162793">
        <w:rPr>
          <w:rFonts w:ascii="Arial" w:hAnsi="Arial" w:cs="Arial"/>
          <w:b/>
          <w:bCs/>
          <w:lang w:val="en-US"/>
        </w:rPr>
        <w:t>PETITION UNDER SECTION 79(1)(C) OF THE ELECTRICITY ACT READ WITH REGULATION 13(2)(H) OF THE CERC (SHARING OF INTER-STATE TRANSMISSION CHARGES AND LOSSES) REGULATIONS 2020 AND PURSUANT TO THE REPORT DATED 11.06.2026 OF THE COMMITTEE CONSTITUTED VIDE OFFICE ORDER DATED 30.07.2025 READ WITH ADDENDUM DATED 14.01.2026</w:t>
      </w:r>
    </w:p>
    <w:p w14:paraId="34A88156" w14:textId="2F1C6513" w:rsidR="003A55E4" w:rsidRPr="00162793" w:rsidRDefault="003A55E4" w:rsidP="00B90F82">
      <w:pPr>
        <w:spacing w:line="360" w:lineRule="auto"/>
        <w:jc w:val="both"/>
        <w:rPr>
          <w:rFonts w:ascii="Arial" w:hAnsi="Arial" w:cs="Arial"/>
          <w:lang w:val="en-US"/>
        </w:rPr>
      </w:pPr>
      <w:r w:rsidRPr="00162793">
        <w:rPr>
          <w:rFonts w:ascii="Arial" w:hAnsi="Arial" w:cs="Arial"/>
          <w:b/>
          <w:bCs/>
          <w:lang w:val="en-US"/>
        </w:rPr>
        <w:t>A.</w:t>
      </w:r>
      <w:r w:rsidR="007D3F09">
        <w:rPr>
          <w:rFonts w:ascii="Arial" w:hAnsi="Arial" w:cs="Arial"/>
          <w:b/>
          <w:bCs/>
          <w:lang w:val="en-US"/>
        </w:rPr>
        <w:tab/>
      </w:r>
      <w:r w:rsidRPr="00EF74FC">
        <w:rPr>
          <w:rFonts w:ascii="Arial" w:hAnsi="Arial" w:cs="Arial"/>
          <w:b/>
          <w:bCs/>
          <w:u w:val="single"/>
          <w:lang w:val="en-US"/>
        </w:rPr>
        <w:t>Executive Summary of the Petition</w:t>
      </w:r>
    </w:p>
    <w:p w14:paraId="16C9CACE" w14:textId="21934604" w:rsidR="008079A0" w:rsidRPr="008079A0" w:rsidRDefault="008079A0" w:rsidP="00B90F82">
      <w:pPr>
        <w:spacing w:line="360" w:lineRule="auto"/>
        <w:jc w:val="both"/>
        <w:rPr>
          <w:rFonts w:ascii="Arial" w:hAnsi="Arial" w:cs="Arial"/>
          <w:lang w:val="en-US"/>
        </w:rPr>
      </w:pPr>
      <w:r w:rsidRPr="008079A0">
        <w:rPr>
          <w:rFonts w:ascii="Arial" w:hAnsi="Arial" w:cs="Arial"/>
          <w:b/>
          <w:bCs/>
          <w:lang w:val="en-US"/>
        </w:rPr>
        <w:t>I.</w:t>
      </w:r>
      <w:r w:rsidR="007D3F09">
        <w:rPr>
          <w:rFonts w:ascii="Arial" w:hAnsi="Arial" w:cs="Arial"/>
          <w:b/>
          <w:bCs/>
          <w:lang w:val="en-US"/>
        </w:rPr>
        <w:tab/>
      </w:r>
      <w:r w:rsidRPr="008079A0">
        <w:rPr>
          <w:rFonts w:ascii="Arial" w:hAnsi="Arial" w:cs="Arial"/>
          <w:b/>
          <w:bCs/>
          <w:lang w:val="en-US"/>
        </w:rPr>
        <w:t>Brief background of the Petitioners</w:t>
      </w:r>
    </w:p>
    <w:p w14:paraId="02DBAA29" w14:textId="59D6C647" w:rsidR="001A3954" w:rsidRPr="008079A0" w:rsidRDefault="00DF648D" w:rsidP="00B90F82">
      <w:pPr>
        <w:spacing w:line="360" w:lineRule="auto"/>
        <w:jc w:val="both"/>
        <w:rPr>
          <w:rFonts w:ascii="Arial" w:hAnsi="Arial" w:cs="Arial"/>
          <w:lang w:val="en-US"/>
        </w:rPr>
      </w:pPr>
      <w:r>
        <w:rPr>
          <w:rFonts w:ascii="Arial" w:hAnsi="Arial" w:cs="Arial"/>
          <w:lang w:val="en-US"/>
        </w:rPr>
        <w:t xml:space="preserve">1. </w:t>
      </w:r>
      <w:r>
        <w:rPr>
          <w:rFonts w:ascii="Arial" w:hAnsi="Arial" w:cs="Arial"/>
          <w:lang w:val="en-US"/>
        </w:rPr>
        <w:tab/>
      </w:r>
      <w:r w:rsidR="008079A0" w:rsidRPr="008079A0">
        <w:rPr>
          <w:rFonts w:ascii="Arial" w:hAnsi="Arial" w:cs="Arial"/>
          <w:lang w:val="en-US"/>
        </w:rPr>
        <w:t>Petitioner No. 1 - Serentica Renewables India 3 Private Limited (</w:t>
      </w:r>
      <w:r w:rsidR="00D1124B">
        <w:rPr>
          <w:rFonts w:ascii="Arial" w:hAnsi="Arial" w:cs="Arial"/>
          <w:lang w:val="en-US"/>
        </w:rPr>
        <w:t>“</w:t>
      </w:r>
      <w:r w:rsidR="008079A0" w:rsidRPr="008079A0">
        <w:rPr>
          <w:rFonts w:ascii="Arial" w:hAnsi="Arial" w:cs="Arial"/>
          <w:b/>
          <w:bCs/>
          <w:lang w:val="en-US"/>
        </w:rPr>
        <w:t>Petitioner No. 1</w:t>
      </w:r>
      <w:r w:rsidR="00D1124B">
        <w:rPr>
          <w:rFonts w:ascii="Arial" w:hAnsi="Arial" w:cs="Arial"/>
          <w:lang w:val="en-US"/>
        </w:rPr>
        <w:t>”</w:t>
      </w:r>
      <w:r w:rsidR="008079A0" w:rsidRPr="008079A0">
        <w:rPr>
          <w:rFonts w:ascii="Arial" w:hAnsi="Arial" w:cs="Arial"/>
          <w:lang w:val="en-US"/>
        </w:rPr>
        <w:t xml:space="preserve"> / </w:t>
      </w:r>
      <w:r w:rsidR="009972F9">
        <w:rPr>
          <w:rFonts w:ascii="Arial" w:hAnsi="Arial" w:cs="Arial"/>
          <w:lang w:val="en-US"/>
        </w:rPr>
        <w:t>“</w:t>
      </w:r>
      <w:r w:rsidR="008079A0" w:rsidRPr="008079A0">
        <w:rPr>
          <w:rFonts w:ascii="Arial" w:hAnsi="Arial" w:cs="Arial"/>
          <w:b/>
          <w:bCs/>
          <w:lang w:val="en-US"/>
        </w:rPr>
        <w:t>SRI3PL</w:t>
      </w:r>
      <w:r w:rsidR="009972F9">
        <w:rPr>
          <w:rFonts w:ascii="Arial" w:hAnsi="Arial" w:cs="Arial"/>
          <w:lang w:val="en-US"/>
        </w:rPr>
        <w:t>”</w:t>
      </w:r>
      <w:r w:rsidR="008079A0" w:rsidRPr="008079A0">
        <w:rPr>
          <w:rFonts w:ascii="Arial" w:hAnsi="Arial" w:cs="Arial"/>
          <w:lang w:val="en-US"/>
        </w:rPr>
        <w:t>), a wholly owned subsidiary of Petitioner No. 2 - Serentica Renewables India Private Limited, is a generating company under Section 2(28) of the Electricity Act engaged in developing a 470 MW Hybrid (200 MW solar and 270 MW wind) power Project in Gadag, in the State of Karnataka (</w:t>
      </w:r>
      <w:r w:rsidR="009972F9">
        <w:rPr>
          <w:rFonts w:ascii="Arial" w:hAnsi="Arial" w:cs="Arial"/>
          <w:lang w:val="en-US"/>
        </w:rPr>
        <w:t>“</w:t>
      </w:r>
      <w:r w:rsidR="008079A0" w:rsidRPr="008079A0">
        <w:rPr>
          <w:rFonts w:ascii="Arial" w:hAnsi="Arial" w:cs="Arial"/>
          <w:b/>
          <w:bCs/>
          <w:lang w:val="en-US"/>
        </w:rPr>
        <w:t>Project</w:t>
      </w:r>
      <w:r w:rsidR="009972F9">
        <w:rPr>
          <w:rFonts w:ascii="Arial" w:hAnsi="Arial" w:cs="Arial"/>
          <w:lang w:val="en-US"/>
        </w:rPr>
        <w:t>”</w:t>
      </w:r>
      <w:r w:rsidR="008079A0" w:rsidRPr="008079A0">
        <w:rPr>
          <w:rFonts w:ascii="Arial" w:hAnsi="Arial" w:cs="Arial"/>
          <w:lang w:val="en-US"/>
        </w:rPr>
        <w:t>). The registered office of SRI3PL is at RMZ infinity, 5th Floor, Plot No. 15, Udyog Vihar, Phase IV, Gurugram, Haryana - 122015.</w:t>
      </w:r>
    </w:p>
    <w:p w14:paraId="08C8349B" w14:textId="2C22E419" w:rsidR="00BD7E50" w:rsidRDefault="00DF648D" w:rsidP="00B90F82">
      <w:pPr>
        <w:spacing w:line="360" w:lineRule="auto"/>
        <w:jc w:val="both"/>
        <w:rPr>
          <w:ins w:id="5" w:author="Kunal Lalit Kaistha" w:date="2026-09-16T13:20:00Z" w16du:dateUtc="2026-09-16T07:50:00Z"/>
          <w:rFonts w:ascii="Arial" w:hAnsi="Arial" w:cs="Arial"/>
          <w:lang w:val="en-US"/>
        </w:rPr>
      </w:pPr>
      <w:r>
        <w:rPr>
          <w:rFonts w:ascii="Arial" w:hAnsi="Arial" w:cs="Arial"/>
          <w:lang w:val="en-US"/>
        </w:rPr>
        <w:t xml:space="preserve">2. </w:t>
      </w:r>
      <w:r>
        <w:rPr>
          <w:rFonts w:ascii="Arial" w:hAnsi="Arial" w:cs="Arial"/>
          <w:lang w:val="en-US"/>
        </w:rPr>
        <w:tab/>
      </w:r>
      <w:r w:rsidR="008079A0" w:rsidRPr="008079A0">
        <w:rPr>
          <w:rFonts w:ascii="Arial" w:hAnsi="Arial" w:cs="Arial"/>
          <w:lang w:val="en-US"/>
        </w:rPr>
        <w:t>Petitioner No. 2 - Serentica Renewables India Private Limited (</w:t>
      </w:r>
      <w:r w:rsidR="009972F9">
        <w:rPr>
          <w:rFonts w:ascii="Arial" w:hAnsi="Arial" w:cs="Arial"/>
          <w:lang w:val="en-US"/>
        </w:rPr>
        <w:t>“</w:t>
      </w:r>
      <w:r w:rsidR="008079A0" w:rsidRPr="008079A0">
        <w:rPr>
          <w:rFonts w:ascii="Arial" w:hAnsi="Arial" w:cs="Arial"/>
          <w:b/>
          <w:bCs/>
          <w:lang w:val="en-US"/>
        </w:rPr>
        <w:t>Petitioner No. 2</w:t>
      </w:r>
      <w:r w:rsidR="009972F9">
        <w:rPr>
          <w:rFonts w:ascii="Arial" w:hAnsi="Arial" w:cs="Arial"/>
          <w:lang w:val="en-US"/>
        </w:rPr>
        <w:t>”</w:t>
      </w:r>
      <w:r w:rsidR="008079A0" w:rsidRPr="008079A0">
        <w:rPr>
          <w:rFonts w:ascii="Arial" w:hAnsi="Arial" w:cs="Arial"/>
          <w:lang w:val="en-US"/>
        </w:rPr>
        <w:t xml:space="preserve">/ </w:t>
      </w:r>
      <w:r w:rsidR="009972F9">
        <w:rPr>
          <w:rFonts w:ascii="Arial" w:hAnsi="Arial" w:cs="Arial"/>
          <w:lang w:val="en-US"/>
        </w:rPr>
        <w:t>“</w:t>
      </w:r>
      <w:r w:rsidR="008079A0" w:rsidRPr="008079A0">
        <w:rPr>
          <w:rFonts w:ascii="Arial" w:hAnsi="Arial" w:cs="Arial"/>
          <w:b/>
          <w:bCs/>
          <w:lang w:val="en-US"/>
        </w:rPr>
        <w:t>SRIPL</w:t>
      </w:r>
      <w:r w:rsidR="009972F9">
        <w:rPr>
          <w:rFonts w:ascii="Arial" w:hAnsi="Arial" w:cs="Arial"/>
          <w:lang w:val="en-US"/>
        </w:rPr>
        <w:t>”</w:t>
      </w:r>
      <w:r w:rsidR="008079A0" w:rsidRPr="008079A0">
        <w:rPr>
          <w:rFonts w:ascii="Arial" w:hAnsi="Arial" w:cs="Arial"/>
          <w:lang w:val="en-US"/>
        </w:rPr>
        <w:t>) is a company incorporated under the Companies Act 2013 and is the parent company of Petitioner No. 1 - SRI3PL. The registered office of SRIPL is at RMZ infinity, 5th Floor, Plot No. 15, Udyog Vihar, Phase IV, Gurugram, Haryana - 122015.</w:t>
      </w:r>
    </w:p>
    <w:p w14:paraId="51955C23" w14:textId="77777777" w:rsidR="00BD7E50" w:rsidRDefault="00BD7E50">
      <w:pPr>
        <w:rPr>
          <w:ins w:id="6" w:author="Kunal Lalit Kaistha" w:date="2026-09-16T13:20:00Z" w16du:dateUtc="2026-09-16T07:50:00Z"/>
          <w:rFonts w:ascii="Arial" w:hAnsi="Arial" w:cs="Arial"/>
          <w:lang w:val="en-US"/>
        </w:rPr>
      </w:pPr>
      <w:ins w:id="7" w:author="Kunal Lalit Kaistha" w:date="2026-09-16T13:20:00Z" w16du:dateUtc="2026-09-16T07:50:00Z">
        <w:r>
          <w:rPr>
            <w:rFonts w:ascii="Arial" w:hAnsi="Arial" w:cs="Arial"/>
            <w:lang w:val="en-US"/>
          </w:rPr>
          <w:br w:type="page"/>
        </w:r>
      </w:ins>
    </w:p>
    <w:p w14:paraId="7F1D8FCF" w14:textId="77777777" w:rsidR="008079A0" w:rsidRPr="008079A0" w:rsidRDefault="008079A0" w:rsidP="00B90F82">
      <w:pPr>
        <w:spacing w:line="360" w:lineRule="auto"/>
        <w:jc w:val="both"/>
        <w:rPr>
          <w:rFonts w:ascii="Arial" w:hAnsi="Arial" w:cs="Arial"/>
          <w:lang w:val="en-US"/>
        </w:rPr>
      </w:pPr>
    </w:p>
    <w:p w14:paraId="0396D037" w14:textId="6E3EF18C" w:rsidR="008079A0" w:rsidRPr="008079A0" w:rsidRDefault="008079A0" w:rsidP="00B90F82">
      <w:pPr>
        <w:spacing w:line="360" w:lineRule="auto"/>
        <w:jc w:val="both"/>
        <w:rPr>
          <w:rFonts w:ascii="Arial" w:hAnsi="Arial" w:cs="Arial"/>
          <w:lang w:val="en-US"/>
        </w:rPr>
      </w:pPr>
      <w:r w:rsidRPr="008079A0">
        <w:rPr>
          <w:rFonts w:ascii="Arial" w:hAnsi="Arial" w:cs="Arial"/>
          <w:b/>
          <w:bCs/>
          <w:lang w:val="en-US"/>
        </w:rPr>
        <w:t>II.</w:t>
      </w:r>
      <w:r w:rsidR="007D3F09">
        <w:rPr>
          <w:rFonts w:ascii="Arial" w:hAnsi="Arial" w:cs="Arial"/>
          <w:b/>
          <w:bCs/>
          <w:lang w:val="en-US"/>
        </w:rPr>
        <w:tab/>
      </w:r>
      <w:r w:rsidRPr="008079A0">
        <w:rPr>
          <w:rFonts w:ascii="Arial" w:hAnsi="Arial" w:cs="Arial"/>
          <w:b/>
          <w:bCs/>
          <w:lang w:val="en-US"/>
        </w:rPr>
        <w:t>Brief background of the Respondent</w:t>
      </w:r>
    </w:p>
    <w:p w14:paraId="31E4D8E0" w14:textId="482EA81E" w:rsidR="001A3954" w:rsidRPr="008079A0" w:rsidRDefault="001A3954" w:rsidP="00B90F82">
      <w:pPr>
        <w:spacing w:line="360" w:lineRule="auto"/>
        <w:jc w:val="both"/>
        <w:rPr>
          <w:rFonts w:ascii="Arial" w:hAnsi="Arial" w:cs="Arial"/>
          <w:lang w:val="en-US"/>
        </w:rPr>
      </w:pPr>
      <w:r>
        <w:rPr>
          <w:rFonts w:ascii="Arial" w:hAnsi="Arial" w:cs="Arial"/>
          <w:lang w:val="en-US"/>
        </w:rPr>
        <w:t xml:space="preserve">3. </w:t>
      </w:r>
      <w:r>
        <w:rPr>
          <w:rFonts w:ascii="Arial" w:hAnsi="Arial" w:cs="Arial"/>
          <w:lang w:val="en-US"/>
        </w:rPr>
        <w:tab/>
      </w:r>
      <w:r w:rsidR="008079A0" w:rsidRPr="008079A0">
        <w:rPr>
          <w:rFonts w:ascii="Arial" w:hAnsi="Arial" w:cs="Arial"/>
          <w:lang w:val="en-US"/>
        </w:rPr>
        <w:t>The Respondent - Central Transmission Utility of India Limited (</w:t>
      </w:r>
      <w:r w:rsidR="009972F9">
        <w:rPr>
          <w:rFonts w:ascii="Arial" w:hAnsi="Arial" w:cs="Arial"/>
          <w:lang w:val="en-US"/>
        </w:rPr>
        <w:t>“</w:t>
      </w:r>
      <w:r w:rsidR="008079A0" w:rsidRPr="008079A0">
        <w:rPr>
          <w:rFonts w:ascii="Arial" w:hAnsi="Arial" w:cs="Arial"/>
          <w:b/>
          <w:bCs/>
          <w:lang w:val="en-US"/>
        </w:rPr>
        <w:t>Respondent</w:t>
      </w:r>
      <w:r w:rsidR="009972F9">
        <w:rPr>
          <w:rFonts w:ascii="Arial" w:hAnsi="Arial" w:cs="Arial"/>
          <w:lang w:val="en-US"/>
        </w:rPr>
        <w:t>”</w:t>
      </w:r>
      <w:r w:rsidR="008079A0" w:rsidRPr="008079A0">
        <w:rPr>
          <w:rFonts w:ascii="Arial" w:hAnsi="Arial" w:cs="Arial"/>
          <w:lang w:val="en-US"/>
        </w:rPr>
        <w:t xml:space="preserve">/ </w:t>
      </w:r>
      <w:r w:rsidR="009972F9">
        <w:rPr>
          <w:rFonts w:ascii="Arial" w:hAnsi="Arial" w:cs="Arial"/>
          <w:lang w:val="en-US"/>
        </w:rPr>
        <w:t>“</w:t>
      </w:r>
      <w:r w:rsidR="008079A0" w:rsidRPr="008079A0">
        <w:rPr>
          <w:rFonts w:ascii="Arial" w:hAnsi="Arial" w:cs="Arial"/>
          <w:b/>
          <w:bCs/>
          <w:lang w:val="en-US"/>
        </w:rPr>
        <w:t>CTUIL</w:t>
      </w:r>
      <w:r w:rsidR="009972F9">
        <w:rPr>
          <w:rFonts w:ascii="Arial" w:hAnsi="Arial" w:cs="Arial"/>
          <w:lang w:val="en-US"/>
        </w:rPr>
        <w:t>”</w:t>
      </w:r>
      <w:r w:rsidR="008079A0" w:rsidRPr="008079A0">
        <w:rPr>
          <w:rFonts w:ascii="Arial" w:hAnsi="Arial" w:cs="Arial"/>
          <w:lang w:val="en-US"/>
        </w:rPr>
        <w:t>) is the Central Transmission Utility under Section 38 of the Electricity Act, undertaking the transmission of electricity through Inter-State Transmission System (</w:t>
      </w:r>
      <w:r w:rsidR="009972F9">
        <w:rPr>
          <w:rFonts w:ascii="Arial" w:hAnsi="Arial" w:cs="Arial"/>
          <w:lang w:val="en-US"/>
        </w:rPr>
        <w:t>“</w:t>
      </w:r>
      <w:r w:rsidR="008079A0" w:rsidRPr="008079A0">
        <w:rPr>
          <w:rFonts w:ascii="Arial" w:hAnsi="Arial" w:cs="Arial"/>
          <w:b/>
          <w:bCs/>
          <w:lang w:val="en-US"/>
        </w:rPr>
        <w:t>ISTS</w:t>
      </w:r>
      <w:r w:rsidR="009972F9">
        <w:rPr>
          <w:rFonts w:ascii="Arial" w:hAnsi="Arial" w:cs="Arial"/>
          <w:lang w:val="en-US"/>
        </w:rPr>
        <w:t>”</w:t>
      </w:r>
      <w:r w:rsidR="008079A0" w:rsidRPr="008079A0">
        <w:rPr>
          <w:rFonts w:ascii="Arial" w:hAnsi="Arial" w:cs="Arial"/>
          <w:lang w:val="en-US"/>
        </w:rPr>
        <w:t xml:space="preserve">) and discharging, </w:t>
      </w:r>
      <w:r w:rsidR="008079A0" w:rsidRPr="008079A0">
        <w:rPr>
          <w:rFonts w:ascii="Arial" w:hAnsi="Arial" w:cs="Arial"/>
          <w:i/>
          <w:iCs/>
          <w:lang w:val="en-US"/>
        </w:rPr>
        <w:t>inter alia</w:t>
      </w:r>
      <w:r w:rsidR="008079A0" w:rsidRPr="008079A0">
        <w:rPr>
          <w:rFonts w:ascii="Arial" w:hAnsi="Arial" w:cs="Arial"/>
          <w:lang w:val="en-US"/>
        </w:rPr>
        <w:t xml:space="preserve">, functions of planning and coordination relating to ISTS with all concerned authorities. The registered office of CTUIL is at </w:t>
      </w:r>
      <w:r w:rsidR="009972F9">
        <w:rPr>
          <w:rFonts w:ascii="Arial" w:hAnsi="Arial" w:cs="Arial"/>
          <w:lang w:val="en-US"/>
        </w:rPr>
        <w:t>“</w:t>
      </w:r>
      <w:r w:rsidR="008079A0" w:rsidRPr="008079A0">
        <w:rPr>
          <w:rFonts w:ascii="Arial" w:hAnsi="Arial" w:cs="Arial"/>
          <w:lang w:val="en-US"/>
        </w:rPr>
        <w:t>Saudamini</w:t>
      </w:r>
      <w:r w:rsidR="009972F9">
        <w:rPr>
          <w:rFonts w:ascii="Arial" w:hAnsi="Arial" w:cs="Arial"/>
          <w:lang w:val="en-US"/>
        </w:rPr>
        <w:t>”</w:t>
      </w:r>
      <w:r w:rsidR="008079A0" w:rsidRPr="008079A0">
        <w:rPr>
          <w:rFonts w:ascii="Arial" w:hAnsi="Arial" w:cs="Arial"/>
          <w:lang w:val="en-US"/>
        </w:rPr>
        <w:t>, Plot No-2, Sector-29, Gurgaon, Haryana - 122001.</w:t>
      </w:r>
    </w:p>
    <w:p w14:paraId="6650F8FC" w14:textId="4F6C2D51" w:rsidR="008079A0" w:rsidRPr="008079A0" w:rsidRDefault="008079A0" w:rsidP="00B90F82">
      <w:pPr>
        <w:spacing w:line="360" w:lineRule="auto"/>
        <w:jc w:val="both"/>
        <w:rPr>
          <w:rFonts w:ascii="Arial" w:hAnsi="Arial" w:cs="Arial"/>
          <w:lang w:val="en-US"/>
        </w:rPr>
      </w:pPr>
      <w:r w:rsidRPr="008079A0">
        <w:rPr>
          <w:rFonts w:ascii="Arial" w:hAnsi="Arial" w:cs="Arial"/>
          <w:b/>
          <w:bCs/>
          <w:lang w:val="en-US"/>
        </w:rPr>
        <w:t>III.</w:t>
      </w:r>
      <w:r w:rsidR="007D3F09">
        <w:rPr>
          <w:rFonts w:ascii="Arial" w:hAnsi="Arial" w:cs="Arial"/>
          <w:b/>
          <w:bCs/>
          <w:lang w:val="en-US"/>
        </w:rPr>
        <w:tab/>
      </w:r>
      <w:r w:rsidRPr="008079A0">
        <w:rPr>
          <w:rFonts w:ascii="Arial" w:hAnsi="Arial" w:cs="Arial"/>
          <w:b/>
          <w:bCs/>
          <w:lang w:val="en-US"/>
        </w:rPr>
        <w:t>Brief Background of the matter</w:t>
      </w:r>
    </w:p>
    <w:p w14:paraId="4B6CC844" w14:textId="0C86E5C9" w:rsidR="008079A0" w:rsidRPr="008079A0" w:rsidRDefault="005A0F5A" w:rsidP="00B90F82">
      <w:pPr>
        <w:spacing w:line="360" w:lineRule="auto"/>
        <w:jc w:val="both"/>
        <w:rPr>
          <w:rFonts w:ascii="Arial" w:hAnsi="Arial" w:cs="Arial"/>
          <w:lang w:val="en-US"/>
        </w:rPr>
      </w:pPr>
      <w:r w:rsidRPr="41E4CB6E">
        <w:rPr>
          <w:rFonts w:ascii="Arial" w:hAnsi="Arial" w:cs="Arial"/>
          <w:lang w:val="en-US"/>
        </w:rPr>
        <w:t xml:space="preserve">4. </w:t>
      </w:r>
      <w:r>
        <w:tab/>
      </w:r>
      <w:r w:rsidR="008079A0" w:rsidRPr="41E4CB6E">
        <w:rPr>
          <w:rFonts w:ascii="Arial" w:hAnsi="Arial" w:cs="Arial"/>
          <w:lang w:val="en-US"/>
        </w:rPr>
        <w:t>The Petitioners have filed the present Petition under Section 79(1)(c) of the Electricity Act 2003 read with Regulation 13(2)(h) and Regulation 27 of the CERC (Sharing of Inter-State Transmission Charges and Losses) Regulations 2020, as amended (</w:t>
      </w:r>
      <w:r w:rsidR="009972F9" w:rsidRPr="41E4CB6E">
        <w:rPr>
          <w:rFonts w:ascii="Arial" w:hAnsi="Arial" w:cs="Arial"/>
          <w:lang w:val="en-US"/>
        </w:rPr>
        <w:t>“</w:t>
      </w:r>
      <w:r w:rsidR="008079A0" w:rsidRPr="41E4CB6E">
        <w:rPr>
          <w:rFonts w:ascii="Arial" w:hAnsi="Arial" w:cs="Arial"/>
          <w:b/>
          <w:bCs/>
          <w:lang w:val="en-US"/>
        </w:rPr>
        <w:t>Sharing Regulations 2020</w:t>
      </w:r>
      <w:r w:rsidR="009972F9" w:rsidRPr="41E4CB6E">
        <w:rPr>
          <w:rFonts w:ascii="Arial" w:hAnsi="Arial" w:cs="Arial"/>
          <w:lang w:val="en-US"/>
        </w:rPr>
        <w:t>”</w:t>
      </w:r>
      <w:r w:rsidR="008079A0" w:rsidRPr="41E4CB6E">
        <w:rPr>
          <w:rFonts w:ascii="Arial" w:hAnsi="Arial" w:cs="Arial"/>
          <w:lang w:val="en-US"/>
        </w:rPr>
        <w:t xml:space="preserve">), seeking suitable directions and orders pursuant to findings in the Report dated 11.06.2026 issued by the Committee constituted </w:t>
      </w:r>
      <w:r w:rsidR="008079A0" w:rsidRPr="41E4CB6E">
        <w:rPr>
          <w:rFonts w:ascii="Arial" w:hAnsi="Arial" w:cs="Arial"/>
          <w:i/>
          <w:iCs/>
          <w:lang w:val="en-US"/>
        </w:rPr>
        <w:t>vide</w:t>
      </w:r>
      <w:r w:rsidR="008079A0" w:rsidRPr="41E4CB6E">
        <w:rPr>
          <w:rFonts w:ascii="Arial" w:hAnsi="Arial" w:cs="Arial"/>
          <w:lang w:val="en-US"/>
        </w:rPr>
        <w:t xml:space="preserve"> Office Order dated 30.07.2025 read with Addendum dated 14.01.2026 (</w:t>
      </w:r>
      <w:r w:rsidR="009972F9" w:rsidRPr="41E4CB6E">
        <w:rPr>
          <w:rFonts w:ascii="Arial" w:hAnsi="Arial" w:cs="Arial"/>
          <w:lang w:val="en-US"/>
        </w:rPr>
        <w:t>“</w:t>
      </w:r>
      <w:r w:rsidR="008079A0" w:rsidRPr="41E4CB6E">
        <w:rPr>
          <w:rFonts w:ascii="Arial" w:hAnsi="Arial" w:cs="Arial"/>
          <w:b/>
          <w:bCs/>
          <w:lang w:val="en-US"/>
        </w:rPr>
        <w:t>Committee</w:t>
      </w:r>
      <w:r w:rsidR="009972F9" w:rsidRPr="41E4CB6E">
        <w:rPr>
          <w:rFonts w:ascii="Arial" w:hAnsi="Arial" w:cs="Arial"/>
          <w:lang w:val="en-US"/>
        </w:rPr>
        <w:t>”</w:t>
      </w:r>
      <w:r w:rsidR="008079A0" w:rsidRPr="41E4CB6E">
        <w:rPr>
          <w:rFonts w:ascii="Arial" w:hAnsi="Arial" w:cs="Arial"/>
          <w:lang w:val="en-US"/>
        </w:rPr>
        <w:t>) recommending extension of Scheduled Commercial Operation Date (</w:t>
      </w:r>
      <w:r w:rsidR="009972F9" w:rsidRPr="41E4CB6E">
        <w:rPr>
          <w:rFonts w:ascii="Arial" w:hAnsi="Arial" w:cs="Arial"/>
          <w:lang w:val="en-US"/>
        </w:rPr>
        <w:t>“</w:t>
      </w:r>
      <w:r w:rsidR="008079A0" w:rsidRPr="41E4CB6E">
        <w:rPr>
          <w:rFonts w:ascii="Arial" w:hAnsi="Arial" w:cs="Arial"/>
          <w:b/>
          <w:bCs/>
          <w:lang w:val="en-US"/>
        </w:rPr>
        <w:t>SCOD</w:t>
      </w:r>
      <w:r w:rsidR="009972F9" w:rsidRPr="41E4CB6E">
        <w:rPr>
          <w:rFonts w:ascii="Arial" w:hAnsi="Arial" w:cs="Arial"/>
          <w:lang w:val="en-US"/>
        </w:rPr>
        <w:t>”</w:t>
      </w:r>
      <w:r w:rsidR="008079A0" w:rsidRPr="41E4CB6E">
        <w:rPr>
          <w:rFonts w:ascii="Arial" w:hAnsi="Arial" w:cs="Arial"/>
          <w:lang w:val="en-US"/>
        </w:rPr>
        <w:t>) of its Project. In view of the various force majeure events which have adversely impacted the construction and commissioning of the Project as detailed in the Committee's Report and the present Petition, the Petitioner</w:t>
      </w:r>
      <w:r w:rsidR="008F5622" w:rsidRPr="41E4CB6E">
        <w:rPr>
          <w:rFonts w:ascii="Arial" w:hAnsi="Arial" w:cs="Arial"/>
          <w:lang w:val="en-US"/>
        </w:rPr>
        <w:t>s</w:t>
      </w:r>
      <w:r w:rsidR="008079A0" w:rsidRPr="41E4CB6E">
        <w:rPr>
          <w:rFonts w:ascii="Arial" w:hAnsi="Arial" w:cs="Arial"/>
          <w:lang w:val="en-US"/>
        </w:rPr>
        <w:t xml:space="preserve"> humbly </w:t>
      </w:r>
      <w:r w:rsidR="008F5622" w:rsidRPr="41E4CB6E">
        <w:rPr>
          <w:rFonts w:ascii="Arial" w:hAnsi="Arial" w:cs="Arial"/>
          <w:lang w:val="en-US"/>
        </w:rPr>
        <w:t xml:space="preserve">request </w:t>
      </w:r>
      <w:r w:rsidR="008079A0" w:rsidRPr="41E4CB6E">
        <w:rPr>
          <w:rFonts w:ascii="Arial" w:hAnsi="Arial" w:cs="Arial"/>
          <w:lang w:val="en-US"/>
        </w:rPr>
        <w:t xml:space="preserve">this Hon'ble Commission that </w:t>
      </w:r>
      <w:ins w:id="8" w:author="Ravi Kalra" w:date="2026-09-04T05:19:00Z" w16du:dateUtc="2026-09-04T05:19:03Z">
        <w:r w:rsidR="78800584" w:rsidRPr="41E4CB6E">
          <w:rPr>
            <w:rFonts w:ascii="Arial" w:hAnsi="Arial" w:cs="Arial"/>
            <w:lang w:val="en-US"/>
          </w:rPr>
          <w:t>372 MW (</w:t>
        </w:r>
      </w:ins>
      <w:ins w:id="9" w:author="Ravi Kalra" w:date="2026-09-04T05:14:00Z" w16du:dateUtc="2026-09-04T05:14:54Z">
        <w:r w:rsidR="43E940CC" w:rsidRPr="41E4CB6E">
          <w:rPr>
            <w:rFonts w:ascii="Arial" w:hAnsi="Arial" w:cs="Arial"/>
            <w:lang w:val="en-US"/>
          </w:rPr>
          <w:t>1</w:t>
        </w:r>
      </w:ins>
      <w:ins w:id="10" w:author="Ravi Kalra" w:date="2026-09-04T05:18:00Z" w16du:dateUtc="2026-09-04T05:18:22Z">
        <w:r w:rsidR="4E9A9055" w:rsidRPr="41E4CB6E">
          <w:rPr>
            <w:rFonts w:ascii="Arial" w:hAnsi="Arial" w:cs="Arial"/>
            <w:lang w:val="en-US"/>
          </w:rPr>
          <w:t>46</w:t>
        </w:r>
      </w:ins>
      <w:ins w:id="11" w:author="Ravi Kalra" w:date="2026-09-04T05:14:00Z" w16du:dateUtc="2026-09-04T05:14:54Z">
        <w:r w:rsidR="43E940CC" w:rsidRPr="41E4CB6E">
          <w:rPr>
            <w:rFonts w:ascii="Arial" w:hAnsi="Arial" w:cs="Arial"/>
            <w:lang w:val="en-US"/>
          </w:rPr>
          <w:t>.</w:t>
        </w:r>
      </w:ins>
      <w:ins w:id="12" w:author="Ravi Kalra" w:date="2026-09-04T05:18:00Z" w16du:dateUtc="2026-09-04T05:18:20Z">
        <w:r w:rsidR="4C8C0C88" w:rsidRPr="41E4CB6E">
          <w:rPr>
            <w:rFonts w:ascii="Arial" w:hAnsi="Arial" w:cs="Arial"/>
            <w:lang w:val="en-US"/>
          </w:rPr>
          <w:t>87</w:t>
        </w:r>
      </w:ins>
      <w:ins w:id="13" w:author="Ravi Kalra" w:date="2026-09-04T05:14:00Z" w16du:dateUtc="2026-09-04T05:14:54Z">
        <w:r w:rsidR="43E940CC" w:rsidRPr="41E4CB6E">
          <w:rPr>
            <w:rFonts w:ascii="Arial" w:hAnsi="Arial" w:cs="Arial"/>
            <w:lang w:val="en-US"/>
          </w:rPr>
          <w:t xml:space="preserve"> MW Solar and 225.2 MW Wind</w:t>
        </w:r>
      </w:ins>
      <w:ins w:id="14" w:author="Ravi Kalra" w:date="2026-09-04T05:19:00Z" w16du:dateUtc="2026-09-04T05:19:07Z">
        <w:r w:rsidR="4C5414EB" w:rsidRPr="41E4CB6E">
          <w:rPr>
            <w:rFonts w:ascii="Arial" w:hAnsi="Arial" w:cs="Arial"/>
            <w:lang w:val="en-US"/>
          </w:rPr>
          <w:t>)</w:t>
        </w:r>
      </w:ins>
      <w:ins w:id="15" w:author="Ravi Kalra" w:date="2026-09-04T05:14:00Z" w16du:dateUtc="2026-09-04T05:14:54Z">
        <w:r w:rsidR="43E940CC" w:rsidRPr="41E4CB6E">
          <w:rPr>
            <w:rFonts w:ascii="Arial" w:hAnsi="Arial" w:cs="Arial"/>
            <w:lang w:val="en-US"/>
          </w:rPr>
          <w:t xml:space="preserve"> </w:t>
        </w:r>
      </w:ins>
      <w:del w:id="16" w:author="Ravi Kalra" w:date="2026-09-04T05:14:00Z" w16du:dateUtc="2026-09-04T05:14:57Z">
        <w:r w:rsidRPr="41E4CB6E" w:rsidDel="008079A0">
          <w:rPr>
            <w:rFonts w:ascii="Arial" w:hAnsi="Arial" w:cs="Arial"/>
            <w:lang w:val="en-US"/>
          </w:rPr>
          <w:delText xml:space="preserve">the entire 470 MW </w:delText>
        </w:r>
      </w:del>
      <w:r w:rsidR="008079A0" w:rsidRPr="41E4CB6E">
        <w:rPr>
          <w:rFonts w:ascii="Arial" w:hAnsi="Arial" w:cs="Arial"/>
          <w:lang w:val="en-US"/>
        </w:rPr>
        <w:t>capacity of the Project</w:t>
      </w:r>
      <w:r w:rsidR="00B27CDE" w:rsidRPr="41E4CB6E">
        <w:rPr>
          <w:rFonts w:ascii="Arial" w:hAnsi="Arial" w:cs="Arial"/>
          <w:lang w:val="en-US"/>
        </w:rPr>
        <w:t>,</w:t>
      </w:r>
      <w:r w:rsidR="008079A0" w:rsidRPr="41E4CB6E">
        <w:rPr>
          <w:rFonts w:ascii="Arial" w:hAnsi="Arial" w:cs="Arial"/>
          <w:lang w:val="en-US"/>
        </w:rPr>
        <w:t xml:space="preserve"> </w:t>
      </w:r>
      <w:r w:rsidR="00B27CDE" w:rsidRPr="41E4CB6E">
        <w:rPr>
          <w:rFonts w:ascii="Arial" w:hAnsi="Arial" w:cs="Arial"/>
          <w:highlight w:val="yellow"/>
        </w:rPr>
        <w:t xml:space="preserve">which stood commissioned as on </w:t>
      </w:r>
      <w:commentRangeStart w:id="17"/>
      <w:r w:rsidR="00B27CDE" w:rsidRPr="41E4CB6E">
        <w:rPr>
          <w:rFonts w:ascii="Arial" w:hAnsi="Arial" w:cs="Arial"/>
          <w:highlight w:val="yellow"/>
        </w:rPr>
        <w:t>30.06.2026</w:t>
      </w:r>
      <w:commentRangeEnd w:id="17"/>
      <w:r w:rsidR="00973F93" w:rsidRPr="41E4CB6E">
        <w:rPr>
          <w:rStyle w:val="CommentReference"/>
          <w:rFonts w:ascii="Arial" w:hAnsi="Arial" w:cs="Arial"/>
          <w:sz w:val="24"/>
          <w:szCs w:val="24"/>
          <w:highlight w:val="yellow"/>
        </w:rPr>
        <w:commentReference w:id="17"/>
      </w:r>
      <w:r w:rsidR="00B27CDE" w:rsidRPr="41E4CB6E">
        <w:rPr>
          <w:rFonts w:ascii="Arial" w:hAnsi="Arial" w:cs="Arial"/>
          <w:highlight w:val="yellow"/>
        </w:rPr>
        <w:t>,</w:t>
      </w:r>
      <w:r w:rsidR="00B27CDE" w:rsidRPr="41E4CB6E">
        <w:rPr>
          <w:rFonts w:ascii="Arial" w:hAnsi="Arial" w:cs="Arial"/>
        </w:rPr>
        <w:t xml:space="preserve"> </w:t>
      </w:r>
      <w:r w:rsidR="008079A0" w:rsidRPr="41E4CB6E">
        <w:rPr>
          <w:rFonts w:ascii="Arial" w:hAnsi="Arial" w:cs="Arial"/>
          <w:lang w:val="en-US"/>
        </w:rPr>
        <w:t>is deemed to be commissioned as on 30.06.2025, thereby maintaining its eligibility for 100% waiver from payment of Inter-State Transmission System (</w:t>
      </w:r>
      <w:r w:rsidR="009972F9" w:rsidRPr="41E4CB6E">
        <w:rPr>
          <w:rFonts w:ascii="Arial" w:hAnsi="Arial" w:cs="Arial"/>
          <w:lang w:val="en-US"/>
        </w:rPr>
        <w:t>“</w:t>
      </w:r>
      <w:r w:rsidR="008079A0" w:rsidRPr="41E4CB6E">
        <w:rPr>
          <w:rFonts w:ascii="Arial" w:hAnsi="Arial" w:cs="Arial"/>
          <w:b/>
          <w:bCs/>
          <w:lang w:val="en-US"/>
        </w:rPr>
        <w:t>ISTS</w:t>
      </w:r>
      <w:r w:rsidR="009972F9" w:rsidRPr="41E4CB6E">
        <w:rPr>
          <w:rFonts w:ascii="Arial" w:hAnsi="Arial" w:cs="Arial"/>
          <w:lang w:val="en-US"/>
        </w:rPr>
        <w:t>”</w:t>
      </w:r>
      <w:r w:rsidR="008079A0" w:rsidRPr="41E4CB6E">
        <w:rPr>
          <w:rFonts w:ascii="Arial" w:hAnsi="Arial" w:cs="Arial"/>
          <w:lang w:val="en-US"/>
        </w:rPr>
        <w:t>) charges in terms of the relevant provisions of the Sharing Regulations 2020.</w:t>
      </w:r>
    </w:p>
    <w:p w14:paraId="4EA22DBF" w14:textId="73480A23" w:rsidR="001A6203" w:rsidRDefault="006309DD" w:rsidP="00B90F82">
      <w:pPr>
        <w:spacing w:line="360" w:lineRule="auto"/>
        <w:jc w:val="both"/>
        <w:rPr>
          <w:rFonts w:ascii="Arial" w:hAnsi="Arial" w:cs="Arial"/>
          <w:lang w:val="en-US"/>
        </w:rPr>
      </w:pPr>
      <w:r>
        <w:rPr>
          <w:rFonts w:ascii="Arial" w:hAnsi="Arial" w:cs="Arial"/>
          <w:lang w:val="en-US"/>
        </w:rPr>
        <w:t>5.</w:t>
      </w:r>
      <w:r>
        <w:rPr>
          <w:rFonts w:ascii="Arial" w:hAnsi="Arial" w:cs="Arial"/>
          <w:lang w:val="en-US"/>
        </w:rPr>
        <w:tab/>
      </w:r>
      <w:r w:rsidR="008079A0" w:rsidRPr="008079A0">
        <w:rPr>
          <w:rFonts w:ascii="Arial" w:hAnsi="Arial" w:cs="Arial"/>
          <w:lang w:val="en-US"/>
        </w:rPr>
        <w:t>Petitioner No. 1 - SRI3PL is developing a 470 MW Project</w:t>
      </w:r>
      <w:r w:rsidR="001A6203">
        <w:rPr>
          <w:rFonts w:ascii="Arial" w:hAnsi="Arial" w:cs="Arial"/>
          <w:lang w:val="en-US"/>
        </w:rPr>
        <w:t xml:space="preserve"> for sale of power in</w:t>
      </w:r>
      <w:r w:rsidR="008079A0" w:rsidRPr="008079A0">
        <w:rPr>
          <w:rFonts w:ascii="Arial" w:hAnsi="Arial" w:cs="Arial"/>
          <w:lang w:val="en-US"/>
        </w:rPr>
        <w:t xml:space="preserve"> terms of</w:t>
      </w:r>
      <w:r w:rsidR="001A6203">
        <w:rPr>
          <w:rFonts w:ascii="Arial" w:hAnsi="Arial" w:cs="Arial"/>
          <w:lang w:val="en-US"/>
        </w:rPr>
        <w:t xml:space="preserve"> the following</w:t>
      </w:r>
      <w:r w:rsidR="008079A0" w:rsidRPr="008079A0">
        <w:rPr>
          <w:rFonts w:ascii="Arial" w:hAnsi="Arial" w:cs="Arial"/>
          <w:lang w:val="en-US"/>
        </w:rPr>
        <w:t xml:space="preserve"> Power Delivery Agreements (</w:t>
      </w:r>
      <w:r w:rsidR="009972F9">
        <w:rPr>
          <w:rFonts w:ascii="Arial" w:hAnsi="Arial" w:cs="Arial"/>
          <w:lang w:val="en-US"/>
        </w:rPr>
        <w:t>“</w:t>
      </w:r>
      <w:r w:rsidR="008079A0" w:rsidRPr="008079A0">
        <w:rPr>
          <w:rFonts w:ascii="Arial" w:hAnsi="Arial" w:cs="Arial"/>
          <w:b/>
          <w:bCs/>
          <w:lang w:val="en-US"/>
        </w:rPr>
        <w:t>PDAs</w:t>
      </w:r>
      <w:r w:rsidR="009972F9">
        <w:rPr>
          <w:rFonts w:ascii="Arial" w:hAnsi="Arial" w:cs="Arial"/>
          <w:lang w:val="en-US"/>
        </w:rPr>
        <w:t>”</w:t>
      </w:r>
      <w:r w:rsidR="008079A0" w:rsidRPr="008079A0">
        <w:rPr>
          <w:rFonts w:ascii="Arial" w:hAnsi="Arial" w:cs="Arial"/>
          <w:lang w:val="en-US"/>
        </w:rPr>
        <w:t>)</w:t>
      </w:r>
      <w:r w:rsidR="001A6203">
        <w:rPr>
          <w:rFonts w:ascii="Arial" w:hAnsi="Arial" w:cs="Arial"/>
          <w:lang w:val="en-US"/>
        </w:rPr>
        <w:t>:</w:t>
      </w:r>
    </w:p>
    <w:p w14:paraId="4BCE1EBE" w14:textId="650DAFAF" w:rsidR="001A6203" w:rsidRDefault="001A6203" w:rsidP="001A6203">
      <w:pPr>
        <w:spacing w:line="360" w:lineRule="auto"/>
        <w:ind w:left="720" w:hanging="720"/>
        <w:jc w:val="both"/>
        <w:rPr>
          <w:rFonts w:ascii="Arial" w:hAnsi="Arial" w:cs="Arial"/>
          <w:lang w:val="en-US"/>
        </w:rPr>
      </w:pPr>
      <w:r>
        <w:rPr>
          <w:rFonts w:ascii="Arial" w:hAnsi="Arial" w:cs="Arial"/>
          <w:lang w:val="en-US"/>
        </w:rPr>
        <w:t>(a)</w:t>
      </w:r>
      <w:r>
        <w:rPr>
          <w:rFonts w:ascii="Arial" w:hAnsi="Arial" w:cs="Arial"/>
          <w:lang w:val="en-US"/>
        </w:rPr>
        <w:tab/>
        <w:t>PDA dated 31.03.2022</w:t>
      </w:r>
      <w:r w:rsidR="008079A0" w:rsidRPr="008079A0">
        <w:rPr>
          <w:rFonts w:ascii="Arial" w:hAnsi="Arial" w:cs="Arial"/>
          <w:lang w:val="en-US"/>
        </w:rPr>
        <w:t xml:space="preserve"> </w:t>
      </w:r>
      <w:r w:rsidR="00D0283E">
        <w:rPr>
          <w:rFonts w:ascii="Arial" w:hAnsi="Arial" w:cs="Arial"/>
          <w:lang w:val="en-US"/>
        </w:rPr>
        <w:t>with</w:t>
      </w:r>
      <w:r w:rsidR="008079A0" w:rsidRPr="008079A0">
        <w:rPr>
          <w:rFonts w:ascii="Arial" w:hAnsi="Arial" w:cs="Arial"/>
          <w:lang w:val="en-US"/>
        </w:rPr>
        <w:t xml:space="preserve"> Vedanta Limited (</w:t>
      </w:r>
      <w:r w:rsidR="009972F9">
        <w:rPr>
          <w:rFonts w:ascii="Arial" w:hAnsi="Arial" w:cs="Arial"/>
          <w:lang w:val="en-US"/>
        </w:rPr>
        <w:t>“</w:t>
      </w:r>
      <w:r w:rsidR="008079A0" w:rsidRPr="008079A0">
        <w:rPr>
          <w:rFonts w:ascii="Arial" w:hAnsi="Arial" w:cs="Arial"/>
          <w:b/>
          <w:bCs/>
          <w:lang w:val="en-US"/>
        </w:rPr>
        <w:t>VAL</w:t>
      </w:r>
      <w:r w:rsidR="009972F9">
        <w:rPr>
          <w:rFonts w:ascii="Arial" w:hAnsi="Arial" w:cs="Arial"/>
          <w:lang w:val="en-US"/>
        </w:rPr>
        <w:t>”</w:t>
      </w:r>
      <w:r w:rsidR="008079A0" w:rsidRPr="008079A0">
        <w:rPr>
          <w:rFonts w:ascii="Arial" w:hAnsi="Arial" w:cs="Arial"/>
          <w:lang w:val="en-US"/>
        </w:rPr>
        <w:t xml:space="preserve">) (amended on 22.09.2022) for supply of 180 MW RTC power (CUF - 55%), </w:t>
      </w:r>
    </w:p>
    <w:p w14:paraId="7CC62EA2" w14:textId="44B90D09" w:rsidR="00D0283E" w:rsidRDefault="001A6203" w:rsidP="00D0283E">
      <w:pPr>
        <w:spacing w:line="360" w:lineRule="auto"/>
        <w:ind w:left="720" w:hanging="720"/>
        <w:jc w:val="both"/>
        <w:rPr>
          <w:rFonts w:ascii="Arial" w:hAnsi="Arial" w:cs="Arial"/>
          <w:lang w:val="en-US"/>
        </w:rPr>
      </w:pPr>
      <w:r>
        <w:rPr>
          <w:rFonts w:ascii="Arial" w:hAnsi="Arial" w:cs="Arial"/>
          <w:lang w:val="en-US"/>
        </w:rPr>
        <w:t>(b)</w:t>
      </w:r>
      <w:r>
        <w:rPr>
          <w:rFonts w:ascii="Arial" w:hAnsi="Arial" w:cs="Arial"/>
          <w:lang w:val="en-US"/>
        </w:rPr>
        <w:tab/>
      </w:r>
      <w:r w:rsidR="00D0283E">
        <w:rPr>
          <w:rFonts w:ascii="Arial" w:hAnsi="Arial" w:cs="Arial"/>
          <w:lang w:val="en-US"/>
        </w:rPr>
        <w:t xml:space="preserve">PDA </w:t>
      </w:r>
      <w:r w:rsidR="00D0283E" w:rsidRPr="008079A0">
        <w:rPr>
          <w:rFonts w:ascii="Arial" w:hAnsi="Arial" w:cs="Arial"/>
          <w:lang w:val="en-US"/>
        </w:rPr>
        <w:t xml:space="preserve">dated 17.02.2023 </w:t>
      </w:r>
      <w:r w:rsidR="00D0283E">
        <w:rPr>
          <w:rFonts w:ascii="Arial" w:hAnsi="Arial" w:cs="Arial"/>
          <w:lang w:val="en-US"/>
        </w:rPr>
        <w:t xml:space="preserve">with </w:t>
      </w:r>
      <w:r w:rsidR="008079A0" w:rsidRPr="008079A0">
        <w:rPr>
          <w:rFonts w:ascii="Arial" w:hAnsi="Arial" w:cs="Arial"/>
          <w:lang w:val="en-US"/>
        </w:rPr>
        <w:t>Sterlite Copper (Captive) Limited (</w:t>
      </w:r>
      <w:r w:rsidR="009972F9">
        <w:rPr>
          <w:rFonts w:ascii="Arial" w:hAnsi="Arial" w:cs="Arial"/>
          <w:lang w:val="en-US"/>
        </w:rPr>
        <w:t>“</w:t>
      </w:r>
      <w:r w:rsidR="008079A0" w:rsidRPr="008079A0">
        <w:rPr>
          <w:rFonts w:ascii="Arial" w:hAnsi="Arial" w:cs="Arial"/>
          <w:b/>
          <w:bCs/>
          <w:lang w:val="en-US"/>
        </w:rPr>
        <w:t>Sterlite Copper</w:t>
      </w:r>
      <w:r w:rsidR="009972F9">
        <w:rPr>
          <w:rFonts w:ascii="Arial" w:hAnsi="Arial" w:cs="Arial"/>
          <w:lang w:val="en-US"/>
        </w:rPr>
        <w:t>”</w:t>
      </w:r>
      <w:r w:rsidR="008079A0" w:rsidRPr="008079A0">
        <w:rPr>
          <w:rFonts w:ascii="Arial" w:hAnsi="Arial" w:cs="Arial"/>
          <w:lang w:val="en-US"/>
        </w:rPr>
        <w:t xml:space="preserve">) for supply of 16 MW RTC </w:t>
      </w:r>
      <w:r w:rsidR="00D0283E">
        <w:rPr>
          <w:rFonts w:ascii="Arial" w:hAnsi="Arial" w:cs="Arial"/>
          <w:lang w:val="en-US"/>
        </w:rPr>
        <w:t xml:space="preserve">power </w:t>
      </w:r>
      <w:r w:rsidR="003E4E38" w:rsidRPr="008079A0">
        <w:rPr>
          <w:rFonts w:ascii="Arial" w:hAnsi="Arial" w:cs="Arial"/>
          <w:lang w:val="en-US"/>
        </w:rPr>
        <w:t xml:space="preserve">(CUF - 55%), and </w:t>
      </w:r>
    </w:p>
    <w:p w14:paraId="274BC80C" w14:textId="304F7232" w:rsidR="008079A0" w:rsidRPr="008079A0" w:rsidRDefault="003E4E38" w:rsidP="00D0283E">
      <w:pPr>
        <w:spacing w:line="360" w:lineRule="auto"/>
        <w:ind w:left="720" w:hanging="720"/>
        <w:jc w:val="both"/>
        <w:rPr>
          <w:rFonts w:ascii="Arial" w:hAnsi="Arial" w:cs="Arial"/>
          <w:lang w:val="en-US"/>
        </w:rPr>
      </w:pPr>
      <w:r w:rsidRPr="008079A0">
        <w:rPr>
          <w:rFonts w:ascii="Arial" w:hAnsi="Arial" w:cs="Arial"/>
          <w:lang w:val="en-US"/>
        </w:rPr>
        <w:lastRenderedPageBreak/>
        <w:t>(</w:t>
      </w:r>
      <w:r w:rsidR="00D0283E">
        <w:rPr>
          <w:rFonts w:ascii="Arial" w:hAnsi="Arial" w:cs="Arial"/>
          <w:lang w:val="en-US"/>
        </w:rPr>
        <w:t>c</w:t>
      </w:r>
      <w:r w:rsidRPr="008079A0">
        <w:rPr>
          <w:rFonts w:ascii="Arial" w:hAnsi="Arial" w:cs="Arial"/>
          <w:lang w:val="en-US"/>
        </w:rPr>
        <w:t>)</w:t>
      </w:r>
      <w:r w:rsidR="00D0283E">
        <w:rPr>
          <w:rFonts w:ascii="Arial" w:hAnsi="Arial" w:cs="Arial"/>
          <w:lang w:val="en-US"/>
        </w:rPr>
        <w:tab/>
        <w:t xml:space="preserve">PDA </w:t>
      </w:r>
      <w:r w:rsidR="00D0283E" w:rsidRPr="008079A0">
        <w:rPr>
          <w:rFonts w:ascii="Arial" w:hAnsi="Arial" w:cs="Arial"/>
          <w:lang w:val="en-US"/>
        </w:rPr>
        <w:t xml:space="preserve">dated 17.02.2023 </w:t>
      </w:r>
      <w:r w:rsidR="00D0283E">
        <w:rPr>
          <w:rFonts w:ascii="Arial" w:hAnsi="Arial" w:cs="Arial"/>
          <w:lang w:val="en-US"/>
        </w:rPr>
        <w:t xml:space="preserve">with </w:t>
      </w:r>
      <w:r w:rsidRPr="008079A0">
        <w:rPr>
          <w:rFonts w:ascii="Arial" w:hAnsi="Arial" w:cs="Arial"/>
          <w:lang w:val="en-US"/>
        </w:rPr>
        <w:t>Cairn India (Captive) Limited (</w:t>
      </w:r>
      <w:r w:rsidR="009972F9">
        <w:rPr>
          <w:rFonts w:ascii="Arial" w:hAnsi="Arial" w:cs="Arial"/>
          <w:lang w:val="en-US"/>
        </w:rPr>
        <w:t>“</w:t>
      </w:r>
      <w:r w:rsidRPr="008079A0">
        <w:rPr>
          <w:rFonts w:ascii="Arial" w:hAnsi="Arial" w:cs="Arial"/>
          <w:b/>
          <w:bCs/>
          <w:lang w:val="en-US"/>
        </w:rPr>
        <w:t>Cairn India</w:t>
      </w:r>
      <w:r w:rsidR="009972F9">
        <w:rPr>
          <w:rFonts w:ascii="Arial" w:hAnsi="Arial" w:cs="Arial"/>
          <w:lang w:val="en-US"/>
        </w:rPr>
        <w:t>”</w:t>
      </w:r>
      <w:r w:rsidRPr="008079A0">
        <w:rPr>
          <w:rFonts w:ascii="Arial" w:hAnsi="Arial" w:cs="Arial"/>
          <w:lang w:val="en-US"/>
        </w:rPr>
        <w:t xml:space="preserve">) dated 17.02.2023 for supply of 25 MW RTC power (CUF - 70%), </w:t>
      </w:r>
    </w:p>
    <w:p w14:paraId="21464B0E" w14:textId="3A4DED2B" w:rsidR="008079A0" w:rsidRPr="008079A0" w:rsidRDefault="006309DD" w:rsidP="00B90F82">
      <w:pPr>
        <w:spacing w:line="360" w:lineRule="auto"/>
        <w:jc w:val="both"/>
        <w:rPr>
          <w:rFonts w:ascii="Arial" w:hAnsi="Arial" w:cs="Arial"/>
          <w:lang w:val="en-US"/>
        </w:rPr>
      </w:pPr>
      <w:r>
        <w:rPr>
          <w:rFonts w:ascii="Arial" w:hAnsi="Arial" w:cs="Arial"/>
          <w:lang w:val="en-US"/>
        </w:rPr>
        <w:t>6.</w:t>
      </w:r>
      <w:r>
        <w:rPr>
          <w:rFonts w:ascii="Arial" w:hAnsi="Arial" w:cs="Arial"/>
          <w:lang w:val="en-US"/>
        </w:rPr>
        <w:tab/>
      </w:r>
      <w:r w:rsidR="008079A0" w:rsidRPr="008079A0">
        <w:rPr>
          <w:rFonts w:ascii="Arial" w:hAnsi="Arial" w:cs="Arial"/>
          <w:lang w:val="en-US"/>
        </w:rPr>
        <w:t xml:space="preserve">In view of the timelines for commissioning of the Project, </w:t>
      </w:r>
      <w:r w:rsidR="00D0283E">
        <w:rPr>
          <w:rFonts w:ascii="Arial" w:hAnsi="Arial" w:cs="Arial"/>
          <w:lang w:val="en-US"/>
        </w:rPr>
        <w:t>SRI</w:t>
      </w:r>
      <w:r w:rsidR="006245A8">
        <w:rPr>
          <w:rFonts w:ascii="Arial" w:hAnsi="Arial" w:cs="Arial"/>
          <w:lang w:val="en-US"/>
        </w:rPr>
        <w:t>PL</w:t>
      </w:r>
      <w:r w:rsidR="008079A0" w:rsidRPr="008079A0">
        <w:rPr>
          <w:rFonts w:ascii="Arial" w:hAnsi="Arial" w:cs="Arial"/>
          <w:lang w:val="en-US"/>
        </w:rPr>
        <w:t xml:space="preserve"> (formerly Sterlite Power Technologies Private Limited) submitted the following applications to the Respondent - CTUIL seeking connectivity to the Inter-State Transmission System (</w:t>
      </w:r>
      <w:r w:rsidR="009972F9">
        <w:rPr>
          <w:rFonts w:ascii="Arial" w:hAnsi="Arial" w:cs="Arial"/>
          <w:lang w:val="en-US"/>
        </w:rPr>
        <w:t>“</w:t>
      </w:r>
      <w:r w:rsidR="008079A0" w:rsidRPr="008079A0">
        <w:rPr>
          <w:rFonts w:ascii="Arial" w:hAnsi="Arial" w:cs="Arial"/>
          <w:b/>
          <w:bCs/>
          <w:lang w:val="en-US"/>
        </w:rPr>
        <w:t>ISTS</w:t>
      </w:r>
      <w:r w:rsidR="009972F9">
        <w:rPr>
          <w:rFonts w:ascii="Arial" w:hAnsi="Arial" w:cs="Arial"/>
          <w:lang w:val="en-US"/>
        </w:rPr>
        <w:t>”</w:t>
      </w:r>
      <w:r w:rsidR="008079A0" w:rsidRPr="008079A0">
        <w:rPr>
          <w:rFonts w:ascii="Arial" w:hAnsi="Arial" w:cs="Arial"/>
          <w:lang w:val="en-US"/>
        </w:rPr>
        <w:t>) in terms of the CERC (Grant of Connectivity, Long Term Access and Medium-Term Open Access in Inter-State Transmission and related matters) Regulations 2009 (</w:t>
      </w:r>
      <w:r w:rsidR="009972F9">
        <w:rPr>
          <w:rFonts w:ascii="Arial" w:hAnsi="Arial" w:cs="Arial"/>
          <w:lang w:val="en-US"/>
        </w:rPr>
        <w:t>“</w:t>
      </w:r>
      <w:r w:rsidR="008079A0" w:rsidRPr="008079A0">
        <w:rPr>
          <w:rFonts w:ascii="Arial" w:hAnsi="Arial" w:cs="Arial"/>
          <w:b/>
          <w:bCs/>
          <w:lang w:val="en-US"/>
        </w:rPr>
        <w:t>Connectivity Regulations 2009</w:t>
      </w:r>
      <w:r w:rsidR="009972F9">
        <w:rPr>
          <w:rFonts w:ascii="Arial" w:hAnsi="Arial" w:cs="Arial"/>
          <w:lang w:val="en-US"/>
        </w:rPr>
        <w:t>”</w:t>
      </w:r>
      <w:r w:rsidR="008079A0" w:rsidRPr="008079A0">
        <w:rPr>
          <w:rFonts w:ascii="Arial" w:hAnsi="Arial" w:cs="Arial"/>
          <w:lang w:val="en-US"/>
        </w:rPr>
        <w:t>):</w:t>
      </w:r>
    </w:p>
    <w:p w14:paraId="20BA11A2" w14:textId="6FB5BCAF" w:rsidR="008079A0" w:rsidRPr="008079A0" w:rsidRDefault="008079A0" w:rsidP="006245A8">
      <w:pPr>
        <w:spacing w:line="360" w:lineRule="auto"/>
        <w:ind w:left="720" w:hanging="720"/>
        <w:jc w:val="both"/>
        <w:rPr>
          <w:rFonts w:ascii="Arial" w:hAnsi="Arial" w:cs="Arial"/>
          <w:lang w:val="en-US"/>
        </w:rPr>
      </w:pPr>
      <w:r w:rsidRPr="008079A0">
        <w:rPr>
          <w:rFonts w:ascii="Arial" w:hAnsi="Arial" w:cs="Arial"/>
          <w:lang w:val="en-US"/>
        </w:rPr>
        <w:t>(a)</w:t>
      </w:r>
      <w:r w:rsidR="006245A8">
        <w:rPr>
          <w:rFonts w:ascii="Arial" w:hAnsi="Arial" w:cs="Arial"/>
          <w:lang w:val="en-US"/>
        </w:rPr>
        <w:tab/>
      </w:r>
      <w:r w:rsidRPr="008079A0">
        <w:rPr>
          <w:rFonts w:ascii="Arial" w:hAnsi="Arial" w:cs="Arial"/>
          <w:lang w:val="en-US"/>
        </w:rPr>
        <w:t>Stage I Connectivity Application No. 1200003738 dated 24.02.2022 for 400 MW connectivity at Gadag SS.</w:t>
      </w:r>
    </w:p>
    <w:p w14:paraId="1D433A83" w14:textId="0865FB13" w:rsidR="008079A0" w:rsidRPr="008079A0" w:rsidRDefault="008079A0" w:rsidP="006245A8">
      <w:pPr>
        <w:spacing w:line="360" w:lineRule="auto"/>
        <w:ind w:left="720" w:hanging="720"/>
        <w:jc w:val="both"/>
        <w:rPr>
          <w:rFonts w:ascii="Arial" w:hAnsi="Arial" w:cs="Arial"/>
          <w:lang w:val="en-US"/>
        </w:rPr>
      </w:pPr>
      <w:r w:rsidRPr="008079A0">
        <w:rPr>
          <w:rFonts w:ascii="Arial" w:hAnsi="Arial" w:cs="Arial"/>
          <w:lang w:val="en-US"/>
        </w:rPr>
        <w:t>(b</w:t>
      </w:r>
      <w:r w:rsidR="006245A8">
        <w:rPr>
          <w:rFonts w:ascii="Arial" w:hAnsi="Arial" w:cs="Arial"/>
          <w:lang w:val="en-US"/>
        </w:rPr>
        <w:t>)</w:t>
      </w:r>
      <w:r w:rsidR="006245A8">
        <w:rPr>
          <w:rFonts w:ascii="Arial" w:hAnsi="Arial" w:cs="Arial"/>
          <w:lang w:val="en-US"/>
        </w:rPr>
        <w:tab/>
      </w:r>
      <w:r w:rsidRPr="008079A0">
        <w:rPr>
          <w:rFonts w:ascii="Arial" w:hAnsi="Arial" w:cs="Arial"/>
          <w:lang w:val="en-US"/>
        </w:rPr>
        <w:t>Stage II Connectivity Application No. 1200003761 dated 26.02.2022 (registered on 28.02.2022) for 165 MW connectivity at Gadag SS with the start date of connectivity as 01.07.2024.</w:t>
      </w:r>
    </w:p>
    <w:p w14:paraId="37287215" w14:textId="68BBC972" w:rsidR="008079A0" w:rsidRPr="008079A0" w:rsidRDefault="008079A0" w:rsidP="006245A8">
      <w:pPr>
        <w:spacing w:line="360" w:lineRule="auto"/>
        <w:ind w:left="720" w:hanging="720"/>
        <w:jc w:val="both"/>
        <w:rPr>
          <w:rFonts w:ascii="Arial" w:hAnsi="Arial" w:cs="Arial"/>
          <w:lang w:val="en-US"/>
        </w:rPr>
      </w:pPr>
      <w:r w:rsidRPr="008079A0">
        <w:rPr>
          <w:rFonts w:ascii="Arial" w:hAnsi="Arial" w:cs="Arial"/>
          <w:lang w:val="en-US"/>
        </w:rPr>
        <w:t>(c)</w:t>
      </w:r>
      <w:r w:rsidR="006245A8">
        <w:rPr>
          <w:rFonts w:ascii="Arial" w:hAnsi="Arial" w:cs="Arial"/>
          <w:lang w:val="en-US"/>
        </w:rPr>
        <w:tab/>
      </w:r>
      <w:r w:rsidRPr="008079A0">
        <w:rPr>
          <w:rFonts w:ascii="Arial" w:hAnsi="Arial" w:cs="Arial"/>
          <w:lang w:val="en-US"/>
        </w:rPr>
        <w:t>Application No. 1200003828 dated 21.03.2022 (registered on 31.03.2022) for enhancement of Stage II Connectivity by 120 MW at Gadag SS.</w:t>
      </w:r>
    </w:p>
    <w:p w14:paraId="25AD55D7" w14:textId="20BD58D4" w:rsidR="008079A0" w:rsidRPr="008079A0" w:rsidRDefault="006309DD" w:rsidP="00B90F82">
      <w:pPr>
        <w:spacing w:line="360" w:lineRule="auto"/>
        <w:jc w:val="both"/>
        <w:rPr>
          <w:rFonts w:ascii="Arial" w:hAnsi="Arial" w:cs="Arial"/>
          <w:lang w:val="en-US"/>
        </w:rPr>
      </w:pPr>
      <w:r>
        <w:rPr>
          <w:rFonts w:ascii="Arial" w:hAnsi="Arial" w:cs="Arial"/>
          <w:lang w:val="en-US"/>
        </w:rPr>
        <w:t>7.</w:t>
      </w:r>
      <w:r>
        <w:rPr>
          <w:rFonts w:ascii="Arial" w:hAnsi="Arial" w:cs="Arial"/>
          <w:lang w:val="en-US"/>
        </w:rPr>
        <w:tab/>
      </w:r>
      <w:r w:rsidR="008079A0" w:rsidRPr="008079A0">
        <w:rPr>
          <w:rFonts w:ascii="Arial" w:hAnsi="Arial" w:cs="Arial"/>
          <w:lang w:val="en-US"/>
        </w:rPr>
        <w:t>Subsequently, after notification of CERC (Connectivity and General Network Access to the inter-State Transmission System) Regulations 2022 (</w:t>
      </w:r>
      <w:r w:rsidR="009972F9">
        <w:rPr>
          <w:rFonts w:ascii="Arial" w:hAnsi="Arial" w:cs="Arial"/>
          <w:lang w:val="en-US"/>
        </w:rPr>
        <w:t>“</w:t>
      </w:r>
      <w:r w:rsidR="008079A0" w:rsidRPr="008079A0">
        <w:rPr>
          <w:rFonts w:ascii="Arial" w:hAnsi="Arial" w:cs="Arial"/>
          <w:b/>
          <w:bCs/>
          <w:lang w:val="en-US"/>
        </w:rPr>
        <w:t>GNA Regulations</w:t>
      </w:r>
      <w:r w:rsidR="009972F9">
        <w:rPr>
          <w:rFonts w:ascii="Arial" w:hAnsi="Arial" w:cs="Arial"/>
          <w:lang w:val="en-US"/>
        </w:rPr>
        <w:t>”</w:t>
      </w:r>
      <w:r w:rsidR="008079A0" w:rsidRPr="008079A0">
        <w:rPr>
          <w:rFonts w:ascii="Arial" w:hAnsi="Arial" w:cs="Arial"/>
          <w:lang w:val="en-US"/>
        </w:rPr>
        <w:t xml:space="preserve">), </w:t>
      </w:r>
      <w:r w:rsidR="00E00D56">
        <w:rPr>
          <w:rFonts w:ascii="Arial" w:hAnsi="Arial" w:cs="Arial"/>
          <w:lang w:val="en-US"/>
        </w:rPr>
        <w:t xml:space="preserve">SRIPL </w:t>
      </w:r>
      <w:r w:rsidR="008079A0" w:rsidRPr="008079A0">
        <w:rPr>
          <w:rFonts w:ascii="Arial" w:hAnsi="Arial" w:cs="Arial"/>
          <w:lang w:val="en-US"/>
        </w:rPr>
        <w:t>submitted the following applications to CTUIL:</w:t>
      </w:r>
    </w:p>
    <w:p w14:paraId="05C2D427" w14:textId="3CAAAD13" w:rsidR="008079A0" w:rsidRPr="008079A0" w:rsidRDefault="008079A0" w:rsidP="00E00D56">
      <w:pPr>
        <w:spacing w:line="360" w:lineRule="auto"/>
        <w:ind w:left="720" w:hanging="720"/>
        <w:jc w:val="both"/>
        <w:rPr>
          <w:rFonts w:ascii="Arial" w:hAnsi="Arial" w:cs="Arial"/>
          <w:lang w:val="en-US"/>
        </w:rPr>
      </w:pPr>
      <w:r w:rsidRPr="008079A0">
        <w:rPr>
          <w:rFonts w:ascii="Arial" w:hAnsi="Arial" w:cs="Arial"/>
          <w:lang w:val="en-US"/>
        </w:rPr>
        <w:t>(a)</w:t>
      </w:r>
      <w:r w:rsidR="00E00D56">
        <w:rPr>
          <w:rFonts w:ascii="Arial" w:hAnsi="Arial" w:cs="Arial"/>
          <w:lang w:val="en-US"/>
        </w:rPr>
        <w:tab/>
      </w:r>
      <w:r w:rsidRPr="008079A0">
        <w:rPr>
          <w:rFonts w:ascii="Arial" w:hAnsi="Arial" w:cs="Arial"/>
          <w:lang w:val="en-US"/>
        </w:rPr>
        <w:t>Application No. 2200000015 dated 17.04.2023 (re-applied on 29.04.2023) under Regulation 5.2 of the GNA Regulations seeking addition of generation capacity of 185 MW (without enhancement of connectivity) and change of fuel source from solar to hybrid (200 MW solar and 270 MW wind), with the start date indicated as 01.07.2024;</w:t>
      </w:r>
    </w:p>
    <w:p w14:paraId="1E5194BE" w14:textId="56A4C022" w:rsidR="008079A0" w:rsidRPr="008079A0" w:rsidRDefault="008079A0" w:rsidP="00E00D56">
      <w:pPr>
        <w:spacing w:line="360" w:lineRule="auto"/>
        <w:ind w:left="720" w:hanging="720"/>
        <w:jc w:val="both"/>
        <w:rPr>
          <w:rFonts w:ascii="Arial" w:hAnsi="Arial" w:cs="Arial"/>
          <w:lang w:val="en-US"/>
        </w:rPr>
      </w:pPr>
      <w:r w:rsidRPr="008079A0">
        <w:rPr>
          <w:rFonts w:ascii="Arial" w:hAnsi="Arial" w:cs="Arial"/>
          <w:lang w:val="en-US"/>
        </w:rPr>
        <w:t>(b)</w:t>
      </w:r>
      <w:r w:rsidR="00E00D56">
        <w:rPr>
          <w:rFonts w:ascii="Arial" w:hAnsi="Arial" w:cs="Arial"/>
          <w:lang w:val="en-US"/>
        </w:rPr>
        <w:tab/>
      </w:r>
      <w:r w:rsidRPr="008079A0">
        <w:rPr>
          <w:rFonts w:ascii="Arial" w:hAnsi="Arial" w:cs="Arial"/>
          <w:lang w:val="en-US"/>
        </w:rPr>
        <w:t>Applications dated 02.05.2023 for transition of connectivity from Connectivity Regulations 2009 to the GNA Regulations</w:t>
      </w:r>
      <w:r w:rsidR="00FF7C69">
        <w:rPr>
          <w:rFonts w:ascii="Arial" w:hAnsi="Arial" w:cs="Arial"/>
          <w:lang w:val="en-US"/>
        </w:rPr>
        <w:t>.</w:t>
      </w:r>
    </w:p>
    <w:p w14:paraId="3AC3F5D2" w14:textId="2D9BD1CE" w:rsidR="008079A0" w:rsidRPr="008079A0" w:rsidRDefault="006309DD" w:rsidP="00B90F82">
      <w:pPr>
        <w:spacing w:line="360" w:lineRule="auto"/>
        <w:jc w:val="both"/>
        <w:rPr>
          <w:rFonts w:ascii="Arial" w:hAnsi="Arial" w:cs="Arial"/>
          <w:lang w:val="en-US"/>
        </w:rPr>
      </w:pPr>
      <w:r>
        <w:rPr>
          <w:rFonts w:ascii="Arial" w:hAnsi="Arial" w:cs="Arial"/>
          <w:lang w:val="en-US"/>
        </w:rPr>
        <w:t>8.</w:t>
      </w:r>
      <w:r>
        <w:rPr>
          <w:rFonts w:ascii="Arial" w:hAnsi="Arial" w:cs="Arial"/>
          <w:lang w:val="en-US"/>
        </w:rPr>
        <w:tab/>
      </w:r>
      <w:r w:rsidR="008079A0" w:rsidRPr="008079A0">
        <w:rPr>
          <w:rFonts w:ascii="Arial" w:hAnsi="Arial" w:cs="Arial"/>
          <w:lang w:val="en-US"/>
        </w:rPr>
        <w:t>S</w:t>
      </w:r>
      <w:r w:rsidR="00FF7C69">
        <w:rPr>
          <w:rFonts w:ascii="Arial" w:hAnsi="Arial" w:cs="Arial"/>
          <w:lang w:val="en-US"/>
        </w:rPr>
        <w:t>RIPL</w:t>
      </w:r>
      <w:r w:rsidR="008079A0" w:rsidRPr="008079A0">
        <w:rPr>
          <w:rFonts w:ascii="Arial" w:hAnsi="Arial" w:cs="Arial"/>
          <w:lang w:val="en-US"/>
        </w:rPr>
        <w:t>'s applications were considered in the 21st and 22nd Consultation Meeting for Evolving Transmission Schemes in the Southern Region (</w:t>
      </w:r>
      <w:r w:rsidR="009972F9">
        <w:rPr>
          <w:rFonts w:ascii="Arial" w:hAnsi="Arial" w:cs="Arial"/>
          <w:lang w:val="en-US"/>
        </w:rPr>
        <w:t>“</w:t>
      </w:r>
      <w:r w:rsidR="008079A0" w:rsidRPr="008079A0">
        <w:rPr>
          <w:rFonts w:ascii="Arial" w:hAnsi="Arial" w:cs="Arial"/>
          <w:b/>
          <w:bCs/>
          <w:lang w:val="en-US"/>
        </w:rPr>
        <w:t>CMETS-SR</w:t>
      </w:r>
      <w:r w:rsidR="009972F9">
        <w:rPr>
          <w:rFonts w:ascii="Arial" w:hAnsi="Arial" w:cs="Arial"/>
          <w:lang w:val="en-US"/>
        </w:rPr>
        <w:t>”</w:t>
      </w:r>
      <w:r w:rsidR="008079A0" w:rsidRPr="008079A0">
        <w:rPr>
          <w:rFonts w:ascii="Arial" w:hAnsi="Arial" w:cs="Arial"/>
          <w:lang w:val="en-US"/>
        </w:rPr>
        <w:t>) held on 18.08.2023 and 25.08.2023, wherein S</w:t>
      </w:r>
      <w:r w:rsidR="00FF7C69">
        <w:rPr>
          <w:rFonts w:ascii="Arial" w:hAnsi="Arial" w:cs="Arial"/>
          <w:lang w:val="en-US"/>
        </w:rPr>
        <w:t>RIPL</w:t>
      </w:r>
      <w:r w:rsidR="008079A0" w:rsidRPr="008079A0">
        <w:rPr>
          <w:rFonts w:ascii="Arial" w:hAnsi="Arial" w:cs="Arial"/>
          <w:lang w:val="en-US"/>
        </w:rPr>
        <w:t>'s applications for transition of connectivity and additional generation capacity were allowed.</w:t>
      </w:r>
    </w:p>
    <w:p w14:paraId="0ABA46FE" w14:textId="6B44C507" w:rsidR="008079A0" w:rsidRPr="008079A0" w:rsidRDefault="006309DD" w:rsidP="00B90F82">
      <w:pPr>
        <w:spacing w:line="360" w:lineRule="auto"/>
        <w:jc w:val="both"/>
        <w:rPr>
          <w:rFonts w:ascii="Arial" w:hAnsi="Arial" w:cs="Arial"/>
          <w:lang w:val="en-US"/>
        </w:rPr>
      </w:pPr>
      <w:r>
        <w:rPr>
          <w:rFonts w:ascii="Arial" w:hAnsi="Arial" w:cs="Arial"/>
          <w:lang w:val="en-US"/>
        </w:rPr>
        <w:lastRenderedPageBreak/>
        <w:t>9.</w:t>
      </w:r>
      <w:r>
        <w:rPr>
          <w:rFonts w:ascii="Arial" w:hAnsi="Arial" w:cs="Arial"/>
          <w:lang w:val="en-US"/>
        </w:rPr>
        <w:tab/>
      </w:r>
      <w:r w:rsidR="008079A0" w:rsidRPr="008079A0">
        <w:rPr>
          <w:rFonts w:ascii="Arial" w:hAnsi="Arial" w:cs="Arial"/>
          <w:lang w:val="en-US"/>
        </w:rPr>
        <w:t>CTUIL granted in-principle approval of connectivity to S</w:t>
      </w:r>
      <w:r w:rsidR="000A031A">
        <w:rPr>
          <w:rFonts w:ascii="Arial" w:hAnsi="Arial" w:cs="Arial"/>
          <w:lang w:val="en-US"/>
        </w:rPr>
        <w:t xml:space="preserve">RIPL </w:t>
      </w:r>
      <w:r w:rsidR="008079A0" w:rsidRPr="008079A0">
        <w:rPr>
          <w:rFonts w:ascii="Arial" w:hAnsi="Arial" w:cs="Arial"/>
          <w:i/>
          <w:iCs/>
          <w:lang w:val="en-US"/>
        </w:rPr>
        <w:t>vide</w:t>
      </w:r>
      <w:r w:rsidR="008079A0" w:rsidRPr="008079A0">
        <w:rPr>
          <w:rFonts w:ascii="Arial" w:hAnsi="Arial" w:cs="Arial"/>
          <w:lang w:val="en-US"/>
        </w:rPr>
        <w:t xml:space="preserve"> letters dated 09.10.2023 for 285 MW (100 MW + 80 MW + 65 MW + 40 MW) at Gadag PS wherein the start date for connectivity was 01.10.2024. The said start date of connectivity was confirmed </w:t>
      </w:r>
      <w:r w:rsidR="008079A0" w:rsidRPr="008079A0">
        <w:rPr>
          <w:rFonts w:ascii="Arial" w:hAnsi="Arial" w:cs="Arial"/>
          <w:i/>
          <w:iCs/>
          <w:lang w:val="en-US"/>
        </w:rPr>
        <w:t>vide</w:t>
      </w:r>
      <w:r w:rsidR="008079A0" w:rsidRPr="008079A0">
        <w:rPr>
          <w:rFonts w:ascii="Arial" w:hAnsi="Arial" w:cs="Arial"/>
          <w:lang w:val="en-US"/>
        </w:rPr>
        <w:t xml:space="preserve"> the Final Grant of Connectivity dated 04.04.2024. Further, CTUIL also issued intimation dated 30.10.2023 approving </w:t>
      </w:r>
      <w:r w:rsidR="000A031A" w:rsidRPr="008079A0">
        <w:rPr>
          <w:rFonts w:ascii="Arial" w:hAnsi="Arial" w:cs="Arial"/>
          <w:lang w:val="en-US"/>
        </w:rPr>
        <w:t>S</w:t>
      </w:r>
      <w:r w:rsidR="000A031A">
        <w:rPr>
          <w:rFonts w:ascii="Arial" w:hAnsi="Arial" w:cs="Arial"/>
          <w:lang w:val="en-US"/>
        </w:rPr>
        <w:t>RIPL’</w:t>
      </w:r>
      <w:r w:rsidR="008079A0" w:rsidRPr="008079A0">
        <w:rPr>
          <w:rFonts w:ascii="Arial" w:hAnsi="Arial" w:cs="Arial"/>
          <w:lang w:val="en-US"/>
        </w:rPr>
        <w:t>s application for additional generation capacity of 185 MW. Accordingly, the total capacity of the Project was 470 MW (200 MW solar + 270 MW wind).</w:t>
      </w:r>
    </w:p>
    <w:p w14:paraId="27423F9D" w14:textId="11EB737F" w:rsidR="008079A0" w:rsidRPr="008079A0" w:rsidRDefault="006309DD" w:rsidP="00B90F82">
      <w:pPr>
        <w:spacing w:line="360" w:lineRule="auto"/>
        <w:jc w:val="both"/>
        <w:rPr>
          <w:rFonts w:ascii="Arial" w:hAnsi="Arial" w:cs="Arial"/>
          <w:lang w:val="en-US"/>
        </w:rPr>
      </w:pPr>
      <w:r>
        <w:rPr>
          <w:rFonts w:ascii="Arial" w:hAnsi="Arial" w:cs="Arial"/>
          <w:lang w:val="en-US"/>
        </w:rPr>
        <w:t>10.</w:t>
      </w:r>
      <w:r>
        <w:rPr>
          <w:rFonts w:ascii="Arial" w:hAnsi="Arial" w:cs="Arial"/>
          <w:lang w:val="en-US"/>
        </w:rPr>
        <w:tab/>
      </w:r>
      <w:r w:rsidR="008079A0" w:rsidRPr="008079A0">
        <w:rPr>
          <w:rFonts w:ascii="Arial" w:hAnsi="Arial" w:cs="Arial"/>
          <w:lang w:val="en-US"/>
        </w:rPr>
        <w:t>Evidently, the SCOD of SRI3PL's Project and the start date of connectivity indicated in its Final Grant of Connectivity dated 04.04.2024 were before the cut-off date for 100% waiver of ISTS charges, i.e., 30.06.2025 (</w:t>
      </w:r>
      <w:r w:rsidR="009972F9">
        <w:rPr>
          <w:rFonts w:ascii="Arial" w:hAnsi="Arial" w:cs="Arial"/>
          <w:lang w:val="en-US"/>
        </w:rPr>
        <w:t>“</w:t>
      </w:r>
      <w:r w:rsidR="008079A0" w:rsidRPr="008079A0">
        <w:rPr>
          <w:rFonts w:ascii="Arial" w:hAnsi="Arial" w:cs="Arial"/>
          <w:b/>
          <w:bCs/>
          <w:lang w:val="en-US"/>
        </w:rPr>
        <w:t>ISTS waiver cut-off date</w:t>
      </w:r>
      <w:r w:rsidR="009972F9">
        <w:rPr>
          <w:rFonts w:ascii="Arial" w:hAnsi="Arial" w:cs="Arial"/>
          <w:lang w:val="en-US"/>
        </w:rPr>
        <w:t>”</w:t>
      </w:r>
      <w:r w:rsidR="008079A0" w:rsidRPr="008079A0">
        <w:rPr>
          <w:rFonts w:ascii="Arial" w:hAnsi="Arial" w:cs="Arial"/>
          <w:lang w:val="en-US"/>
        </w:rPr>
        <w:t>), thereby making SRI3PL eligible for the grant of 100% waiver of ISTS charges. However, despite SRI3PL's best efforts, commissioning of the Project has been delayed beyond the ISTS waiver cut-off date on account of the following uncontrollable / unforeseen factors and force majeure events:</w:t>
      </w:r>
    </w:p>
    <w:p w14:paraId="338F2C7F" w14:textId="06F47B0A" w:rsidR="008079A0" w:rsidRPr="008079A0" w:rsidRDefault="008079A0" w:rsidP="00D17DA1">
      <w:pPr>
        <w:spacing w:line="360" w:lineRule="auto"/>
        <w:ind w:left="720" w:hanging="720"/>
        <w:jc w:val="both"/>
        <w:rPr>
          <w:rFonts w:ascii="Arial" w:hAnsi="Arial" w:cs="Arial"/>
          <w:lang w:val="en-US"/>
        </w:rPr>
      </w:pPr>
      <w:r w:rsidRPr="008079A0">
        <w:rPr>
          <w:rFonts w:ascii="Arial" w:hAnsi="Arial" w:cs="Arial"/>
          <w:lang w:val="en-US"/>
        </w:rPr>
        <w:t xml:space="preserve">(a) </w:t>
      </w:r>
      <w:r w:rsidR="00B0520B">
        <w:rPr>
          <w:rFonts w:ascii="Arial" w:hAnsi="Arial" w:cs="Arial"/>
          <w:lang w:val="en-US"/>
        </w:rPr>
        <w:tab/>
      </w:r>
      <w:r w:rsidRPr="008079A0">
        <w:rPr>
          <w:rFonts w:ascii="Arial" w:hAnsi="Arial" w:cs="Arial"/>
          <w:b/>
          <w:bCs/>
          <w:i/>
          <w:iCs/>
          <w:lang w:val="en-US"/>
        </w:rPr>
        <w:t>Delay in commissioning of the Common Transmission System (</w:t>
      </w:r>
      <w:r w:rsidR="009972F9">
        <w:rPr>
          <w:rFonts w:ascii="Arial" w:hAnsi="Arial" w:cs="Arial"/>
          <w:b/>
          <w:bCs/>
          <w:i/>
          <w:iCs/>
          <w:lang w:val="en-US"/>
        </w:rPr>
        <w:t>“</w:t>
      </w:r>
      <w:r w:rsidRPr="008079A0">
        <w:rPr>
          <w:rFonts w:ascii="Arial" w:hAnsi="Arial" w:cs="Arial"/>
          <w:b/>
          <w:bCs/>
          <w:i/>
          <w:iCs/>
          <w:lang w:val="en-US"/>
        </w:rPr>
        <w:t>CTS</w:t>
      </w:r>
      <w:r w:rsidR="009972F9">
        <w:rPr>
          <w:rFonts w:ascii="Arial" w:hAnsi="Arial" w:cs="Arial"/>
          <w:b/>
          <w:bCs/>
          <w:i/>
          <w:iCs/>
          <w:lang w:val="en-US"/>
        </w:rPr>
        <w:t>”</w:t>
      </w:r>
      <w:r w:rsidRPr="008079A0">
        <w:rPr>
          <w:rFonts w:ascii="Arial" w:hAnsi="Arial" w:cs="Arial"/>
          <w:b/>
          <w:bCs/>
          <w:i/>
          <w:iCs/>
          <w:lang w:val="en-US"/>
        </w:rPr>
        <w:t>) -</w:t>
      </w:r>
      <w:r w:rsidRPr="008079A0">
        <w:rPr>
          <w:rFonts w:ascii="Arial" w:hAnsi="Arial" w:cs="Arial"/>
          <w:lang w:val="en-US"/>
        </w:rPr>
        <w:t xml:space="preserve"> In terms of the Final Grant of Connectivity, the start date of connectivity was 01.10.2024, and </w:t>
      </w:r>
      <w:r w:rsidR="004A7E2F" w:rsidRPr="008079A0">
        <w:rPr>
          <w:rFonts w:ascii="Arial" w:hAnsi="Arial" w:cs="Arial"/>
          <w:lang w:val="en-US"/>
        </w:rPr>
        <w:t>operationalization</w:t>
      </w:r>
      <w:r w:rsidRPr="008079A0">
        <w:rPr>
          <w:rFonts w:ascii="Arial" w:hAnsi="Arial" w:cs="Arial"/>
          <w:lang w:val="en-US"/>
        </w:rPr>
        <w:t xml:space="preserve"> of connectivity for SRI3PL's Project required the commissioning of the CTS, including the Narendra New (GIS) - Pune (GIS) 765 kV D/C transmission line (</w:t>
      </w:r>
      <w:r w:rsidR="009972F9">
        <w:rPr>
          <w:rFonts w:ascii="Arial" w:hAnsi="Arial" w:cs="Arial"/>
          <w:lang w:val="en-US"/>
        </w:rPr>
        <w:t>“</w:t>
      </w:r>
      <w:r w:rsidRPr="008079A0">
        <w:rPr>
          <w:rFonts w:ascii="Arial" w:hAnsi="Arial" w:cs="Arial"/>
          <w:b/>
          <w:bCs/>
          <w:lang w:val="en-US"/>
        </w:rPr>
        <w:t>Narendra New line</w:t>
      </w:r>
      <w:r w:rsidR="009972F9">
        <w:rPr>
          <w:rFonts w:ascii="Arial" w:hAnsi="Arial" w:cs="Arial"/>
          <w:lang w:val="en-US"/>
        </w:rPr>
        <w:t>”</w:t>
      </w:r>
      <w:r w:rsidRPr="008079A0">
        <w:rPr>
          <w:rFonts w:ascii="Arial" w:hAnsi="Arial" w:cs="Arial"/>
          <w:lang w:val="en-US"/>
        </w:rPr>
        <w:t>) and the Gadag PS - Koppal PS 400 kV D/C line (</w:t>
      </w:r>
      <w:r w:rsidR="009972F9">
        <w:rPr>
          <w:rFonts w:ascii="Arial" w:hAnsi="Arial" w:cs="Arial"/>
          <w:lang w:val="en-US"/>
        </w:rPr>
        <w:t>“</w:t>
      </w:r>
      <w:r w:rsidRPr="008079A0">
        <w:rPr>
          <w:rFonts w:ascii="Arial" w:hAnsi="Arial" w:cs="Arial"/>
          <w:b/>
          <w:bCs/>
          <w:lang w:val="en-US"/>
        </w:rPr>
        <w:t>Gadag-Koppal line</w:t>
      </w:r>
      <w:r w:rsidR="009972F9">
        <w:rPr>
          <w:rFonts w:ascii="Arial" w:hAnsi="Arial" w:cs="Arial"/>
          <w:lang w:val="en-US"/>
        </w:rPr>
        <w:t>”</w:t>
      </w:r>
      <w:r w:rsidRPr="008079A0">
        <w:rPr>
          <w:rFonts w:ascii="Arial" w:hAnsi="Arial" w:cs="Arial"/>
          <w:lang w:val="en-US"/>
        </w:rPr>
        <w:t>). Pertinently,</w:t>
      </w:r>
      <w:r w:rsidR="00B86EDC">
        <w:rPr>
          <w:rFonts w:ascii="Arial" w:hAnsi="Arial" w:cs="Arial"/>
          <w:lang w:val="en-US"/>
        </w:rPr>
        <w:t xml:space="preserve"> there is a substantial delay in</w:t>
      </w:r>
      <w:r w:rsidRPr="008079A0">
        <w:rPr>
          <w:rFonts w:ascii="Arial" w:hAnsi="Arial" w:cs="Arial"/>
          <w:lang w:val="en-US"/>
        </w:rPr>
        <w:t xml:space="preserve"> commissioning of both these line</w:t>
      </w:r>
      <w:r w:rsidR="00B86EDC">
        <w:rPr>
          <w:rFonts w:ascii="Arial" w:hAnsi="Arial" w:cs="Arial"/>
          <w:lang w:val="en-US"/>
        </w:rPr>
        <w:t>s</w:t>
      </w:r>
      <w:r w:rsidR="00D82595">
        <w:rPr>
          <w:rFonts w:ascii="Arial" w:hAnsi="Arial" w:cs="Arial"/>
          <w:lang w:val="en-US"/>
        </w:rPr>
        <w:t xml:space="preserve"> with the Gadag-Koppal line commissioned in March 2026 and the Narendra New line </w:t>
      </w:r>
      <w:r w:rsidR="00A513D0">
        <w:rPr>
          <w:rFonts w:ascii="Arial" w:hAnsi="Arial" w:cs="Arial"/>
          <w:lang w:val="en-US"/>
        </w:rPr>
        <w:t>still anticipated to be commissioned by October 2026</w:t>
      </w:r>
      <w:r w:rsidRPr="008079A0">
        <w:rPr>
          <w:rFonts w:ascii="Arial" w:hAnsi="Arial" w:cs="Arial"/>
          <w:lang w:val="en-US"/>
        </w:rPr>
        <w:t xml:space="preserve">. As a result, SRI3PL was constrained to revise its timelines for execution of its Project in order to avoid mismatch in commissioning and stranding of its Project in the absence of requisite power evacuation facility, thereby delaying the SCOD of the Project. </w:t>
      </w:r>
    </w:p>
    <w:p w14:paraId="7F8736FC" w14:textId="6F48A05E" w:rsidR="00973F93" w:rsidRDefault="008079A0" w:rsidP="0090388E">
      <w:pPr>
        <w:spacing w:line="360" w:lineRule="auto"/>
        <w:ind w:left="720" w:hanging="720"/>
        <w:jc w:val="both"/>
        <w:rPr>
          <w:ins w:id="18" w:author="Trilegal " w:date="2026-09-17T14:37:00Z" w16du:dateUtc="2026-09-17T09:07:00Z"/>
          <w:rFonts w:ascii="Arial" w:hAnsi="Arial" w:cs="Arial"/>
          <w:b/>
          <w:bCs/>
          <w:i/>
          <w:iCs/>
          <w:lang w:val="en-US"/>
        </w:rPr>
      </w:pPr>
      <w:r w:rsidRPr="008079A0">
        <w:rPr>
          <w:rFonts w:ascii="Arial" w:hAnsi="Arial" w:cs="Arial"/>
          <w:lang w:val="en-US"/>
        </w:rPr>
        <w:t>(b)</w:t>
      </w:r>
      <w:r w:rsidR="00D12869">
        <w:rPr>
          <w:rFonts w:ascii="Arial" w:hAnsi="Arial" w:cs="Arial"/>
          <w:lang w:val="en-US"/>
        </w:rPr>
        <w:tab/>
      </w:r>
      <w:r w:rsidRPr="008079A0">
        <w:rPr>
          <w:rFonts w:ascii="Arial" w:hAnsi="Arial" w:cs="Arial"/>
          <w:b/>
          <w:bCs/>
          <w:i/>
          <w:iCs/>
          <w:lang w:val="en-US"/>
        </w:rPr>
        <w:t xml:space="preserve">Delay on account of transition of connectivity </w:t>
      </w:r>
      <w:ins w:id="19" w:author="Trilegal " w:date="2026-09-17T15:05:00Z" w16du:dateUtc="2026-09-17T09:35:00Z">
        <w:r w:rsidR="00905E48" w:rsidRPr="009E0812">
          <w:rPr>
            <w:rFonts w:ascii="Arial" w:hAnsi="Arial" w:cs="Arial"/>
            <w:b/>
            <w:bCs/>
            <w:lang w:val="en-US"/>
          </w:rPr>
          <w:t>under the GNA Regulations and subsequent land acquisition challenges</w:t>
        </w:r>
        <w:r w:rsidR="00905E48">
          <w:rPr>
            <w:rFonts w:ascii="Arial" w:hAnsi="Arial" w:cs="Arial"/>
            <w:b/>
            <w:bCs/>
            <w:lang w:val="en-US"/>
          </w:rPr>
          <w:t xml:space="preserve"> </w:t>
        </w:r>
      </w:ins>
      <w:r w:rsidR="00D12869">
        <w:rPr>
          <w:rFonts w:ascii="Arial" w:hAnsi="Arial" w:cs="Arial"/>
          <w:b/>
          <w:bCs/>
          <w:i/>
          <w:iCs/>
          <w:lang w:val="en-US"/>
        </w:rPr>
        <w:t xml:space="preserve">and unprecedented increase in price of land </w:t>
      </w:r>
      <w:del w:id="20" w:author="Trilegal " w:date="2026-09-17T14:37:00Z" w16du:dateUtc="2026-09-17T09:07:00Z">
        <w:r w:rsidRPr="008079A0" w:rsidDel="00973F93">
          <w:rPr>
            <w:rFonts w:ascii="Arial" w:hAnsi="Arial" w:cs="Arial"/>
            <w:b/>
            <w:bCs/>
            <w:i/>
            <w:iCs/>
            <w:lang w:val="en-US"/>
          </w:rPr>
          <w:delText>-</w:delText>
        </w:r>
      </w:del>
      <w:ins w:id="21" w:author="Trilegal " w:date="2026-09-17T14:37:00Z" w16du:dateUtc="2026-09-17T09:07:00Z">
        <w:r w:rsidR="00973F93">
          <w:rPr>
            <w:rFonts w:ascii="Arial" w:hAnsi="Arial" w:cs="Arial"/>
            <w:b/>
            <w:bCs/>
            <w:i/>
            <w:iCs/>
            <w:lang w:val="en-US"/>
          </w:rPr>
          <w:t>–</w:t>
        </w:r>
      </w:ins>
    </w:p>
    <w:p w14:paraId="7C73ECB2" w14:textId="150D830C" w:rsidR="00973F93" w:rsidRDefault="00A77BD3" w:rsidP="008878CF">
      <w:pPr>
        <w:spacing w:line="360" w:lineRule="auto"/>
        <w:ind w:left="720"/>
        <w:jc w:val="both"/>
        <w:rPr>
          <w:ins w:id="22" w:author="Trilegal " w:date="2026-09-17T14:37:00Z" w16du:dateUtc="2026-09-17T09:07:00Z"/>
          <w:rFonts w:ascii="Arial" w:hAnsi="Arial" w:cs="Arial"/>
          <w:lang w:val="en-US"/>
        </w:rPr>
        <w:pPrChange w:id="23" w:author="Trilegal " w:date="2026-09-17T15:19:00Z" w16du:dateUtc="2026-09-17T09:49:00Z">
          <w:pPr>
            <w:spacing w:line="360" w:lineRule="auto"/>
            <w:ind w:left="720" w:hanging="720"/>
            <w:jc w:val="both"/>
          </w:pPr>
        </w:pPrChange>
      </w:pPr>
      <w:ins w:id="24" w:author="Trilegal " w:date="2026-09-17T15:11:00Z" w16du:dateUtc="2026-09-17T09:41:00Z">
        <w:r>
          <w:rPr>
            <w:rFonts w:ascii="Arial" w:hAnsi="Arial" w:cs="Arial"/>
            <w:lang w:val="en-US"/>
          </w:rPr>
          <w:t>SR</w:t>
        </w:r>
        <w:r w:rsidR="003C2073">
          <w:rPr>
            <w:rFonts w:ascii="Arial" w:hAnsi="Arial" w:cs="Arial"/>
            <w:lang w:val="en-US"/>
          </w:rPr>
          <w:t>I3PL</w:t>
        </w:r>
      </w:ins>
      <w:ins w:id="25" w:author="Trilegal " w:date="2026-09-17T15:08:00Z" w16du:dateUtc="2026-09-17T09:38:00Z">
        <w:r w:rsidR="00CD56B0" w:rsidRPr="009E0812">
          <w:rPr>
            <w:rFonts w:ascii="Arial" w:hAnsi="Arial" w:cs="Arial"/>
            <w:lang w:val="en-US"/>
          </w:rPr>
          <w:t xml:space="preserve"> applied on 02.05.2023 for transition of its connectivity rights under the erstwhile Connectivity Regulations, 2009 to the GNA Regulations, 2022. However, the process remained pending for several months. In the 19th </w:t>
        </w:r>
        <w:r w:rsidR="00CD56B0" w:rsidRPr="009E0812">
          <w:rPr>
            <w:rFonts w:ascii="Arial" w:hAnsi="Arial" w:cs="Arial"/>
            <w:lang w:val="en-US"/>
          </w:rPr>
          <w:lastRenderedPageBreak/>
          <w:t xml:space="preserve">CMETS-SR meeting held on 29.05.2023, it was specifically recorded that </w:t>
        </w:r>
      </w:ins>
      <w:ins w:id="26" w:author="Trilegal " w:date="2026-09-17T15:18:00Z" w16du:dateUtc="2026-09-17T09:48:00Z">
        <w:r w:rsidR="004C1711">
          <w:rPr>
            <w:rFonts w:ascii="Arial" w:hAnsi="Arial" w:cs="Arial"/>
            <w:lang w:val="en-US"/>
          </w:rPr>
          <w:t>SRI3PL</w:t>
        </w:r>
        <w:r w:rsidR="004C1711" w:rsidRPr="009E0812">
          <w:rPr>
            <w:rFonts w:ascii="Arial" w:hAnsi="Arial" w:cs="Arial"/>
            <w:lang w:val="en-US"/>
          </w:rPr>
          <w:t xml:space="preserve"> </w:t>
        </w:r>
      </w:ins>
      <w:ins w:id="27" w:author="Trilegal " w:date="2026-09-17T15:08:00Z" w16du:dateUtc="2026-09-17T09:38:00Z">
        <w:r w:rsidR="00CD56B0" w:rsidRPr="009E0812">
          <w:rPr>
            <w:rFonts w:ascii="Arial" w:hAnsi="Arial" w:cs="Arial"/>
            <w:lang w:val="en-US"/>
          </w:rPr>
          <w:t xml:space="preserve">application for addition of generation capacity would be considered only after completion of the GNA transition process. The transition was ultimately approved only in the 21st CMETS-SR meeting held on 18.08.2023, following which </w:t>
        </w:r>
      </w:ins>
      <w:ins w:id="28" w:author="Trilegal " w:date="2026-09-17T15:18:00Z" w16du:dateUtc="2026-09-17T09:48:00Z">
        <w:r w:rsidR="006F3470">
          <w:rPr>
            <w:rFonts w:ascii="Arial" w:hAnsi="Arial" w:cs="Arial"/>
            <w:lang w:val="en-US"/>
          </w:rPr>
          <w:t>SRI3PL</w:t>
        </w:r>
        <w:r w:rsidR="006F3470">
          <w:rPr>
            <w:rFonts w:ascii="Arial" w:hAnsi="Arial" w:cs="Arial"/>
            <w:lang w:val="en-US"/>
          </w:rPr>
          <w:t xml:space="preserve">’S </w:t>
        </w:r>
      </w:ins>
      <w:ins w:id="29" w:author="Trilegal " w:date="2026-09-17T15:08:00Z" w16du:dateUtc="2026-09-17T09:38:00Z">
        <w:r w:rsidR="00CD56B0" w:rsidRPr="009E0812">
          <w:rPr>
            <w:rFonts w:ascii="Arial" w:hAnsi="Arial" w:cs="Arial"/>
            <w:lang w:val="en-US"/>
          </w:rPr>
          <w:t>request for additional generation capacity was considered and approved in the 22nd CMETS-SR meeting held on 25.08.2023. Thereafter, CTUIL granted in-principle approval on 09.10.2023 and final approval only on 04.04.2024. Thus, there was a considerable delay in the transition of connectivity and associated approvals under the GNA framework, which was beyond Serentica's control.</w:t>
        </w:r>
      </w:ins>
    </w:p>
    <w:p w14:paraId="6490A4EE" w14:textId="77777777" w:rsidR="008878CF" w:rsidRDefault="008079A0" w:rsidP="009E0812">
      <w:pPr>
        <w:spacing w:line="360" w:lineRule="auto"/>
        <w:ind w:left="720" w:hanging="720"/>
        <w:jc w:val="both"/>
        <w:rPr>
          <w:ins w:id="30" w:author="Trilegal " w:date="2026-09-17T15:19:00Z" w16du:dateUtc="2026-09-17T09:49:00Z"/>
          <w:rFonts w:ascii="Arial" w:hAnsi="Arial" w:cs="Arial"/>
          <w:lang w:val="en-US"/>
        </w:rPr>
      </w:pPr>
      <w:del w:id="31" w:author="Trilegal " w:date="2026-09-17T15:19:00Z" w16du:dateUtc="2026-09-17T09:49:00Z">
        <w:r w:rsidRPr="008079A0" w:rsidDel="008878CF">
          <w:rPr>
            <w:rFonts w:ascii="Arial" w:hAnsi="Arial" w:cs="Arial"/>
            <w:lang w:val="en-US"/>
          </w:rPr>
          <w:delText xml:space="preserve"> </w:delText>
        </w:r>
        <w:commentRangeStart w:id="32"/>
        <w:commentRangeStart w:id="33"/>
        <w:r w:rsidR="008C28FF" w:rsidRPr="008C28FF" w:rsidDel="008878CF">
          <w:rPr>
            <w:rFonts w:ascii="Arial" w:hAnsi="Arial" w:cs="Arial"/>
            <w:lang w:val="en-US"/>
          </w:rPr>
          <w:delText xml:space="preserve">Uncontrollable delay in land acquisition for the Project and cost escalation. There was an uncontrollable delay in land acquisition during which solar land budget surged nearly 4 times, from an initial Rs. 30 Cr to </w:delText>
        </w:r>
        <w:r w:rsidR="008C28FF" w:rsidRPr="007F2922" w:rsidDel="008878CF">
          <w:rPr>
            <w:rFonts w:ascii="Arial" w:hAnsi="Arial" w:cs="Arial"/>
            <w:highlight w:val="yellow"/>
            <w:lang w:val="en-US"/>
          </w:rPr>
          <w:delText>Rs. 118 Cr.</w:delText>
        </w:r>
        <w:r w:rsidR="008C28FF" w:rsidRPr="008C28FF" w:rsidDel="008878CF">
          <w:rPr>
            <w:rFonts w:ascii="Arial" w:hAnsi="Arial" w:cs="Arial"/>
            <w:lang w:val="en-US"/>
          </w:rPr>
          <w:delText xml:space="preserve"> Further, land acquisition was severely hampered by fragmented land records at tehsil office</w:delText>
        </w:r>
        <w:commentRangeEnd w:id="32"/>
        <w:r w:rsidR="00161258" w:rsidRPr="008C28FF" w:rsidDel="008878CF">
          <w:rPr>
            <w:rStyle w:val="CommentReference"/>
            <w:rFonts w:ascii="Arial" w:hAnsi="Arial" w:cs="Arial"/>
            <w:sz w:val="24"/>
            <w:szCs w:val="24"/>
            <w:lang w:val="en-US"/>
          </w:rPr>
          <w:commentReference w:id="32"/>
        </w:r>
      </w:del>
      <w:commentRangeEnd w:id="33"/>
      <w:r w:rsidR="00B30183" w:rsidRPr="008C28FF">
        <w:rPr>
          <w:rStyle w:val="CommentReference"/>
          <w:rFonts w:ascii="Arial" w:hAnsi="Arial" w:cs="Arial"/>
          <w:sz w:val="24"/>
          <w:szCs w:val="24"/>
          <w:lang w:val="en-US"/>
        </w:rPr>
        <w:commentReference w:id="33"/>
      </w:r>
      <w:del w:id="34" w:author="Trilegal " w:date="2026-09-17T15:19:00Z" w16du:dateUtc="2026-09-17T09:49:00Z">
        <w:r w:rsidR="008C28FF" w:rsidRPr="008C28FF" w:rsidDel="008878CF">
          <w:rPr>
            <w:rFonts w:ascii="Arial" w:hAnsi="Arial" w:cs="Arial"/>
            <w:lang w:val="en-US"/>
          </w:rPr>
          <w:delText xml:space="preserve">s, family disputes among landowners, and the exorbitant compensation demanded for essential pathway access. </w:delText>
        </w:r>
        <w:r w:rsidR="008C28FF" w:rsidDel="008878CF">
          <w:rPr>
            <w:rFonts w:ascii="Arial" w:hAnsi="Arial" w:cs="Arial"/>
            <w:lang w:val="en-US"/>
          </w:rPr>
          <w:delText>Further t</w:delText>
        </w:r>
        <w:r w:rsidRPr="008079A0" w:rsidDel="008878CF">
          <w:rPr>
            <w:rFonts w:ascii="Arial" w:hAnsi="Arial" w:cs="Arial"/>
            <w:lang w:val="en-US"/>
          </w:rPr>
          <w:delText>here was a considerable delay in transition of the connectivity granted under the erstwhile Connectivity Regulations 2009 to the GNA Regulations in terms of Regulation 37.1 of the GNA Regulations.</w:delText>
        </w:r>
      </w:del>
    </w:p>
    <w:p w14:paraId="77056E42" w14:textId="0B5C074C" w:rsidR="009E0812" w:rsidRPr="009E0812" w:rsidRDefault="009E0812" w:rsidP="008878CF">
      <w:pPr>
        <w:spacing w:line="360" w:lineRule="auto"/>
        <w:ind w:left="720"/>
        <w:jc w:val="both"/>
        <w:rPr>
          <w:ins w:id="35" w:author="Trilegal " w:date="2026-09-17T14:57:00Z"/>
          <w:rFonts w:ascii="Arial" w:hAnsi="Arial" w:cs="Arial"/>
          <w:lang w:val="en-US"/>
        </w:rPr>
        <w:pPrChange w:id="36" w:author="Trilegal " w:date="2026-09-17T15:19:00Z" w16du:dateUtc="2026-09-17T09:49:00Z">
          <w:pPr>
            <w:spacing w:line="360" w:lineRule="auto"/>
            <w:ind w:left="720" w:hanging="720"/>
            <w:jc w:val="both"/>
          </w:pPr>
        </w:pPrChange>
      </w:pPr>
      <w:ins w:id="37" w:author="Trilegal " w:date="2026-09-17T14:57:00Z">
        <w:r w:rsidRPr="009E0812">
          <w:rPr>
            <w:rFonts w:ascii="Arial" w:hAnsi="Arial" w:cs="Arial"/>
            <w:lang w:val="en-US"/>
          </w:rPr>
          <w:t>During this period, the Project faced significant challenges in land acquisition, resulting in substantial cost escalation. There was an uncontrollable delay in acquisition of the required land due to fragmented land records at the tehsil offices, family disputes amongst landowners, and exorbitant compensation demands for critical pathway access. Owing to these circumstances and the prolonged development timeline, the land acquisition budget for the Project surged nearly fourfold, from approximately Rs. 30 crore to Rs. 118 crore. These factors collectively constituted circumstances beyond Serentica's reasonable control and materially impacted the implementation schedule of the Project.</w:t>
        </w:r>
      </w:ins>
    </w:p>
    <w:p w14:paraId="498DF641" w14:textId="77777777" w:rsidR="009E0812" w:rsidRDefault="009E0812" w:rsidP="0090388E">
      <w:pPr>
        <w:spacing w:line="360" w:lineRule="auto"/>
        <w:ind w:left="720" w:hanging="720"/>
        <w:jc w:val="both"/>
        <w:rPr>
          <w:rFonts w:ascii="Arial" w:hAnsi="Arial" w:cs="Arial"/>
          <w:lang w:val="en-US"/>
        </w:rPr>
      </w:pPr>
    </w:p>
    <w:p w14:paraId="627EE18C" w14:textId="7596B4E3" w:rsidR="0090388E" w:rsidRDefault="0090388E" w:rsidP="0090388E">
      <w:pPr>
        <w:spacing w:line="360" w:lineRule="auto"/>
        <w:ind w:left="720" w:hanging="720"/>
        <w:jc w:val="both"/>
        <w:rPr>
          <w:rFonts w:ascii="Arial" w:hAnsi="Arial" w:cs="Arial"/>
        </w:rPr>
      </w:pPr>
      <w:r>
        <w:rPr>
          <w:rFonts w:ascii="Arial" w:hAnsi="Arial" w:cs="Arial"/>
        </w:rPr>
        <w:t>(c)</w:t>
      </w:r>
      <w:r>
        <w:rPr>
          <w:rFonts w:ascii="Arial" w:hAnsi="Arial" w:cs="Arial"/>
        </w:rPr>
        <w:tab/>
      </w:r>
      <w:r w:rsidRPr="003F449C">
        <w:rPr>
          <w:rFonts w:ascii="Arial" w:hAnsi="Arial" w:cs="Arial"/>
          <w:b/>
          <w:bCs/>
          <w:i/>
          <w:iCs/>
        </w:rPr>
        <w:t>Delay due to Right of Way (“RoW”) / Law and order</w:t>
      </w:r>
      <w:r w:rsidR="00156C1E">
        <w:rPr>
          <w:rFonts w:ascii="Arial" w:hAnsi="Arial" w:cs="Arial"/>
        </w:rPr>
        <w:t xml:space="preserve"> issues</w:t>
      </w:r>
      <w:r>
        <w:rPr>
          <w:rFonts w:ascii="Arial" w:hAnsi="Arial" w:cs="Arial"/>
        </w:rPr>
        <w:t xml:space="preserve"> including verbal threats to the workers at the project sites by the local </w:t>
      </w:r>
      <w:r w:rsidRPr="000B2A5C">
        <w:rPr>
          <w:rFonts w:ascii="Arial" w:hAnsi="Arial" w:cs="Arial"/>
        </w:rPr>
        <w:t>landowners, difficulty in filing FIRs,</w:t>
      </w:r>
      <w:r>
        <w:rPr>
          <w:rFonts w:ascii="Arial" w:hAnsi="Arial" w:cs="Arial"/>
        </w:rPr>
        <w:t xml:space="preserve"> etc., which hampered implementation of the Dedicated </w:t>
      </w:r>
      <w:r>
        <w:rPr>
          <w:rFonts w:ascii="Arial" w:hAnsi="Arial" w:cs="Arial"/>
        </w:rPr>
        <w:lastRenderedPageBreak/>
        <w:t>Transmission Line (“</w:t>
      </w:r>
      <w:r w:rsidRPr="00070DC3">
        <w:rPr>
          <w:rFonts w:ascii="Arial" w:hAnsi="Arial" w:cs="Arial"/>
          <w:b/>
          <w:bCs/>
        </w:rPr>
        <w:t>DTL</w:t>
      </w:r>
      <w:r>
        <w:rPr>
          <w:rFonts w:ascii="Arial" w:hAnsi="Arial" w:cs="Arial"/>
        </w:rPr>
        <w:t>”), Pooling Station and Project works from March 2024 till date (wind) and from April 2024 till date (solar).</w:t>
      </w:r>
    </w:p>
    <w:p w14:paraId="389F9A64" w14:textId="77777777" w:rsidR="0090388E" w:rsidRDefault="0090388E" w:rsidP="0090388E">
      <w:pPr>
        <w:spacing w:line="360" w:lineRule="auto"/>
        <w:ind w:left="720" w:hanging="720"/>
        <w:jc w:val="both"/>
        <w:rPr>
          <w:rFonts w:ascii="Arial" w:hAnsi="Arial" w:cs="Arial"/>
        </w:rPr>
      </w:pPr>
      <w:r>
        <w:rPr>
          <w:rFonts w:ascii="Arial" w:hAnsi="Arial" w:cs="Arial"/>
        </w:rPr>
        <w:t>(d)</w:t>
      </w:r>
      <w:r>
        <w:rPr>
          <w:rFonts w:ascii="Arial" w:hAnsi="Arial" w:cs="Arial"/>
        </w:rPr>
        <w:tab/>
      </w:r>
      <w:r w:rsidRPr="003F449C">
        <w:rPr>
          <w:rFonts w:ascii="Arial" w:hAnsi="Arial" w:cs="Arial"/>
          <w:b/>
          <w:bCs/>
          <w:i/>
          <w:iCs/>
        </w:rPr>
        <w:t>Delay on account of extra-ordinary rainfall at the Project site</w:t>
      </w:r>
      <w:r>
        <w:rPr>
          <w:rFonts w:ascii="Arial" w:hAnsi="Arial" w:cs="Arial"/>
        </w:rPr>
        <w:t xml:space="preserve"> during the months of May 2024 to September 2024 and May 2025 to September 2025, which severely hampered the project works.  </w:t>
      </w:r>
    </w:p>
    <w:p w14:paraId="5DF2C2B2" w14:textId="77D58621" w:rsidR="0090388E" w:rsidRDefault="0090388E" w:rsidP="0090388E">
      <w:pPr>
        <w:spacing w:line="360" w:lineRule="auto"/>
        <w:ind w:left="720" w:hanging="720"/>
        <w:jc w:val="both"/>
        <w:rPr>
          <w:rFonts w:ascii="Arial" w:hAnsi="Arial" w:cs="Arial"/>
        </w:rPr>
      </w:pPr>
      <w:r>
        <w:rPr>
          <w:rFonts w:ascii="Arial" w:hAnsi="Arial" w:cs="Arial"/>
        </w:rPr>
        <w:t>(e)</w:t>
      </w:r>
      <w:r>
        <w:rPr>
          <w:rFonts w:ascii="Arial" w:hAnsi="Arial" w:cs="Arial"/>
        </w:rPr>
        <w:tab/>
      </w:r>
      <w:r w:rsidR="003F449C" w:rsidRPr="00BC6EDB">
        <w:rPr>
          <w:rFonts w:ascii="Arial" w:hAnsi="Arial" w:cs="Arial"/>
          <w:b/>
          <w:bCs/>
          <w:i/>
          <w:iCs/>
        </w:rPr>
        <w:t>Delay on account of e</w:t>
      </w:r>
      <w:r w:rsidRPr="00BC6EDB">
        <w:rPr>
          <w:rFonts w:ascii="Arial" w:hAnsi="Arial" w:cs="Arial"/>
          <w:b/>
          <w:bCs/>
          <w:i/>
          <w:iCs/>
        </w:rPr>
        <w:t>vent of force majeure being the collapse of towers at 5 locations</w:t>
      </w:r>
      <w:r w:rsidRPr="00154DFD">
        <w:rPr>
          <w:rFonts w:ascii="Arial" w:hAnsi="Arial" w:cs="Arial"/>
        </w:rPr>
        <w:t xml:space="preserve"> of the 400 kV (Twin HTLS) Gadag ISTS – Narendra New Transmission line which impacted commissioning and trial runs for part capacity of 198 MW (Wind) and</w:t>
      </w:r>
      <w:r w:rsidRPr="00070DC3">
        <w:rPr>
          <w:rFonts w:ascii="Arial" w:hAnsi="Arial" w:cs="Arial"/>
        </w:rPr>
        <w:t xml:space="preserve"> 162.5 MW</w:t>
      </w:r>
      <w:r w:rsidRPr="00154DFD">
        <w:rPr>
          <w:rFonts w:ascii="Arial" w:hAnsi="Arial" w:cs="Arial"/>
        </w:rPr>
        <w:t xml:space="preserve"> (Solar), which had been installed and ready for commissioning as on 30.06.2025.</w:t>
      </w:r>
      <w:r>
        <w:rPr>
          <w:rFonts w:ascii="Arial" w:hAnsi="Arial" w:cs="Arial"/>
        </w:rPr>
        <w:t xml:space="preserve"> </w:t>
      </w:r>
    </w:p>
    <w:p w14:paraId="452414BC" w14:textId="7CCBECB2" w:rsidR="0090388E" w:rsidRDefault="0090388E" w:rsidP="0090388E">
      <w:pPr>
        <w:spacing w:line="360" w:lineRule="auto"/>
        <w:ind w:left="720" w:hanging="720"/>
        <w:jc w:val="both"/>
        <w:rPr>
          <w:rFonts w:ascii="Arial" w:hAnsi="Arial" w:cs="Arial"/>
        </w:rPr>
      </w:pPr>
      <w:r>
        <w:rPr>
          <w:rFonts w:ascii="Arial" w:hAnsi="Arial" w:cs="Arial"/>
        </w:rPr>
        <w:t>(f)</w:t>
      </w:r>
      <w:r>
        <w:rPr>
          <w:rFonts w:ascii="Arial" w:hAnsi="Arial" w:cs="Arial"/>
        </w:rPr>
        <w:tab/>
      </w:r>
      <w:r w:rsidRPr="00BC6EDB">
        <w:rPr>
          <w:rFonts w:ascii="Arial" w:hAnsi="Arial" w:cs="Arial"/>
          <w:b/>
          <w:bCs/>
          <w:i/>
          <w:iCs/>
        </w:rPr>
        <w:t>Administrative delay in CON-4 Approval</w:t>
      </w:r>
      <w:r w:rsidR="00BC6EDB">
        <w:rPr>
          <w:rFonts w:ascii="Arial" w:hAnsi="Arial" w:cs="Arial"/>
        </w:rPr>
        <w:t xml:space="preserve"> - </w:t>
      </w:r>
      <w:r>
        <w:rPr>
          <w:rFonts w:ascii="Arial" w:hAnsi="Arial" w:cs="Arial"/>
        </w:rPr>
        <w:t>While S</w:t>
      </w:r>
      <w:r w:rsidR="00B439B0">
        <w:rPr>
          <w:rFonts w:ascii="Arial" w:hAnsi="Arial" w:cs="Arial"/>
        </w:rPr>
        <w:t>RIPL</w:t>
      </w:r>
      <w:r w:rsidRPr="003F1C63">
        <w:rPr>
          <w:rFonts w:ascii="Arial" w:hAnsi="Arial" w:cs="Arial"/>
        </w:rPr>
        <w:t xml:space="preserve"> </w:t>
      </w:r>
      <w:r>
        <w:rPr>
          <w:rFonts w:ascii="Arial" w:hAnsi="Arial" w:cs="Arial"/>
        </w:rPr>
        <w:t xml:space="preserve">had </w:t>
      </w:r>
      <w:r w:rsidRPr="003F1C63">
        <w:rPr>
          <w:rFonts w:ascii="Arial" w:hAnsi="Arial" w:cs="Arial"/>
        </w:rPr>
        <w:t xml:space="preserve">applied for CON-4 approval for the hybrid capacity on </w:t>
      </w:r>
      <w:r w:rsidRPr="00FC1042">
        <w:rPr>
          <w:rFonts w:ascii="Arial" w:hAnsi="Arial" w:cs="Arial"/>
        </w:rPr>
        <w:t>25.01.2024, the approval process was prolonged due to multiple iterations and technical queries from CTU/SRLDC.As a result, the Connectivity Agreement was executed only on 19.03.2025</w:t>
      </w:r>
      <w:r>
        <w:rPr>
          <w:rFonts w:ascii="Arial" w:hAnsi="Arial" w:cs="Arial"/>
        </w:rPr>
        <w:t xml:space="preserve"> thereby delaying trial run and </w:t>
      </w:r>
      <w:r w:rsidRPr="003F1C63">
        <w:rPr>
          <w:rFonts w:ascii="Arial" w:hAnsi="Arial" w:cs="Arial"/>
        </w:rPr>
        <w:t>commissioning timeline</w:t>
      </w:r>
      <w:r>
        <w:rPr>
          <w:rFonts w:ascii="Arial" w:hAnsi="Arial" w:cs="Arial"/>
        </w:rPr>
        <w:t xml:space="preserve"> of the Project. </w:t>
      </w:r>
    </w:p>
    <w:p w14:paraId="1F881EC6" w14:textId="678177B3" w:rsidR="008079A0" w:rsidRPr="008079A0" w:rsidRDefault="006309DD" w:rsidP="00B90F82">
      <w:pPr>
        <w:spacing w:line="360" w:lineRule="auto"/>
        <w:jc w:val="both"/>
        <w:rPr>
          <w:rFonts w:ascii="Arial" w:hAnsi="Arial" w:cs="Arial"/>
          <w:lang w:val="en-US"/>
        </w:rPr>
      </w:pPr>
      <w:r>
        <w:rPr>
          <w:rFonts w:ascii="Arial" w:hAnsi="Arial" w:cs="Arial"/>
          <w:lang w:val="en-US"/>
        </w:rPr>
        <w:t>11.</w:t>
      </w:r>
      <w:r>
        <w:rPr>
          <w:rFonts w:ascii="Arial" w:hAnsi="Arial" w:cs="Arial"/>
          <w:lang w:val="en-US"/>
        </w:rPr>
        <w:tab/>
      </w:r>
      <w:r w:rsidR="008079A0" w:rsidRPr="008079A0">
        <w:rPr>
          <w:rFonts w:ascii="Arial" w:hAnsi="Arial" w:cs="Arial"/>
          <w:lang w:val="en-US"/>
        </w:rPr>
        <w:t>Pursuant to this Hon</w:t>
      </w:r>
      <w:r w:rsidR="006F3E9F">
        <w:rPr>
          <w:rFonts w:ascii="Arial" w:hAnsi="Arial" w:cs="Arial"/>
          <w:lang w:val="en-US"/>
        </w:rPr>
        <w:t>’</w:t>
      </w:r>
      <w:r w:rsidR="008079A0" w:rsidRPr="008079A0">
        <w:rPr>
          <w:rFonts w:ascii="Arial" w:hAnsi="Arial" w:cs="Arial"/>
          <w:lang w:val="en-US"/>
        </w:rPr>
        <w:t>ble Commission's fourth amendment to the Sharing Regulations 2020 read with the Office Order dated 30.07.2025, SRI3PL filed an Application dated 12.03.2026 seeking recommendation of the Committee, for extension of 100% ISTS waiver in respect of the Project such that the Project is considered to be commissioned as on 30.06.2025. SRI3PL also made a presentation before the Committee on 22.04.2026 and submitted additional submissions including clarifications dated 26.04.2026.</w:t>
      </w:r>
    </w:p>
    <w:p w14:paraId="44116360" w14:textId="5E7DC071" w:rsidR="008079A0" w:rsidRPr="008079A0" w:rsidRDefault="006309DD" w:rsidP="007D3BD5">
      <w:pPr>
        <w:tabs>
          <w:tab w:val="left" w:pos="720"/>
        </w:tabs>
        <w:spacing w:line="360" w:lineRule="auto"/>
        <w:jc w:val="both"/>
        <w:rPr>
          <w:rFonts w:ascii="Arial" w:hAnsi="Arial" w:cs="Arial"/>
          <w:lang w:val="en-US"/>
        </w:rPr>
      </w:pPr>
      <w:r>
        <w:rPr>
          <w:rFonts w:ascii="Arial" w:hAnsi="Arial" w:cs="Arial"/>
          <w:lang w:val="en-US"/>
        </w:rPr>
        <w:t>12</w:t>
      </w:r>
      <w:r w:rsidR="005B65F6">
        <w:rPr>
          <w:rFonts w:ascii="Arial" w:hAnsi="Arial" w:cs="Arial"/>
          <w:lang w:val="en-US"/>
        </w:rPr>
        <w:t>.</w:t>
      </w:r>
      <w:r w:rsidR="005B65F6">
        <w:rPr>
          <w:rFonts w:ascii="Arial" w:hAnsi="Arial" w:cs="Arial"/>
          <w:lang w:val="en-US"/>
        </w:rPr>
        <w:tab/>
      </w:r>
      <w:r w:rsidR="008079A0" w:rsidRPr="008079A0">
        <w:rPr>
          <w:rFonts w:ascii="Arial" w:hAnsi="Arial" w:cs="Arial"/>
          <w:lang w:val="en-US"/>
        </w:rPr>
        <w:t xml:space="preserve">The Committee, </w:t>
      </w:r>
      <w:r w:rsidR="008079A0" w:rsidRPr="008079A0">
        <w:rPr>
          <w:rFonts w:ascii="Arial" w:hAnsi="Arial" w:cs="Arial"/>
          <w:i/>
          <w:iCs/>
          <w:lang w:val="en-US"/>
        </w:rPr>
        <w:t>vide</w:t>
      </w:r>
      <w:r w:rsidR="008079A0" w:rsidRPr="008079A0">
        <w:rPr>
          <w:rFonts w:ascii="Arial" w:hAnsi="Arial" w:cs="Arial"/>
          <w:lang w:val="en-US"/>
        </w:rPr>
        <w:t xml:space="preserve"> its Report dated 11.06.2026, recognized that the delay in commissioning of the Project </w:t>
      </w:r>
      <w:r w:rsidR="007D3BD5">
        <w:rPr>
          <w:rFonts w:ascii="Arial" w:hAnsi="Arial" w:cs="Arial"/>
          <w:lang w:val="en-US"/>
        </w:rPr>
        <w:t>is attributable to</w:t>
      </w:r>
      <w:r w:rsidR="008240E1">
        <w:rPr>
          <w:rFonts w:ascii="Arial" w:hAnsi="Arial" w:cs="Arial"/>
          <w:lang w:val="en-US"/>
        </w:rPr>
        <w:t xml:space="preserve"> transmission related reasons and Project related force majeure reasons, which are</w:t>
      </w:r>
      <w:r w:rsidR="008079A0" w:rsidRPr="008079A0">
        <w:rPr>
          <w:rFonts w:ascii="Arial" w:hAnsi="Arial" w:cs="Arial"/>
          <w:lang w:val="en-US"/>
        </w:rPr>
        <w:t xml:space="preserve"> beyond SRI3PL's contr</w:t>
      </w:r>
      <w:r w:rsidR="008240E1">
        <w:rPr>
          <w:rFonts w:ascii="Arial" w:hAnsi="Arial" w:cs="Arial"/>
          <w:lang w:val="en-US"/>
        </w:rPr>
        <w:t>ol</w:t>
      </w:r>
      <w:r w:rsidR="008079A0" w:rsidRPr="008079A0">
        <w:rPr>
          <w:rFonts w:ascii="Arial" w:hAnsi="Arial" w:cs="Arial"/>
          <w:lang w:val="en-US"/>
        </w:rPr>
        <w:t xml:space="preserve"> and considered it appropriate to recommend:</w:t>
      </w:r>
    </w:p>
    <w:p w14:paraId="6A1E44B8" w14:textId="2BDB3A15" w:rsidR="008079A0" w:rsidRPr="008079A0" w:rsidRDefault="008079A0" w:rsidP="00231CE2">
      <w:pPr>
        <w:spacing w:line="360" w:lineRule="auto"/>
        <w:ind w:left="720" w:hanging="720"/>
        <w:jc w:val="both"/>
        <w:rPr>
          <w:rFonts w:ascii="Arial" w:hAnsi="Arial" w:cs="Arial"/>
          <w:lang w:val="en-US"/>
        </w:rPr>
      </w:pPr>
      <w:r w:rsidRPr="008079A0">
        <w:rPr>
          <w:rFonts w:ascii="Arial" w:hAnsi="Arial" w:cs="Arial"/>
          <w:lang w:val="en-US"/>
        </w:rPr>
        <w:t>(a)</w:t>
      </w:r>
      <w:r w:rsidR="00231CE2">
        <w:rPr>
          <w:rFonts w:ascii="Arial" w:hAnsi="Arial" w:cs="Arial"/>
          <w:lang w:val="en-US"/>
        </w:rPr>
        <w:tab/>
      </w:r>
      <w:r w:rsidRPr="008079A0">
        <w:rPr>
          <w:rFonts w:ascii="Arial" w:hAnsi="Arial" w:cs="Arial"/>
          <w:lang w:val="en-US"/>
        </w:rPr>
        <w:t>Both permissible six-month extensions under Regulation 13(2)(h), i.e., extension up to 30.06.2026, or</w:t>
      </w:r>
    </w:p>
    <w:p w14:paraId="263F47CC" w14:textId="5D50CA8F" w:rsidR="008079A0" w:rsidRPr="008079A0" w:rsidRDefault="008079A0" w:rsidP="00092525">
      <w:pPr>
        <w:spacing w:line="360" w:lineRule="auto"/>
        <w:ind w:left="720" w:hanging="720"/>
        <w:jc w:val="both"/>
        <w:rPr>
          <w:rFonts w:ascii="Arial" w:hAnsi="Arial" w:cs="Arial"/>
          <w:lang w:val="en-US"/>
        </w:rPr>
      </w:pPr>
      <w:r w:rsidRPr="008079A0">
        <w:rPr>
          <w:rFonts w:ascii="Arial" w:hAnsi="Arial" w:cs="Arial"/>
          <w:lang w:val="en-US"/>
        </w:rPr>
        <w:t>(b)</w:t>
      </w:r>
      <w:r w:rsidR="00231CE2">
        <w:rPr>
          <w:rFonts w:ascii="Arial" w:hAnsi="Arial" w:cs="Arial"/>
          <w:lang w:val="en-US"/>
        </w:rPr>
        <w:tab/>
      </w:r>
      <w:r w:rsidRPr="008079A0">
        <w:rPr>
          <w:rFonts w:ascii="Arial" w:hAnsi="Arial" w:cs="Arial"/>
          <w:lang w:val="en-US"/>
        </w:rPr>
        <w:t>till commissioning of the CTS associated with Gadag PS / actual COD of balance capacity,</w:t>
      </w:r>
    </w:p>
    <w:p w14:paraId="20DBEBBA" w14:textId="77777777" w:rsidR="00A3010C" w:rsidRDefault="008079A0" w:rsidP="00A3010C">
      <w:pPr>
        <w:spacing w:after="120" w:line="360" w:lineRule="auto"/>
        <w:jc w:val="both"/>
        <w:rPr>
          <w:rFonts w:ascii="Arial" w:hAnsi="Arial" w:cs="Arial"/>
        </w:rPr>
      </w:pPr>
      <w:r w:rsidRPr="008079A0">
        <w:rPr>
          <w:rFonts w:ascii="Arial" w:hAnsi="Arial" w:cs="Arial"/>
          <w:lang w:val="en-US"/>
        </w:rPr>
        <w:lastRenderedPageBreak/>
        <w:t xml:space="preserve">whichever is earlier, for the purpose of maintaining eligibility of the Project for ISTS charges waiver. The findings and recommendations of the Committee are </w:t>
      </w:r>
      <w:r w:rsidR="00A3010C">
        <w:rPr>
          <w:rFonts w:ascii="Arial" w:hAnsi="Arial" w:cs="Arial"/>
        </w:rPr>
        <w:t xml:space="preserve">detailed in the subsequent paragraphs. </w:t>
      </w:r>
    </w:p>
    <w:p w14:paraId="21AB5434" w14:textId="7BC0249D" w:rsidR="008079A0" w:rsidRPr="008079A0" w:rsidRDefault="006309DD" w:rsidP="00B90F82">
      <w:pPr>
        <w:spacing w:line="360" w:lineRule="auto"/>
        <w:jc w:val="both"/>
        <w:rPr>
          <w:rFonts w:ascii="Arial" w:hAnsi="Arial" w:cs="Arial"/>
          <w:lang w:val="en-US"/>
        </w:rPr>
      </w:pPr>
      <w:r>
        <w:rPr>
          <w:rFonts w:ascii="Arial" w:hAnsi="Arial" w:cs="Arial"/>
          <w:lang w:val="en-US"/>
        </w:rPr>
        <w:t>13.</w:t>
      </w:r>
      <w:r>
        <w:rPr>
          <w:rFonts w:ascii="Arial" w:hAnsi="Arial" w:cs="Arial"/>
          <w:lang w:val="en-US"/>
        </w:rPr>
        <w:tab/>
      </w:r>
      <w:r w:rsidR="008079A0" w:rsidRPr="008079A0">
        <w:rPr>
          <w:rFonts w:ascii="Arial" w:hAnsi="Arial" w:cs="Arial"/>
          <w:lang w:val="en-US"/>
        </w:rPr>
        <w:t>Accordingly, the Petitioners have filed the present petition in furtherance of the Addendum dated 14.01.2026 to Office Order dated 30.07.2025 wherein the Renewable Energy Generating Stations (</w:t>
      </w:r>
      <w:r w:rsidR="009972F9">
        <w:rPr>
          <w:rFonts w:ascii="Arial" w:hAnsi="Arial" w:cs="Arial"/>
          <w:lang w:val="en-US"/>
        </w:rPr>
        <w:t>“</w:t>
      </w:r>
      <w:r w:rsidR="008079A0" w:rsidRPr="008079A0">
        <w:rPr>
          <w:rFonts w:ascii="Arial" w:hAnsi="Arial" w:cs="Arial"/>
          <w:b/>
          <w:bCs/>
          <w:lang w:val="en-US"/>
        </w:rPr>
        <w:t>REGS</w:t>
      </w:r>
      <w:r w:rsidR="009972F9">
        <w:rPr>
          <w:rFonts w:ascii="Arial" w:hAnsi="Arial" w:cs="Arial"/>
          <w:lang w:val="en-US"/>
        </w:rPr>
        <w:t>”</w:t>
      </w:r>
      <w:r w:rsidR="008079A0" w:rsidRPr="008079A0">
        <w:rPr>
          <w:rFonts w:ascii="Arial" w:hAnsi="Arial" w:cs="Arial"/>
          <w:lang w:val="en-US"/>
        </w:rPr>
        <w:t>) / Renewable Hybrid Generating Stations (</w:t>
      </w:r>
      <w:r w:rsidR="009972F9">
        <w:rPr>
          <w:rFonts w:ascii="Arial" w:hAnsi="Arial" w:cs="Arial"/>
          <w:lang w:val="en-US"/>
        </w:rPr>
        <w:t>“</w:t>
      </w:r>
      <w:r w:rsidR="008079A0" w:rsidRPr="008079A0">
        <w:rPr>
          <w:rFonts w:ascii="Arial" w:hAnsi="Arial" w:cs="Arial"/>
          <w:b/>
          <w:bCs/>
          <w:lang w:val="en-US"/>
        </w:rPr>
        <w:t>RHGS</w:t>
      </w:r>
      <w:r w:rsidR="009972F9">
        <w:rPr>
          <w:rFonts w:ascii="Arial" w:hAnsi="Arial" w:cs="Arial"/>
          <w:lang w:val="en-US"/>
        </w:rPr>
        <w:t>”</w:t>
      </w:r>
      <w:r w:rsidR="008079A0" w:rsidRPr="008079A0">
        <w:rPr>
          <w:rFonts w:ascii="Arial" w:hAnsi="Arial" w:cs="Arial"/>
          <w:lang w:val="en-US"/>
        </w:rPr>
        <w:t>) which have received recommendation of the Committee, such as SRI3PL, were required to approach this Hon'ble Commission for approval of extension of SCOD such that they are eligible for 100% waiver of ISTS charges.</w:t>
      </w:r>
    </w:p>
    <w:p w14:paraId="44CA20DD" w14:textId="1D926AC2" w:rsidR="008079A0" w:rsidRPr="008079A0" w:rsidRDefault="008079A0" w:rsidP="00B90F82">
      <w:pPr>
        <w:spacing w:line="360" w:lineRule="auto"/>
        <w:jc w:val="both"/>
        <w:rPr>
          <w:rFonts w:ascii="Arial" w:hAnsi="Arial" w:cs="Arial"/>
          <w:lang w:val="en-US"/>
        </w:rPr>
      </w:pPr>
      <w:r w:rsidRPr="008079A0">
        <w:rPr>
          <w:rFonts w:ascii="Arial" w:hAnsi="Arial" w:cs="Arial"/>
          <w:b/>
          <w:bCs/>
          <w:lang w:val="en-US"/>
        </w:rPr>
        <w:t>IV.</w:t>
      </w:r>
      <w:r w:rsidR="007D3F09">
        <w:rPr>
          <w:rFonts w:ascii="Arial" w:hAnsi="Arial" w:cs="Arial"/>
          <w:b/>
          <w:bCs/>
          <w:lang w:val="en-US"/>
        </w:rPr>
        <w:tab/>
      </w:r>
      <w:r w:rsidRPr="008079A0">
        <w:rPr>
          <w:rFonts w:ascii="Arial" w:hAnsi="Arial" w:cs="Arial"/>
          <w:b/>
          <w:bCs/>
          <w:lang w:val="en-US"/>
        </w:rPr>
        <w:t>Relief(s) sought in brief</w:t>
      </w:r>
    </w:p>
    <w:p w14:paraId="195B8D30" w14:textId="733E84C0" w:rsidR="008079A0" w:rsidRPr="008079A0" w:rsidRDefault="006309DD" w:rsidP="00B90F82">
      <w:pPr>
        <w:spacing w:line="360" w:lineRule="auto"/>
        <w:jc w:val="both"/>
        <w:rPr>
          <w:rFonts w:ascii="Arial" w:hAnsi="Arial" w:cs="Arial"/>
          <w:lang w:val="en-US"/>
        </w:rPr>
      </w:pPr>
      <w:r>
        <w:rPr>
          <w:rFonts w:ascii="Arial" w:hAnsi="Arial" w:cs="Arial"/>
          <w:lang w:val="en-US"/>
        </w:rPr>
        <w:t>14.</w:t>
      </w:r>
      <w:r>
        <w:rPr>
          <w:rFonts w:ascii="Arial" w:hAnsi="Arial" w:cs="Arial"/>
          <w:lang w:val="en-US"/>
        </w:rPr>
        <w:tab/>
      </w:r>
      <w:r w:rsidR="008079A0" w:rsidRPr="008079A0">
        <w:rPr>
          <w:rFonts w:ascii="Arial" w:hAnsi="Arial" w:cs="Arial"/>
          <w:lang w:val="en-US"/>
        </w:rPr>
        <w:t>Please refer to Part VIII &amp; IX of the present Petition.</w:t>
      </w:r>
    </w:p>
    <w:p w14:paraId="6844282D" w14:textId="2C57EE83" w:rsidR="008079A0" w:rsidRPr="008079A0" w:rsidRDefault="008079A0" w:rsidP="00B90F82">
      <w:pPr>
        <w:spacing w:line="360" w:lineRule="auto"/>
        <w:jc w:val="both"/>
        <w:rPr>
          <w:rFonts w:ascii="Arial" w:hAnsi="Arial" w:cs="Arial"/>
          <w:lang w:val="en-US"/>
        </w:rPr>
      </w:pPr>
      <w:r w:rsidRPr="008079A0">
        <w:rPr>
          <w:rFonts w:ascii="Arial" w:hAnsi="Arial" w:cs="Arial"/>
          <w:b/>
          <w:bCs/>
          <w:lang w:val="en-US"/>
        </w:rPr>
        <w:t>B.</w:t>
      </w:r>
      <w:r w:rsidR="00430AF4">
        <w:rPr>
          <w:rFonts w:ascii="Arial" w:hAnsi="Arial" w:cs="Arial"/>
          <w:b/>
          <w:bCs/>
          <w:lang w:val="en-US"/>
        </w:rPr>
        <w:tab/>
      </w:r>
      <w:r w:rsidRPr="008079A0">
        <w:rPr>
          <w:rFonts w:ascii="Arial" w:hAnsi="Arial" w:cs="Arial"/>
          <w:b/>
          <w:bCs/>
          <w:lang w:val="en-US"/>
        </w:rPr>
        <w:t>DETAILED PETITION</w:t>
      </w:r>
    </w:p>
    <w:p w14:paraId="19C639F7" w14:textId="0AB6F2D9" w:rsidR="008079A0" w:rsidRPr="008079A0" w:rsidRDefault="008079A0" w:rsidP="00B90F82">
      <w:pPr>
        <w:spacing w:line="360" w:lineRule="auto"/>
        <w:jc w:val="both"/>
        <w:rPr>
          <w:rFonts w:ascii="Arial" w:hAnsi="Arial" w:cs="Arial"/>
          <w:lang w:val="en-US"/>
        </w:rPr>
      </w:pPr>
      <w:r w:rsidRPr="008079A0">
        <w:rPr>
          <w:rFonts w:ascii="Arial" w:hAnsi="Arial" w:cs="Arial"/>
          <w:b/>
          <w:bCs/>
          <w:lang w:val="en-US"/>
        </w:rPr>
        <w:t>I.</w:t>
      </w:r>
      <w:r w:rsidR="007D3F09">
        <w:rPr>
          <w:rFonts w:ascii="Arial" w:hAnsi="Arial" w:cs="Arial"/>
          <w:b/>
          <w:bCs/>
          <w:lang w:val="en-US"/>
        </w:rPr>
        <w:tab/>
      </w:r>
      <w:r w:rsidRPr="008079A0">
        <w:rPr>
          <w:rFonts w:ascii="Arial" w:hAnsi="Arial" w:cs="Arial"/>
          <w:b/>
          <w:bCs/>
          <w:lang w:val="en-US"/>
        </w:rPr>
        <w:t>Jurisdiction of the Hon'ble Commission</w:t>
      </w:r>
    </w:p>
    <w:p w14:paraId="64AA769F" w14:textId="23F3F920" w:rsidR="008079A0" w:rsidRPr="008079A0" w:rsidRDefault="006309DD" w:rsidP="00B90F82">
      <w:pPr>
        <w:spacing w:line="360" w:lineRule="auto"/>
        <w:jc w:val="both"/>
        <w:rPr>
          <w:rFonts w:ascii="Arial" w:hAnsi="Arial" w:cs="Arial"/>
          <w:lang w:val="en-US"/>
        </w:rPr>
      </w:pPr>
      <w:r>
        <w:rPr>
          <w:rFonts w:ascii="Arial" w:hAnsi="Arial" w:cs="Arial"/>
          <w:lang w:val="en-US"/>
        </w:rPr>
        <w:t>15.</w:t>
      </w:r>
      <w:r>
        <w:rPr>
          <w:rFonts w:ascii="Arial" w:hAnsi="Arial" w:cs="Arial"/>
          <w:lang w:val="en-US"/>
        </w:rPr>
        <w:tab/>
      </w:r>
      <w:r w:rsidR="008079A0" w:rsidRPr="008079A0">
        <w:rPr>
          <w:rFonts w:ascii="Arial" w:hAnsi="Arial" w:cs="Arial"/>
          <w:lang w:val="en-US"/>
        </w:rPr>
        <w:t xml:space="preserve">It is submitted that in terms of Section 79(1)(c) of the Electricity Act, this Hon'ble Commission shall discharge the function of regulating inter-State transmission of electricity. The matter in issue in the present petition relates to extension of SCOD of the Project such that the Project is eligible for waiver of ISTS charges payable under the Sharing Regulations 2020, and </w:t>
      </w:r>
      <w:r w:rsidR="007D3F09" w:rsidRPr="008079A0">
        <w:rPr>
          <w:rFonts w:ascii="Arial" w:hAnsi="Arial" w:cs="Arial"/>
          <w:lang w:val="en-US"/>
        </w:rPr>
        <w:t>therefore</w:t>
      </w:r>
      <w:r w:rsidR="007D3F09">
        <w:rPr>
          <w:rFonts w:ascii="Arial" w:hAnsi="Arial" w:cs="Arial"/>
          <w:lang w:val="en-US"/>
        </w:rPr>
        <w:t xml:space="preserve">, </w:t>
      </w:r>
      <w:r w:rsidR="008079A0" w:rsidRPr="008079A0">
        <w:rPr>
          <w:rFonts w:ascii="Arial" w:hAnsi="Arial" w:cs="Arial"/>
          <w:lang w:val="en-US"/>
        </w:rPr>
        <w:t>falls within the jurisdiction of this Hon'ble Commission under Section 79(1)(c) of the Electricity Act.</w:t>
      </w:r>
    </w:p>
    <w:p w14:paraId="7A958CF2" w14:textId="47B06ACE" w:rsidR="008079A0" w:rsidRPr="008079A0" w:rsidRDefault="006309DD" w:rsidP="00B90F82">
      <w:pPr>
        <w:spacing w:line="360" w:lineRule="auto"/>
        <w:jc w:val="both"/>
        <w:rPr>
          <w:rFonts w:ascii="Arial" w:hAnsi="Arial" w:cs="Arial"/>
          <w:lang w:val="en-US"/>
        </w:rPr>
      </w:pPr>
      <w:r>
        <w:rPr>
          <w:rFonts w:ascii="Arial" w:hAnsi="Arial" w:cs="Arial"/>
          <w:lang w:val="en-US"/>
        </w:rPr>
        <w:t>16.</w:t>
      </w:r>
      <w:r>
        <w:rPr>
          <w:rFonts w:ascii="Arial" w:hAnsi="Arial" w:cs="Arial"/>
          <w:lang w:val="en-US"/>
        </w:rPr>
        <w:tab/>
      </w:r>
      <w:r w:rsidR="008079A0" w:rsidRPr="008079A0">
        <w:rPr>
          <w:rFonts w:ascii="Arial" w:hAnsi="Arial" w:cs="Arial"/>
          <w:lang w:val="en-US"/>
        </w:rPr>
        <w:t>Further, under Regulation 13(2)(h)(ii) of the Sharing Regulations 2020 the aspect of extension of SCOD of REGS / RHGS which had SCOD before 30.06.2025 but could not commission within the said timelines on account of any Force Majeure event including non-availability of transmission system or for reasons not attributable to the REGS, was to be granted by this Hon'ble Commission based on the recommendation of the Committee.</w:t>
      </w:r>
    </w:p>
    <w:p w14:paraId="564D224A" w14:textId="7C1E5807" w:rsidR="008079A0" w:rsidRPr="008079A0" w:rsidRDefault="006309DD" w:rsidP="00B90F82">
      <w:pPr>
        <w:spacing w:line="360" w:lineRule="auto"/>
        <w:jc w:val="both"/>
        <w:rPr>
          <w:rFonts w:ascii="Arial" w:hAnsi="Arial" w:cs="Arial"/>
          <w:lang w:val="en-US"/>
        </w:rPr>
      </w:pPr>
      <w:r>
        <w:rPr>
          <w:rFonts w:ascii="Arial" w:hAnsi="Arial" w:cs="Arial"/>
          <w:lang w:val="en-US"/>
        </w:rPr>
        <w:t>17.</w:t>
      </w:r>
      <w:r>
        <w:rPr>
          <w:rFonts w:ascii="Arial" w:hAnsi="Arial" w:cs="Arial"/>
          <w:lang w:val="en-US"/>
        </w:rPr>
        <w:tab/>
      </w:r>
      <w:r w:rsidR="008079A0" w:rsidRPr="008079A0">
        <w:rPr>
          <w:rFonts w:ascii="Arial" w:hAnsi="Arial" w:cs="Arial"/>
          <w:lang w:val="en-US"/>
        </w:rPr>
        <w:t xml:space="preserve">In terms of </w:t>
      </w:r>
      <w:r w:rsidR="008079A0" w:rsidRPr="008079A0">
        <w:rPr>
          <w:rFonts w:ascii="Arial" w:hAnsi="Arial" w:cs="Arial"/>
          <w:b/>
          <w:bCs/>
          <w:i/>
          <w:iCs/>
          <w:lang w:val="en-US"/>
        </w:rPr>
        <w:t>Explanation of Step 2 and 3</w:t>
      </w:r>
      <w:r w:rsidR="008079A0" w:rsidRPr="008079A0">
        <w:rPr>
          <w:rFonts w:ascii="Arial" w:hAnsi="Arial" w:cs="Arial"/>
          <w:lang w:val="en-US"/>
        </w:rPr>
        <w:t xml:space="preserve"> provided in the Addendum dated 14.01.2026 to the Office Order dated 30.07.2025, the RHGS which has received the recommendation of the Committee </w:t>
      </w:r>
      <w:r w:rsidR="008079A0" w:rsidRPr="008079A0">
        <w:rPr>
          <w:rFonts w:ascii="Arial" w:hAnsi="Arial" w:cs="Arial"/>
          <w:i/>
          <w:iCs/>
          <w:lang w:val="en-US"/>
        </w:rPr>
        <w:t>shall approach the Commission through a Miscellaneous Petition along with the report of the Committee and the relevant documents in support of their claim,</w:t>
      </w:r>
      <w:r w:rsidR="008079A0" w:rsidRPr="008079A0">
        <w:rPr>
          <w:rFonts w:ascii="Arial" w:hAnsi="Arial" w:cs="Arial"/>
          <w:lang w:val="en-US"/>
        </w:rPr>
        <w:t xml:space="preserve"> and this Hon'ble Commission shall pass necessary order.</w:t>
      </w:r>
    </w:p>
    <w:p w14:paraId="68294CD1" w14:textId="33240B31" w:rsidR="008079A0" w:rsidRPr="008079A0" w:rsidRDefault="006309DD" w:rsidP="00B90F82">
      <w:pPr>
        <w:spacing w:line="360" w:lineRule="auto"/>
        <w:jc w:val="both"/>
        <w:rPr>
          <w:rFonts w:ascii="Arial" w:hAnsi="Arial" w:cs="Arial"/>
          <w:lang w:val="en-US"/>
        </w:rPr>
      </w:pPr>
      <w:r>
        <w:rPr>
          <w:rFonts w:ascii="Arial" w:hAnsi="Arial" w:cs="Arial"/>
          <w:lang w:val="en-US"/>
        </w:rPr>
        <w:lastRenderedPageBreak/>
        <w:t>18.</w:t>
      </w:r>
      <w:r>
        <w:rPr>
          <w:rFonts w:ascii="Arial" w:hAnsi="Arial" w:cs="Arial"/>
          <w:lang w:val="en-US"/>
        </w:rPr>
        <w:tab/>
      </w:r>
      <w:r w:rsidR="008079A0" w:rsidRPr="008079A0">
        <w:rPr>
          <w:rFonts w:ascii="Arial" w:hAnsi="Arial" w:cs="Arial"/>
          <w:lang w:val="en-US"/>
        </w:rPr>
        <w:t>In view of the above, the present Petition is being filed to place on record the Committee Report dated 11.06.2026 and seek extension of SCOD of the Project so as to become eligible for 100% ISTS waiver and becomes maintainable before this Hon'ble Commission.</w:t>
      </w:r>
    </w:p>
    <w:p w14:paraId="1374E943" w14:textId="4B15949F" w:rsidR="008079A0" w:rsidRPr="008079A0" w:rsidRDefault="008079A0" w:rsidP="00B90F82">
      <w:pPr>
        <w:spacing w:line="360" w:lineRule="auto"/>
        <w:jc w:val="both"/>
        <w:rPr>
          <w:rFonts w:ascii="Arial" w:hAnsi="Arial" w:cs="Arial"/>
          <w:lang w:val="en-US"/>
        </w:rPr>
      </w:pPr>
      <w:r w:rsidRPr="008079A0">
        <w:rPr>
          <w:rFonts w:ascii="Arial" w:hAnsi="Arial" w:cs="Arial"/>
          <w:b/>
          <w:bCs/>
          <w:lang w:val="en-US"/>
        </w:rPr>
        <w:t>II.</w:t>
      </w:r>
      <w:r w:rsidR="007D3F09">
        <w:rPr>
          <w:rFonts w:ascii="Arial" w:hAnsi="Arial" w:cs="Arial"/>
          <w:b/>
          <w:bCs/>
          <w:lang w:val="en-US"/>
        </w:rPr>
        <w:tab/>
      </w:r>
      <w:r w:rsidRPr="008079A0">
        <w:rPr>
          <w:rFonts w:ascii="Arial" w:hAnsi="Arial" w:cs="Arial"/>
          <w:b/>
          <w:bCs/>
          <w:lang w:val="en-US"/>
        </w:rPr>
        <w:t>Details of the documents on which the petition is made</w:t>
      </w:r>
    </w:p>
    <w:p w14:paraId="07256212" w14:textId="08CE1A04" w:rsidR="008079A0" w:rsidRPr="008079A0" w:rsidRDefault="006309DD" w:rsidP="00B90F82">
      <w:pPr>
        <w:spacing w:line="360" w:lineRule="auto"/>
        <w:jc w:val="both"/>
        <w:rPr>
          <w:rFonts w:ascii="Arial" w:hAnsi="Arial" w:cs="Arial"/>
          <w:lang w:val="en-US"/>
        </w:rPr>
      </w:pPr>
      <w:r>
        <w:rPr>
          <w:rFonts w:ascii="Arial" w:hAnsi="Arial" w:cs="Arial"/>
          <w:lang w:val="en-US"/>
        </w:rPr>
        <w:t>19.</w:t>
      </w:r>
      <w:r>
        <w:rPr>
          <w:rFonts w:ascii="Arial" w:hAnsi="Arial" w:cs="Arial"/>
          <w:lang w:val="en-US"/>
        </w:rPr>
        <w:tab/>
      </w:r>
      <w:r w:rsidR="008079A0" w:rsidRPr="008079A0">
        <w:rPr>
          <w:rFonts w:ascii="Arial" w:hAnsi="Arial" w:cs="Arial"/>
          <w:lang w:val="en-US"/>
        </w:rPr>
        <w:t>The documents forming part of the Petition are mentioned in the List of Enclosures and annexed hereto.</w:t>
      </w:r>
    </w:p>
    <w:p w14:paraId="402FFEE4" w14:textId="51346E64" w:rsidR="008079A0" w:rsidRPr="008079A0" w:rsidRDefault="008079A0" w:rsidP="00B90F82">
      <w:pPr>
        <w:spacing w:line="360" w:lineRule="auto"/>
        <w:jc w:val="both"/>
        <w:rPr>
          <w:rFonts w:ascii="Arial" w:hAnsi="Arial" w:cs="Arial"/>
          <w:lang w:val="en-US"/>
        </w:rPr>
      </w:pPr>
      <w:r w:rsidRPr="008079A0">
        <w:rPr>
          <w:rFonts w:ascii="Arial" w:hAnsi="Arial" w:cs="Arial"/>
          <w:b/>
          <w:bCs/>
          <w:lang w:val="en-US"/>
        </w:rPr>
        <w:t>III.</w:t>
      </w:r>
      <w:r w:rsidR="007D3F09">
        <w:rPr>
          <w:rFonts w:ascii="Arial" w:hAnsi="Arial" w:cs="Arial"/>
          <w:b/>
          <w:bCs/>
          <w:lang w:val="en-US"/>
        </w:rPr>
        <w:tab/>
      </w:r>
      <w:r w:rsidRPr="008079A0">
        <w:rPr>
          <w:rFonts w:ascii="Arial" w:hAnsi="Arial" w:cs="Arial"/>
          <w:b/>
          <w:bCs/>
          <w:lang w:val="en-US"/>
        </w:rPr>
        <w:t>Limitation</w:t>
      </w:r>
    </w:p>
    <w:p w14:paraId="0C524D11" w14:textId="18AA4E82" w:rsidR="008079A0" w:rsidRPr="008079A0" w:rsidRDefault="006309DD" w:rsidP="00B90F82">
      <w:pPr>
        <w:spacing w:line="360" w:lineRule="auto"/>
        <w:jc w:val="both"/>
        <w:rPr>
          <w:rFonts w:ascii="Arial" w:hAnsi="Arial" w:cs="Arial"/>
          <w:lang w:val="en-US"/>
        </w:rPr>
      </w:pPr>
      <w:r>
        <w:rPr>
          <w:rFonts w:ascii="Arial" w:hAnsi="Arial" w:cs="Arial"/>
          <w:lang w:val="en-US"/>
        </w:rPr>
        <w:t>20.</w:t>
      </w:r>
      <w:r>
        <w:rPr>
          <w:rFonts w:ascii="Arial" w:hAnsi="Arial" w:cs="Arial"/>
          <w:lang w:val="en-US"/>
        </w:rPr>
        <w:tab/>
      </w:r>
      <w:r w:rsidR="008079A0" w:rsidRPr="008079A0">
        <w:rPr>
          <w:rFonts w:ascii="Arial" w:hAnsi="Arial" w:cs="Arial"/>
          <w:lang w:val="en-US"/>
        </w:rPr>
        <w:t xml:space="preserve">The cause of action in the present Petition is continuing in nature and arises from the delay in </w:t>
      </w:r>
      <w:r w:rsidR="00A3010C" w:rsidRPr="008079A0">
        <w:rPr>
          <w:rFonts w:ascii="Arial" w:hAnsi="Arial" w:cs="Arial"/>
          <w:lang w:val="en-US"/>
        </w:rPr>
        <w:t>operationalization</w:t>
      </w:r>
      <w:r w:rsidR="008079A0" w:rsidRPr="008079A0">
        <w:rPr>
          <w:rFonts w:ascii="Arial" w:hAnsi="Arial" w:cs="Arial"/>
          <w:lang w:val="en-US"/>
        </w:rPr>
        <w:t xml:space="preserve"> / availability of the CTS (Narendra New Line and Gadag-Koppal line). In so far as the Narendra New line has not been commissioned till date and is anticipated to be commissioned by October 2026 (in terms of the submission before the Committee), therefore, the delay in </w:t>
      </w:r>
      <w:r w:rsidR="007D3F09" w:rsidRPr="008079A0">
        <w:rPr>
          <w:rFonts w:ascii="Arial" w:hAnsi="Arial" w:cs="Arial"/>
          <w:lang w:val="en-US"/>
        </w:rPr>
        <w:t>operationalization</w:t>
      </w:r>
      <w:r w:rsidR="008079A0" w:rsidRPr="008079A0">
        <w:rPr>
          <w:rFonts w:ascii="Arial" w:hAnsi="Arial" w:cs="Arial"/>
          <w:lang w:val="en-US"/>
        </w:rPr>
        <w:t xml:space="preserve"> of CTS still persists thereby prejudicing SRI3PL's eligibility to a 100% waiver from ISTS charges. Accordingly, the present Petition is within limitation.</w:t>
      </w:r>
    </w:p>
    <w:p w14:paraId="4C634FA7" w14:textId="48EAD8C9" w:rsidR="008079A0" w:rsidRPr="008079A0" w:rsidRDefault="008079A0" w:rsidP="00B90F82">
      <w:pPr>
        <w:spacing w:line="360" w:lineRule="auto"/>
        <w:jc w:val="both"/>
        <w:rPr>
          <w:rFonts w:ascii="Arial" w:hAnsi="Arial" w:cs="Arial"/>
          <w:lang w:val="en-US"/>
        </w:rPr>
      </w:pPr>
      <w:r w:rsidRPr="008079A0">
        <w:rPr>
          <w:rFonts w:ascii="Arial" w:hAnsi="Arial" w:cs="Arial"/>
          <w:b/>
          <w:bCs/>
          <w:lang w:val="en-US"/>
        </w:rPr>
        <w:t>IV.</w:t>
      </w:r>
      <w:r w:rsidR="007D3F09">
        <w:rPr>
          <w:rFonts w:ascii="Arial" w:hAnsi="Arial" w:cs="Arial"/>
          <w:b/>
          <w:bCs/>
          <w:lang w:val="en-US"/>
        </w:rPr>
        <w:tab/>
      </w:r>
      <w:r w:rsidRPr="008079A0">
        <w:rPr>
          <w:rFonts w:ascii="Arial" w:hAnsi="Arial" w:cs="Arial"/>
          <w:b/>
          <w:bCs/>
          <w:lang w:val="en-US"/>
        </w:rPr>
        <w:t>Facts of the case</w:t>
      </w:r>
    </w:p>
    <w:p w14:paraId="56994F6D" w14:textId="22A98974" w:rsidR="008079A0" w:rsidRPr="008079A0" w:rsidRDefault="008079A0" w:rsidP="00B90F82">
      <w:pPr>
        <w:spacing w:line="360" w:lineRule="auto"/>
        <w:jc w:val="both"/>
        <w:rPr>
          <w:rFonts w:ascii="Arial" w:hAnsi="Arial" w:cs="Arial"/>
          <w:lang w:val="en-US"/>
        </w:rPr>
      </w:pPr>
      <w:r w:rsidRPr="008079A0">
        <w:rPr>
          <w:rFonts w:ascii="Arial" w:hAnsi="Arial" w:cs="Arial"/>
          <w:b/>
          <w:bCs/>
          <w:i/>
          <w:iCs/>
          <w:lang w:val="en-US"/>
        </w:rPr>
        <w:t>A.</w:t>
      </w:r>
      <w:r w:rsidR="007D3F09">
        <w:rPr>
          <w:rFonts w:ascii="Arial" w:hAnsi="Arial" w:cs="Arial"/>
          <w:b/>
          <w:bCs/>
          <w:i/>
          <w:iCs/>
          <w:lang w:val="en-US"/>
        </w:rPr>
        <w:tab/>
      </w:r>
      <w:r w:rsidRPr="008079A0">
        <w:rPr>
          <w:rFonts w:ascii="Arial" w:hAnsi="Arial" w:cs="Arial"/>
          <w:b/>
          <w:bCs/>
          <w:i/>
          <w:iCs/>
          <w:lang w:val="en-US"/>
        </w:rPr>
        <w:t>Connectivity Applications under Connectivity Regulations 2009 and PDAs</w:t>
      </w:r>
    </w:p>
    <w:p w14:paraId="5288FD1C" w14:textId="5AEB501E" w:rsidR="008079A0" w:rsidRPr="008079A0" w:rsidRDefault="006309DD" w:rsidP="00B90F82">
      <w:pPr>
        <w:spacing w:line="360" w:lineRule="auto"/>
        <w:jc w:val="both"/>
        <w:rPr>
          <w:rFonts w:ascii="Arial" w:hAnsi="Arial" w:cs="Arial"/>
          <w:lang w:val="en-US"/>
        </w:rPr>
      </w:pPr>
      <w:r>
        <w:rPr>
          <w:rFonts w:ascii="Arial" w:hAnsi="Arial" w:cs="Arial"/>
          <w:lang w:val="en-US"/>
        </w:rPr>
        <w:t>2</w:t>
      </w:r>
      <w:r w:rsidR="001745A1">
        <w:rPr>
          <w:rFonts w:ascii="Arial" w:hAnsi="Arial" w:cs="Arial"/>
          <w:lang w:val="en-US"/>
        </w:rPr>
        <w:t>1</w:t>
      </w:r>
      <w:r>
        <w:rPr>
          <w:rFonts w:ascii="Arial" w:hAnsi="Arial" w:cs="Arial"/>
          <w:lang w:val="en-US"/>
        </w:rPr>
        <w:t>.</w:t>
      </w:r>
      <w:r>
        <w:rPr>
          <w:rFonts w:ascii="Arial" w:hAnsi="Arial" w:cs="Arial"/>
          <w:lang w:val="en-US"/>
        </w:rPr>
        <w:tab/>
      </w:r>
      <w:r w:rsidR="008079A0" w:rsidRPr="008079A0">
        <w:rPr>
          <w:rFonts w:ascii="Arial" w:hAnsi="Arial" w:cs="Arial"/>
          <w:lang w:val="en-US"/>
        </w:rPr>
        <w:t>On 24.02.2022, S</w:t>
      </w:r>
      <w:r w:rsidR="001745A1">
        <w:rPr>
          <w:rFonts w:ascii="Arial" w:hAnsi="Arial" w:cs="Arial"/>
          <w:lang w:val="en-US"/>
        </w:rPr>
        <w:t>RIPL</w:t>
      </w:r>
      <w:r w:rsidR="008079A0" w:rsidRPr="008079A0">
        <w:rPr>
          <w:rFonts w:ascii="Arial" w:hAnsi="Arial" w:cs="Arial"/>
          <w:lang w:val="en-US"/>
        </w:rPr>
        <w:t xml:space="preserve"> (formerly Sterlite Power Technologies Private Limited) submitted Application No. 1200003738 to CTUIL for grant of Stage-I Connectivity for 400 MW in Gadag, Karnataka, under the Connectivity Regulations 2009. The connectivity was sought at Gadag SS. A copy of Stage-I Connectivity Application No. 1200003738 dated 24.02.2022 submitted by </w:t>
      </w:r>
      <w:r w:rsidR="001745A1">
        <w:rPr>
          <w:rFonts w:ascii="Arial" w:hAnsi="Arial" w:cs="Arial"/>
          <w:lang w:val="en-US"/>
        </w:rPr>
        <w:t>SRIPL</w:t>
      </w:r>
      <w:r w:rsidR="008079A0" w:rsidRPr="008079A0">
        <w:rPr>
          <w:rFonts w:ascii="Arial" w:hAnsi="Arial" w:cs="Arial"/>
          <w:lang w:val="en-US"/>
        </w:rPr>
        <w:t xml:space="preserve"> to CTUIL is annexed hereto and marked as </w:t>
      </w:r>
      <w:r w:rsidR="008079A0" w:rsidRPr="008079A0">
        <w:rPr>
          <w:rFonts w:ascii="Arial" w:hAnsi="Arial" w:cs="Arial"/>
          <w:b/>
          <w:bCs/>
          <w:lang w:val="en-US"/>
        </w:rPr>
        <w:t>Annexure P</w:t>
      </w:r>
      <w:r w:rsidR="007D3F09">
        <w:rPr>
          <w:rFonts w:ascii="Arial" w:hAnsi="Arial" w:cs="Arial"/>
          <w:b/>
          <w:bCs/>
          <w:lang w:val="en-US"/>
        </w:rPr>
        <w:t xml:space="preserve"> [•]</w:t>
      </w:r>
      <w:r w:rsidR="001745A1">
        <w:rPr>
          <w:rFonts w:ascii="Arial" w:hAnsi="Arial" w:cs="Arial"/>
          <w:b/>
          <w:bCs/>
          <w:lang w:val="en-US"/>
        </w:rPr>
        <w:t>.</w:t>
      </w:r>
    </w:p>
    <w:p w14:paraId="6C630651" w14:textId="56EE95F0" w:rsidR="008079A0" w:rsidRDefault="006309DD" w:rsidP="00B90F82">
      <w:pPr>
        <w:spacing w:line="360" w:lineRule="auto"/>
        <w:jc w:val="both"/>
        <w:rPr>
          <w:rFonts w:ascii="Arial" w:hAnsi="Arial" w:cs="Arial"/>
          <w:b/>
          <w:bCs/>
          <w:lang w:val="en-US"/>
        </w:rPr>
      </w:pPr>
      <w:r>
        <w:rPr>
          <w:rFonts w:ascii="Arial" w:hAnsi="Arial" w:cs="Arial"/>
          <w:lang w:val="en-US"/>
        </w:rPr>
        <w:t>2</w:t>
      </w:r>
      <w:r w:rsidR="001745A1">
        <w:rPr>
          <w:rFonts w:ascii="Arial" w:hAnsi="Arial" w:cs="Arial"/>
          <w:lang w:val="en-US"/>
        </w:rPr>
        <w:t>2</w:t>
      </w:r>
      <w:r>
        <w:rPr>
          <w:rFonts w:ascii="Arial" w:hAnsi="Arial" w:cs="Arial"/>
          <w:lang w:val="en-US"/>
        </w:rPr>
        <w:t>.</w:t>
      </w:r>
      <w:r>
        <w:rPr>
          <w:rFonts w:ascii="Arial" w:hAnsi="Arial" w:cs="Arial"/>
          <w:lang w:val="en-US"/>
        </w:rPr>
        <w:tab/>
      </w:r>
      <w:r w:rsidR="008079A0" w:rsidRPr="008079A0">
        <w:rPr>
          <w:rFonts w:ascii="Arial" w:hAnsi="Arial" w:cs="Arial"/>
          <w:lang w:val="en-US"/>
        </w:rPr>
        <w:t>On 26.02.2022 (registered on 28.02.2022), S</w:t>
      </w:r>
      <w:r w:rsidR="001745A1">
        <w:rPr>
          <w:rFonts w:ascii="Arial" w:hAnsi="Arial" w:cs="Arial"/>
          <w:lang w:val="en-US"/>
        </w:rPr>
        <w:t xml:space="preserve">RIPL </w:t>
      </w:r>
      <w:r w:rsidR="008079A0" w:rsidRPr="008079A0">
        <w:rPr>
          <w:rFonts w:ascii="Arial" w:hAnsi="Arial" w:cs="Arial"/>
          <w:lang w:val="en-US"/>
        </w:rPr>
        <w:t xml:space="preserve">also </w:t>
      </w:r>
      <w:r w:rsidR="001745A1">
        <w:rPr>
          <w:rFonts w:ascii="Arial" w:hAnsi="Arial" w:cs="Arial"/>
          <w:lang w:val="en-US"/>
        </w:rPr>
        <w:t>submitted</w:t>
      </w:r>
      <w:r w:rsidR="008079A0" w:rsidRPr="008079A0">
        <w:rPr>
          <w:rFonts w:ascii="Arial" w:hAnsi="Arial" w:cs="Arial"/>
          <w:lang w:val="en-US"/>
        </w:rPr>
        <w:t xml:space="preserve"> Stage-II Connectivity Application No. 1200003761 with CTUIL for 165 MW in Gadag SS, pursuant to the Stage-I Application. Such Stage II Connectivity was sought at Gadag SS with the start date of Connectivity as 01.07.2024. A copy of Stage-II Connectivity Application No. 1200003761 dated 26.02.2022 (registered on 28.02.2022) submitted by </w:t>
      </w:r>
      <w:r w:rsidR="001745A1">
        <w:rPr>
          <w:rFonts w:ascii="Arial" w:hAnsi="Arial" w:cs="Arial"/>
          <w:lang w:val="en-US"/>
        </w:rPr>
        <w:t>SRIPL</w:t>
      </w:r>
      <w:r w:rsidR="008079A0" w:rsidRPr="008079A0">
        <w:rPr>
          <w:rFonts w:ascii="Arial" w:hAnsi="Arial" w:cs="Arial"/>
          <w:lang w:val="en-US"/>
        </w:rPr>
        <w:t xml:space="preserve"> to CTUIL is annexed hereto and marked as </w:t>
      </w:r>
      <w:r w:rsidR="008079A0" w:rsidRPr="008079A0">
        <w:rPr>
          <w:rFonts w:ascii="Arial" w:hAnsi="Arial" w:cs="Arial"/>
          <w:b/>
          <w:bCs/>
          <w:lang w:val="en-US"/>
        </w:rPr>
        <w:t xml:space="preserve">Annexure </w:t>
      </w:r>
      <w:r w:rsidR="001745A1" w:rsidRPr="008079A0">
        <w:rPr>
          <w:rFonts w:ascii="Arial" w:hAnsi="Arial" w:cs="Arial"/>
          <w:b/>
          <w:bCs/>
          <w:lang w:val="en-US"/>
        </w:rPr>
        <w:t>P</w:t>
      </w:r>
      <w:r w:rsidR="001745A1">
        <w:rPr>
          <w:rFonts w:ascii="Arial" w:hAnsi="Arial" w:cs="Arial"/>
          <w:b/>
          <w:bCs/>
          <w:lang w:val="en-US"/>
        </w:rPr>
        <w:t xml:space="preserve"> [•].</w:t>
      </w:r>
    </w:p>
    <w:p w14:paraId="31A87FC2" w14:textId="0A72FAB5" w:rsidR="007D3F09" w:rsidRPr="008079A0" w:rsidRDefault="007D3F09" w:rsidP="007D3F09">
      <w:pPr>
        <w:spacing w:line="360" w:lineRule="auto"/>
        <w:jc w:val="both"/>
        <w:rPr>
          <w:rFonts w:ascii="Arial" w:hAnsi="Arial" w:cs="Arial"/>
          <w:lang w:val="en-US"/>
        </w:rPr>
      </w:pPr>
      <w:r>
        <w:rPr>
          <w:rFonts w:ascii="Arial" w:hAnsi="Arial" w:cs="Arial"/>
          <w:lang w:val="en-US"/>
        </w:rPr>
        <w:lastRenderedPageBreak/>
        <w:t>2</w:t>
      </w:r>
      <w:r w:rsidR="001745A1">
        <w:rPr>
          <w:rFonts w:ascii="Arial" w:hAnsi="Arial" w:cs="Arial"/>
          <w:lang w:val="en-US"/>
        </w:rPr>
        <w:t>3</w:t>
      </w:r>
      <w:r>
        <w:rPr>
          <w:rFonts w:ascii="Arial" w:hAnsi="Arial" w:cs="Arial"/>
          <w:lang w:val="en-US"/>
        </w:rPr>
        <w:t>.</w:t>
      </w:r>
      <w:r>
        <w:rPr>
          <w:rFonts w:ascii="Arial" w:hAnsi="Arial" w:cs="Arial"/>
          <w:lang w:val="en-US"/>
        </w:rPr>
        <w:tab/>
      </w:r>
      <w:r w:rsidRPr="008079A0">
        <w:rPr>
          <w:rFonts w:ascii="Arial" w:hAnsi="Arial" w:cs="Arial"/>
          <w:lang w:val="en-US"/>
        </w:rPr>
        <w:t xml:space="preserve">On 28.02.2022, SRI3PL wrote a letter to VAL indicating its willingness to supply 180 MW RTC power and invited VAL to proceed with execution of the relevant PDA. SRI3PL also informed VAL that supply of power to VAL is anticipated to commence from October 2024. A copy of the letter dated 28.02.2022 from SRI3PL to VAL is annexed hereto and marked as </w:t>
      </w:r>
      <w:r w:rsidR="001745A1" w:rsidRPr="008079A0">
        <w:rPr>
          <w:rFonts w:ascii="Arial" w:hAnsi="Arial" w:cs="Arial"/>
          <w:b/>
          <w:bCs/>
          <w:lang w:val="en-US"/>
        </w:rPr>
        <w:t>Annexure P</w:t>
      </w:r>
      <w:r w:rsidR="001745A1">
        <w:rPr>
          <w:rFonts w:ascii="Arial" w:hAnsi="Arial" w:cs="Arial"/>
          <w:b/>
          <w:bCs/>
          <w:lang w:val="en-US"/>
        </w:rPr>
        <w:t xml:space="preserve"> [•].</w:t>
      </w:r>
    </w:p>
    <w:p w14:paraId="5C30B00C" w14:textId="03D9EDE4" w:rsidR="008079A0" w:rsidRDefault="006309DD" w:rsidP="00B90F82">
      <w:pPr>
        <w:spacing w:line="360" w:lineRule="auto"/>
        <w:jc w:val="both"/>
        <w:rPr>
          <w:rFonts w:ascii="Arial" w:hAnsi="Arial" w:cs="Arial"/>
          <w:lang w:val="en-US"/>
        </w:rPr>
      </w:pPr>
      <w:r>
        <w:rPr>
          <w:rFonts w:ascii="Arial" w:hAnsi="Arial" w:cs="Arial"/>
          <w:lang w:val="en-US"/>
        </w:rPr>
        <w:t>2</w:t>
      </w:r>
      <w:r w:rsidR="001745A1">
        <w:rPr>
          <w:rFonts w:ascii="Arial" w:hAnsi="Arial" w:cs="Arial"/>
          <w:lang w:val="en-US"/>
        </w:rPr>
        <w:t>4</w:t>
      </w:r>
      <w:r>
        <w:rPr>
          <w:rFonts w:ascii="Arial" w:hAnsi="Arial" w:cs="Arial"/>
          <w:lang w:val="en-US"/>
        </w:rPr>
        <w:t>.</w:t>
      </w:r>
      <w:r>
        <w:rPr>
          <w:rFonts w:ascii="Arial" w:hAnsi="Arial" w:cs="Arial"/>
          <w:lang w:val="en-US"/>
        </w:rPr>
        <w:tab/>
      </w:r>
      <w:r w:rsidR="008079A0" w:rsidRPr="008079A0">
        <w:rPr>
          <w:rFonts w:ascii="Arial" w:hAnsi="Arial" w:cs="Arial"/>
          <w:lang w:val="en-US"/>
        </w:rPr>
        <w:t>On 17.03.2022, Notice along with the Agenda for the 5</w:t>
      </w:r>
      <w:r w:rsidR="008079A0" w:rsidRPr="00A739DE">
        <w:rPr>
          <w:rFonts w:ascii="Arial" w:hAnsi="Arial" w:cs="Arial"/>
          <w:vertAlign w:val="superscript"/>
          <w:lang w:val="en-US"/>
        </w:rPr>
        <w:t>th</w:t>
      </w:r>
      <w:r w:rsidR="008079A0" w:rsidRPr="008079A0">
        <w:rPr>
          <w:rFonts w:ascii="Arial" w:hAnsi="Arial" w:cs="Arial"/>
          <w:lang w:val="en-US"/>
        </w:rPr>
        <w:t xml:space="preserve"> Consultation Meeting for Evolving Transmission Scheme (</w:t>
      </w:r>
      <w:r w:rsidR="009972F9">
        <w:rPr>
          <w:rFonts w:ascii="Arial" w:hAnsi="Arial" w:cs="Arial"/>
          <w:lang w:val="en-US"/>
        </w:rPr>
        <w:t>“</w:t>
      </w:r>
      <w:r w:rsidR="008079A0" w:rsidRPr="008079A0">
        <w:rPr>
          <w:rFonts w:ascii="Arial" w:hAnsi="Arial" w:cs="Arial"/>
          <w:b/>
          <w:bCs/>
          <w:lang w:val="en-US"/>
        </w:rPr>
        <w:t>CMETS</w:t>
      </w:r>
      <w:r w:rsidR="009972F9">
        <w:rPr>
          <w:rFonts w:ascii="Arial" w:hAnsi="Arial" w:cs="Arial"/>
          <w:lang w:val="en-US"/>
        </w:rPr>
        <w:t>”</w:t>
      </w:r>
      <w:r w:rsidR="008079A0" w:rsidRPr="008079A0">
        <w:rPr>
          <w:rFonts w:ascii="Arial" w:hAnsi="Arial" w:cs="Arial"/>
          <w:lang w:val="en-US"/>
        </w:rPr>
        <w:t>) in the Southern Region (</w:t>
      </w:r>
      <w:r w:rsidR="009972F9">
        <w:rPr>
          <w:rFonts w:ascii="Arial" w:hAnsi="Arial" w:cs="Arial"/>
          <w:lang w:val="en-US"/>
        </w:rPr>
        <w:t>“</w:t>
      </w:r>
      <w:r w:rsidR="008079A0" w:rsidRPr="008079A0">
        <w:rPr>
          <w:rFonts w:ascii="Arial" w:hAnsi="Arial" w:cs="Arial"/>
          <w:b/>
          <w:bCs/>
          <w:lang w:val="en-US"/>
        </w:rPr>
        <w:t>SR</w:t>
      </w:r>
      <w:r w:rsidR="009972F9">
        <w:rPr>
          <w:rFonts w:ascii="Arial" w:hAnsi="Arial" w:cs="Arial"/>
          <w:lang w:val="en-US"/>
        </w:rPr>
        <w:t>”</w:t>
      </w:r>
      <w:r w:rsidR="008079A0" w:rsidRPr="008079A0">
        <w:rPr>
          <w:rFonts w:ascii="Arial" w:hAnsi="Arial" w:cs="Arial"/>
          <w:lang w:val="en-US"/>
        </w:rPr>
        <w:t xml:space="preserve">) was issued by CTUIL wherein </w:t>
      </w:r>
      <w:r w:rsidR="00C46A19" w:rsidRPr="008079A0">
        <w:rPr>
          <w:rFonts w:ascii="Arial" w:hAnsi="Arial" w:cs="Arial"/>
          <w:lang w:val="en-US"/>
        </w:rPr>
        <w:t>S</w:t>
      </w:r>
      <w:r w:rsidR="00C46A19">
        <w:rPr>
          <w:rFonts w:ascii="Arial" w:hAnsi="Arial" w:cs="Arial"/>
          <w:lang w:val="en-US"/>
        </w:rPr>
        <w:t>RIPL</w:t>
      </w:r>
      <w:r w:rsidR="008079A0" w:rsidRPr="008079A0">
        <w:rPr>
          <w:rFonts w:ascii="Arial" w:hAnsi="Arial" w:cs="Arial"/>
          <w:lang w:val="en-US"/>
        </w:rPr>
        <w:t>'s Connectivity Application No. 1200003738 for Stage-I connectivity of 400 MW and Application No. 1200003761 for Stage II connectivity for 165 MW at Gadag SS were listed for consideration.</w:t>
      </w:r>
    </w:p>
    <w:p w14:paraId="3D703FA1" w14:textId="2E7D4D9F" w:rsidR="007D3F09" w:rsidRDefault="007D3F09" w:rsidP="7F782268">
      <w:pPr>
        <w:spacing w:line="360" w:lineRule="auto"/>
        <w:jc w:val="both"/>
        <w:rPr>
          <w:rFonts w:ascii="Arial" w:hAnsi="Arial" w:cs="Arial"/>
          <w:b/>
          <w:bCs/>
        </w:rPr>
      </w:pPr>
      <w:r w:rsidRPr="7F782268">
        <w:rPr>
          <w:rFonts w:ascii="Arial" w:hAnsi="Arial" w:cs="Arial"/>
        </w:rPr>
        <w:t>2</w:t>
      </w:r>
      <w:r w:rsidR="001745A1" w:rsidRPr="7F782268">
        <w:rPr>
          <w:rFonts w:ascii="Arial" w:hAnsi="Arial" w:cs="Arial"/>
        </w:rPr>
        <w:t>5</w:t>
      </w:r>
      <w:r w:rsidRPr="7F782268">
        <w:rPr>
          <w:rFonts w:ascii="Arial" w:hAnsi="Arial" w:cs="Arial"/>
        </w:rPr>
        <w:t>.</w:t>
      </w:r>
      <w:r>
        <w:tab/>
      </w:r>
      <w:r w:rsidRPr="7F782268">
        <w:rPr>
          <w:rFonts w:ascii="Arial" w:hAnsi="Arial" w:cs="Arial"/>
        </w:rPr>
        <w:t>On 21.03.2022 (registered on 31.03.2022), seeking to enhance its connectivity allocation, S</w:t>
      </w:r>
      <w:r w:rsidR="001745A1" w:rsidRPr="7F782268">
        <w:rPr>
          <w:rFonts w:ascii="Arial" w:hAnsi="Arial" w:cs="Arial"/>
        </w:rPr>
        <w:t xml:space="preserve">RIPL </w:t>
      </w:r>
      <w:r w:rsidRPr="7F782268">
        <w:rPr>
          <w:rFonts w:ascii="Arial" w:hAnsi="Arial" w:cs="Arial"/>
        </w:rPr>
        <w:t xml:space="preserve">filed Application No. 1200003828 with CTUIL for enhancement of Stage II Connectivity by 120 MW at Gadag SS through the land and finance route. A copy of Application No. 1200003828 dated 21.03.2022 (registered on 31.03.2022) submitted by </w:t>
      </w:r>
      <w:r w:rsidR="00C46A19" w:rsidRPr="7F782268">
        <w:rPr>
          <w:rFonts w:ascii="Arial" w:hAnsi="Arial" w:cs="Arial"/>
        </w:rPr>
        <w:t xml:space="preserve">SRIPL </w:t>
      </w:r>
      <w:r w:rsidRPr="7F782268">
        <w:rPr>
          <w:rFonts w:ascii="Arial" w:hAnsi="Arial" w:cs="Arial"/>
        </w:rPr>
        <w:t xml:space="preserve">to CTUIL is annexed hereto and marked as </w:t>
      </w:r>
      <w:r w:rsidR="00A739DE" w:rsidRPr="7F782268">
        <w:rPr>
          <w:rFonts w:ascii="Arial" w:hAnsi="Arial" w:cs="Arial"/>
          <w:b/>
          <w:bCs/>
        </w:rPr>
        <w:t>Annexure P [•].</w:t>
      </w:r>
      <w:del w:id="38" w:author="Kunal Lalit Kaistha" w:date="2026-09-16T14:25:00Z" w16du:dateUtc="2026-09-16T08:55:00Z">
        <w:r w:rsidRPr="7F782268" w:rsidDel="00497168">
          <w:rPr>
            <w:rFonts w:ascii="Arial" w:hAnsi="Arial" w:cs="Arial"/>
            <w:b/>
            <w:bCs/>
          </w:rPr>
          <w:delText>.</w:delText>
        </w:r>
      </w:del>
    </w:p>
    <w:p w14:paraId="52DE9B5E" w14:textId="13664A16" w:rsidR="008079A0" w:rsidRPr="008079A0" w:rsidRDefault="006309DD" w:rsidP="00B90F82">
      <w:pPr>
        <w:spacing w:line="360" w:lineRule="auto"/>
        <w:jc w:val="both"/>
        <w:rPr>
          <w:rFonts w:ascii="Arial" w:hAnsi="Arial" w:cs="Arial"/>
          <w:lang w:val="en-US"/>
        </w:rPr>
      </w:pPr>
      <w:r>
        <w:rPr>
          <w:rFonts w:ascii="Arial" w:hAnsi="Arial" w:cs="Arial"/>
          <w:lang w:val="en-US"/>
        </w:rPr>
        <w:t>26.</w:t>
      </w:r>
      <w:r>
        <w:rPr>
          <w:rFonts w:ascii="Arial" w:hAnsi="Arial" w:cs="Arial"/>
          <w:lang w:val="en-US"/>
        </w:rPr>
        <w:tab/>
      </w:r>
      <w:r w:rsidR="008079A0" w:rsidRPr="008079A0">
        <w:rPr>
          <w:rFonts w:ascii="Arial" w:hAnsi="Arial" w:cs="Arial"/>
          <w:lang w:val="en-US"/>
        </w:rPr>
        <w:t xml:space="preserve">On 25.03.2022, the 5th CMETS-SR was held (Minutes dated 08.04.2022), wherein </w:t>
      </w:r>
      <w:r w:rsidR="00C46A19" w:rsidRPr="008079A0">
        <w:rPr>
          <w:rFonts w:ascii="Arial" w:hAnsi="Arial" w:cs="Arial"/>
          <w:lang w:val="en-US"/>
        </w:rPr>
        <w:t>S</w:t>
      </w:r>
      <w:r w:rsidR="00C46A19">
        <w:rPr>
          <w:rFonts w:ascii="Arial" w:hAnsi="Arial" w:cs="Arial"/>
          <w:lang w:val="en-US"/>
        </w:rPr>
        <w:t xml:space="preserve">RIPL </w:t>
      </w:r>
      <w:r w:rsidR="008079A0" w:rsidRPr="008079A0">
        <w:rPr>
          <w:rFonts w:ascii="Arial" w:hAnsi="Arial" w:cs="Arial"/>
          <w:lang w:val="en-US"/>
        </w:rPr>
        <w:t xml:space="preserve">was granted Stage I Connectivity for 400 MW and Stage II connectivity for 165 MW at Gadag SS with the start date of connectivity as 01.07.2024. The Transmission System identified for </w:t>
      </w:r>
      <w:r w:rsidR="00C46A19" w:rsidRPr="008079A0">
        <w:rPr>
          <w:rFonts w:ascii="Arial" w:hAnsi="Arial" w:cs="Arial"/>
          <w:lang w:val="en-US"/>
        </w:rPr>
        <w:t>S</w:t>
      </w:r>
      <w:r w:rsidR="00C46A19">
        <w:rPr>
          <w:rFonts w:ascii="Arial" w:hAnsi="Arial" w:cs="Arial"/>
          <w:lang w:val="en-US"/>
        </w:rPr>
        <w:t xml:space="preserve">RIPL </w:t>
      </w:r>
      <w:r w:rsidR="008079A0" w:rsidRPr="008079A0">
        <w:rPr>
          <w:rFonts w:ascii="Arial" w:hAnsi="Arial" w:cs="Arial"/>
          <w:lang w:val="en-US"/>
        </w:rPr>
        <w:t>was as under:</w:t>
      </w:r>
    </w:p>
    <w:p w14:paraId="40FB4B47" w14:textId="77777777" w:rsidR="008079A0" w:rsidRPr="008079A0" w:rsidRDefault="008079A0" w:rsidP="00B90F82">
      <w:pPr>
        <w:spacing w:line="360" w:lineRule="auto"/>
        <w:ind w:firstLine="360"/>
        <w:jc w:val="both"/>
        <w:rPr>
          <w:rFonts w:ascii="Arial" w:hAnsi="Arial" w:cs="Arial"/>
          <w:lang w:val="en-US"/>
        </w:rPr>
      </w:pPr>
      <w:r w:rsidRPr="008079A0">
        <w:rPr>
          <w:rFonts w:ascii="Arial" w:hAnsi="Arial" w:cs="Arial"/>
          <w:lang w:val="en-US"/>
        </w:rPr>
        <w:t>(a) Dedicated Transmission System for Connectivity:</w:t>
      </w:r>
    </w:p>
    <w:p w14:paraId="0383AC60" w14:textId="77777777" w:rsidR="008079A0" w:rsidRPr="008079A0" w:rsidRDefault="008079A0" w:rsidP="00F81714">
      <w:pPr>
        <w:numPr>
          <w:ilvl w:val="0"/>
          <w:numId w:val="3"/>
        </w:numPr>
        <w:spacing w:line="360" w:lineRule="auto"/>
        <w:jc w:val="both"/>
        <w:rPr>
          <w:rFonts w:ascii="Arial" w:hAnsi="Arial" w:cs="Arial"/>
          <w:lang w:val="en-US"/>
        </w:rPr>
      </w:pPr>
      <w:r w:rsidRPr="008079A0">
        <w:rPr>
          <w:rFonts w:ascii="Arial" w:hAnsi="Arial" w:cs="Arial"/>
          <w:lang w:val="en-US"/>
        </w:rPr>
        <w:t>Through sharing of dedicated transmission line of M/s Vena Energy Vidyuth Pvt. Ltd i.e. Vena Energy Vidyuth Pvt. Ltd - Gadag PS 220kV S/c line strung on D/c tower.</w:t>
      </w:r>
    </w:p>
    <w:p w14:paraId="6D78A096" w14:textId="77777777" w:rsidR="008079A0" w:rsidRPr="008079A0" w:rsidRDefault="008079A0" w:rsidP="00B90F82">
      <w:pPr>
        <w:spacing w:line="360" w:lineRule="auto"/>
        <w:ind w:firstLine="360"/>
        <w:jc w:val="both"/>
        <w:rPr>
          <w:rFonts w:ascii="Arial" w:hAnsi="Arial" w:cs="Arial"/>
          <w:lang w:val="en-US"/>
        </w:rPr>
      </w:pPr>
      <w:r w:rsidRPr="008079A0">
        <w:rPr>
          <w:rFonts w:ascii="Arial" w:hAnsi="Arial" w:cs="Arial"/>
          <w:lang w:val="en-US"/>
        </w:rPr>
        <w:t>(b) Common Transmission System for Connectivity (Under ISTS):</w:t>
      </w:r>
    </w:p>
    <w:p w14:paraId="47B57FCC" w14:textId="77777777" w:rsidR="008079A0" w:rsidRPr="008079A0" w:rsidRDefault="008079A0" w:rsidP="00F81714">
      <w:pPr>
        <w:numPr>
          <w:ilvl w:val="0"/>
          <w:numId w:val="3"/>
        </w:numPr>
        <w:spacing w:line="360" w:lineRule="auto"/>
        <w:jc w:val="both"/>
        <w:rPr>
          <w:rFonts w:ascii="Arial" w:hAnsi="Arial" w:cs="Arial"/>
          <w:lang w:val="en-US"/>
        </w:rPr>
      </w:pPr>
      <w:r w:rsidRPr="008079A0">
        <w:rPr>
          <w:rFonts w:ascii="Arial" w:hAnsi="Arial" w:cs="Arial"/>
          <w:lang w:val="en-US"/>
        </w:rPr>
        <w:t>Establishment of 1x500MVA, 400/220kV Gadag PS</w:t>
      </w:r>
    </w:p>
    <w:p w14:paraId="18F47EC4" w14:textId="77777777" w:rsidR="008079A0" w:rsidRPr="008079A0" w:rsidRDefault="008079A0" w:rsidP="00F81714">
      <w:pPr>
        <w:numPr>
          <w:ilvl w:val="0"/>
          <w:numId w:val="3"/>
        </w:numPr>
        <w:spacing w:line="360" w:lineRule="auto"/>
        <w:jc w:val="both"/>
        <w:rPr>
          <w:rFonts w:ascii="Arial" w:hAnsi="Arial" w:cs="Arial"/>
          <w:lang w:val="en-US"/>
        </w:rPr>
      </w:pPr>
      <w:r w:rsidRPr="008079A0">
        <w:rPr>
          <w:rFonts w:ascii="Arial" w:hAnsi="Arial" w:cs="Arial"/>
          <w:lang w:val="en-US"/>
        </w:rPr>
        <w:t>Gadag PS - Narendra (New) 400kV (high-capacity equivalent to quad moose) D/c line</w:t>
      </w:r>
    </w:p>
    <w:p w14:paraId="76AFEDE1" w14:textId="77777777" w:rsidR="008079A0" w:rsidRPr="008079A0" w:rsidRDefault="008079A0" w:rsidP="00F81714">
      <w:pPr>
        <w:numPr>
          <w:ilvl w:val="0"/>
          <w:numId w:val="3"/>
        </w:numPr>
        <w:spacing w:line="360" w:lineRule="auto"/>
        <w:jc w:val="both"/>
        <w:rPr>
          <w:rFonts w:ascii="Arial" w:hAnsi="Arial" w:cs="Arial"/>
          <w:lang w:val="en-US"/>
        </w:rPr>
      </w:pPr>
      <w:r w:rsidRPr="008079A0">
        <w:rPr>
          <w:rFonts w:ascii="Arial" w:hAnsi="Arial" w:cs="Arial"/>
          <w:lang w:val="en-US"/>
        </w:rPr>
        <w:t>1x125 MVAr, 420kV bus reactor at Gadag PS</w:t>
      </w:r>
    </w:p>
    <w:p w14:paraId="5645D848" w14:textId="108D6D83" w:rsidR="008079A0" w:rsidRPr="008079A0" w:rsidRDefault="008079A0" w:rsidP="00B90F82">
      <w:pPr>
        <w:spacing w:line="360" w:lineRule="auto"/>
        <w:jc w:val="both"/>
        <w:rPr>
          <w:rFonts w:ascii="Arial" w:hAnsi="Arial" w:cs="Arial"/>
          <w:lang w:val="en-US"/>
        </w:rPr>
      </w:pPr>
      <w:r w:rsidRPr="008079A0">
        <w:rPr>
          <w:rFonts w:ascii="Arial" w:hAnsi="Arial" w:cs="Arial"/>
          <w:lang w:val="en-US"/>
        </w:rPr>
        <w:t xml:space="preserve">Relevant </w:t>
      </w:r>
      <w:r w:rsidR="00A739DE" w:rsidRPr="008079A0">
        <w:rPr>
          <w:rFonts w:ascii="Arial" w:hAnsi="Arial" w:cs="Arial"/>
          <w:lang w:val="en-US"/>
        </w:rPr>
        <w:t>extracts</w:t>
      </w:r>
      <w:r w:rsidRPr="008079A0">
        <w:rPr>
          <w:rFonts w:ascii="Arial" w:hAnsi="Arial" w:cs="Arial"/>
          <w:lang w:val="en-US"/>
        </w:rPr>
        <w:t xml:space="preserve"> of the Minutes dated 08.04.2022 of the 5th CMETS-SR are annexed hereto and marked as </w:t>
      </w:r>
      <w:r w:rsidR="00A739DE" w:rsidRPr="008079A0">
        <w:rPr>
          <w:rFonts w:ascii="Arial" w:hAnsi="Arial" w:cs="Arial"/>
          <w:b/>
          <w:bCs/>
          <w:lang w:val="en-US"/>
        </w:rPr>
        <w:t>Annexure P</w:t>
      </w:r>
      <w:r w:rsidR="00A739DE">
        <w:rPr>
          <w:rFonts w:ascii="Arial" w:hAnsi="Arial" w:cs="Arial"/>
          <w:b/>
          <w:bCs/>
          <w:lang w:val="en-US"/>
        </w:rPr>
        <w:t xml:space="preserve"> [•].</w:t>
      </w:r>
    </w:p>
    <w:p w14:paraId="2AEB1F38" w14:textId="7D09DE31" w:rsidR="007D3F09" w:rsidRPr="008079A0" w:rsidRDefault="007D3F09" w:rsidP="007D3F09">
      <w:pPr>
        <w:spacing w:line="360" w:lineRule="auto"/>
        <w:jc w:val="both"/>
        <w:rPr>
          <w:rFonts w:ascii="Arial" w:hAnsi="Arial" w:cs="Arial"/>
          <w:lang w:val="en-US"/>
        </w:rPr>
      </w:pPr>
      <w:r>
        <w:rPr>
          <w:rFonts w:ascii="Arial" w:hAnsi="Arial" w:cs="Arial"/>
          <w:lang w:val="en-US"/>
        </w:rPr>
        <w:lastRenderedPageBreak/>
        <w:t>2</w:t>
      </w:r>
      <w:r w:rsidR="00A739DE">
        <w:rPr>
          <w:rFonts w:ascii="Arial" w:hAnsi="Arial" w:cs="Arial"/>
          <w:lang w:val="en-US"/>
        </w:rPr>
        <w:t>7</w:t>
      </w:r>
      <w:r>
        <w:rPr>
          <w:rFonts w:ascii="Arial" w:hAnsi="Arial" w:cs="Arial"/>
          <w:lang w:val="en-US"/>
        </w:rPr>
        <w:t>.</w:t>
      </w:r>
      <w:r>
        <w:rPr>
          <w:rFonts w:ascii="Arial" w:hAnsi="Arial" w:cs="Arial"/>
          <w:lang w:val="en-US"/>
        </w:rPr>
        <w:tab/>
      </w:r>
      <w:r w:rsidRPr="008079A0">
        <w:rPr>
          <w:rFonts w:ascii="Arial" w:hAnsi="Arial" w:cs="Arial"/>
          <w:lang w:val="en-US"/>
        </w:rPr>
        <w:t>On 31.03.2022, SRI3PL executed a PDA with VAL for supply of 180 MW Round-the-Clock (</w:t>
      </w:r>
      <w:r>
        <w:rPr>
          <w:rFonts w:ascii="Arial" w:hAnsi="Arial" w:cs="Arial"/>
          <w:lang w:val="en-US"/>
        </w:rPr>
        <w:t>“</w:t>
      </w:r>
      <w:r w:rsidRPr="008079A0">
        <w:rPr>
          <w:rFonts w:ascii="Arial" w:hAnsi="Arial" w:cs="Arial"/>
          <w:b/>
          <w:bCs/>
          <w:lang w:val="en-US"/>
        </w:rPr>
        <w:t>RTC</w:t>
      </w:r>
      <w:r>
        <w:rPr>
          <w:rFonts w:ascii="Arial" w:hAnsi="Arial" w:cs="Arial"/>
          <w:lang w:val="en-US"/>
        </w:rPr>
        <w:t>”</w:t>
      </w:r>
      <w:r w:rsidRPr="008079A0">
        <w:rPr>
          <w:rFonts w:ascii="Arial" w:hAnsi="Arial" w:cs="Arial"/>
          <w:lang w:val="en-US"/>
        </w:rPr>
        <w:t>) power at a Capacity Utilisation Factor (</w:t>
      </w:r>
      <w:r>
        <w:rPr>
          <w:rFonts w:ascii="Arial" w:hAnsi="Arial" w:cs="Arial"/>
          <w:lang w:val="en-US"/>
        </w:rPr>
        <w:t>“</w:t>
      </w:r>
      <w:r w:rsidRPr="008079A0">
        <w:rPr>
          <w:rFonts w:ascii="Arial" w:hAnsi="Arial" w:cs="Arial"/>
          <w:b/>
          <w:bCs/>
          <w:lang w:val="en-US"/>
        </w:rPr>
        <w:t>CUF</w:t>
      </w:r>
      <w:r>
        <w:rPr>
          <w:rFonts w:ascii="Arial" w:hAnsi="Arial" w:cs="Arial"/>
          <w:lang w:val="en-US"/>
        </w:rPr>
        <w:t>”</w:t>
      </w:r>
      <w:r w:rsidRPr="008079A0">
        <w:rPr>
          <w:rFonts w:ascii="Arial" w:hAnsi="Arial" w:cs="Arial"/>
          <w:lang w:val="en-US"/>
        </w:rPr>
        <w:t xml:space="preserve">) of 55%. The said PDA was amended on 22.09.2022. Copies of the PDA dated 31.03.2022 along with the Amendment Agreement dated 22.09.2022 are annexed hereto and marked as </w:t>
      </w:r>
      <w:r w:rsidR="00A739DE" w:rsidRPr="008079A0">
        <w:rPr>
          <w:rFonts w:ascii="Arial" w:hAnsi="Arial" w:cs="Arial"/>
          <w:b/>
          <w:bCs/>
          <w:lang w:val="en-US"/>
        </w:rPr>
        <w:t>Annexure P</w:t>
      </w:r>
      <w:r w:rsidR="00A739DE">
        <w:rPr>
          <w:rFonts w:ascii="Arial" w:hAnsi="Arial" w:cs="Arial"/>
          <w:b/>
          <w:bCs/>
          <w:lang w:val="en-US"/>
        </w:rPr>
        <w:t xml:space="preserve"> [•].</w:t>
      </w:r>
    </w:p>
    <w:p w14:paraId="7406B430" w14:textId="00A81A51" w:rsidR="008079A0" w:rsidRPr="008079A0" w:rsidRDefault="00A739DE" w:rsidP="00B90F82">
      <w:pPr>
        <w:spacing w:line="360" w:lineRule="auto"/>
        <w:jc w:val="both"/>
        <w:rPr>
          <w:rFonts w:ascii="Arial" w:hAnsi="Arial" w:cs="Arial"/>
          <w:lang w:val="en-US"/>
        </w:rPr>
      </w:pPr>
      <w:r>
        <w:rPr>
          <w:rFonts w:ascii="Arial" w:hAnsi="Arial" w:cs="Arial"/>
          <w:lang w:val="en-US"/>
        </w:rPr>
        <w:t>28.</w:t>
      </w:r>
      <w:r w:rsidR="006309DD">
        <w:rPr>
          <w:rFonts w:ascii="Arial" w:hAnsi="Arial" w:cs="Arial"/>
          <w:lang w:val="en-US"/>
        </w:rPr>
        <w:tab/>
      </w:r>
      <w:r w:rsidR="008079A0" w:rsidRPr="008079A0">
        <w:rPr>
          <w:rFonts w:ascii="Arial" w:hAnsi="Arial" w:cs="Arial"/>
          <w:lang w:val="en-US"/>
        </w:rPr>
        <w:t>On 21.04.2022, Notice along with the Agenda for the 6</w:t>
      </w:r>
      <w:r w:rsidR="008079A0" w:rsidRPr="00A739DE">
        <w:rPr>
          <w:rFonts w:ascii="Arial" w:hAnsi="Arial" w:cs="Arial"/>
          <w:vertAlign w:val="superscript"/>
          <w:lang w:val="en-US"/>
        </w:rPr>
        <w:t>th</w:t>
      </w:r>
      <w:r w:rsidR="008079A0" w:rsidRPr="008079A0">
        <w:rPr>
          <w:rFonts w:ascii="Arial" w:hAnsi="Arial" w:cs="Arial"/>
          <w:lang w:val="en-US"/>
        </w:rPr>
        <w:t xml:space="preserve"> CMETS-SR was issued by CTUIL wherein </w:t>
      </w:r>
      <w:r>
        <w:rPr>
          <w:rFonts w:ascii="Arial" w:hAnsi="Arial" w:cs="Arial"/>
          <w:lang w:val="en-US"/>
        </w:rPr>
        <w:t>SRIPL</w:t>
      </w:r>
      <w:r w:rsidR="008079A0" w:rsidRPr="008079A0">
        <w:rPr>
          <w:rFonts w:ascii="Arial" w:hAnsi="Arial" w:cs="Arial"/>
          <w:lang w:val="en-US"/>
        </w:rPr>
        <w:t>'s Application No. 1200003828 for enhancement of Stage II Connectivity by 120 MW at Gadag SS was listed for consideration.</w:t>
      </w:r>
    </w:p>
    <w:p w14:paraId="403B7BB7" w14:textId="3691446E" w:rsidR="008079A0" w:rsidRPr="008079A0" w:rsidRDefault="00A739DE" w:rsidP="00B90F82">
      <w:pPr>
        <w:spacing w:line="360" w:lineRule="auto"/>
        <w:jc w:val="both"/>
        <w:rPr>
          <w:rFonts w:ascii="Arial" w:hAnsi="Arial" w:cs="Arial"/>
          <w:lang w:val="en-US"/>
        </w:rPr>
      </w:pPr>
      <w:r>
        <w:rPr>
          <w:rFonts w:ascii="Arial" w:hAnsi="Arial" w:cs="Arial"/>
          <w:lang w:val="en-US"/>
        </w:rPr>
        <w:t>29</w:t>
      </w:r>
      <w:r w:rsidR="006309DD">
        <w:rPr>
          <w:rFonts w:ascii="Arial" w:hAnsi="Arial" w:cs="Arial"/>
          <w:lang w:val="en-US"/>
        </w:rPr>
        <w:t>.</w:t>
      </w:r>
      <w:r w:rsidR="006309DD">
        <w:rPr>
          <w:rFonts w:ascii="Arial" w:hAnsi="Arial" w:cs="Arial"/>
          <w:lang w:val="en-US"/>
        </w:rPr>
        <w:tab/>
      </w:r>
      <w:r w:rsidR="008079A0" w:rsidRPr="008079A0">
        <w:rPr>
          <w:rFonts w:ascii="Arial" w:hAnsi="Arial" w:cs="Arial"/>
          <w:lang w:val="en-US"/>
        </w:rPr>
        <w:t>On 29.04.2022, the 6th CMETS-SR was held (Minutes dated 18.05.2022), wherein S</w:t>
      </w:r>
      <w:r>
        <w:rPr>
          <w:rFonts w:ascii="Arial" w:hAnsi="Arial" w:cs="Arial"/>
          <w:lang w:val="en-US"/>
        </w:rPr>
        <w:t>RIPL</w:t>
      </w:r>
      <w:r w:rsidR="008079A0" w:rsidRPr="008079A0">
        <w:rPr>
          <w:rFonts w:ascii="Arial" w:hAnsi="Arial" w:cs="Arial"/>
          <w:lang w:val="en-US"/>
        </w:rPr>
        <w:t>'s application for enhancement of Stage II connectivity by 120 MW was allowed through the revised transmission system as under:</w:t>
      </w:r>
    </w:p>
    <w:p w14:paraId="4505F312" w14:textId="481EC427" w:rsidR="008079A0" w:rsidRPr="008079A0" w:rsidRDefault="008079A0" w:rsidP="00B90F82">
      <w:pPr>
        <w:spacing w:line="360" w:lineRule="auto"/>
        <w:jc w:val="both"/>
        <w:rPr>
          <w:rFonts w:ascii="Arial" w:hAnsi="Arial" w:cs="Arial"/>
          <w:lang w:val="en-US"/>
        </w:rPr>
      </w:pPr>
      <w:r w:rsidRPr="008079A0">
        <w:rPr>
          <w:rFonts w:ascii="Arial" w:hAnsi="Arial" w:cs="Arial"/>
          <w:lang w:val="en-US"/>
        </w:rPr>
        <w:t>(a)</w:t>
      </w:r>
      <w:r w:rsidR="00A739DE">
        <w:rPr>
          <w:rFonts w:ascii="Arial" w:hAnsi="Arial" w:cs="Arial"/>
          <w:lang w:val="en-US"/>
        </w:rPr>
        <w:tab/>
      </w:r>
      <w:r w:rsidRPr="008079A0">
        <w:rPr>
          <w:rFonts w:ascii="Arial" w:hAnsi="Arial" w:cs="Arial"/>
          <w:lang w:val="en-US"/>
        </w:rPr>
        <w:t>Dedicated Transmission System for Stage-II Connectivity:</w:t>
      </w:r>
    </w:p>
    <w:p w14:paraId="104AE058" w14:textId="77777777" w:rsidR="008079A0" w:rsidRPr="008079A0" w:rsidRDefault="008079A0" w:rsidP="00F81714">
      <w:pPr>
        <w:numPr>
          <w:ilvl w:val="0"/>
          <w:numId w:val="4"/>
        </w:numPr>
        <w:spacing w:line="360" w:lineRule="auto"/>
        <w:jc w:val="both"/>
        <w:rPr>
          <w:rFonts w:ascii="Arial" w:hAnsi="Arial" w:cs="Arial"/>
          <w:lang w:val="en-US"/>
        </w:rPr>
      </w:pPr>
      <w:r w:rsidRPr="008079A0">
        <w:rPr>
          <w:rFonts w:ascii="Arial" w:hAnsi="Arial" w:cs="Arial"/>
          <w:lang w:val="en-US"/>
        </w:rPr>
        <w:t>Pooling Station at switchyard of M/s Sterlite Power Technologies Pvt. Ltd at Gadag - Gadag PS 220kV S/c line including terminal bays at generation pooling station - under the scope of applicant</w:t>
      </w:r>
    </w:p>
    <w:p w14:paraId="238D4B8A" w14:textId="77777777" w:rsidR="008079A0" w:rsidRPr="008079A0" w:rsidRDefault="008079A0" w:rsidP="00F81714">
      <w:pPr>
        <w:numPr>
          <w:ilvl w:val="0"/>
          <w:numId w:val="4"/>
        </w:numPr>
        <w:spacing w:line="360" w:lineRule="auto"/>
        <w:jc w:val="both"/>
        <w:rPr>
          <w:rFonts w:ascii="Arial" w:hAnsi="Arial" w:cs="Arial"/>
          <w:lang w:val="en-US"/>
        </w:rPr>
      </w:pPr>
      <w:r w:rsidRPr="008079A0">
        <w:rPr>
          <w:rFonts w:ascii="Arial" w:hAnsi="Arial" w:cs="Arial"/>
          <w:lang w:val="en-US"/>
        </w:rPr>
        <w:t>1 no. 220kV bay at Gadag PS end for termination of dedicated line under the scope of ISTS</w:t>
      </w:r>
    </w:p>
    <w:p w14:paraId="7E97B01D" w14:textId="48F799B8" w:rsidR="008079A0" w:rsidRPr="008079A0" w:rsidRDefault="008079A0" w:rsidP="00B90F82">
      <w:pPr>
        <w:spacing w:line="360" w:lineRule="auto"/>
        <w:jc w:val="both"/>
        <w:rPr>
          <w:rFonts w:ascii="Arial" w:hAnsi="Arial" w:cs="Arial"/>
          <w:lang w:val="en-US"/>
        </w:rPr>
      </w:pPr>
      <w:r w:rsidRPr="008079A0">
        <w:rPr>
          <w:rFonts w:ascii="Arial" w:hAnsi="Arial" w:cs="Arial"/>
          <w:lang w:val="en-US"/>
        </w:rPr>
        <w:t>(b)</w:t>
      </w:r>
      <w:r w:rsidR="00A739DE">
        <w:rPr>
          <w:rFonts w:ascii="Arial" w:hAnsi="Arial" w:cs="Arial"/>
          <w:lang w:val="en-US"/>
        </w:rPr>
        <w:tab/>
      </w:r>
      <w:r w:rsidRPr="008079A0">
        <w:rPr>
          <w:rFonts w:ascii="Arial" w:hAnsi="Arial" w:cs="Arial"/>
          <w:lang w:val="en-US"/>
        </w:rPr>
        <w:t>Common Transmission System for Stage-II Connectivity - under ISTS:</w:t>
      </w:r>
    </w:p>
    <w:p w14:paraId="1C4C5793" w14:textId="77777777" w:rsidR="008079A0" w:rsidRPr="008079A0" w:rsidRDefault="008079A0" w:rsidP="00F81714">
      <w:pPr>
        <w:numPr>
          <w:ilvl w:val="0"/>
          <w:numId w:val="4"/>
        </w:numPr>
        <w:spacing w:line="360" w:lineRule="auto"/>
        <w:jc w:val="both"/>
        <w:rPr>
          <w:rFonts w:ascii="Arial" w:hAnsi="Arial" w:cs="Arial"/>
          <w:lang w:val="en-US"/>
        </w:rPr>
      </w:pPr>
      <w:r w:rsidRPr="008079A0">
        <w:rPr>
          <w:rFonts w:ascii="Arial" w:hAnsi="Arial" w:cs="Arial"/>
          <w:lang w:val="en-US"/>
        </w:rPr>
        <w:t>Establishment of 1x500MVA, 400/220kV Gadag PS</w:t>
      </w:r>
    </w:p>
    <w:p w14:paraId="37C872CD" w14:textId="77777777" w:rsidR="008079A0" w:rsidRPr="008079A0" w:rsidRDefault="008079A0" w:rsidP="00F81714">
      <w:pPr>
        <w:numPr>
          <w:ilvl w:val="0"/>
          <w:numId w:val="4"/>
        </w:numPr>
        <w:spacing w:line="360" w:lineRule="auto"/>
        <w:jc w:val="both"/>
        <w:rPr>
          <w:rFonts w:ascii="Arial" w:hAnsi="Arial" w:cs="Arial"/>
          <w:lang w:val="en-US"/>
        </w:rPr>
      </w:pPr>
      <w:r w:rsidRPr="008079A0">
        <w:rPr>
          <w:rFonts w:ascii="Arial" w:hAnsi="Arial" w:cs="Arial"/>
          <w:lang w:val="en-US"/>
        </w:rPr>
        <w:t>Gadag PS - Narendra (New) 400kV D/c (high capacity equivalent to quad moose) line</w:t>
      </w:r>
    </w:p>
    <w:p w14:paraId="1FE8F87E" w14:textId="77777777" w:rsidR="008079A0" w:rsidRPr="008079A0" w:rsidRDefault="008079A0" w:rsidP="00F81714">
      <w:pPr>
        <w:numPr>
          <w:ilvl w:val="0"/>
          <w:numId w:val="4"/>
        </w:numPr>
        <w:spacing w:line="360" w:lineRule="auto"/>
        <w:jc w:val="both"/>
        <w:rPr>
          <w:rFonts w:ascii="Arial" w:hAnsi="Arial" w:cs="Arial"/>
          <w:lang w:val="en-US"/>
        </w:rPr>
      </w:pPr>
      <w:r w:rsidRPr="008079A0">
        <w:rPr>
          <w:rFonts w:ascii="Arial" w:hAnsi="Arial" w:cs="Arial"/>
          <w:lang w:val="en-US"/>
        </w:rPr>
        <w:t>1x125 MVAr, 420kV bus reactor at Gadag PS</w:t>
      </w:r>
    </w:p>
    <w:p w14:paraId="4791C154" w14:textId="6BD2167D" w:rsidR="008079A0" w:rsidRDefault="008079A0" w:rsidP="00B90F82">
      <w:pPr>
        <w:spacing w:line="360" w:lineRule="auto"/>
        <w:jc w:val="both"/>
        <w:rPr>
          <w:rFonts w:ascii="Arial" w:hAnsi="Arial" w:cs="Arial"/>
          <w:b/>
          <w:bCs/>
          <w:lang w:val="en-US"/>
        </w:rPr>
      </w:pPr>
      <w:r w:rsidRPr="008079A0">
        <w:rPr>
          <w:rFonts w:ascii="Arial" w:hAnsi="Arial" w:cs="Arial"/>
          <w:lang w:val="en-US"/>
        </w:rPr>
        <w:t xml:space="preserve">Relevant extract of the Minutes dated 18.05.2022 of the 6th CMETS-SR are annexed hereto and marked as </w:t>
      </w:r>
      <w:r w:rsidR="00A739DE" w:rsidRPr="008079A0">
        <w:rPr>
          <w:rFonts w:ascii="Arial" w:hAnsi="Arial" w:cs="Arial"/>
          <w:b/>
          <w:bCs/>
          <w:lang w:val="en-US"/>
        </w:rPr>
        <w:t>Annexure P</w:t>
      </w:r>
      <w:r w:rsidR="00A739DE">
        <w:rPr>
          <w:rFonts w:ascii="Arial" w:hAnsi="Arial" w:cs="Arial"/>
          <w:b/>
          <w:bCs/>
          <w:lang w:val="en-US"/>
        </w:rPr>
        <w:t xml:space="preserve"> [•].</w:t>
      </w:r>
    </w:p>
    <w:p w14:paraId="73DA2300" w14:textId="6F7C0D3D" w:rsidR="007D3F09" w:rsidRPr="008079A0" w:rsidRDefault="00A739DE" w:rsidP="007D3F09">
      <w:pPr>
        <w:spacing w:line="360" w:lineRule="auto"/>
        <w:jc w:val="both"/>
        <w:rPr>
          <w:rFonts w:ascii="Arial" w:hAnsi="Arial" w:cs="Arial"/>
          <w:lang w:val="en-US"/>
        </w:rPr>
      </w:pPr>
      <w:r>
        <w:rPr>
          <w:rFonts w:ascii="Arial" w:hAnsi="Arial" w:cs="Arial"/>
          <w:lang w:val="en-US"/>
        </w:rPr>
        <w:t>30</w:t>
      </w:r>
      <w:r w:rsidR="007D3F09">
        <w:rPr>
          <w:rFonts w:ascii="Arial" w:hAnsi="Arial" w:cs="Arial"/>
          <w:lang w:val="en-US"/>
        </w:rPr>
        <w:t>.</w:t>
      </w:r>
      <w:r w:rsidR="007D3F09">
        <w:rPr>
          <w:rFonts w:ascii="Arial" w:hAnsi="Arial" w:cs="Arial"/>
          <w:lang w:val="en-US"/>
        </w:rPr>
        <w:tab/>
      </w:r>
      <w:r w:rsidR="007D3F09" w:rsidRPr="008079A0">
        <w:rPr>
          <w:rFonts w:ascii="Arial" w:hAnsi="Arial" w:cs="Arial"/>
          <w:lang w:val="en-US"/>
        </w:rPr>
        <w:t xml:space="preserve">On 12.05.2022, SRI3PL sent a letter to VAL informing that the SCOD of its Project under the PDA is 30.06.2025, and SRI3PL would endeavour to commission and commence supply of power to VAL from 31.10.2024 on best efforts basis. A copy of SRI3PL's letter dated 12.05.2022 to VAL is annexed hereto and marked as </w:t>
      </w:r>
      <w:r w:rsidRPr="008079A0">
        <w:rPr>
          <w:rFonts w:ascii="Arial" w:hAnsi="Arial" w:cs="Arial"/>
          <w:b/>
          <w:bCs/>
          <w:lang w:val="en-US"/>
        </w:rPr>
        <w:t>Annexure P</w:t>
      </w:r>
      <w:r>
        <w:rPr>
          <w:rFonts w:ascii="Arial" w:hAnsi="Arial" w:cs="Arial"/>
          <w:b/>
          <w:bCs/>
          <w:lang w:val="en-US"/>
        </w:rPr>
        <w:t xml:space="preserve"> [•].</w:t>
      </w:r>
    </w:p>
    <w:p w14:paraId="7BEFD760" w14:textId="7943A66E" w:rsidR="007D3F09" w:rsidRPr="008079A0" w:rsidRDefault="007D3F09" w:rsidP="007D3F09">
      <w:pPr>
        <w:spacing w:line="360" w:lineRule="auto"/>
        <w:jc w:val="both"/>
        <w:rPr>
          <w:rFonts w:ascii="Arial" w:hAnsi="Arial" w:cs="Arial"/>
          <w:lang w:val="en-US"/>
        </w:rPr>
      </w:pPr>
      <w:r>
        <w:rPr>
          <w:rFonts w:ascii="Arial" w:hAnsi="Arial" w:cs="Arial"/>
          <w:lang w:val="en-US"/>
        </w:rPr>
        <w:lastRenderedPageBreak/>
        <w:t>3</w:t>
      </w:r>
      <w:r w:rsidR="00A739DE">
        <w:rPr>
          <w:rFonts w:ascii="Arial" w:hAnsi="Arial" w:cs="Arial"/>
          <w:lang w:val="en-US"/>
        </w:rPr>
        <w:t>1</w:t>
      </w:r>
      <w:r>
        <w:rPr>
          <w:rFonts w:ascii="Arial" w:hAnsi="Arial" w:cs="Arial"/>
          <w:lang w:val="en-US"/>
        </w:rPr>
        <w:t>.</w:t>
      </w:r>
      <w:r>
        <w:rPr>
          <w:rFonts w:ascii="Arial" w:hAnsi="Arial" w:cs="Arial"/>
          <w:lang w:val="en-US"/>
        </w:rPr>
        <w:tab/>
      </w:r>
      <w:r w:rsidRPr="008079A0">
        <w:rPr>
          <w:rFonts w:ascii="Arial" w:hAnsi="Arial" w:cs="Arial"/>
          <w:lang w:val="en-US"/>
        </w:rPr>
        <w:t>On 07.06.2022, CTUIL granted Stage-II Connectivity for 285 MW (165 MW + 120 MW) to S</w:t>
      </w:r>
      <w:r w:rsidR="00A739DE">
        <w:rPr>
          <w:rFonts w:ascii="Arial" w:hAnsi="Arial" w:cs="Arial"/>
          <w:lang w:val="en-US"/>
        </w:rPr>
        <w:t>RIPL</w:t>
      </w:r>
      <w:r w:rsidRPr="008079A0">
        <w:rPr>
          <w:rFonts w:ascii="Arial" w:hAnsi="Arial" w:cs="Arial"/>
          <w:lang w:val="en-US"/>
        </w:rPr>
        <w:t xml:space="preserve"> at Gadag SS with the start date of connectivity as 01.07.2024. The Stage-II Grant of Connectivity Letter dated 07.06.2022 (along with revision dated 22.09.2022) by CTUIL is annexed hereto and marked as </w:t>
      </w:r>
      <w:r w:rsidR="00A739DE" w:rsidRPr="008079A0">
        <w:rPr>
          <w:rFonts w:ascii="Arial" w:hAnsi="Arial" w:cs="Arial"/>
          <w:b/>
          <w:bCs/>
          <w:lang w:val="en-US"/>
        </w:rPr>
        <w:t>Annexure P</w:t>
      </w:r>
      <w:r w:rsidR="00A739DE">
        <w:rPr>
          <w:rFonts w:ascii="Arial" w:hAnsi="Arial" w:cs="Arial"/>
          <w:b/>
          <w:bCs/>
          <w:lang w:val="en-US"/>
        </w:rPr>
        <w:t xml:space="preserve"> [•].</w:t>
      </w:r>
    </w:p>
    <w:p w14:paraId="3DB29F43" w14:textId="4E19C496" w:rsidR="008079A0" w:rsidRPr="008079A0" w:rsidRDefault="006309DD" w:rsidP="00B90F82">
      <w:pPr>
        <w:spacing w:line="360" w:lineRule="auto"/>
        <w:jc w:val="both"/>
        <w:rPr>
          <w:rFonts w:ascii="Arial" w:hAnsi="Arial" w:cs="Arial"/>
          <w:lang w:val="en-US"/>
        </w:rPr>
      </w:pPr>
      <w:r>
        <w:rPr>
          <w:rFonts w:ascii="Arial" w:hAnsi="Arial" w:cs="Arial"/>
          <w:lang w:val="en-US"/>
        </w:rPr>
        <w:t>3</w:t>
      </w:r>
      <w:r w:rsidR="00A739DE">
        <w:rPr>
          <w:rFonts w:ascii="Arial" w:hAnsi="Arial" w:cs="Arial"/>
          <w:lang w:val="en-US"/>
        </w:rPr>
        <w:t>2</w:t>
      </w:r>
      <w:r>
        <w:rPr>
          <w:rFonts w:ascii="Arial" w:hAnsi="Arial" w:cs="Arial"/>
          <w:lang w:val="en-US"/>
        </w:rPr>
        <w:t>.</w:t>
      </w:r>
      <w:r>
        <w:rPr>
          <w:rFonts w:ascii="Arial" w:hAnsi="Arial" w:cs="Arial"/>
          <w:lang w:val="en-US"/>
        </w:rPr>
        <w:tab/>
      </w:r>
      <w:r w:rsidR="008079A0" w:rsidRPr="008079A0">
        <w:rPr>
          <w:rFonts w:ascii="Arial" w:hAnsi="Arial" w:cs="Arial"/>
          <w:lang w:val="en-US"/>
        </w:rPr>
        <w:t xml:space="preserve">On 02.09.2022, SRI3PL wrote to Sterlite Copper, stating that it was willing to supply 16 MW RTC Power with a tentative start date of approximately 2 years from the execution of the PDA, and that it would commence supply of power tentatively from October 2024 onwards. A copy of SRI3PL's letter dated 02.09.2022 to Sterlite Copper is annexed hereto and marked as </w:t>
      </w:r>
      <w:r w:rsidR="00A739DE" w:rsidRPr="008079A0">
        <w:rPr>
          <w:rFonts w:ascii="Arial" w:hAnsi="Arial" w:cs="Arial"/>
          <w:b/>
          <w:bCs/>
          <w:lang w:val="en-US"/>
        </w:rPr>
        <w:t>Annexure P</w:t>
      </w:r>
      <w:r w:rsidR="00A739DE">
        <w:rPr>
          <w:rFonts w:ascii="Arial" w:hAnsi="Arial" w:cs="Arial"/>
          <w:b/>
          <w:bCs/>
          <w:lang w:val="en-US"/>
        </w:rPr>
        <w:t xml:space="preserve"> [•].</w:t>
      </w:r>
    </w:p>
    <w:p w14:paraId="0894AED3" w14:textId="15E8DCB1" w:rsidR="008079A0" w:rsidRPr="008079A0" w:rsidRDefault="006309DD" w:rsidP="00B90F82">
      <w:pPr>
        <w:spacing w:line="360" w:lineRule="auto"/>
        <w:jc w:val="both"/>
        <w:rPr>
          <w:rFonts w:ascii="Arial" w:hAnsi="Arial" w:cs="Arial"/>
          <w:lang w:val="en-US"/>
        </w:rPr>
      </w:pPr>
      <w:r>
        <w:rPr>
          <w:rFonts w:ascii="Arial" w:hAnsi="Arial" w:cs="Arial"/>
          <w:lang w:val="en-US"/>
        </w:rPr>
        <w:t>3</w:t>
      </w:r>
      <w:r w:rsidR="00A739DE">
        <w:rPr>
          <w:rFonts w:ascii="Arial" w:hAnsi="Arial" w:cs="Arial"/>
          <w:lang w:val="en-US"/>
        </w:rPr>
        <w:t>3</w:t>
      </w:r>
      <w:r>
        <w:rPr>
          <w:rFonts w:ascii="Arial" w:hAnsi="Arial" w:cs="Arial"/>
          <w:lang w:val="en-US"/>
        </w:rPr>
        <w:t>.</w:t>
      </w:r>
      <w:r>
        <w:rPr>
          <w:rFonts w:ascii="Arial" w:hAnsi="Arial" w:cs="Arial"/>
          <w:lang w:val="en-US"/>
        </w:rPr>
        <w:tab/>
      </w:r>
      <w:r w:rsidR="008079A0" w:rsidRPr="008079A0">
        <w:rPr>
          <w:rFonts w:ascii="Arial" w:hAnsi="Arial" w:cs="Arial"/>
          <w:lang w:val="en-US"/>
        </w:rPr>
        <w:t xml:space="preserve">On 05.09.2022, SRI3PL wrote a letter to Cairn India indicating its willingness to supply 25 MW RTC power and invited Cairn India to proceed with execution of the relevant PDA. SRI3PL also informed that supply of power to Cairn India is anticipated to commence from October 2024. A copy of SRI3PL's letter dated 05.09.2022 to Cairn India is annexed hereto and marked as </w:t>
      </w:r>
      <w:r w:rsidR="00A739DE" w:rsidRPr="008079A0">
        <w:rPr>
          <w:rFonts w:ascii="Arial" w:hAnsi="Arial" w:cs="Arial"/>
          <w:b/>
          <w:bCs/>
          <w:lang w:val="en-US"/>
        </w:rPr>
        <w:t>Annexure P</w:t>
      </w:r>
      <w:r w:rsidR="00A739DE">
        <w:rPr>
          <w:rFonts w:ascii="Arial" w:hAnsi="Arial" w:cs="Arial"/>
          <w:b/>
          <w:bCs/>
          <w:lang w:val="en-US"/>
        </w:rPr>
        <w:t xml:space="preserve"> [•].</w:t>
      </w:r>
    </w:p>
    <w:p w14:paraId="1F0E1D54" w14:textId="45B1EAA7" w:rsidR="007D3F09" w:rsidRDefault="00A739DE" w:rsidP="007D3F09">
      <w:pPr>
        <w:spacing w:line="360" w:lineRule="auto"/>
        <w:jc w:val="both"/>
        <w:rPr>
          <w:rFonts w:ascii="Arial" w:hAnsi="Arial" w:cs="Arial"/>
          <w:b/>
          <w:bCs/>
          <w:lang w:val="en-US"/>
        </w:rPr>
      </w:pPr>
      <w:r>
        <w:rPr>
          <w:rFonts w:ascii="Arial" w:hAnsi="Arial" w:cs="Arial"/>
        </w:rPr>
        <w:t>34</w:t>
      </w:r>
      <w:r w:rsidR="007D3F09">
        <w:rPr>
          <w:rFonts w:ascii="Arial" w:hAnsi="Arial" w:cs="Arial"/>
        </w:rPr>
        <w:t>.</w:t>
      </w:r>
      <w:r w:rsidR="007D3F09" w:rsidRPr="00223CDC">
        <w:rPr>
          <w:rFonts w:ascii="Arial" w:hAnsi="Arial" w:cs="Arial"/>
        </w:rPr>
        <w:tab/>
        <w:t>On 10.01.2023 (re</w:t>
      </w:r>
      <w:r w:rsidR="007D3F09">
        <w:rPr>
          <w:rFonts w:ascii="Arial" w:hAnsi="Arial" w:cs="Arial"/>
        </w:rPr>
        <w:t>-</w:t>
      </w:r>
      <w:r w:rsidR="007D3F09" w:rsidRPr="00223CDC">
        <w:rPr>
          <w:rFonts w:ascii="Arial" w:hAnsi="Arial" w:cs="Arial"/>
        </w:rPr>
        <w:t>applied on 2</w:t>
      </w:r>
      <w:r w:rsidR="007D3F09">
        <w:rPr>
          <w:rFonts w:ascii="Arial" w:hAnsi="Arial" w:cs="Arial"/>
        </w:rPr>
        <w:t>4</w:t>
      </w:r>
      <w:r w:rsidR="007D3F09" w:rsidRPr="00223CDC">
        <w:rPr>
          <w:rFonts w:ascii="Arial" w:hAnsi="Arial" w:cs="Arial"/>
        </w:rPr>
        <w:t xml:space="preserve">.01.2023), </w:t>
      </w:r>
      <w:r w:rsidR="00C46A19" w:rsidRPr="008079A0">
        <w:rPr>
          <w:rFonts w:ascii="Arial" w:hAnsi="Arial" w:cs="Arial"/>
          <w:lang w:val="en-US"/>
        </w:rPr>
        <w:t>S</w:t>
      </w:r>
      <w:r w:rsidR="00C46A19">
        <w:rPr>
          <w:rFonts w:ascii="Arial" w:hAnsi="Arial" w:cs="Arial"/>
          <w:lang w:val="en-US"/>
        </w:rPr>
        <w:t xml:space="preserve">RIPL </w:t>
      </w:r>
      <w:r w:rsidR="007D3F09" w:rsidRPr="00223CDC">
        <w:rPr>
          <w:rFonts w:ascii="Arial" w:hAnsi="Arial" w:cs="Arial"/>
        </w:rPr>
        <w:t xml:space="preserve">submitted LTA Application Nos. </w:t>
      </w:r>
      <w:r w:rsidR="007D3F09" w:rsidRPr="00223CDC">
        <w:rPr>
          <w:rFonts w:ascii="Arial" w:hAnsi="Arial" w:cs="Arial"/>
          <w:lang w:val="en-US"/>
        </w:rPr>
        <w:t>0451100010 and 0451100011, for 100 MW and 80 MW, respectively. In terms of the LTA Applications, the start date for LTA was 01.10.2024. The LTA</w:t>
      </w:r>
      <w:r w:rsidR="007D3F09" w:rsidRPr="00070DC3">
        <w:rPr>
          <w:rFonts w:ascii="Arial" w:hAnsi="Arial" w:cs="Arial"/>
          <w:lang w:val="en-US"/>
        </w:rPr>
        <w:t xml:space="preserve"> </w:t>
      </w:r>
      <w:r w:rsidR="007D3F09" w:rsidRPr="00223CDC">
        <w:rPr>
          <w:rFonts w:ascii="Arial" w:hAnsi="Arial" w:cs="Arial"/>
          <w:lang w:val="en-US"/>
        </w:rPr>
        <w:t xml:space="preserve">Application Nos. 0451100010 and 0451100011 dated 10.01.2023 are enclosed as </w:t>
      </w:r>
      <w:r w:rsidRPr="008079A0">
        <w:rPr>
          <w:rFonts w:ascii="Arial" w:hAnsi="Arial" w:cs="Arial"/>
          <w:b/>
          <w:bCs/>
          <w:lang w:val="en-US"/>
        </w:rPr>
        <w:t>Annexure P</w:t>
      </w:r>
      <w:r>
        <w:rPr>
          <w:rFonts w:ascii="Arial" w:hAnsi="Arial" w:cs="Arial"/>
          <w:b/>
          <w:bCs/>
          <w:lang w:val="en-US"/>
        </w:rPr>
        <w:t xml:space="preserve"> [•]</w:t>
      </w:r>
      <w:r w:rsidR="0024029A">
        <w:rPr>
          <w:rFonts w:ascii="Arial" w:hAnsi="Arial" w:cs="Arial"/>
          <w:b/>
          <w:bCs/>
          <w:lang w:val="en-US"/>
        </w:rPr>
        <w:t xml:space="preserve"> </w:t>
      </w:r>
      <w:r w:rsidR="007D3F09" w:rsidRPr="00223CDC">
        <w:rPr>
          <w:rFonts w:ascii="Arial" w:hAnsi="Arial" w:cs="Arial"/>
          <w:b/>
          <w:bCs/>
          <w:lang w:val="en-US"/>
        </w:rPr>
        <w:t>(</w:t>
      </w:r>
      <w:r w:rsidR="007D3F09">
        <w:rPr>
          <w:rFonts w:ascii="Arial" w:hAnsi="Arial" w:cs="Arial"/>
          <w:b/>
          <w:bCs/>
          <w:lang w:val="en-US"/>
        </w:rPr>
        <w:t>c</w:t>
      </w:r>
      <w:r w:rsidR="007D3F09" w:rsidRPr="00223CDC">
        <w:rPr>
          <w:rFonts w:ascii="Arial" w:hAnsi="Arial" w:cs="Arial"/>
          <w:b/>
          <w:bCs/>
          <w:lang w:val="en-US"/>
        </w:rPr>
        <w:t>olly).</w:t>
      </w:r>
    </w:p>
    <w:p w14:paraId="65357B05" w14:textId="23AFD587" w:rsidR="007D3F09" w:rsidRDefault="007D3F09" w:rsidP="007D3F09">
      <w:pPr>
        <w:spacing w:line="360" w:lineRule="auto"/>
        <w:jc w:val="both"/>
        <w:rPr>
          <w:rFonts w:ascii="Arial" w:hAnsi="Arial" w:cs="Arial"/>
          <w:b/>
          <w:bCs/>
        </w:rPr>
      </w:pPr>
      <w:r>
        <w:rPr>
          <w:rFonts w:ascii="Arial" w:hAnsi="Arial" w:cs="Arial"/>
        </w:rPr>
        <w:t>3</w:t>
      </w:r>
      <w:r w:rsidR="0024029A">
        <w:rPr>
          <w:rFonts w:ascii="Arial" w:hAnsi="Arial" w:cs="Arial"/>
        </w:rPr>
        <w:t>5</w:t>
      </w:r>
      <w:r w:rsidRPr="00070DC3">
        <w:rPr>
          <w:rFonts w:ascii="Arial" w:hAnsi="Arial" w:cs="Arial"/>
        </w:rPr>
        <w:t>.</w:t>
      </w:r>
      <w:r w:rsidRPr="00070DC3">
        <w:rPr>
          <w:rFonts w:ascii="Arial" w:hAnsi="Arial" w:cs="Arial"/>
        </w:rPr>
        <w:tab/>
        <w:t xml:space="preserve">On 17.02.2023. </w:t>
      </w:r>
      <w:r>
        <w:rPr>
          <w:rFonts w:ascii="Arial" w:hAnsi="Arial" w:cs="Arial"/>
        </w:rPr>
        <w:t xml:space="preserve">SRI3PL executed a PDA with Sterlite Copper for supply of 16 MW RTC power (CUF – 55%). </w:t>
      </w:r>
      <w:r w:rsidR="0024029A">
        <w:rPr>
          <w:rFonts w:ascii="Arial" w:hAnsi="Arial" w:cs="Arial"/>
        </w:rPr>
        <w:t xml:space="preserve">A copy of the PDA dated 17.03.2023 between SRI3PL and Sterlite Copper is annexed hereto and marked as </w:t>
      </w:r>
      <w:r w:rsidR="0024029A" w:rsidRPr="008079A0">
        <w:rPr>
          <w:rFonts w:ascii="Arial" w:hAnsi="Arial" w:cs="Arial"/>
          <w:b/>
          <w:bCs/>
          <w:lang w:val="en-US"/>
        </w:rPr>
        <w:t>Annexure P</w:t>
      </w:r>
      <w:r w:rsidR="0024029A">
        <w:rPr>
          <w:rFonts w:ascii="Arial" w:hAnsi="Arial" w:cs="Arial"/>
          <w:b/>
          <w:bCs/>
          <w:lang w:val="en-US"/>
        </w:rPr>
        <w:t xml:space="preserve"> [•].</w:t>
      </w:r>
    </w:p>
    <w:p w14:paraId="4FBD4C1A" w14:textId="5D093247" w:rsidR="007D3F09" w:rsidRPr="00070DC3" w:rsidRDefault="007D3F09" w:rsidP="007D3F09">
      <w:pPr>
        <w:spacing w:line="360" w:lineRule="auto"/>
        <w:jc w:val="both"/>
        <w:rPr>
          <w:rFonts w:ascii="Arial" w:hAnsi="Arial" w:cs="Arial"/>
          <w:highlight w:val="yellow"/>
        </w:rPr>
      </w:pPr>
      <w:r>
        <w:rPr>
          <w:rFonts w:ascii="Arial" w:hAnsi="Arial" w:cs="Arial"/>
        </w:rPr>
        <w:t>3</w:t>
      </w:r>
      <w:r w:rsidR="0024029A">
        <w:rPr>
          <w:rFonts w:ascii="Arial" w:hAnsi="Arial" w:cs="Arial"/>
        </w:rPr>
        <w:t>6</w:t>
      </w:r>
      <w:r>
        <w:rPr>
          <w:rFonts w:ascii="Arial" w:hAnsi="Arial" w:cs="Arial"/>
        </w:rPr>
        <w:t>.</w:t>
      </w:r>
      <w:r>
        <w:rPr>
          <w:rFonts w:ascii="Arial" w:hAnsi="Arial" w:cs="Arial"/>
        </w:rPr>
        <w:tab/>
        <w:t xml:space="preserve">On 17.02.2023, SRI3PL executed a PDA with Cairn India for supply of 25 MW RTC power (CUF – 55%). </w:t>
      </w:r>
      <w:r w:rsidR="0024029A">
        <w:rPr>
          <w:rFonts w:ascii="Arial" w:hAnsi="Arial" w:cs="Arial"/>
        </w:rPr>
        <w:t xml:space="preserve">A copy of the PDA dated 17.03.2023 between SRI3PL and Cairn India is annexed hereto and marked as </w:t>
      </w:r>
      <w:r w:rsidR="0024029A" w:rsidRPr="008079A0">
        <w:rPr>
          <w:rFonts w:ascii="Arial" w:hAnsi="Arial" w:cs="Arial"/>
          <w:b/>
          <w:bCs/>
          <w:lang w:val="en-US"/>
        </w:rPr>
        <w:t>Annexure P</w:t>
      </w:r>
      <w:r w:rsidR="0024029A">
        <w:rPr>
          <w:rFonts w:ascii="Arial" w:hAnsi="Arial" w:cs="Arial"/>
          <w:b/>
          <w:bCs/>
          <w:lang w:val="en-US"/>
        </w:rPr>
        <w:t xml:space="preserve"> [•].</w:t>
      </w:r>
    </w:p>
    <w:p w14:paraId="2C1D60C1" w14:textId="38CB6E6E" w:rsidR="007D3F09" w:rsidRDefault="007D3F09" w:rsidP="007D3F09">
      <w:pPr>
        <w:spacing w:line="360" w:lineRule="auto"/>
        <w:jc w:val="both"/>
        <w:rPr>
          <w:rFonts w:ascii="Arial" w:hAnsi="Arial" w:cs="Arial"/>
        </w:rPr>
      </w:pPr>
      <w:r>
        <w:rPr>
          <w:rFonts w:ascii="Arial" w:hAnsi="Arial" w:cs="Arial"/>
        </w:rPr>
        <w:t>3</w:t>
      </w:r>
      <w:r w:rsidR="0024029A">
        <w:rPr>
          <w:rFonts w:ascii="Arial" w:hAnsi="Arial" w:cs="Arial"/>
        </w:rPr>
        <w:t>7</w:t>
      </w:r>
      <w:r w:rsidRPr="004B3A06">
        <w:rPr>
          <w:rFonts w:ascii="Arial" w:hAnsi="Arial" w:cs="Arial"/>
        </w:rPr>
        <w:t>.</w:t>
      </w:r>
      <w:r w:rsidRPr="004B3A06">
        <w:rPr>
          <w:rFonts w:ascii="Arial" w:hAnsi="Arial" w:cs="Arial"/>
        </w:rPr>
        <w:tab/>
      </w:r>
      <w:r>
        <w:rPr>
          <w:rFonts w:ascii="Arial" w:hAnsi="Arial" w:cs="Arial"/>
        </w:rPr>
        <w:t xml:space="preserve">On 14.03.2023, SRI3PL sent a letter to Sterlite Copper informing that the SCD of the Project is 30.06.2025 in terms of Article 1.1 of the PDA dated 17.02.2023, and SRI3PL would endeavour to commission and commence supply of power to Sterlite Copper from 31.10.2024 on best efforts basis. Letter dated 14.03.2023 from SRI3PL to Sterlite Copper is enclosed as </w:t>
      </w:r>
      <w:r w:rsidR="0024029A" w:rsidRPr="008079A0">
        <w:rPr>
          <w:rFonts w:ascii="Arial" w:hAnsi="Arial" w:cs="Arial"/>
          <w:b/>
          <w:bCs/>
          <w:lang w:val="en-US"/>
        </w:rPr>
        <w:t>Annexure P</w:t>
      </w:r>
      <w:r w:rsidR="0024029A">
        <w:rPr>
          <w:rFonts w:ascii="Arial" w:hAnsi="Arial" w:cs="Arial"/>
          <w:b/>
          <w:bCs/>
          <w:lang w:val="en-US"/>
        </w:rPr>
        <w:t xml:space="preserve"> [•].</w:t>
      </w:r>
    </w:p>
    <w:p w14:paraId="7E15A7BF" w14:textId="5A23E36F" w:rsidR="007D3F09" w:rsidRDefault="007D3F09" w:rsidP="007D3F09">
      <w:pPr>
        <w:spacing w:line="360" w:lineRule="auto"/>
        <w:jc w:val="both"/>
        <w:rPr>
          <w:rFonts w:ascii="Arial" w:hAnsi="Arial" w:cs="Arial"/>
          <w:b/>
          <w:bCs/>
        </w:rPr>
      </w:pPr>
      <w:r>
        <w:rPr>
          <w:rFonts w:ascii="Arial" w:hAnsi="Arial" w:cs="Arial"/>
        </w:rPr>
        <w:lastRenderedPageBreak/>
        <w:t>3</w:t>
      </w:r>
      <w:r w:rsidR="0024029A">
        <w:rPr>
          <w:rFonts w:ascii="Arial" w:hAnsi="Arial" w:cs="Arial"/>
        </w:rPr>
        <w:t>8</w:t>
      </w:r>
      <w:r>
        <w:rPr>
          <w:rFonts w:ascii="Arial" w:hAnsi="Arial" w:cs="Arial"/>
        </w:rPr>
        <w:t>.</w:t>
      </w:r>
      <w:r>
        <w:rPr>
          <w:rFonts w:ascii="Arial" w:hAnsi="Arial" w:cs="Arial"/>
        </w:rPr>
        <w:tab/>
        <w:t xml:space="preserve">On 14.03.2023, SRI3PL sent a letter to Cairn India informing that the SCD of the Project is 30.06.2025 in terms of Article 1.1 of the PDA dated 17.02.2023, and SRI3PL would endeavour to commission and commence supply of power to Cairn India from 31.10.2024 on best efforts basis. Letter dated 14.03.2023 from SRI3PL to Cairn India is enclosed as </w:t>
      </w:r>
      <w:r w:rsidR="0024029A" w:rsidRPr="008079A0">
        <w:rPr>
          <w:rFonts w:ascii="Arial" w:hAnsi="Arial" w:cs="Arial"/>
          <w:b/>
          <w:bCs/>
          <w:lang w:val="en-US"/>
        </w:rPr>
        <w:t>Annexure P</w:t>
      </w:r>
      <w:r w:rsidR="0024029A">
        <w:rPr>
          <w:rFonts w:ascii="Arial" w:hAnsi="Arial" w:cs="Arial"/>
          <w:b/>
          <w:bCs/>
          <w:lang w:val="en-US"/>
        </w:rPr>
        <w:t xml:space="preserve"> [•].</w:t>
      </w:r>
    </w:p>
    <w:p w14:paraId="55D9E797" w14:textId="77777777" w:rsidR="007D3F09" w:rsidRPr="000F3712" w:rsidRDefault="007D3F09" w:rsidP="007D3F09">
      <w:pPr>
        <w:spacing w:line="360" w:lineRule="auto"/>
        <w:ind w:left="720" w:hanging="720"/>
        <w:jc w:val="both"/>
        <w:rPr>
          <w:rFonts w:ascii="Arial" w:hAnsi="Arial" w:cs="Arial"/>
          <w:b/>
          <w:bCs/>
          <w:i/>
          <w:iCs/>
        </w:rPr>
      </w:pPr>
      <w:r>
        <w:rPr>
          <w:rFonts w:ascii="Arial" w:hAnsi="Arial" w:cs="Arial"/>
          <w:b/>
          <w:bCs/>
          <w:i/>
          <w:iCs/>
        </w:rPr>
        <w:t>B.</w:t>
      </w:r>
      <w:r>
        <w:rPr>
          <w:rFonts w:ascii="Arial" w:hAnsi="Arial" w:cs="Arial"/>
          <w:b/>
          <w:bCs/>
          <w:i/>
          <w:iCs/>
        </w:rPr>
        <w:tab/>
        <w:t xml:space="preserve">Capacity modification application and Transition under GNA Regulations 2022 </w:t>
      </w:r>
    </w:p>
    <w:p w14:paraId="57574B7E" w14:textId="7693A853" w:rsidR="008079A0" w:rsidRDefault="006309DD" w:rsidP="00B90F82">
      <w:pPr>
        <w:spacing w:line="360" w:lineRule="auto"/>
        <w:jc w:val="both"/>
        <w:rPr>
          <w:rFonts w:ascii="Arial" w:hAnsi="Arial" w:cs="Arial"/>
          <w:lang w:val="en-US"/>
        </w:rPr>
      </w:pPr>
      <w:r>
        <w:rPr>
          <w:rFonts w:ascii="Arial" w:hAnsi="Arial" w:cs="Arial"/>
          <w:lang w:val="en-US"/>
        </w:rPr>
        <w:t>3</w:t>
      </w:r>
      <w:r w:rsidR="0024029A">
        <w:rPr>
          <w:rFonts w:ascii="Arial" w:hAnsi="Arial" w:cs="Arial"/>
          <w:lang w:val="en-US"/>
        </w:rPr>
        <w:t>9</w:t>
      </w:r>
      <w:r>
        <w:rPr>
          <w:rFonts w:ascii="Arial" w:hAnsi="Arial" w:cs="Arial"/>
          <w:lang w:val="en-US"/>
        </w:rPr>
        <w:t>.</w:t>
      </w:r>
      <w:r>
        <w:rPr>
          <w:rFonts w:ascii="Arial" w:hAnsi="Arial" w:cs="Arial"/>
          <w:lang w:val="en-US"/>
        </w:rPr>
        <w:tab/>
      </w:r>
      <w:r w:rsidR="008079A0" w:rsidRPr="008079A0">
        <w:rPr>
          <w:rFonts w:ascii="Arial" w:hAnsi="Arial" w:cs="Arial"/>
          <w:lang w:val="en-US"/>
        </w:rPr>
        <w:t>On 09.10.2022, this Hon'ble Commission notified the operationalization of certain provisions of the GNA Regulations 2022 w.e.f. 15.10.2022.</w:t>
      </w:r>
    </w:p>
    <w:p w14:paraId="42FEAAF8" w14:textId="353A26F5" w:rsidR="007D3F09" w:rsidRDefault="00741377" w:rsidP="007D3F09">
      <w:pPr>
        <w:spacing w:line="360" w:lineRule="auto"/>
        <w:jc w:val="both"/>
        <w:rPr>
          <w:rFonts w:ascii="Arial" w:hAnsi="Arial" w:cs="Arial"/>
        </w:rPr>
      </w:pPr>
      <w:r>
        <w:rPr>
          <w:rFonts w:ascii="Arial" w:hAnsi="Arial" w:cs="Arial"/>
          <w:lang w:val="en-US"/>
        </w:rPr>
        <w:t>40</w:t>
      </w:r>
      <w:r w:rsidR="007D3F09" w:rsidRPr="00EE588C">
        <w:rPr>
          <w:rFonts w:ascii="Arial" w:hAnsi="Arial" w:cs="Arial"/>
          <w:lang w:val="en-US"/>
        </w:rPr>
        <w:t>.</w:t>
      </w:r>
      <w:r w:rsidR="007D3F09" w:rsidRPr="00EE588C">
        <w:rPr>
          <w:rFonts w:ascii="Arial" w:hAnsi="Arial" w:cs="Arial"/>
          <w:lang w:val="en-US"/>
        </w:rPr>
        <w:tab/>
      </w:r>
      <w:r w:rsidR="007D3F09" w:rsidRPr="00EE588C">
        <w:rPr>
          <w:rFonts w:ascii="Arial" w:hAnsi="Arial" w:cs="Arial"/>
        </w:rPr>
        <w:t xml:space="preserve">On 01.04.2023, in partial modification of the Notification dated 14.10.2022, </w:t>
      </w:r>
      <w:r w:rsidRPr="008079A0">
        <w:rPr>
          <w:rFonts w:ascii="Arial" w:hAnsi="Arial" w:cs="Arial"/>
          <w:lang w:val="en-US"/>
        </w:rPr>
        <w:t>this Hon'ble Commission</w:t>
      </w:r>
      <w:r w:rsidR="007D3F09" w:rsidRPr="00EE588C">
        <w:rPr>
          <w:rFonts w:ascii="Arial" w:hAnsi="Arial" w:cs="Arial"/>
        </w:rPr>
        <w:t xml:space="preserve">, </w:t>
      </w:r>
      <w:r w:rsidR="007D3F09" w:rsidRPr="00EE588C">
        <w:rPr>
          <w:rFonts w:ascii="Arial" w:hAnsi="Arial" w:cs="Arial"/>
          <w:i/>
          <w:iCs/>
        </w:rPr>
        <w:t>inter alia</w:t>
      </w:r>
      <w:r w:rsidR="007D3F09" w:rsidRPr="00EE588C">
        <w:rPr>
          <w:rFonts w:ascii="Arial" w:hAnsi="Arial" w:cs="Arial"/>
        </w:rPr>
        <w:t xml:space="preserve">, notified the effective date of Regulation 37.1 to Regulation 37.8 </w:t>
      </w:r>
      <w:r w:rsidR="007D3F09">
        <w:rPr>
          <w:rFonts w:ascii="Arial" w:hAnsi="Arial" w:cs="Arial"/>
        </w:rPr>
        <w:t xml:space="preserve">of the GNA Regulations </w:t>
      </w:r>
      <w:r w:rsidR="007D3F09" w:rsidRPr="00EE588C">
        <w:rPr>
          <w:rFonts w:ascii="Arial" w:hAnsi="Arial" w:cs="Arial"/>
        </w:rPr>
        <w:t xml:space="preserve">as 05.04.2023, i.e. the Regulation under which entities can seek transition of connectivity from the Connectivity Regulations </w:t>
      </w:r>
      <w:r w:rsidR="007D3F09">
        <w:rPr>
          <w:rFonts w:ascii="Arial" w:hAnsi="Arial" w:cs="Arial"/>
        </w:rPr>
        <w:t xml:space="preserve">2009 </w:t>
      </w:r>
      <w:r w:rsidR="007D3F09" w:rsidRPr="00EE588C">
        <w:rPr>
          <w:rFonts w:ascii="Arial" w:hAnsi="Arial" w:cs="Arial"/>
        </w:rPr>
        <w:t>to the GNA Regulations</w:t>
      </w:r>
      <w:r w:rsidR="007D3F09">
        <w:rPr>
          <w:rFonts w:ascii="Arial" w:hAnsi="Arial" w:cs="Arial"/>
        </w:rPr>
        <w:t xml:space="preserve"> 2022</w:t>
      </w:r>
      <w:r w:rsidR="007D3F09" w:rsidRPr="00EE588C">
        <w:rPr>
          <w:rFonts w:ascii="Arial" w:hAnsi="Arial" w:cs="Arial"/>
        </w:rPr>
        <w:t xml:space="preserve">. </w:t>
      </w:r>
    </w:p>
    <w:p w14:paraId="4AF7FC56" w14:textId="5F55238F" w:rsidR="008079A0" w:rsidRPr="008079A0" w:rsidRDefault="00741377" w:rsidP="00B90F82">
      <w:pPr>
        <w:spacing w:line="360" w:lineRule="auto"/>
        <w:jc w:val="both"/>
        <w:rPr>
          <w:rFonts w:ascii="Arial" w:hAnsi="Arial" w:cs="Arial"/>
          <w:lang w:val="en-US"/>
        </w:rPr>
      </w:pPr>
      <w:r>
        <w:rPr>
          <w:rFonts w:ascii="Arial" w:hAnsi="Arial" w:cs="Arial"/>
          <w:lang w:val="en-US"/>
        </w:rPr>
        <w:t>41</w:t>
      </w:r>
      <w:r w:rsidR="006309DD">
        <w:rPr>
          <w:rFonts w:ascii="Arial" w:hAnsi="Arial" w:cs="Arial"/>
          <w:lang w:val="en-US"/>
        </w:rPr>
        <w:t>.</w:t>
      </w:r>
      <w:r w:rsidR="006309DD">
        <w:rPr>
          <w:rFonts w:ascii="Arial" w:hAnsi="Arial" w:cs="Arial"/>
          <w:lang w:val="en-US"/>
        </w:rPr>
        <w:tab/>
      </w:r>
      <w:r w:rsidR="008079A0" w:rsidRPr="008079A0">
        <w:rPr>
          <w:rFonts w:ascii="Arial" w:hAnsi="Arial" w:cs="Arial"/>
          <w:lang w:val="en-US"/>
        </w:rPr>
        <w:t>The supply of power from SRI3PL to (i) VAL (180 MW RTC @ 55% CUF), (ii) Sterlite Copper (16 MW RTC @ 55% CUF), and (iii) Cairn India (25 MW RTC @ 70% CUF) was planned to be met from a combination of solar and wind power. Basis internal assessment by</w:t>
      </w:r>
      <w:r w:rsidR="00C46A19" w:rsidRPr="00C46A19">
        <w:rPr>
          <w:rFonts w:ascii="Arial" w:hAnsi="Arial" w:cs="Arial"/>
          <w:lang w:val="en-US"/>
        </w:rPr>
        <w:t xml:space="preserve"> </w:t>
      </w:r>
      <w:r w:rsidR="00C46A19" w:rsidRPr="008079A0">
        <w:rPr>
          <w:rFonts w:ascii="Arial" w:hAnsi="Arial" w:cs="Arial"/>
          <w:lang w:val="en-US"/>
        </w:rPr>
        <w:t>S</w:t>
      </w:r>
      <w:r w:rsidR="00C46A19">
        <w:rPr>
          <w:rFonts w:ascii="Arial" w:hAnsi="Arial" w:cs="Arial"/>
          <w:lang w:val="en-US"/>
        </w:rPr>
        <w:t>RIPL</w:t>
      </w:r>
      <w:r w:rsidR="008079A0" w:rsidRPr="008079A0">
        <w:rPr>
          <w:rFonts w:ascii="Arial" w:hAnsi="Arial" w:cs="Arial"/>
          <w:lang w:val="en-US"/>
        </w:rPr>
        <w:t>, it was found that at the Gadag site, 55% CUF product could be provided by collocating wind along with solar at Gadag SS.</w:t>
      </w:r>
    </w:p>
    <w:p w14:paraId="18610FE6" w14:textId="3A191904" w:rsidR="007D3F09" w:rsidRDefault="00741377" w:rsidP="00B90F82">
      <w:pPr>
        <w:spacing w:line="360" w:lineRule="auto"/>
        <w:jc w:val="both"/>
        <w:rPr>
          <w:rFonts w:ascii="Arial" w:hAnsi="Arial" w:cs="Arial"/>
          <w:lang w:val="en-US"/>
        </w:rPr>
      </w:pPr>
      <w:r>
        <w:rPr>
          <w:rFonts w:ascii="Arial" w:hAnsi="Arial" w:cs="Arial"/>
          <w:lang w:val="en-US"/>
        </w:rPr>
        <w:t>42</w:t>
      </w:r>
      <w:r w:rsidR="006309DD">
        <w:rPr>
          <w:rFonts w:ascii="Arial" w:hAnsi="Arial" w:cs="Arial"/>
          <w:lang w:val="en-US"/>
        </w:rPr>
        <w:t>.</w:t>
      </w:r>
      <w:r w:rsidR="006309DD">
        <w:rPr>
          <w:rFonts w:ascii="Arial" w:hAnsi="Arial" w:cs="Arial"/>
          <w:lang w:val="en-US"/>
        </w:rPr>
        <w:tab/>
      </w:r>
      <w:r w:rsidR="008079A0" w:rsidRPr="008079A0">
        <w:rPr>
          <w:rFonts w:ascii="Arial" w:hAnsi="Arial" w:cs="Arial"/>
          <w:lang w:val="en-US"/>
        </w:rPr>
        <w:t>On 17.04.2023 (re-applied on 29.04.2023), S</w:t>
      </w:r>
      <w:r w:rsidR="00554245">
        <w:rPr>
          <w:rFonts w:ascii="Arial" w:hAnsi="Arial" w:cs="Arial"/>
          <w:lang w:val="en-US"/>
        </w:rPr>
        <w:t>RIPL</w:t>
      </w:r>
      <w:r w:rsidR="008079A0" w:rsidRPr="008079A0">
        <w:rPr>
          <w:rFonts w:ascii="Arial" w:hAnsi="Arial" w:cs="Arial"/>
          <w:lang w:val="en-US"/>
        </w:rPr>
        <w:t xml:space="preserve"> submitted Application No. 2200000015 to CTUIL seeking addition of generation capacity of 185 MW (without enhancement of connectivity) under Regulation 5.2 of the GNA Regulations 2022, with the date from which such additional generation capacity would be added indicated as 01.07.2024. </w:t>
      </w:r>
    </w:p>
    <w:p w14:paraId="3B04BEA1" w14:textId="433C5F3F" w:rsidR="008079A0" w:rsidRDefault="00741377" w:rsidP="00B90F82">
      <w:pPr>
        <w:spacing w:line="360" w:lineRule="auto"/>
        <w:jc w:val="both"/>
        <w:rPr>
          <w:rFonts w:ascii="Arial" w:hAnsi="Arial" w:cs="Arial"/>
          <w:lang w:val="en-US"/>
        </w:rPr>
      </w:pPr>
      <w:r>
        <w:rPr>
          <w:rFonts w:ascii="Arial" w:hAnsi="Arial" w:cs="Arial"/>
          <w:lang w:val="en-US"/>
        </w:rPr>
        <w:t>43.</w:t>
      </w:r>
      <w:r>
        <w:rPr>
          <w:rFonts w:ascii="Arial" w:hAnsi="Arial" w:cs="Arial"/>
          <w:lang w:val="en-US"/>
        </w:rPr>
        <w:tab/>
      </w:r>
      <w:r w:rsidR="008079A0" w:rsidRPr="008079A0">
        <w:rPr>
          <w:rFonts w:ascii="Arial" w:hAnsi="Arial" w:cs="Arial"/>
          <w:lang w:val="en-US"/>
        </w:rPr>
        <w:t>Along with the said Application, S</w:t>
      </w:r>
      <w:r w:rsidR="00554245">
        <w:rPr>
          <w:rFonts w:ascii="Arial" w:hAnsi="Arial" w:cs="Arial"/>
          <w:lang w:val="en-US"/>
        </w:rPr>
        <w:t xml:space="preserve">RIPL </w:t>
      </w:r>
      <w:r w:rsidR="008079A0" w:rsidRPr="008079A0">
        <w:rPr>
          <w:rFonts w:ascii="Arial" w:hAnsi="Arial" w:cs="Arial"/>
          <w:lang w:val="en-US"/>
        </w:rPr>
        <w:t>also submitted a letter to CTUIL seeking change of fuel source of its Project from solar to hybrid (solar + wind) to ensure 55% CUF at the Gadag site. It is submitted that the application seeking fuel change was filed since:</w:t>
      </w:r>
    </w:p>
    <w:p w14:paraId="62982023" w14:textId="77777777" w:rsidR="007D3F09" w:rsidRDefault="007D3F09" w:rsidP="007D3F09">
      <w:pPr>
        <w:spacing w:line="360" w:lineRule="auto"/>
        <w:ind w:left="720" w:hanging="720"/>
        <w:jc w:val="both"/>
        <w:rPr>
          <w:rFonts w:ascii="Arial" w:hAnsi="Arial" w:cs="Arial"/>
          <w:lang w:val="en-US"/>
        </w:rPr>
      </w:pPr>
      <w:r>
        <w:rPr>
          <w:rFonts w:ascii="Arial" w:hAnsi="Arial" w:cs="Arial"/>
          <w:lang w:val="en-US"/>
        </w:rPr>
        <w:t>(a)</w:t>
      </w:r>
      <w:r>
        <w:rPr>
          <w:rFonts w:ascii="Arial" w:hAnsi="Arial" w:cs="Arial"/>
          <w:lang w:val="en-US"/>
        </w:rPr>
        <w:tab/>
      </w:r>
      <w:r w:rsidR="008079A0" w:rsidRPr="008079A0">
        <w:rPr>
          <w:rFonts w:ascii="Arial" w:hAnsi="Arial" w:cs="Arial"/>
          <w:lang w:val="en-US"/>
        </w:rPr>
        <w:t>SRI3PL was to supply power to VAL, Sterlite Copper and Cairn India on RTC basis at the rate of 55% / 70% CUF.</w:t>
      </w:r>
    </w:p>
    <w:p w14:paraId="7301EC62" w14:textId="77777777" w:rsidR="007D3F09" w:rsidRDefault="007D3F09" w:rsidP="007D3F09">
      <w:pPr>
        <w:spacing w:line="360" w:lineRule="auto"/>
        <w:ind w:left="720" w:hanging="720"/>
        <w:jc w:val="both"/>
        <w:rPr>
          <w:rFonts w:ascii="Arial" w:hAnsi="Arial" w:cs="Arial"/>
          <w:lang w:val="en-US"/>
        </w:rPr>
      </w:pPr>
      <w:r>
        <w:rPr>
          <w:rFonts w:ascii="Arial" w:hAnsi="Arial" w:cs="Arial"/>
          <w:lang w:val="en-US"/>
        </w:rPr>
        <w:lastRenderedPageBreak/>
        <w:t>(b)</w:t>
      </w:r>
      <w:r>
        <w:rPr>
          <w:rFonts w:ascii="Arial" w:hAnsi="Arial" w:cs="Arial"/>
          <w:lang w:val="en-US"/>
        </w:rPr>
        <w:tab/>
      </w:r>
      <w:r w:rsidR="008079A0" w:rsidRPr="008079A0">
        <w:rPr>
          <w:rFonts w:ascii="Arial" w:hAnsi="Arial" w:cs="Arial"/>
          <w:lang w:val="en-US"/>
        </w:rPr>
        <w:t>However, based on internal assessment of the Project site at Gadag, 55% CUF would be achieved by co-locating wind capacity along with solar capacity with the objective of maximum optimization.</w:t>
      </w:r>
    </w:p>
    <w:p w14:paraId="67699AFA" w14:textId="60484C80" w:rsidR="007D3F09" w:rsidRDefault="007D3F09" w:rsidP="007D3F09">
      <w:pPr>
        <w:spacing w:line="360" w:lineRule="auto"/>
        <w:ind w:left="720" w:hanging="720"/>
        <w:jc w:val="both"/>
        <w:rPr>
          <w:rFonts w:ascii="Arial" w:hAnsi="Arial" w:cs="Arial"/>
          <w:lang w:val="en-US"/>
        </w:rPr>
      </w:pPr>
      <w:r>
        <w:rPr>
          <w:rFonts w:ascii="Arial" w:hAnsi="Arial" w:cs="Arial"/>
          <w:lang w:val="en-US"/>
        </w:rPr>
        <w:t>(c)</w:t>
      </w:r>
      <w:r>
        <w:rPr>
          <w:rFonts w:ascii="Arial" w:hAnsi="Arial" w:cs="Arial"/>
          <w:lang w:val="en-US"/>
        </w:rPr>
        <w:tab/>
      </w:r>
      <w:r w:rsidR="008079A0" w:rsidRPr="008079A0">
        <w:rPr>
          <w:rFonts w:ascii="Arial" w:hAnsi="Arial" w:cs="Arial"/>
          <w:lang w:val="en-US"/>
        </w:rPr>
        <w:t xml:space="preserve">Accordingly, </w:t>
      </w:r>
      <w:r w:rsidR="00C46A19" w:rsidRPr="008079A0">
        <w:rPr>
          <w:rFonts w:ascii="Arial" w:hAnsi="Arial" w:cs="Arial"/>
          <w:lang w:val="en-US"/>
        </w:rPr>
        <w:t>S</w:t>
      </w:r>
      <w:r w:rsidR="00C46A19">
        <w:rPr>
          <w:rFonts w:ascii="Arial" w:hAnsi="Arial" w:cs="Arial"/>
          <w:lang w:val="en-US"/>
        </w:rPr>
        <w:t xml:space="preserve">RIPL </w:t>
      </w:r>
      <w:r w:rsidR="008079A0" w:rsidRPr="008079A0">
        <w:rPr>
          <w:rFonts w:ascii="Arial" w:hAnsi="Arial" w:cs="Arial"/>
          <w:lang w:val="en-US"/>
        </w:rPr>
        <w:t>filed the fuel change application to convert the connectivity of 285 MW from 100% solar to hybrid (Solar - 200 MW + Wind - 270 MW).</w:t>
      </w:r>
      <w:r w:rsidRPr="007D3F09">
        <w:rPr>
          <w:rFonts w:ascii="Arial" w:hAnsi="Arial" w:cs="Arial"/>
          <w:lang w:val="en-US"/>
        </w:rPr>
        <w:t xml:space="preserve"> </w:t>
      </w:r>
    </w:p>
    <w:p w14:paraId="15E04734" w14:textId="652B1F7F" w:rsidR="008079A0" w:rsidRDefault="007D3F09" w:rsidP="007D3F09">
      <w:pPr>
        <w:spacing w:line="360" w:lineRule="auto"/>
        <w:jc w:val="both"/>
        <w:rPr>
          <w:rFonts w:ascii="Arial" w:hAnsi="Arial" w:cs="Arial"/>
          <w:b/>
          <w:bCs/>
          <w:lang w:val="en-US"/>
        </w:rPr>
      </w:pPr>
      <w:r w:rsidRPr="008079A0">
        <w:rPr>
          <w:rFonts w:ascii="Arial" w:hAnsi="Arial" w:cs="Arial"/>
          <w:lang w:val="en-US"/>
        </w:rPr>
        <w:t xml:space="preserve">A copy of Application No. 2200000015 dated 29.04.2023 submitted by </w:t>
      </w:r>
      <w:r w:rsidR="00C46A19" w:rsidRPr="008079A0">
        <w:rPr>
          <w:rFonts w:ascii="Arial" w:hAnsi="Arial" w:cs="Arial"/>
          <w:lang w:val="en-US"/>
        </w:rPr>
        <w:t>S</w:t>
      </w:r>
      <w:r w:rsidR="00C46A19">
        <w:rPr>
          <w:rFonts w:ascii="Arial" w:hAnsi="Arial" w:cs="Arial"/>
          <w:lang w:val="en-US"/>
        </w:rPr>
        <w:t xml:space="preserve">RIPL </w:t>
      </w:r>
      <w:r w:rsidRPr="008079A0">
        <w:rPr>
          <w:rFonts w:ascii="Arial" w:hAnsi="Arial" w:cs="Arial"/>
          <w:lang w:val="en-US"/>
        </w:rPr>
        <w:t xml:space="preserve">is annexed hereto and marked as </w:t>
      </w:r>
      <w:r w:rsidR="00741377" w:rsidRPr="008079A0">
        <w:rPr>
          <w:rFonts w:ascii="Arial" w:hAnsi="Arial" w:cs="Arial"/>
          <w:b/>
          <w:bCs/>
          <w:lang w:val="en-US"/>
        </w:rPr>
        <w:t>Annexure P</w:t>
      </w:r>
      <w:r w:rsidR="00741377">
        <w:rPr>
          <w:rFonts w:ascii="Arial" w:hAnsi="Arial" w:cs="Arial"/>
          <w:b/>
          <w:bCs/>
          <w:lang w:val="en-US"/>
        </w:rPr>
        <w:t xml:space="preserve"> [•].</w:t>
      </w:r>
    </w:p>
    <w:p w14:paraId="3886B884" w14:textId="52F796CE" w:rsidR="008079A0" w:rsidRDefault="006309DD" w:rsidP="00B90F82">
      <w:pPr>
        <w:spacing w:line="360" w:lineRule="auto"/>
        <w:jc w:val="both"/>
        <w:rPr>
          <w:rFonts w:ascii="Arial" w:hAnsi="Arial" w:cs="Arial"/>
          <w:lang w:val="en-US"/>
        </w:rPr>
      </w:pPr>
      <w:r>
        <w:rPr>
          <w:rFonts w:ascii="Arial" w:hAnsi="Arial" w:cs="Arial"/>
          <w:lang w:val="en-US"/>
        </w:rPr>
        <w:t>4</w:t>
      </w:r>
      <w:r w:rsidR="00554245">
        <w:rPr>
          <w:rFonts w:ascii="Arial" w:hAnsi="Arial" w:cs="Arial"/>
          <w:lang w:val="en-US"/>
        </w:rPr>
        <w:t>4.</w:t>
      </w:r>
      <w:r>
        <w:rPr>
          <w:rFonts w:ascii="Arial" w:hAnsi="Arial" w:cs="Arial"/>
          <w:lang w:val="en-US"/>
        </w:rPr>
        <w:tab/>
      </w:r>
      <w:r w:rsidR="007D3F09">
        <w:rPr>
          <w:rFonts w:ascii="Arial" w:hAnsi="Arial" w:cs="Arial"/>
          <w:lang w:val="en-US"/>
        </w:rPr>
        <w:t>O</w:t>
      </w:r>
      <w:r w:rsidR="008079A0" w:rsidRPr="008079A0">
        <w:rPr>
          <w:rFonts w:ascii="Arial" w:hAnsi="Arial" w:cs="Arial"/>
          <w:lang w:val="en-US"/>
        </w:rPr>
        <w:t>n 02.05.2023, S</w:t>
      </w:r>
      <w:r w:rsidR="00554245">
        <w:rPr>
          <w:rFonts w:ascii="Arial" w:hAnsi="Arial" w:cs="Arial"/>
          <w:lang w:val="en-US"/>
        </w:rPr>
        <w:t>RIPL</w:t>
      </w:r>
      <w:r w:rsidR="008079A0" w:rsidRPr="008079A0">
        <w:rPr>
          <w:rFonts w:ascii="Arial" w:hAnsi="Arial" w:cs="Arial"/>
          <w:lang w:val="en-US"/>
        </w:rPr>
        <w:t xml:space="preserve"> filed the following Applications for transition of connectivity from Connectivity Regulations 2009 to the GNA Regulations:</w:t>
      </w:r>
    </w:p>
    <w:p w14:paraId="5561CBCC" w14:textId="77777777" w:rsidR="007D3F09" w:rsidRPr="00EE588C" w:rsidRDefault="007D3F09" w:rsidP="007D3F09">
      <w:pPr>
        <w:spacing w:after="200" w:line="360" w:lineRule="auto"/>
        <w:ind w:left="720" w:hanging="720"/>
        <w:jc w:val="both"/>
        <w:rPr>
          <w:rFonts w:ascii="Arial" w:hAnsi="Arial" w:cs="Arial"/>
        </w:rPr>
      </w:pPr>
      <w:r>
        <w:rPr>
          <w:rFonts w:ascii="Arial" w:hAnsi="Arial" w:cs="Arial"/>
        </w:rPr>
        <w:t>(a)</w:t>
      </w:r>
      <w:r>
        <w:rPr>
          <w:rFonts w:ascii="Arial" w:hAnsi="Arial" w:cs="Arial"/>
        </w:rPr>
        <w:tab/>
      </w:r>
      <w:r w:rsidRPr="00EE588C">
        <w:rPr>
          <w:rFonts w:ascii="Arial" w:hAnsi="Arial" w:cs="Arial"/>
        </w:rPr>
        <w:t xml:space="preserve">Transition of Connectivity Application No. 1200003761 (115 MW) as per GNA Regulations 37.2 - 65 MW with </w:t>
      </w:r>
      <w:r>
        <w:rPr>
          <w:rFonts w:ascii="Arial" w:hAnsi="Arial" w:cs="Arial"/>
        </w:rPr>
        <w:t xml:space="preserve">connectivity </w:t>
      </w:r>
      <w:r w:rsidRPr="00EE588C">
        <w:rPr>
          <w:rFonts w:ascii="Arial" w:hAnsi="Arial" w:cs="Arial"/>
        </w:rPr>
        <w:t>start date as 01.10.2024</w:t>
      </w:r>
    </w:p>
    <w:p w14:paraId="23D42A20" w14:textId="77777777" w:rsidR="007D3F09" w:rsidRPr="00EE588C" w:rsidRDefault="007D3F09" w:rsidP="007D3F09">
      <w:pPr>
        <w:spacing w:after="200" w:line="360" w:lineRule="auto"/>
        <w:ind w:left="720" w:hanging="720"/>
        <w:jc w:val="both"/>
        <w:rPr>
          <w:rFonts w:ascii="Arial" w:hAnsi="Arial" w:cs="Arial"/>
        </w:rPr>
      </w:pPr>
      <w:r w:rsidRPr="00EE588C">
        <w:rPr>
          <w:rFonts w:ascii="Arial" w:hAnsi="Arial" w:cs="Arial"/>
        </w:rPr>
        <w:t>(b)</w:t>
      </w:r>
      <w:r w:rsidRPr="00EE588C">
        <w:rPr>
          <w:rFonts w:ascii="Arial" w:hAnsi="Arial" w:cs="Arial"/>
        </w:rPr>
        <w:tab/>
        <w:t xml:space="preserve">Transition of Connectivity application no. 1200003828 (120 MW) as per GNA Regulations 37.2 - 40 MW with </w:t>
      </w:r>
      <w:r>
        <w:rPr>
          <w:rFonts w:ascii="Arial" w:hAnsi="Arial" w:cs="Arial"/>
        </w:rPr>
        <w:t xml:space="preserve">connectivity </w:t>
      </w:r>
      <w:r w:rsidRPr="00EE588C">
        <w:rPr>
          <w:rFonts w:ascii="Arial" w:hAnsi="Arial" w:cs="Arial"/>
        </w:rPr>
        <w:t xml:space="preserve">start date as 01.10.2024 </w:t>
      </w:r>
    </w:p>
    <w:p w14:paraId="1D60DF60" w14:textId="77777777" w:rsidR="007D3F09" w:rsidRPr="00AF3F3E" w:rsidRDefault="007D3F09" w:rsidP="007D3F09">
      <w:pPr>
        <w:spacing w:after="200" w:line="360" w:lineRule="auto"/>
        <w:ind w:left="720" w:hanging="720"/>
        <w:jc w:val="both"/>
        <w:rPr>
          <w:rFonts w:ascii="Arial" w:hAnsi="Arial" w:cs="Arial"/>
        </w:rPr>
      </w:pPr>
      <w:r w:rsidRPr="00EE588C">
        <w:rPr>
          <w:rFonts w:ascii="Arial" w:hAnsi="Arial" w:cs="Arial"/>
        </w:rPr>
        <w:t>(c)</w:t>
      </w:r>
      <w:r w:rsidRPr="00EE588C">
        <w:rPr>
          <w:rFonts w:ascii="Arial" w:hAnsi="Arial" w:cs="Arial"/>
        </w:rPr>
        <w:tab/>
        <w:t xml:space="preserve">Transition of LTA application no. 0451100010 (100 MW) as per GNA Regulations 37.1 - 100 MW with </w:t>
      </w:r>
      <w:r>
        <w:rPr>
          <w:rFonts w:ascii="Arial" w:hAnsi="Arial" w:cs="Arial"/>
        </w:rPr>
        <w:t xml:space="preserve">connectivity </w:t>
      </w:r>
      <w:r w:rsidRPr="00EE588C">
        <w:rPr>
          <w:rFonts w:ascii="Arial" w:hAnsi="Arial" w:cs="Arial"/>
        </w:rPr>
        <w:t xml:space="preserve">start </w:t>
      </w:r>
      <w:r w:rsidRPr="00AF3F3E">
        <w:rPr>
          <w:rFonts w:ascii="Arial" w:hAnsi="Arial" w:cs="Arial"/>
        </w:rPr>
        <w:t xml:space="preserve">date as 01.10.2024 </w:t>
      </w:r>
    </w:p>
    <w:p w14:paraId="28661FDF" w14:textId="77777777" w:rsidR="007D3F09" w:rsidRDefault="007D3F09" w:rsidP="007D3F09">
      <w:pPr>
        <w:spacing w:line="360" w:lineRule="auto"/>
        <w:ind w:left="720" w:hanging="720"/>
        <w:jc w:val="both"/>
        <w:rPr>
          <w:rFonts w:ascii="Arial" w:hAnsi="Arial" w:cs="Arial"/>
        </w:rPr>
      </w:pPr>
      <w:r w:rsidRPr="00AF3F3E">
        <w:rPr>
          <w:rFonts w:ascii="Arial" w:hAnsi="Arial" w:cs="Arial"/>
        </w:rPr>
        <w:t>(d)</w:t>
      </w:r>
      <w:r w:rsidRPr="00AF3F3E">
        <w:rPr>
          <w:rFonts w:ascii="Arial" w:hAnsi="Arial" w:cs="Arial"/>
        </w:rPr>
        <w:tab/>
        <w:t>Transition of LTA application no. 0451100011 (</w:t>
      </w:r>
      <w:r>
        <w:rPr>
          <w:rFonts w:ascii="Arial" w:hAnsi="Arial" w:cs="Arial"/>
        </w:rPr>
        <w:t xml:space="preserve">80 </w:t>
      </w:r>
      <w:r w:rsidRPr="00AF3F3E">
        <w:rPr>
          <w:rFonts w:ascii="Arial" w:hAnsi="Arial" w:cs="Arial"/>
        </w:rPr>
        <w:t>MW) as per GNA Regulations 37.1 - 80 MW with connectivity start date as 01.10.2024</w:t>
      </w:r>
    </w:p>
    <w:p w14:paraId="035E6AAE" w14:textId="04109DDA" w:rsidR="008079A0" w:rsidRDefault="008079A0" w:rsidP="00B90F82">
      <w:pPr>
        <w:spacing w:line="360" w:lineRule="auto"/>
        <w:jc w:val="both"/>
        <w:rPr>
          <w:rFonts w:ascii="Arial" w:hAnsi="Arial" w:cs="Arial"/>
          <w:b/>
          <w:bCs/>
          <w:lang w:val="en-US"/>
        </w:rPr>
      </w:pPr>
      <w:r w:rsidRPr="008079A0">
        <w:rPr>
          <w:rFonts w:ascii="Arial" w:hAnsi="Arial" w:cs="Arial"/>
          <w:lang w:val="en-US"/>
        </w:rPr>
        <w:t>Copies of S</w:t>
      </w:r>
      <w:r w:rsidR="00554245">
        <w:rPr>
          <w:rFonts w:ascii="Arial" w:hAnsi="Arial" w:cs="Arial"/>
          <w:lang w:val="en-US"/>
        </w:rPr>
        <w:t>RIPL</w:t>
      </w:r>
      <w:r w:rsidRPr="008079A0">
        <w:rPr>
          <w:rFonts w:ascii="Arial" w:hAnsi="Arial" w:cs="Arial"/>
          <w:lang w:val="en-US"/>
        </w:rPr>
        <w:t xml:space="preserve">'s Applications dated 02.05.2023 for transition to GNA Regulations are annexed hereto and marked as </w:t>
      </w:r>
      <w:r w:rsidR="00554245" w:rsidRPr="008079A0">
        <w:rPr>
          <w:rFonts w:ascii="Arial" w:hAnsi="Arial" w:cs="Arial"/>
          <w:b/>
          <w:bCs/>
          <w:lang w:val="en-US"/>
        </w:rPr>
        <w:t>Annexure P</w:t>
      </w:r>
      <w:r w:rsidR="00554245">
        <w:rPr>
          <w:rFonts w:ascii="Arial" w:hAnsi="Arial" w:cs="Arial"/>
          <w:b/>
          <w:bCs/>
          <w:lang w:val="en-US"/>
        </w:rPr>
        <w:t xml:space="preserve"> [•].</w:t>
      </w:r>
      <w:r w:rsidR="00554245" w:rsidRPr="008079A0">
        <w:rPr>
          <w:rFonts w:ascii="Arial" w:hAnsi="Arial" w:cs="Arial"/>
          <w:b/>
          <w:bCs/>
          <w:lang w:val="en-US"/>
        </w:rPr>
        <w:t xml:space="preserve"> </w:t>
      </w:r>
      <w:r w:rsidRPr="008079A0">
        <w:rPr>
          <w:rFonts w:ascii="Arial" w:hAnsi="Arial" w:cs="Arial"/>
          <w:b/>
          <w:bCs/>
          <w:lang w:val="en-US"/>
        </w:rPr>
        <w:t>(Colly).</w:t>
      </w:r>
    </w:p>
    <w:p w14:paraId="20543170" w14:textId="4CC6B776" w:rsidR="007D3F09" w:rsidRDefault="007D3F09" w:rsidP="007D3F09">
      <w:pPr>
        <w:spacing w:line="360" w:lineRule="auto"/>
        <w:jc w:val="both"/>
        <w:rPr>
          <w:rFonts w:ascii="Arial" w:hAnsi="Arial" w:cs="Arial"/>
        </w:rPr>
      </w:pPr>
      <w:r>
        <w:rPr>
          <w:rFonts w:ascii="Arial" w:hAnsi="Arial" w:cs="Arial"/>
        </w:rPr>
        <w:t>4</w:t>
      </w:r>
      <w:r w:rsidR="00554245">
        <w:rPr>
          <w:rFonts w:ascii="Arial" w:hAnsi="Arial" w:cs="Arial"/>
        </w:rPr>
        <w:t>5</w:t>
      </w:r>
      <w:r>
        <w:rPr>
          <w:rFonts w:ascii="Arial" w:hAnsi="Arial" w:cs="Arial"/>
          <w:b/>
          <w:bCs/>
        </w:rPr>
        <w:t>.</w:t>
      </w:r>
      <w:r>
        <w:rPr>
          <w:rFonts w:ascii="Arial" w:hAnsi="Arial" w:cs="Arial"/>
          <w:b/>
          <w:bCs/>
        </w:rPr>
        <w:tab/>
      </w:r>
      <w:r w:rsidRPr="00EE588C">
        <w:rPr>
          <w:rFonts w:ascii="Arial" w:hAnsi="Arial" w:cs="Arial"/>
        </w:rPr>
        <w:t>Subsequently, in the 19</w:t>
      </w:r>
      <w:r w:rsidRPr="00EE588C">
        <w:rPr>
          <w:rFonts w:ascii="Arial" w:hAnsi="Arial" w:cs="Arial"/>
          <w:vertAlign w:val="superscript"/>
        </w:rPr>
        <w:t>th</w:t>
      </w:r>
      <w:r w:rsidRPr="00EE588C">
        <w:rPr>
          <w:rFonts w:ascii="Arial" w:hAnsi="Arial" w:cs="Arial"/>
        </w:rPr>
        <w:t xml:space="preserve"> CMETS-SR meeting </w:t>
      </w:r>
      <w:r w:rsidRPr="00200EEA">
        <w:rPr>
          <w:rFonts w:ascii="Arial" w:hAnsi="Arial" w:cs="Arial"/>
        </w:rPr>
        <w:t>held on 29.05.2023,</w:t>
      </w:r>
      <w:r w:rsidRPr="00EE588C">
        <w:rPr>
          <w:rFonts w:ascii="Arial" w:hAnsi="Arial" w:cs="Arial"/>
        </w:rPr>
        <w:t xml:space="preserve"> it was indicated that the said </w:t>
      </w:r>
      <w:r w:rsidRPr="00070DC3">
        <w:rPr>
          <w:rFonts w:ascii="Arial" w:hAnsi="Arial" w:cs="Arial"/>
        </w:rPr>
        <w:t>Application for addition of generation capacity shall be considered post completion of the GNA transition process.</w:t>
      </w:r>
      <w:r w:rsidRPr="00EE588C">
        <w:rPr>
          <w:rFonts w:ascii="Arial" w:hAnsi="Arial" w:cs="Arial"/>
        </w:rPr>
        <w:t xml:space="preserve"> </w:t>
      </w:r>
    </w:p>
    <w:p w14:paraId="58F95B85" w14:textId="1A67D846" w:rsidR="007D3F09" w:rsidRPr="00DD3DB7" w:rsidRDefault="007D3F09" w:rsidP="007D3F09">
      <w:pPr>
        <w:spacing w:line="360" w:lineRule="auto"/>
        <w:jc w:val="both"/>
        <w:rPr>
          <w:rFonts w:ascii="Arial" w:hAnsi="Arial" w:cs="Arial"/>
        </w:rPr>
      </w:pPr>
      <w:r w:rsidRPr="00DD3DB7">
        <w:rPr>
          <w:rFonts w:ascii="Arial" w:hAnsi="Arial" w:cs="Arial"/>
        </w:rPr>
        <w:t>4</w:t>
      </w:r>
      <w:r w:rsidR="00554245">
        <w:rPr>
          <w:rFonts w:ascii="Arial" w:hAnsi="Arial" w:cs="Arial"/>
        </w:rPr>
        <w:t>6</w:t>
      </w:r>
      <w:r w:rsidRPr="00DD3DB7">
        <w:rPr>
          <w:rFonts w:ascii="Arial" w:hAnsi="Arial" w:cs="Arial"/>
        </w:rPr>
        <w:t>.</w:t>
      </w:r>
      <w:r w:rsidRPr="00DD3DB7">
        <w:rPr>
          <w:rFonts w:ascii="Arial" w:hAnsi="Arial" w:cs="Arial"/>
        </w:rPr>
        <w:tab/>
        <w:t xml:space="preserve">During the pendency of the Application for additional generation and change in fuel source, </w:t>
      </w:r>
      <w:r w:rsidR="00554245">
        <w:rPr>
          <w:rFonts w:ascii="Arial" w:hAnsi="Arial" w:cs="Arial"/>
        </w:rPr>
        <w:t>SRIPL</w:t>
      </w:r>
      <w:r w:rsidRPr="00DD3DB7">
        <w:rPr>
          <w:rFonts w:ascii="Arial" w:hAnsi="Arial" w:cs="Arial"/>
        </w:rPr>
        <w:t xml:space="preserve"> had initiated the process for approval under Section 68 of the Electricity Act as under:</w:t>
      </w:r>
    </w:p>
    <w:p w14:paraId="7138E23E" w14:textId="129B1DBF" w:rsidR="007D3F09" w:rsidRPr="00DD3DB7" w:rsidRDefault="007D3F09" w:rsidP="007D3F09">
      <w:pPr>
        <w:spacing w:line="360" w:lineRule="auto"/>
        <w:ind w:left="720" w:hanging="720"/>
        <w:jc w:val="both"/>
        <w:rPr>
          <w:rFonts w:ascii="Arial" w:hAnsi="Arial" w:cs="Arial"/>
        </w:rPr>
      </w:pPr>
      <w:r w:rsidRPr="00DD3DB7">
        <w:rPr>
          <w:rFonts w:ascii="Arial" w:hAnsi="Arial" w:cs="Arial"/>
        </w:rPr>
        <w:t>(a)</w:t>
      </w:r>
      <w:r w:rsidRPr="00DD3DB7">
        <w:rPr>
          <w:rFonts w:ascii="Arial" w:hAnsi="Arial" w:cs="Arial"/>
        </w:rPr>
        <w:tab/>
        <w:t>On 12.05.2023, S</w:t>
      </w:r>
      <w:r w:rsidR="00554245">
        <w:rPr>
          <w:rFonts w:ascii="Arial" w:hAnsi="Arial" w:cs="Arial"/>
        </w:rPr>
        <w:t>RIPL</w:t>
      </w:r>
      <w:r w:rsidRPr="00DD3DB7">
        <w:rPr>
          <w:rFonts w:ascii="Arial" w:hAnsi="Arial" w:cs="Arial"/>
        </w:rPr>
        <w:t xml:space="preserve"> submitted an application to the CEA under Section 68 of the Electricity Act for installation of a Dedicated Transmission Line (Solar) from</w:t>
      </w:r>
      <w:r w:rsidR="00C46A19" w:rsidRPr="00C46A19">
        <w:rPr>
          <w:rFonts w:ascii="Arial" w:hAnsi="Arial" w:cs="Arial"/>
          <w:lang w:val="en-US"/>
        </w:rPr>
        <w:t xml:space="preserve"> </w:t>
      </w:r>
      <w:r w:rsidR="00C46A19" w:rsidRPr="008079A0">
        <w:rPr>
          <w:rFonts w:ascii="Arial" w:hAnsi="Arial" w:cs="Arial"/>
          <w:lang w:val="en-US"/>
        </w:rPr>
        <w:t>S</w:t>
      </w:r>
      <w:r w:rsidR="00C46A19">
        <w:rPr>
          <w:rFonts w:ascii="Arial" w:hAnsi="Arial" w:cs="Arial"/>
          <w:lang w:val="en-US"/>
        </w:rPr>
        <w:t>RIPL</w:t>
      </w:r>
      <w:r w:rsidRPr="00DD3DB7">
        <w:rPr>
          <w:rFonts w:ascii="Arial" w:hAnsi="Arial" w:cs="Arial"/>
        </w:rPr>
        <w:t>’s Project’s switchyard to Gadag PS.</w:t>
      </w:r>
    </w:p>
    <w:p w14:paraId="2E4C5810" w14:textId="56DB6D5F" w:rsidR="007D3F09" w:rsidRPr="00DD3DB7" w:rsidRDefault="007D3F09" w:rsidP="007D3F09">
      <w:pPr>
        <w:spacing w:line="360" w:lineRule="auto"/>
        <w:ind w:left="720" w:hanging="720"/>
        <w:jc w:val="both"/>
        <w:rPr>
          <w:rFonts w:ascii="Arial" w:hAnsi="Arial" w:cs="Arial"/>
        </w:rPr>
      </w:pPr>
      <w:r w:rsidRPr="00DD3DB7">
        <w:rPr>
          <w:rFonts w:ascii="Arial" w:hAnsi="Arial" w:cs="Arial"/>
        </w:rPr>
        <w:lastRenderedPageBreak/>
        <w:t>(b)</w:t>
      </w:r>
      <w:r w:rsidRPr="00DD3DB7">
        <w:rPr>
          <w:rFonts w:ascii="Arial" w:hAnsi="Arial" w:cs="Arial"/>
        </w:rPr>
        <w:tab/>
        <w:t>On 23.06.2023, CTUIL acknowledged S</w:t>
      </w:r>
      <w:r w:rsidR="00554245">
        <w:rPr>
          <w:rFonts w:ascii="Arial" w:hAnsi="Arial" w:cs="Arial"/>
        </w:rPr>
        <w:t>RIPL</w:t>
      </w:r>
      <w:r w:rsidRPr="00DD3DB7">
        <w:rPr>
          <w:rFonts w:ascii="Arial" w:hAnsi="Arial" w:cs="Arial"/>
        </w:rPr>
        <w:t xml:space="preserve">’s letter dated 29.04.2023 in respect of change in fuel source from solar to hybrid. </w:t>
      </w:r>
    </w:p>
    <w:p w14:paraId="41DB3B40" w14:textId="77777777" w:rsidR="007D3F09" w:rsidRPr="00DD3DB7" w:rsidRDefault="007D3F09" w:rsidP="007D3F09">
      <w:pPr>
        <w:spacing w:line="360" w:lineRule="auto"/>
        <w:ind w:left="720" w:hanging="720"/>
        <w:jc w:val="both"/>
        <w:rPr>
          <w:rFonts w:ascii="Arial" w:hAnsi="Arial" w:cs="Arial"/>
        </w:rPr>
      </w:pPr>
      <w:r w:rsidRPr="00DD3DB7">
        <w:rPr>
          <w:rFonts w:ascii="Arial" w:hAnsi="Arial" w:cs="Arial"/>
        </w:rPr>
        <w:t>(c)</w:t>
      </w:r>
      <w:r w:rsidRPr="00DD3DB7">
        <w:rPr>
          <w:rFonts w:ascii="Arial" w:hAnsi="Arial" w:cs="Arial"/>
        </w:rPr>
        <w:tab/>
        <w:t>On 26.06.2023, CEA granted the approval under Section 68 for the DTL for the solar capacity.</w:t>
      </w:r>
    </w:p>
    <w:p w14:paraId="127CCD23" w14:textId="5D1EC8C8" w:rsidR="007D3F09" w:rsidRPr="00DD3DB7" w:rsidRDefault="007D3F09" w:rsidP="007D3F09">
      <w:pPr>
        <w:spacing w:line="360" w:lineRule="auto"/>
        <w:ind w:left="720" w:hanging="720"/>
        <w:jc w:val="both"/>
        <w:rPr>
          <w:rFonts w:ascii="Arial" w:hAnsi="Arial" w:cs="Arial"/>
        </w:rPr>
      </w:pPr>
      <w:r w:rsidRPr="00DD3DB7">
        <w:rPr>
          <w:rFonts w:ascii="Arial" w:hAnsi="Arial" w:cs="Arial"/>
        </w:rPr>
        <w:t>(d)</w:t>
      </w:r>
      <w:r w:rsidRPr="00DD3DB7">
        <w:rPr>
          <w:rFonts w:ascii="Arial" w:hAnsi="Arial" w:cs="Arial"/>
        </w:rPr>
        <w:tab/>
        <w:t>On 01.07.2023, S</w:t>
      </w:r>
      <w:r w:rsidR="00554245">
        <w:rPr>
          <w:rFonts w:ascii="Arial" w:hAnsi="Arial" w:cs="Arial"/>
        </w:rPr>
        <w:t>RIPL</w:t>
      </w:r>
      <w:r w:rsidRPr="00DD3DB7">
        <w:rPr>
          <w:rFonts w:ascii="Arial" w:hAnsi="Arial" w:cs="Arial"/>
        </w:rPr>
        <w:t xml:space="preserve"> submitted a revised application under Section 68 of the Electricity Act seeking a revision in the earlier approval dated 26.06.2023 to include hybrid lines (solar + wind). </w:t>
      </w:r>
    </w:p>
    <w:p w14:paraId="58D664BF" w14:textId="67759E88" w:rsidR="007D3F09" w:rsidRPr="00DD3DB7" w:rsidRDefault="007D3F09" w:rsidP="007D3F09">
      <w:pPr>
        <w:spacing w:line="360" w:lineRule="auto"/>
        <w:ind w:left="720" w:hanging="720"/>
        <w:jc w:val="both"/>
        <w:rPr>
          <w:rFonts w:ascii="Arial" w:hAnsi="Arial" w:cs="Arial"/>
        </w:rPr>
      </w:pPr>
      <w:r w:rsidRPr="00DD3DB7">
        <w:rPr>
          <w:rFonts w:ascii="Arial" w:hAnsi="Arial" w:cs="Arial"/>
        </w:rPr>
        <w:t>(e)</w:t>
      </w:r>
      <w:r w:rsidRPr="00DD3DB7">
        <w:rPr>
          <w:rFonts w:ascii="Arial" w:hAnsi="Arial" w:cs="Arial"/>
        </w:rPr>
        <w:tab/>
        <w:t>On 17.07.2023, CEA provided its observations to S</w:t>
      </w:r>
      <w:r w:rsidR="00554245">
        <w:rPr>
          <w:rFonts w:ascii="Arial" w:hAnsi="Arial" w:cs="Arial"/>
        </w:rPr>
        <w:t>RIPL</w:t>
      </w:r>
      <w:r w:rsidRPr="00DD3DB7">
        <w:rPr>
          <w:rFonts w:ascii="Arial" w:hAnsi="Arial" w:cs="Arial"/>
        </w:rPr>
        <w:t>’s revised Section 68 application and advised S</w:t>
      </w:r>
      <w:r w:rsidR="00554245">
        <w:rPr>
          <w:rFonts w:ascii="Arial" w:hAnsi="Arial" w:cs="Arial"/>
        </w:rPr>
        <w:t xml:space="preserve">RIPL </w:t>
      </w:r>
      <w:r w:rsidRPr="00DD3DB7">
        <w:rPr>
          <w:rFonts w:ascii="Arial" w:hAnsi="Arial" w:cs="Arial"/>
        </w:rPr>
        <w:t>to approach CTUIL for revision in the allocated transmission system such that the revised application is in line with the CMETS-SR meetings.</w:t>
      </w:r>
    </w:p>
    <w:p w14:paraId="33E3D399" w14:textId="516690DB" w:rsidR="007D3F09" w:rsidRPr="00DD3DB7" w:rsidRDefault="007D3F09" w:rsidP="007D3F09">
      <w:pPr>
        <w:spacing w:line="360" w:lineRule="auto"/>
        <w:jc w:val="both"/>
        <w:rPr>
          <w:rFonts w:ascii="Arial" w:hAnsi="Arial" w:cs="Arial"/>
        </w:rPr>
      </w:pPr>
      <w:r w:rsidRPr="00DD3DB7">
        <w:rPr>
          <w:rFonts w:ascii="Arial" w:hAnsi="Arial" w:cs="Arial"/>
        </w:rPr>
        <w:t>S</w:t>
      </w:r>
      <w:r w:rsidR="00554245">
        <w:rPr>
          <w:rFonts w:ascii="Arial" w:hAnsi="Arial" w:cs="Arial"/>
        </w:rPr>
        <w:t>RIPL</w:t>
      </w:r>
      <w:r w:rsidRPr="00DD3DB7">
        <w:rPr>
          <w:rFonts w:ascii="Arial" w:hAnsi="Arial" w:cs="Arial"/>
        </w:rPr>
        <w:t>’s application dated 12.05.2023</w:t>
      </w:r>
      <w:r>
        <w:rPr>
          <w:rFonts w:ascii="Arial" w:hAnsi="Arial" w:cs="Arial"/>
        </w:rPr>
        <w:t xml:space="preserve"> and </w:t>
      </w:r>
      <w:r w:rsidRPr="00DD3DB7">
        <w:rPr>
          <w:rFonts w:ascii="Arial" w:hAnsi="Arial" w:cs="Arial"/>
        </w:rPr>
        <w:t>CEA’s approval dated 26.06.2023</w:t>
      </w:r>
      <w:r>
        <w:rPr>
          <w:rFonts w:ascii="Arial" w:hAnsi="Arial" w:cs="Arial"/>
        </w:rPr>
        <w:t xml:space="preserve"> </w:t>
      </w:r>
      <w:r w:rsidRPr="00DD3DB7">
        <w:rPr>
          <w:rFonts w:ascii="Arial" w:hAnsi="Arial" w:cs="Arial"/>
        </w:rPr>
        <w:t xml:space="preserve">are enclosed as </w:t>
      </w:r>
      <w:r w:rsidRPr="00DD3DB7">
        <w:rPr>
          <w:rFonts w:ascii="Arial" w:hAnsi="Arial" w:cs="Arial"/>
          <w:b/>
          <w:bCs/>
        </w:rPr>
        <w:t xml:space="preserve">Annexure </w:t>
      </w:r>
      <w:r w:rsidR="00554245">
        <w:rPr>
          <w:rFonts w:ascii="Arial" w:hAnsi="Arial" w:cs="Arial"/>
          <w:b/>
          <w:bCs/>
        </w:rPr>
        <w:t>[•]</w:t>
      </w:r>
      <w:r w:rsidRPr="00DD3DB7">
        <w:rPr>
          <w:rFonts w:ascii="Arial" w:hAnsi="Arial" w:cs="Arial"/>
          <w:b/>
          <w:bCs/>
        </w:rPr>
        <w:t xml:space="preserve"> (colly).</w:t>
      </w:r>
      <w:r w:rsidRPr="00070DC3">
        <w:rPr>
          <w:rFonts w:ascii="Arial" w:hAnsi="Arial" w:cs="Arial"/>
          <w:b/>
          <w:bCs/>
        </w:rPr>
        <w:t xml:space="preserve"> </w:t>
      </w:r>
    </w:p>
    <w:p w14:paraId="582F410B" w14:textId="5170D640" w:rsidR="008079A0" w:rsidRPr="008079A0" w:rsidRDefault="006309DD" w:rsidP="00B90F82">
      <w:pPr>
        <w:spacing w:line="360" w:lineRule="auto"/>
        <w:jc w:val="both"/>
        <w:rPr>
          <w:rFonts w:ascii="Arial" w:hAnsi="Arial" w:cs="Arial"/>
          <w:lang w:val="en-US"/>
        </w:rPr>
      </w:pPr>
      <w:r>
        <w:rPr>
          <w:rFonts w:ascii="Arial" w:hAnsi="Arial" w:cs="Arial"/>
          <w:lang w:val="en-US"/>
        </w:rPr>
        <w:t>4</w:t>
      </w:r>
      <w:r w:rsidR="00554245">
        <w:rPr>
          <w:rFonts w:ascii="Arial" w:hAnsi="Arial" w:cs="Arial"/>
          <w:lang w:val="en-US"/>
        </w:rPr>
        <w:t>7</w:t>
      </w:r>
      <w:r>
        <w:rPr>
          <w:rFonts w:ascii="Arial" w:hAnsi="Arial" w:cs="Arial"/>
          <w:lang w:val="en-US"/>
        </w:rPr>
        <w:t>.</w:t>
      </w:r>
      <w:r>
        <w:rPr>
          <w:rFonts w:ascii="Arial" w:hAnsi="Arial" w:cs="Arial"/>
          <w:lang w:val="en-US"/>
        </w:rPr>
        <w:tab/>
      </w:r>
      <w:r w:rsidR="007D3F09" w:rsidRPr="00DD3DB7">
        <w:rPr>
          <w:rFonts w:ascii="Arial" w:hAnsi="Arial" w:cs="Arial"/>
        </w:rPr>
        <w:t>On 18.08.2023, the 21</w:t>
      </w:r>
      <w:r w:rsidR="007D3F09" w:rsidRPr="00DD3DB7">
        <w:rPr>
          <w:rFonts w:ascii="Arial" w:hAnsi="Arial" w:cs="Arial"/>
          <w:vertAlign w:val="superscript"/>
        </w:rPr>
        <w:t>st</w:t>
      </w:r>
      <w:r w:rsidR="007D3F09" w:rsidRPr="00DD3DB7">
        <w:rPr>
          <w:rFonts w:ascii="Arial" w:hAnsi="Arial" w:cs="Arial"/>
        </w:rPr>
        <w:t xml:space="preserve"> CMETS-SR meeting was held (Minutes dated 14.09.2023) wherein</w:t>
      </w:r>
      <w:r w:rsidR="0050124E" w:rsidRPr="0050124E">
        <w:rPr>
          <w:rFonts w:ascii="Arial" w:hAnsi="Arial" w:cs="Arial"/>
          <w:lang w:val="en-US"/>
        </w:rPr>
        <w:t xml:space="preserve"> </w:t>
      </w:r>
      <w:r w:rsidR="0050124E" w:rsidRPr="008079A0">
        <w:rPr>
          <w:rFonts w:ascii="Arial" w:hAnsi="Arial" w:cs="Arial"/>
          <w:lang w:val="en-US"/>
        </w:rPr>
        <w:t>S</w:t>
      </w:r>
      <w:r w:rsidR="0050124E">
        <w:rPr>
          <w:rFonts w:ascii="Arial" w:hAnsi="Arial" w:cs="Arial"/>
          <w:lang w:val="en-US"/>
        </w:rPr>
        <w:t>RIPL</w:t>
      </w:r>
      <w:r w:rsidR="007D3F09" w:rsidRPr="00DD3DB7">
        <w:rPr>
          <w:rFonts w:ascii="Arial" w:hAnsi="Arial" w:cs="Arial"/>
        </w:rPr>
        <w:t>’s request for transition of connectivity for 285 MW (65 MW + 40 MW + 100 MW + 80 MW) under the Connectivity Regulations 2009 to connectivity under GNA Regulations was allowed with connectivity start date of 01.10.2024</w:t>
      </w:r>
      <w:r w:rsidR="008079A0" w:rsidRPr="008079A0">
        <w:rPr>
          <w:rFonts w:ascii="Arial" w:hAnsi="Arial" w:cs="Arial"/>
          <w:lang w:val="en-US"/>
        </w:rPr>
        <w:t xml:space="preserve">. Relevant extract of the Minutes dated 14.09.2023 of the 21st CMETS-SR is annexed hereto and marked as </w:t>
      </w:r>
      <w:r w:rsidR="00554245" w:rsidRPr="008079A0">
        <w:rPr>
          <w:rFonts w:ascii="Arial" w:hAnsi="Arial" w:cs="Arial"/>
          <w:b/>
          <w:bCs/>
          <w:lang w:val="en-US"/>
        </w:rPr>
        <w:t>Annexure P</w:t>
      </w:r>
      <w:r w:rsidR="00554245">
        <w:rPr>
          <w:rFonts w:ascii="Arial" w:hAnsi="Arial" w:cs="Arial"/>
          <w:b/>
          <w:bCs/>
          <w:lang w:val="en-US"/>
        </w:rPr>
        <w:t xml:space="preserve"> [•].</w:t>
      </w:r>
    </w:p>
    <w:p w14:paraId="27DF26CD" w14:textId="304B7A43" w:rsidR="008079A0" w:rsidRPr="008079A0" w:rsidRDefault="006309DD" w:rsidP="00B90F82">
      <w:pPr>
        <w:spacing w:line="360" w:lineRule="auto"/>
        <w:jc w:val="both"/>
        <w:rPr>
          <w:rFonts w:ascii="Arial" w:hAnsi="Arial" w:cs="Arial"/>
          <w:lang w:val="en-US"/>
        </w:rPr>
      </w:pPr>
      <w:r>
        <w:rPr>
          <w:rFonts w:ascii="Arial" w:hAnsi="Arial" w:cs="Arial"/>
          <w:lang w:val="en-US"/>
        </w:rPr>
        <w:t>4</w:t>
      </w:r>
      <w:r w:rsidR="00554245">
        <w:rPr>
          <w:rFonts w:ascii="Arial" w:hAnsi="Arial" w:cs="Arial"/>
          <w:lang w:val="en-US"/>
        </w:rPr>
        <w:t>8</w:t>
      </w:r>
      <w:r>
        <w:rPr>
          <w:rFonts w:ascii="Arial" w:hAnsi="Arial" w:cs="Arial"/>
          <w:lang w:val="en-US"/>
        </w:rPr>
        <w:t>.</w:t>
      </w:r>
      <w:r>
        <w:rPr>
          <w:rFonts w:ascii="Arial" w:hAnsi="Arial" w:cs="Arial"/>
          <w:lang w:val="en-US"/>
        </w:rPr>
        <w:tab/>
      </w:r>
      <w:r w:rsidR="008079A0" w:rsidRPr="008079A0">
        <w:rPr>
          <w:rFonts w:ascii="Arial" w:hAnsi="Arial" w:cs="Arial"/>
          <w:lang w:val="en-US"/>
        </w:rPr>
        <w:t xml:space="preserve">On 21.08.2023, Notice along with the Agenda for the 22nd CMETS-SR was issued by CTUIL wherein </w:t>
      </w:r>
      <w:r w:rsidR="0050124E" w:rsidRPr="008079A0">
        <w:rPr>
          <w:rFonts w:ascii="Arial" w:hAnsi="Arial" w:cs="Arial"/>
          <w:lang w:val="en-US"/>
        </w:rPr>
        <w:t>S</w:t>
      </w:r>
      <w:r w:rsidR="0050124E">
        <w:rPr>
          <w:rFonts w:ascii="Arial" w:hAnsi="Arial" w:cs="Arial"/>
          <w:lang w:val="en-US"/>
        </w:rPr>
        <w:t xml:space="preserve">RIPL </w:t>
      </w:r>
      <w:r w:rsidR="008079A0" w:rsidRPr="008079A0">
        <w:rPr>
          <w:rFonts w:ascii="Arial" w:hAnsi="Arial" w:cs="Arial"/>
          <w:lang w:val="en-US"/>
        </w:rPr>
        <w:t>'s Application for additional generation capacity of 185 MW as per the GNA Regulations 2022 (without enhancing the connectivity quantum of 285 MW) along with a change in configuration of the Dedicated Connectivity Line was listed for consideration.</w:t>
      </w:r>
    </w:p>
    <w:p w14:paraId="36E05E37" w14:textId="1AB66325" w:rsidR="008079A0" w:rsidRPr="008079A0" w:rsidRDefault="006309DD" w:rsidP="00B90F82">
      <w:pPr>
        <w:spacing w:line="360" w:lineRule="auto"/>
        <w:jc w:val="both"/>
        <w:rPr>
          <w:rFonts w:ascii="Arial" w:hAnsi="Arial" w:cs="Arial"/>
          <w:lang w:val="en-US"/>
        </w:rPr>
      </w:pPr>
      <w:r>
        <w:rPr>
          <w:rFonts w:ascii="Arial" w:hAnsi="Arial" w:cs="Arial"/>
          <w:lang w:val="en-US"/>
        </w:rPr>
        <w:t>4</w:t>
      </w:r>
      <w:r w:rsidR="00554245">
        <w:rPr>
          <w:rFonts w:ascii="Arial" w:hAnsi="Arial" w:cs="Arial"/>
          <w:lang w:val="en-US"/>
        </w:rPr>
        <w:t>9</w:t>
      </w:r>
      <w:r>
        <w:rPr>
          <w:rFonts w:ascii="Arial" w:hAnsi="Arial" w:cs="Arial"/>
          <w:lang w:val="en-US"/>
        </w:rPr>
        <w:t>.</w:t>
      </w:r>
      <w:r>
        <w:rPr>
          <w:rFonts w:ascii="Arial" w:hAnsi="Arial" w:cs="Arial"/>
          <w:lang w:val="en-US"/>
        </w:rPr>
        <w:tab/>
      </w:r>
      <w:r w:rsidR="007D3F09" w:rsidRPr="00EE588C">
        <w:rPr>
          <w:rFonts w:ascii="Arial" w:hAnsi="Arial" w:cs="Arial"/>
        </w:rPr>
        <w:t>On 25.08.2023, the 22</w:t>
      </w:r>
      <w:r w:rsidR="007D3F09" w:rsidRPr="00EE588C">
        <w:rPr>
          <w:rFonts w:ascii="Arial" w:hAnsi="Arial" w:cs="Arial"/>
          <w:vertAlign w:val="superscript"/>
        </w:rPr>
        <w:t>nd</w:t>
      </w:r>
      <w:r w:rsidR="007D3F09" w:rsidRPr="00EE588C">
        <w:rPr>
          <w:rFonts w:ascii="Arial" w:hAnsi="Arial" w:cs="Arial"/>
        </w:rPr>
        <w:t xml:space="preserve"> CMETS-SR meeting was held (Minutes </w:t>
      </w:r>
      <w:r w:rsidR="007D3F09">
        <w:rPr>
          <w:rFonts w:ascii="Arial" w:hAnsi="Arial" w:cs="Arial"/>
        </w:rPr>
        <w:t xml:space="preserve">dated </w:t>
      </w:r>
      <w:r w:rsidR="007D3F09" w:rsidRPr="00EE588C">
        <w:rPr>
          <w:rFonts w:ascii="Arial" w:hAnsi="Arial" w:cs="Arial"/>
        </w:rPr>
        <w:t>22.09.2023) wherein</w:t>
      </w:r>
      <w:r w:rsidR="0050124E" w:rsidRPr="0050124E">
        <w:rPr>
          <w:rFonts w:ascii="Arial" w:hAnsi="Arial" w:cs="Arial"/>
          <w:lang w:val="en-US"/>
        </w:rPr>
        <w:t xml:space="preserve"> </w:t>
      </w:r>
      <w:r w:rsidR="0050124E" w:rsidRPr="008079A0">
        <w:rPr>
          <w:rFonts w:ascii="Arial" w:hAnsi="Arial" w:cs="Arial"/>
          <w:lang w:val="en-US"/>
        </w:rPr>
        <w:t>S</w:t>
      </w:r>
      <w:r w:rsidR="0050124E">
        <w:rPr>
          <w:rFonts w:ascii="Arial" w:hAnsi="Arial" w:cs="Arial"/>
          <w:lang w:val="en-US"/>
        </w:rPr>
        <w:t>RIPL</w:t>
      </w:r>
      <w:r w:rsidR="007D3F09">
        <w:rPr>
          <w:rFonts w:ascii="Arial" w:hAnsi="Arial" w:cs="Arial"/>
        </w:rPr>
        <w:t xml:space="preserve">’s application for additional generation capacity by 185 MW (under the GNA Regulations 2022) resulting in cumulative capacity of 470 MW </w:t>
      </w:r>
      <w:r w:rsidR="007D3F09" w:rsidRPr="007A1A2B">
        <w:rPr>
          <w:rFonts w:ascii="Arial" w:hAnsi="Arial" w:cs="Arial"/>
        </w:rPr>
        <w:t xml:space="preserve">along with change in </w:t>
      </w:r>
      <w:r w:rsidR="007D3F09" w:rsidRPr="00A72947">
        <w:rPr>
          <w:rFonts w:ascii="Arial" w:hAnsi="Arial" w:cs="Arial"/>
        </w:rPr>
        <w:t>configuration of dedicated transmission line</w:t>
      </w:r>
      <w:r w:rsidR="007D3F09">
        <w:rPr>
          <w:rFonts w:ascii="Arial" w:hAnsi="Arial" w:cs="Arial"/>
        </w:rPr>
        <w:t xml:space="preserve"> </w:t>
      </w:r>
      <w:r w:rsidR="007D3F09" w:rsidRPr="00A72947">
        <w:rPr>
          <w:rFonts w:ascii="Arial" w:hAnsi="Arial" w:cs="Arial"/>
        </w:rPr>
        <w:t>from 220 kV S/c line to 220 kV S/c line on D/c tower</w:t>
      </w:r>
      <w:r w:rsidR="007D3F09" w:rsidRPr="007A1A2B">
        <w:rPr>
          <w:rFonts w:ascii="Arial" w:hAnsi="Arial" w:cs="Arial"/>
        </w:rPr>
        <w:t xml:space="preserve"> was approved</w:t>
      </w:r>
      <w:r w:rsidR="008079A0" w:rsidRPr="008079A0">
        <w:rPr>
          <w:rFonts w:ascii="Arial" w:hAnsi="Arial" w:cs="Arial"/>
          <w:lang w:val="en-US"/>
        </w:rPr>
        <w:t xml:space="preserve">. Relevant extract of the Minutes dated 22.09.2023 of the 22nd CMETS-SR is annexed hereto and marked as </w:t>
      </w:r>
      <w:r w:rsidR="00554245" w:rsidRPr="008079A0">
        <w:rPr>
          <w:rFonts w:ascii="Arial" w:hAnsi="Arial" w:cs="Arial"/>
          <w:b/>
          <w:bCs/>
          <w:lang w:val="en-US"/>
        </w:rPr>
        <w:t>Annexure P</w:t>
      </w:r>
      <w:r w:rsidR="00554245">
        <w:rPr>
          <w:rFonts w:ascii="Arial" w:hAnsi="Arial" w:cs="Arial"/>
          <w:b/>
          <w:bCs/>
          <w:lang w:val="en-US"/>
        </w:rPr>
        <w:t xml:space="preserve"> [•].</w:t>
      </w:r>
    </w:p>
    <w:p w14:paraId="588B325B" w14:textId="23BF7081" w:rsidR="008079A0" w:rsidRPr="008079A0" w:rsidRDefault="00554245" w:rsidP="00B90F82">
      <w:pPr>
        <w:spacing w:line="360" w:lineRule="auto"/>
        <w:jc w:val="both"/>
        <w:rPr>
          <w:rFonts w:ascii="Arial" w:hAnsi="Arial" w:cs="Arial"/>
          <w:lang w:val="en-US"/>
        </w:rPr>
      </w:pPr>
      <w:r>
        <w:rPr>
          <w:rFonts w:ascii="Arial" w:hAnsi="Arial" w:cs="Arial"/>
          <w:lang w:val="en-US"/>
        </w:rPr>
        <w:lastRenderedPageBreak/>
        <w:t>50</w:t>
      </w:r>
      <w:r w:rsidR="006309DD">
        <w:rPr>
          <w:rFonts w:ascii="Arial" w:hAnsi="Arial" w:cs="Arial"/>
          <w:lang w:val="en-US"/>
        </w:rPr>
        <w:t>.</w:t>
      </w:r>
      <w:r w:rsidR="006309DD">
        <w:rPr>
          <w:rFonts w:ascii="Arial" w:hAnsi="Arial" w:cs="Arial"/>
          <w:lang w:val="en-US"/>
        </w:rPr>
        <w:tab/>
      </w:r>
      <w:r w:rsidR="007D3F09" w:rsidRPr="00EE588C">
        <w:rPr>
          <w:rFonts w:ascii="Arial" w:hAnsi="Arial" w:cs="Arial"/>
        </w:rPr>
        <w:t xml:space="preserve">On 09.10.2023, CTUIL sent four letters to </w:t>
      </w:r>
      <w:r w:rsidR="0050124E" w:rsidRPr="008079A0">
        <w:rPr>
          <w:rFonts w:ascii="Arial" w:hAnsi="Arial" w:cs="Arial"/>
          <w:lang w:val="en-US"/>
        </w:rPr>
        <w:t>S</w:t>
      </w:r>
      <w:r w:rsidR="0050124E">
        <w:rPr>
          <w:rFonts w:ascii="Arial" w:hAnsi="Arial" w:cs="Arial"/>
          <w:lang w:val="en-US"/>
        </w:rPr>
        <w:t xml:space="preserve">RIPL </w:t>
      </w:r>
      <w:r w:rsidR="007D3F09" w:rsidRPr="00EE588C">
        <w:rPr>
          <w:rFonts w:ascii="Arial" w:hAnsi="Arial" w:cs="Arial"/>
        </w:rPr>
        <w:t>granting in-principle approval for 285 MW (100 + 80 + 65 + 40) MW capacity with the start date of connectivity as 01.10.2024</w:t>
      </w:r>
      <w:r w:rsidR="007D3F09">
        <w:rPr>
          <w:rFonts w:ascii="Arial" w:hAnsi="Arial" w:cs="Arial"/>
        </w:rPr>
        <w:t xml:space="preserve"> and</w:t>
      </w:r>
      <w:r w:rsidR="007D3F09" w:rsidRPr="00EE588C">
        <w:rPr>
          <w:rFonts w:ascii="Arial" w:hAnsi="Arial" w:cs="Arial"/>
        </w:rPr>
        <w:t xml:space="preserve"> S</w:t>
      </w:r>
      <w:r w:rsidR="007D3F09">
        <w:rPr>
          <w:rFonts w:ascii="Arial" w:hAnsi="Arial" w:cs="Arial"/>
        </w:rPr>
        <w:t xml:space="preserve">CD </w:t>
      </w:r>
      <w:r w:rsidR="007D3F09" w:rsidRPr="00EE588C">
        <w:rPr>
          <w:rFonts w:ascii="Arial" w:hAnsi="Arial" w:cs="Arial"/>
        </w:rPr>
        <w:t xml:space="preserve">of the </w:t>
      </w:r>
      <w:r w:rsidR="007D3F09">
        <w:rPr>
          <w:rFonts w:ascii="Arial" w:hAnsi="Arial" w:cs="Arial"/>
        </w:rPr>
        <w:t>CTS</w:t>
      </w:r>
      <w:r w:rsidR="007D3F09" w:rsidRPr="00EE588C">
        <w:rPr>
          <w:rFonts w:ascii="Arial" w:hAnsi="Arial" w:cs="Arial"/>
        </w:rPr>
        <w:t xml:space="preserve"> as 16.07.</w:t>
      </w:r>
      <w:r w:rsidR="007D3F09" w:rsidRPr="00C309F3">
        <w:rPr>
          <w:rFonts w:ascii="Arial" w:hAnsi="Arial" w:cs="Arial"/>
        </w:rPr>
        <w:t xml:space="preserve">2024. </w:t>
      </w:r>
      <w:r w:rsidR="008079A0" w:rsidRPr="008079A0">
        <w:rPr>
          <w:rFonts w:ascii="Arial" w:hAnsi="Arial" w:cs="Arial"/>
          <w:lang w:val="en-US"/>
        </w:rPr>
        <w:t xml:space="preserve">Copies of the in-principle grant of connectivity letters dated 09.10.2023 by CTUIL are annexed hereto and marked as </w:t>
      </w:r>
      <w:r w:rsidRPr="008079A0">
        <w:rPr>
          <w:rFonts w:ascii="Arial" w:hAnsi="Arial" w:cs="Arial"/>
          <w:b/>
          <w:bCs/>
          <w:lang w:val="en-US"/>
        </w:rPr>
        <w:t>Annexure P</w:t>
      </w:r>
      <w:r>
        <w:rPr>
          <w:rFonts w:ascii="Arial" w:hAnsi="Arial" w:cs="Arial"/>
          <w:b/>
          <w:bCs/>
          <w:lang w:val="en-US"/>
        </w:rPr>
        <w:t xml:space="preserve"> [•].</w:t>
      </w:r>
      <w:r w:rsidRPr="008079A0">
        <w:rPr>
          <w:rFonts w:ascii="Arial" w:hAnsi="Arial" w:cs="Arial"/>
          <w:b/>
          <w:bCs/>
          <w:lang w:val="en-US"/>
        </w:rPr>
        <w:t xml:space="preserve"> </w:t>
      </w:r>
      <w:r w:rsidR="008079A0" w:rsidRPr="008079A0">
        <w:rPr>
          <w:rFonts w:ascii="Arial" w:hAnsi="Arial" w:cs="Arial"/>
          <w:b/>
          <w:bCs/>
          <w:lang w:val="en-US"/>
        </w:rPr>
        <w:t>(Colly).</w:t>
      </w:r>
    </w:p>
    <w:p w14:paraId="6F17A6BF" w14:textId="068ECC49" w:rsidR="008079A0" w:rsidRPr="008079A0" w:rsidRDefault="00554245" w:rsidP="00B90F82">
      <w:pPr>
        <w:spacing w:line="360" w:lineRule="auto"/>
        <w:jc w:val="both"/>
        <w:rPr>
          <w:rFonts w:ascii="Arial" w:hAnsi="Arial" w:cs="Arial"/>
          <w:lang w:val="en-US"/>
        </w:rPr>
      </w:pPr>
      <w:r>
        <w:rPr>
          <w:rFonts w:ascii="Arial" w:hAnsi="Arial" w:cs="Arial"/>
          <w:lang w:val="en-US"/>
        </w:rPr>
        <w:t>51</w:t>
      </w:r>
      <w:r w:rsidR="006309DD">
        <w:rPr>
          <w:rFonts w:ascii="Arial" w:hAnsi="Arial" w:cs="Arial"/>
          <w:lang w:val="en-US"/>
        </w:rPr>
        <w:t>.</w:t>
      </w:r>
      <w:r w:rsidR="006309DD">
        <w:rPr>
          <w:rFonts w:ascii="Arial" w:hAnsi="Arial" w:cs="Arial"/>
          <w:lang w:val="en-US"/>
        </w:rPr>
        <w:tab/>
      </w:r>
      <w:r w:rsidR="007D3F09" w:rsidRPr="0098759B">
        <w:rPr>
          <w:rFonts w:ascii="Arial" w:hAnsi="Arial" w:cs="Arial"/>
        </w:rPr>
        <w:t xml:space="preserve">On 30.10.2023, CTUIL sent an intimation of approval to </w:t>
      </w:r>
      <w:r w:rsidR="0050124E" w:rsidRPr="008079A0">
        <w:rPr>
          <w:rFonts w:ascii="Arial" w:hAnsi="Arial" w:cs="Arial"/>
          <w:lang w:val="en-US"/>
        </w:rPr>
        <w:t>S</w:t>
      </w:r>
      <w:r w:rsidR="0050124E">
        <w:rPr>
          <w:rFonts w:ascii="Arial" w:hAnsi="Arial" w:cs="Arial"/>
          <w:lang w:val="en-US"/>
        </w:rPr>
        <w:t xml:space="preserve">RIPL </w:t>
      </w:r>
      <w:r w:rsidR="007D3F09" w:rsidRPr="0098759B">
        <w:rPr>
          <w:rFonts w:ascii="Arial" w:hAnsi="Arial" w:cs="Arial"/>
        </w:rPr>
        <w:t xml:space="preserve">for additional generation capacity of 185 MW against Connectivity at Gadag PS and recognising the hybrid nature of </w:t>
      </w:r>
      <w:r w:rsidR="0050124E" w:rsidRPr="008079A0">
        <w:rPr>
          <w:rFonts w:ascii="Arial" w:hAnsi="Arial" w:cs="Arial"/>
          <w:lang w:val="en-US"/>
        </w:rPr>
        <w:t>S</w:t>
      </w:r>
      <w:r w:rsidR="0050124E">
        <w:rPr>
          <w:rFonts w:ascii="Arial" w:hAnsi="Arial" w:cs="Arial"/>
          <w:lang w:val="en-US"/>
        </w:rPr>
        <w:t>RIPL</w:t>
      </w:r>
      <w:r w:rsidR="007D3F09" w:rsidRPr="0098759B">
        <w:rPr>
          <w:rFonts w:ascii="Arial" w:hAnsi="Arial" w:cs="Arial"/>
        </w:rPr>
        <w:t xml:space="preserve">’s Project with </w:t>
      </w:r>
      <w:r w:rsidR="007D3F09" w:rsidRPr="0098759B">
        <w:rPr>
          <w:rFonts w:ascii="Arial" w:hAnsi="Arial" w:cs="Arial"/>
          <w:b/>
          <w:bCs/>
        </w:rPr>
        <w:t>a total installed capacity of 470 MW (200 MW solar + 270 MW wind)</w:t>
      </w:r>
      <w:r w:rsidR="007D3F09">
        <w:rPr>
          <w:rFonts w:ascii="Arial" w:hAnsi="Arial" w:cs="Arial"/>
          <w:b/>
          <w:bCs/>
        </w:rPr>
        <w:t xml:space="preserve">. </w:t>
      </w:r>
      <w:r w:rsidR="008079A0" w:rsidRPr="008079A0">
        <w:rPr>
          <w:rFonts w:ascii="Arial" w:hAnsi="Arial" w:cs="Arial"/>
          <w:lang w:val="en-US"/>
        </w:rPr>
        <w:t xml:space="preserve">A copy of CTUIL's letter dated 30.10.2023 to </w:t>
      </w:r>
      <w:r w:rsidR="0050124E" w:rsidRPr="008079A0">
        <w:rPr>
          <w:rFonts w:ascii="Arial" w:hAnsi="Arial" w:cs="Arial"/>
          <w:lang w:val="en-US"/>
        </w:rPr>
        <w:t>S</w:t>
      </w:r>
      <w:r w:rsidR="0050124E">
        <w:rPr>
          <w:rFonts w:ascii="Arial" w:hAnsi="Arial" w:cs="Arial"/>
          <w:lang w:val="en-US"/>
        </w:rPr>
        <w:t>RIPL</w:t>
      </w:r>
      <w:r w:rsidR="008079A0" w:rsidRPr="008079A0">
        <w:rPr>
          <w:rFonts w:ascii="Arial" w:hAnsi="Arial" w:cs="Arial"/>
          <w:lang w:val="en-US"/>
        </w:rPr>
        <w:t xml:space="preserve"> is annexed hereto and marked as </w:t>
      </w:r>
      <w:r w:rsidRPr="008079A0">
        <w:rPr>
          <w:rFonts w:ascii="Arial" w:hAnsi="Arial" w:cs="Arial"/>
          <w:b/>
          <w:bCs/>
          <w:lang w:val="en-US"/>
        </w:rPr>
        <w:t>Annexure P</w:t>
      </w:r>
      <w:r>
        <w:rPr>
          <w:rFonts w:ascii="Arial" w:hAnsi="Arial" w:cs="Arial"/>
          <w:b/>
          <w:bCs/>
          <w:lang w:val="en-US"/>
        </w:rPr>
        <w:t xml:space="preserve"> [•].</w:t>
      </w:r>
    </w:p>
    <w:p w14:paraId="7964D77B" w14:textId="7153723E" w:rsidR="008079A0" w:rsidRPr="008079A0" w:rsidRDefault="00554245" w:rsidP="00B90F82">
      <w:pPr>
        <w:spacing w:line="360" w:lineRule="auto"/>
        <w:jc w:val="both"/>
        <w:rPr>
          <w:rFonts w:ascii="Arial" w:hAnsi="Arial" w:cs="Arial"/>
          <w:lang w:val="en-US"/>
        </w:rPr>
      </w:pPr>
      <w:r>
        <w:rPr>
          <w:rFonts w:ascii="Arial" w:hAnsi="Arial" w:cs="Arial"/>
          <w:lang w:val="en-US"/>
        </w:rPr>
        <w:t>52</w:t>
      </w:r>
      <w:r w:rsidR="006309DD">
        <w:rPr>
          <w:rFonts w:ascii="Arial" w:hAnsi="Arial" w:cs="Arial"/>
          <w:lang w:val="en-US"/>
        </w:rPr>
        <w:t>.</w:t>
      </w:r>
      <w:r w:rsidR="006309DD">
        <w:rPr>
          <w:rFonts w:ascii="Arial" w:hAnsi="Arial" w:cs="Arial"/>
          <w:lang w:val="en-US"/>
        </w:rPr>
        <w:tab/>
      </w:r>
      <w:r w:rsidR="008079A0" w:rsidRPr="008079A0">
        <w:rPr>
          <w:rFonts w:ascii="Arial" w:hAnsi="Arial" w:cs="Arial"/>
          <w:lang w:val="en-US"/>
        </w:rPr>
        <w:t xml:space="preserve">On 13.11.2023, SRI3PL informed VAL, Sterlite Copper and Cairn India that CTUIL has granted in-principle approval for 285 MW capacity in SRI3PL's Project at Gadag PS with the date of </w:t>
      </w:r>
      <w:r w:rsidRPr="008079A0">
        <w:rPr>
          <w:rFonts w:ascii="Arial" w:hAnsi="Arial" w:cs="Arial"/>
          <w:lang w:val="en-US"/>
        </w:rPr>
        <w:t>operationalization</w:t>
      </w:r>
      <w:r w:rsidR="008079A0" w:rsidRPr="008079A0">
        <w:rPr>
          <w:rFonts w:ascii="Arial" w:hAnsi="Arial" w:cs="Arial"/>
          <w:lang w:val="en-US"/>
        </w:rPr>
        <w:t xml:space="preserve"> of connectivity as 01.10.2024. Copies of letters dated 13.11.2023 from SRI3PL to VAL, Sterlite Copper and Cairn India are annexed hereto and marked as </w:t>
      </w:r>
      <w:r w:rsidRPr="008079A0">
        <w:rPr>
          <w:rFonts w:ascii="Arial" w:hAnsi="Arial" w:cs="Arial"/>
          <w:b/>
          <w:bCs/>
          <w:lang w:val="en-US"/>
        </w:rPr>
        <w:t>Annexure P</w:t>
      </w:r>
      <w:r>
        <w:rPr>
          <w:rFonts w:ascii="Arial" w:hAnsi="Arial" w:cs="Arial"/>
          <w:b/>
          <w:bCs/>
          <w:lang w:val="en-US"/>
        </w:rPr>
        <w:t xml:space="preserve"> [•] </w:t>
      </w:r>
      <w:r w:rsidR="008079A0" w:rsidRPr="008079A0">
        <w:rPr>
          <w:rFonts w:ascii="Arial" w:hAnsi="Arial" w:cs="Arial"/>
          <w:b/>
          <w:bCs/>
          <w:lang w:val="en-US"/>
        </w:rPr>
        <w:t>(Colly).</w:t>
      </w:r>
    </w:p>
    <w:p w14:paraId="4D008DC3" w14:textId="0ED3D29E" w:rsidR="008079A0" w:rsidRPr="008079A0" w:rsidRDefault="00554245" w:rsidP="00B90F82">
      <w:pPr>
        <w:spacing w:line="360" w:lineRule="auto"/>
        <w:jc w:val="both"/>
        <w:rPr>
          <w:rFonts w:ascii="Arial" w:hAnsi="Arial" w:cs="Arial"/>
          <w:lang w:val="en-US"/>
        </w:rPr>
      </w:pPr>
      <w:r>
        <w:rPr>
          <w:rFonts w:ascii="Arial" w:hAnsi="Arial" w:cs="Arial"/>
          <w:lang w:val="en-US"/>
        </w:rPr>
        <w:t>53</w:t>
      </w:r>
      <w:r w:rsidR="006309DD">
        <w:rPr>
          <w:rFonts w:ascii="Arial" w:hAnsi="Arial" w:cs="Arial"/>
          <w:lang w:val="en-US"/>
        </w:rPr>
        <w:t>.</w:t>
      </w:r>
      <w:r w:rsidR="006309DD">
        <w:rPr>
          <w:rFonts w:ascii="Arial" w:hAnsi="Arial" w:cs="Arial"/>
          <w:lang w:val="en-US"/>
        </w:rPr>
        <w:tab/>
      </w:r>
      <w:r w:rsidR="008079A0" w:rsidRPr="008079A0">
        <w:rPr>
          <w:rFonts w:ascii="Arial" w:hAnsi="Arial" w:cs="Arial"/>
          <w:lang w:val="en-US"/>
        </w:rPr>
        <w:t xml:space="preserve">On 16.11.2023, MoP granted the revised approval under Section 68 of the Electricity Act in respect of the hybrid (solar and wind) configuration of </w:t>
      </w:r>
      <w:r w:rsidR="0050124E" w:rsidRPr="008079A0">
        <w:rPr>
          <w:rFonts w:ascii="Arial" w:hAnsi="Arial" w:cs="Arial"/>
          <w:lang w:val="en-US"/>
        </w:rPr>
        <w:t>S</w:t>
      </w:r>
      <w:r w:rsidR="0050124E">
        <w:rPr>
          <w:rFonts w:ascii="Arial" w:hAnsi="Arial" w:cs="Arial"/>
          <w:lang w:val="en-US"/>
        </w:rPr>
        <w:t>RIPL</w:t>
      </w:r>
      <w:r w:rsidR="008079A0" w:rsidRPr="008079A0">
        <w:rPr>
          <w:rFonts w:ascii="Arial" w:hAnsi="Arial" w:cs="Arial"/>
          <w:lang w:val="en-US"/>
        </w:rPr>
        <w:t>'s 470 MW hybrid Project as under:</w:t>
      </w:r>
    </w:p>
    <w:p w14:paraId="294B4B9B" w14:textId="01F8DB71" w:rsidR="008079A0" w:rsidRPr="008079A0" w:rsidRDefault="008079A0" w:rsidP="00B90F82">
      <w:pPr>
        <w:spacing w:line="360" w:lineRule="auto"/>
        <w:ind w:left="720"/>
        <w:jc w:val="both"/>
        <w:rPr>
          <w:rFonts w:ascii="Arial" w:hAnsi="Arial" w:cs="Arial"/>
          <w:lang w:val="en-US"/>
        </w:rPr>
      </w:pPr>
      <w:r w:rsidRPr="008079A0">
        <w:rPr>
          <w:rFonts w:ascii="Arial" w:hAnsi="Arial" w:cs="Arial"/>
          <w:lang w:val="en-US"/>
        </w:rPr>
        <w:t xml:space="preserve">(a) 220 kV S/c line on D/c towers from 270 MW wind project switchyard to </w:t>
      </w:r>
      <w:r w:rsidR="0050124E" w:rsidRPr="008079A0">
        <w:rPr>
          <w:rFonts w:ascii="Arial" w:hAnsi="Arial" w:cs="Arial"/>
          <w:lang w:val="en-US"/>
        </w:rPr>
        <w:t>S</w:t>
      </w:r>
      <w:r w:rsidR="0050124E">
        <w:rPr>
          <w:rFonts w:ascii="Arial" w:hAnsi="Arial" w:cs="Arial"/>
          <w:lang w:val="en-US"/>
        </w:rPr>
        <w:t>RIPL</w:t>
      </w:r>
      <w:r w:rsidRPr="008079A0">
        <w:rPr>
          <w:rFonts w:ascii="Arial" w:hAnsi="Arial" w:cs="Arial"/>
          <w:lang w:val="en-US"/>
        </w:rPr>
        <w:t>'s Pooling Station;</w:t>
      </w:r>
    </w:p>
    <w:p w14:paraId="48A04403" w14:textId="0F8D9BB6" w:rsidR="008079A0" w:rsidRPr="008079A0" w:rsidRDefault="008079A0" w:rsidP="00B90F82">
      <w:pPr>
        <w:spacing w:line="360" w:lineRule="auto"/>
        <w:ind w:left="720"/>
        <w:jc w:val="both"/>
        <w:rPr>
          <w:rFonts w:ascii="Arial" w:hAnsi="Arial" w:cs="Arial"/>
          <w:lang w:val="en-US"/>
        </w:rPr>
      </w:pPr>
      <w:r w:rsidRPr="008079A0">
        <w:rPr>
          <w:rFonts w:ascii="Arial" w:hAnsi="Arial" w:cs="Arial"/>
          <w:lang w:val="en-US"/>
        </w:rPr>
        <w:t xml:space="preserve">(b) 220 kV S/c line on D/c towers from </w:t>
      </w:r>
      <w:r w:rsidR="0050124E" w:rsidRPr="008079A0">
        <w:rPr>
          <w:rFonts w:ascii="Arial" w:hAnsi="Arial" w:cs="Arial"/>
          <w:lang w:val="en-US"/>
        </w:rPr>
        <w:t>S</w:t>
      </w:r>
      <w:r w:rsidR="0050124E">
        <w:rPr>
          <w:rFonts w:ascii="Arial" w:hAnsi="Arial" w:cs="Arial"/>
          <w:lang w:val="en-US"/>
        </w:rPr>
        <w:t>RIPL</w:t>
      </w:r>
      <w:r w:rsidRPr="008079A0">
        <w:rPr>
          <w:rFonts w:ascii="Arial" w:hAnsi="Arial" w:cs="Arial"/>
          <w:lang w:val="en-US"/>
        </w:rPr>
        <w:t>'s Pooling Station to Gadag PS.</w:t>
      </w:r>
    </w:p>
    <w:p w14:paraId="475E049A" w14:textId="2424EC07" w:rsidR="008079A0" w:rsidRPr="008079A0" w:rsidRDefault="008079A0" w:rsidP="00B90F82">
      <w:pPr>
        <w:spacing w:line="360" w:lineRule="auto"/>
        <w:jc w:val="both"/>
        <w:rPr>
          <w:rFonts w:ascii="Arial" w:hAnsi="Arial" w:cs="Arial"/>
          <w:lang w:val="en-US"/>
        </w:rPr>
      </w:pPr>
      <w:r w:rsidRPr="008079A0">
        <w:rPr>
          <w:rFonts w:ascii="Arial" w:hAnsi="Arial" w:cs="Arial"/>
          <w:lang w:val="en-US"/>
        </w:rPr>
        <w:t xml:space="preserve">A copy of the MoP's approval dated 16.11.2023 under Section 68 is annexed hereto and marked as </w:t>
      </w:r>
      <w:r w:rsidR="00554245" w:rsidRPr="008079A0">
        <w:rPr>
          <w:rFonts w:ascii="Arial" w:hAnsi="Arial" w:cs="Arial"/>
          <w:b/>
          <w:bCs/>
          <w:lang w:val="en-US"/>
        </w:rPr>
        <w:t>Annexure P</w:t>
      </w:r>
      <w:r w:rsidR="00554245">
        <w:rPr>
          <w:rFonts w:ascii="Arial" w:hAnsi="Arial" w:cs="Arial"/>
          <w:b/>
          <w:bCs/>
          <w:lang w:val="en-US"/>
        </w:rPr>
        <w:t xml:space="preserve"> [•].</w:t>
      </w:r>
    </w:p>
    <w:p w14:paraId="06ADECF6" w14:textId="51CBF7E5" w:rsidR="007D3F09" w:rsidRPr="00EE588C" w:rsidRDefault="007D3F09" w:rsidP="007D3F09">
      <w:pPr>
        <w:spacing w:line="360" w:lineRule="auto"/>
        <w:jc w:val="both"/>
        <w:rPr>
          <w:rFonts w:ascii="Arial" w:hAnsi="Arial" w:cs="Arial"/>
        </w:rPr>
      </w:pPr>
      <w:r w:rsidRPr="00070DC3">
        <w:rPr>
          <w:rFonts w:ascii="Arial" w:hAnsi="Arial" w:cs="Arial"/>
        </w:rPr>
        <w:t>5</w:t>
      </w:r>
      <w:r w:rsidR="00554245">
        <w:rPr>
          <w:rFonts w:ascii="Arial" w:hAnsi="Arial" w:cs="Arial"/>
        </w:rPr>
        <w:t>4</w:t>
      </w:r>
      <w:r w:rsidRPr="0098759B">
        <w:rPr>
          <w:rFonts w:ascii="Arial" w:hAnsi="Arial" w:cs="Arial"/>
        </w:rPr>
        <w:t>.</w:t>
      </w:r>
      <w:r w:rsidRPr="0098759B">
        <w:rPr>
          <w:rFonts w:ascii="Arial" w:hAnsi="Arial" w:cs="Arial"/>
        </w:rPr>
        <w:tab/>
        <w:t xml:space="preserve">On 19.02.2024, </w:t>
      </w:r>
      <w:r w:rsidR="0050124E" w:rsidRPr="008079A0">
        <w:rPr>
          <w:rFonts w:ascii="Arial" w:hAnsi="Arial" w:cs="Arial"/>
          <w:lang w:val="en-US"/>
        </w:rPr>
        <w:t>S</w:t>
      </w:r>
      <w:r w:rsidR="0050124E">
        <w:rPr>
          <w:rFonts w:ascii="Arial" w:hAnsi="Arial" w:cs="Arial"/>
          <w:lang w:val="en-US"/>
        </w:rPr>
        <w:t xml:space="preserve">RIPL </w:t>
      </w:r>
      <w:r w:rsidRPr="0098759B">
        <w:rPr>
          <w:rFonts w:ascii="Arial" w:hAnsi="Arial" w:cs="Arial"/>
        </w:rPr>
        <w:t>sent a detailed breakup of the installed capacity to CTUIL.</w:t>
      </w:r>
      <w:r w:rsidRPr="00EE588C">
        <w:rPr>
          <w:rFonts w:ascii="Arial" w:hAnsi="Arial" w:cs="Arial"/>
        </w:rPr>
        <w:t xml:space="preserve"> </w:t>
      </w:r>
    </w:p>
    <w:p w14:paraId="1516267B" w14:textId="77C89D7E" w:rsidR="007D3F09" w:rsidRPr="00EE588C" w:rsidRDefault="007D3F09" w:rsidP="007D3F09">
      <w:pPr>
        <w:spacing w:line="360" w:lineRule="auto"/>
        <w:jc w:val="both"/>
        <w:rPr>
          <w:rFonts w:ascii="Arial" w:hAnsi="Arial" w:cs="Arial"/>
        </w:rPr>
      </w:pPr>
      <w:r>
        <w:rPr>
          <w:rFonts w:ascii="Arial" w:hAnsi="Arial" w:cs="Arial"/>
        </w:rPr>
        <w:t>5</w:t>
      </w:r>
      <w:r w:rsidR="00554245">
        <w:rPr>
          <w:rFonts w:ascii="Arial" w:hAnsi="Arial" w:cs="Arial"/>
        </w:rPr>
        <w:t>5</w:t>
      </w:r>
      <w:r w:rsidRPr="00EE588C">
        <w:rPr>
          <w:rFonts w:ascii="Arial" w:hAnsi="Arial" w:cs="Arial"/>
        </w:rPr>
        <w:t>.</w:t>
      </w:r>
      <w:r w:rsidRPr="00EE588C">
        <w:rPr>
          <w:rFonts w:ascii="Arial" w:hAnsi="Arial" w:cs="Arial"/>
        </w:rPr>
        <w:tab/>
        <w:t>On 04.04.2024, CTUIL sent four</w:t>
      </w:r>
      <w:r>
        <w:rPr>
          <w:rFonts w:ascii="Arial" w:hAnsi="Arial" w:cs="Arial"/>
        </w:rPr>
        <w:t xml:space="preserve"> separate</w:t>
      </w:r>
      <w:r w:rsidRPr="00EE588C">
        <w:rPr>
          <w:rFonts w:ascii="Arial" w:hAnsi="Arial" w:cs="Arial"/>
        </w:rPr>
        <w:t xml:space="preserve"> letters to </w:t>
      </w:r>
      <w:r w:rsidR="0050124E" w:rsidRPr="008079A0">
        <w:rPr>
          <w:rFonts w:ascii="Arial" w:hAnsi="Arial" w:cs="Arial"/>
          <w:lang w:val="en-US"/>
        </w:rPr>
        <w:t>S</w:t>
      </w:r>
      <w:r w:rsidR="0050124E">
        <w:rPr>
          <w:rFonts w:ascii="Arial" w:hAnsi="Arial" w:cs="Arial"/>
          <w:lang w:val="en-US"/>
        </w:rPr>
        <w:t xml:space="preserve">RIPL </w:t>
      </w:r>
      <w:r w:rsidRPr="00EE588C">
        <w:rPr>
          <w:rFonts w:ascii="Arial" w:hAnsi="Arial" w:cs="Arial"/>
        </w:rPr>
        <w:t>granting</w:t>
      </w:r>
      <w:r>
        <w:rPr>
          <w:rFonts w:ascii="Arial" w:hAnsi="Arial" w:cs="Arial"/>
        </w:rPr>
        <w:t xml:space="preserve"> </w:t>
      </w:r>
      <w:r w:rsidRPr="00EE588C">
        <w:rPr>
          <w:rFonts w:ascii="Arial" w:hAnsi="Arial" w:cs="Arial"/>
        </w:rPr>
        <w:t xml:space="preserve">final approval for 285 MW (100 + 80 + 65 + 40) MW capacity with the start date of connectivity as 01.10.2024 and the </w:t>
      </w:r>
      <w:r>
        <w:rPr>
          <w:rFonts w:ascii="Arial" w:hAnsi="Arial" w:cs="Arial"/>
        </w:rPr>
        <w:t>SCD</w:t>
      </w:r>
      <w:r w:rsidRPr="00EE588C">
        <w:rPr>
          <w:rFonts w:ascii="Arial" w:hAnsi="Arial" w:cs="Arial"/>
        </w:rPr>
        <w:t xml:space="preserve"> of the </w:t>
      </w:r>
      <w:r>
        <w:rPr>
          <w:rFonts w:ascii="Arial" w:hAnsi="Arial" w:cs="Arial"/>
        </w:rPr>
        <w:t>Transmission System</w:t>
      </w:r>
      <w:r w:rsidRPr="00EE588C">
        <w:rPr>
          <w:rFonts w:ascii="Arial" w:hAnsi="Arial" w:cs="Arial"/>
        </w:rPr>
        <w:t xml:space="preserve"> as 16.07.2024. </w:t>
      </w:r>
      <w:r>
        <w:rPr>
          <w:rFonts w:ascii="Arial" w:hAnsi="Arial" w:cs="Arial"/>
        </w:rPr>
        <w:t>In the final approval, the nature of</w:t>
      </w:r>
      <w:r w:rsidR="0050124E" w:rsidRPr="0050124E">
        <w:rPr>
          <w:rFonts w:ascii="Arial" w:hAnsi="Arial" w:cs="Arial"/>
          <w:lang w:val="en-US"/>
        </w:rPr>
        <w:t xml:space="preserve"> </w:t>
      </w:r>
      <w:r w:rsidR="0050124E" w:rsidRPr="008079A0">
        <w:rPr>
          <w:rFonts w:ascii="Arial" w:hAnsi="Arial" w:cs="Arial"/>
          <w:lang w:val="en-US"/>
        </w:rPr>
        <w:t>S</w:t>
      </w:r>
      <w:r w:rsidR="0050124E">
        <w:rPr>
          <w:rFonts w:ascii="Arial" w:hAnsi="Arial" w:cs="Arial"/>
          <w:lang w:val="en-US"/>
        </w:rPr>
        <w:t>RIPL</w:t>
      </w:r>
      <w:r>
        <w:rPr>
          <w:rFonts w:ascii="Arial" w:hAnsi="Arial" w:cs="Arial"/>
        </w:rPr>
        <w:t xml:space="preserve">’s Project was correctly recorded as hybrid </w:t>
      </w:r>
      <w:r>
        <w:rPr>
          <w:rFonts w:ascii="Arial" w:hAnsi="Arial" w:cs="Arial"/>
        </w:rPr>
        <w:lastRenderedPageBreak/>
        <w:t xml:space="preserve">(solar + wind). </w:t>
      </w:r>
      <w:r w:rsidRPr="00EE588C">
        <w:rPr>
          <w:rFonts w:ascii="Arial" w:hAnsi="Arial" w:cs="Arial"/>
        </w:rPr>
        <w:t xml:space="preserve">In terms of the final approval for connectivity </w:t>
      </w:r>
      <w:r>
        <w:rPr>
          <w:rFonts w:ascii="Arial" w:hAnsi="Arial" w:cs="Arial"/>
        </w:rPr>
        <w:t xml:space="preserve">dated 04.04.2024 </w:t>
      </w:r>
      <w:r w:rsidRPr="00EE588C">
        <w:rPr>
          <w:rFonts w:ascii="Arial" w:hAnsi="Arial" w:cs="Arial"/>
        </w:rPr>
        <w:t>granted by CTUIL, the transmission system for</w:t>
      </w:r>
      <w:r w:rsidR="0050124E" w:rsidRPr="0050124E">
        <w:rPr>
          <w:rFonts w:ascii="Arial" w:hAnsi="Arial" w:cs="Arial"/>
          <w:lang w:val="en-US"/>
        </w:rPr>
        <w:t xml:space="preserve"> </w:t>
      </w:r>
      <w:r w:rsidR="0050124E" w:rsidRPr="008079A0">
        <w:rPr>
          <w:rFonts w:ascii="Arial" w:hAnsi="Arial" w:cs="Arial"/>
          <w:lang w:val="en-US"/>
        </w:rPr>
        <w:t>S</w:t>
      </w:r>
      <w:r w:rsidR="0050124E">
        <w:rPr>
          <w:rFonts w:ascii="Arial" w:hAnsi="Arial" w:cs="Arial"/>
          <w:lang w:val="en-US"/>
        </w:rPr>
        <w:t>RIPL</w:t>
      </w:r>
      <w:r w:rsidRPr="00EE588C">
        <w:rPr>
          <w:rFonts w:ascii="Arial" w:hAnsi="Arial" w:cs="Arial"/>
        </w:rPr>
        <w:t>’s Project was as under:</w:t>
      </w:r>
    </w:p>
    <w:p w14:paraId="0DCEF5EF" w14:textId="77777777" w:rsidR="007D3F09" w:rsidRPr="00EE588C" w:rsidRDefault="007D3F09" w:rsidP="007D3F09">
      <w:pPr>
        <w:spacing w:after="0" w:line="360" w:lineRule="auto"/>
        <w:jc w:val="both"/>
        <w:rPr>
          <w:rFonts w:ascii="Arial" w:hAnsi="Arial" w:cs="Arial"/>
          <w:b/>
          <w:bCs/>
          <w:i/>
          <w:iCs/>
        </w:rPr>
      </w:pPr>
      <w:r w:rsidRPr="00EE588C">
        <w:rPr>
          <w:rFonts w:ascii="Arial" w:hAnsi="Arial" w:cs="Arial"/>
          <w:b/>
          <w:bCs/>
        </w:rPr>
        <w:t>(a)</w:t>
      </w:r>
      <w:r w:rsidRPr="00EE588C">
        <w:rPr>
          <w:rFonts w:ascii="Arial" w:hAnsi="Arial" w:cs="Arial"/>
          <w:b/>
          <w:bCs/>
          <w:i/>
          <w:iCs/>
        </w:rPr>
        <w:tab/>
        <w:t>Dedicated Connectivity Tr. System</w:t>
      </w:r>
    </w:p>
    <w:p w14:paraId="57BD7C9B" w14:textId="77777777" w:rsidR="007D3F09" w:rsidRPr="00EE588C" w:rsidRDefault="007D3F09" w:rsidP="007D3F09">
      <w:pPr>
        <w:spacing w:after="0" w:line="360" w:lineRule="auto"/>
        <w:ind w:left="1440" w:hanging="720"/>
        <w:jc w:val="both"/>
        <w:rPr>
          <w:rFonts w:ascii="Arial" w:hAnsi="Arial" w:cs="Arial"/>
        </w:rPr>
      </w:pPr>
      <w:r w:rsidRPr="00EE588C">
        <w:rPr>
          <w:rFonts w:ascii="Arial" w:hAnsi="Arial" w:cs="Arial"/>
        </w:rPr>
        <w:t>(i)</w:t>
      </w:r>
      <w:r w:rsidRPr="00EE588C">
        <w:rPr>
          <w:rFonts w:ascii="Arial" w:hAnsi="Arial" w:cs="Arial"/>
        </w:rPr>
        <w:tab/>
        <w:t xml:space="preserve">Pooling Station at switchyard of M/s Serentica Renewable India Pvt. Ltd. at </w:t>
      </w:r>
      <w:del w:id="39" w:author="Kunal Lalit Kaistha" w:date="2026-09-16T16:35:00Z" w16du:dateUtc="2026-09-16T11:05:00Z">
        <w:r w:rsidRPr="00EE588C" w:rsidDel="00E5714D">
          <w:rPr>
            <w:rFonts w:ascii="Arial" w:hAnsi="Arial" w:cs="Arial"/>
          </w:rPr>
          <w:delText>Gadag</w:delText>
        </w:r>
      </w:del>
      <w:r w:rsidRPr="00EE588C">
        <w:rPr>
          <w:rFonts w:ascii="Arial" w:hAnsi="Arial" w:cs="Arial"/>
        </w:rPr>
        <w:t xml:space="preserve"> Gadag PS 220kV S/c line including terminal bay at generation pooling station </w:t>
      </w:r>
    </w:p>
    <w:p w14:paraId="1B623BA6" w14:textId="77777777" w:rsidR="007D3F09" w:rsidRPr="00EE588C" w:rsidRDefault="007D3F09" w:rsidP="007D3F09">
      <w:pPr>
        <w:spacing w:after="0" w:line="360" w:lineRule="auto"/>
        <w:ind w:left="720"/>
        <w:jc w:val="both"/>
        <w:rPr>
          <w:rFonts w:ascii="Arial" w:hAnsi="Arial" w:cs="Arial"/>
        </w:rPr>
      </w:pPr>
      <w:r w:rsidRPr="00EE588C">
        <w:rPr>
          <w:rFonts w:ascii="Arial" w:hAnsi="Arial" w:cs="Arial"/>
        </w:rPr>
        <w:t>(ii)</w:t>
      </w:r>
      <w:r w:rsidRPr="00EE588C">
        <w:rPr>
          <w:rFonts w:ascii="Arial" w:hAnsi="Arial" w:cs="Arial"/>
        </w:rPr>
        <w:tab/>
        <w:t>01 no. 220 kV bay at Gadag PS for termination of above dedicated line</w:t>
      </w:r>
    </w:p>
    <w:p w14:paraId="22971404" w14:textId="77777777" w:rsidR="007D3F09" w:rsidRPr="00EE588C" w:rsidRDefault="007D3F09" w:rsidP="007D3F09">
      <w:pPr>
        <w:spacing w:after="0" w:line="360" w:lineRule="auto"/>
        <w:ind w:left="720" w:hanging="720"/>
        <w:jc w:val="both"/>
        <w:rPr>
          <w:rFonts w:ascii="Arial" w:hAnsi="Arial" w:cs="Arial"/>
        </w:rPr>
      </w:pPr>
      <w:r w:rsidRPr="00EE588C">
        <w:rPr>
          <w:rFonts w:ascii="Arial" w:hAnsi="Arial" w:cs="Arial"/>
          <w:b/>
          <w:bCs/>
        </w:rPr>
        <w:t>(b)</w:t>
      </w:r>
      <w:r w:rsidRPr="00EE588C">
        <w:rPr>
          <w:rFonts w:ascii="Arial" w:hAnsi="Arial" w:cs="Arial"/>
          <w:b/>
          <w:bCs/>
        </w:rPr>
        <w:tab/>
      </w:r>
      <w:r w:rsidRPr="00EE588C">
        <w:rPr>
          <w:rFonts w:ascii="Arial" w:hAnsi="Arial" w:cs="Arial"/>
          <w:b/>
          <w:bCs/>
          <w:i/>
          <w:iCs/>
        </w:rPr>
        <w:t xml:space="preserve">Common Transmission system required for effectiveness of connectivity/GNA </w:t>
      </w:r>
      <w:r w:rsidRPr="00EE588C">
        <w:rPr>
          <w:rFonts w:ascii="Arial" w:hAnsi="Arial" w:cs="Arial"/>
        </w:rPr>
        <w:t>(System strengthening without ATS):</w:t>
      </w:r>
    </w:p>
    <w:p w14:paraId="18E7A696" w14:textId="77777777" w:rsidR="007D3F09" w:rsidRPr="00EE588C" w:rsidRDefault="007D3F09" w:rsidP="007D3F09">
      <w:pPr>
        <w:spacing w:after="0" w:line="360" w:lineRule="auto"/>
        <w:ind w:left="1440" w:hanging="720"/>
        <w:jc w:val="both"/>
        <w:rPr>
          <w:rFonts w:ascii="Arial" w:hAnsi="Arial" w:cs="Arial"/>
        </w:rPr>
      </w:pPr>
      <w:r w:rsidRPr="00EE588C">
        <w:rPr>
          <w:rFonts w:ascii="Arial" w:hAnsi="Arial" w:cs="Arial"/>
        </w:rPr>
        <w:t>(i)</w:t>
      </w:r>
      <w:r w:rsidRPr="00EE588C">
        <w:rPr>
          <w:rFonts w:ascii="Arial" w:hAnsi="Arial" w:cs="Arial"/>
        </w:rPr>
        <w:tab/>
        <w:t>Transmission Scheme for Solar Energy Zone in Gadag (2500 MW), Karnataka – Part-A:</w:t>
      </w:r>
    </w:p>
    <w:p w14:paraId="09EE86C3" w14:textId="77777777" w:rsidR="007D3F09" w:rsidRPr="00EE588C" w:rsidRDefault="007D3F09" w:rsidP="007D3F09">
      <w:pPr>
        <w:spacing w:after="0" w:line="360" w:lineRule="auto"/>
        <w:ind w:left="1440"/>
        <w:jc w:val="both"/>
        <w:rPr>
          <w:rFonts w:ascii="Arial" w:hAnsi="Arial" w:cs="Arial"/>
        </w:rPr>
      </w:pPr>
      <w:r w:rsidRPr="00EE588C">
        <w:rPr>
          <w:rFonts w:ascii="Arial" w:hAnsi="Arial" w:cs="Arial"/>
        </w:rPr>
        <w:t xml:space="preserve">Phase-I: </w:t>
      </w:r>
    </w:p>
    <w:p w14:paraId="1EB49825" w14:textId="77777777" w:rsidR="007D3F09" w:rsidRPr="00EE588C" w:rsidRDefault="007D3F09" w:rsidP="007D3F09">
      <w:pPr>
        <w:pStyle w:val="ListParagraph"/>
        <w:numPr>
          <w:ilvl w:val="0"/>
          <w:numId w:val="8"/>
        </w:numPr>
        <w:spacing w:after="0" w:line="360" w:lineRule="auto"/>
        <w:ind w:left="1843"/>
        <w:jc w:val="both"/>
        <w:rPr>
          <w:rFonts w:ascii="Arial" w:hAnsi="Arial" w:cs="Arial"/>
        </w:rPr>
      </w:pPr>
      <w:r w:rsidRPr="00EE588C">
        <w:rPr>
          <w:rFonts w:ascii="Arial" w:hAnsi="Arial" w:cs="Arial"/>
        </w:rPr>
        <w:t>2x500 MVA, 400/220 kV Gadag PS along with 1X125 MVAr, 400kV bus reactors</w:t>
      </w:r>
    </w:p>
    <w:p w14:paraId="113D8ADA" w14:textId="77777777" w:rsidR="007D3F09" w:rsidRPr="00EE588C" w:rsidRDefault="007D3F09" w:rsidP="007D3F09">
      <w:pPr>
        <w:pStyle w:val="ListParagraph"/>
        <w:numPr>
          <w:ilvl w:val="0"/>
          <w:numId w:val="8"/>
        </w:numPr>
        <w:spacing w:after="0" w:line="360" w:lineRule="auto"/>
        <w:ind w:left="1843"/>
        <w:jc w:val="both"/>
        <w:rPr>
          <w:rFonts w:ascii="Arial" w:hAnsi="Arial" w:cs="Arial"/>
        </w:rPr>
      </w:pPr>
      <w:r w:rsidRPr="00EE588C">
        <w:rPr>
          <w:rFonts w:ascii="Arial" w:hAnsi="Arial" w:cs="Arial"/>
        </w:rPr>
        <w:t xml:space="preserve">Gadag PS – Narendra (New) 400 kV D/c line </w:t>
      </w:r>
    </w:p>
    <w:p w14:paraId="010484A5" w14:textId="77777777" w:rsidR="007D3F09" w:rsidRPr="00EE588C" w:rsidRDefault="007D3F09" w:rsidP="007D3F09">
      <w:pPr>
        <w:spacing w:after="0" w:line="360" w:lineRule="auto"/>
        <w:ind w:left="1440"/>
        <w:jc w:val="both"/>
        <w:rPr>
          <w:rFonts w:ascii="Arial" w:hAnsi="Arial" w:cs="Arial"/>
        </w:rPr>
      </w:pPr>
      <w:r w:rsidRPr="00EE588C">
        <w:rPr>
          <w:rFonts w:ascii="Arial" w:hAnsi="Arial" w:cs="Arial"/>
        </w:rPr>
        <w:t>Phase-II:</w:t>
      </w:r>
    </w:p>
    <w:p w14:paraId="2561714E" w14:textId="77777777" w:rsidR="007D3F09" w:rsidRPr="00EE588C" w:rsidRDefault="007D3F09" w:rsidP="007D3F09">
      <w:pPr>
        <w:spacing w:after="0" w:line="360" w:lineRule="auto"/>
        <w:ind w:left="1440"/>
        <w:jc w:val="both"/>
        <w:rPr>
          <w:rFonts w:ascii="Arial" w:hAnsi="Arial" w:cs="Arial"/>
        </w:rPr>
      </w:pPr>
      <w:r w:rsidRPr="00EE588C">
        <w:rPr>
          <w:rFonts w:ascii="Arial" w:hAnsi="Arial" w:cs="Arial"/>
        </w:rPr>
        <w:t xml:space="preserve">Gadag PS – Koppal PS 400 kV D/c line </w:t>
      </w:r>
    </w:p>
    <w:p w14:paraId="26447C21" w14:textId="77777777" w:rsidR="007D3F09" w:rsidRPr="00EE588C" w:rsidRDefault="007D3F09" w:rsidP="007D3F09">
      <w:pPr>
        <w:spacing w:after="0" w:line="360" w:lineRule="auto"/>
        <w:ind w:left="1440"/>
        <w:jc w:val="both"/>
        <w:rPr>
          <w:rFonts w:ascii="Arial" w:hAnsi="Arial" w:cs="Arial"/>
        </w:rPr>
      </w:pPr>
      <w:r w:rsidRPr="00EE588C">
        <w:rPr>
          <w:rFonts w:ascii="Arial" w:hAnsi="Arial" w:cs="Arial"/>
        </w:rPr>
        <w:t>400/220 kV, 3x500 MVA ICT Augmentation at Gadag PS</w:t>
      </w:r>
    </w:p>
    <w:p w14:paraId="2C5AC536" w14:textId="77777777" w:rsidR="007D3F09" w:rsidRPr="00EE588C" w:rsidRDefault="007D3F09" w:rsidP="007D3F09">
      <w:pPr>
        <w:spacing w:after="0" w:line="360" w:lineRule="auto"/>
        <w:ind w:left="1440" w:hanging="720"/>
        <w:jc w:val="both"/>
        <w:rPr>
          <w:rFonts w:ascii="Arial" w:hAnsi="Arial" w:cs="Arial"/>
        </w:rPr>
      </w:pPr>
      <w:r w:rsidRPr="00EE588C">
        <w:rPr>
          <w:rFonts w:ascii="Arial" w:hAnsi="Arial" w:cs="Arial"/>
        </w:rPr>
        <w:t>(ii)</w:t>
      </w:r>
      <w:r w:rsidRPr="00EE588C">
        <w:rPr>
          <w:rFonts w:ascii="Arial" w:hAnsi="Arial" w:cs="Arial"/>
        </w:rPr>
        <w:tab/>
        <w:t xml:space="preserve">ISTS Network Expansion scheme in Western Region &amp; Southern Region for export of surplus power during high RE scenario in Southern Region </w:t>
      </w:r>
    </w:p>
    <w:p w14:paraId="314C61D3" w14:textId="77777777" w:rsidR="007D3F09" w:rsidRPr="00EE588C" w:rsidRDefault="007D3F09" w:rsidP="007D3F09">
      <w:pPr>
        <w:pStyle w:val="ListParagraph"/>
        <w:numPr>
          <w:ilvl w:val="0"/>
          <w:numId w:val="9"/>
        </w:numPr>
        <w:spacing w:after="0" w:line="360" w:lineRule="auto"/>
        <w:ind w:left="1843"/>
        <w:jc w:val="both"/>
        <w:rPr>
          <w:rFonts w:ascii="Arial" w:hAnsi="Arial" w:cs="Arial"/>
        </w:rPr>
      </w:pPr>
      <w:r w:rsidRPr="00EE588C">
        <w:rPr>
          <w:rFonts w:ascii="Arial" w:hAnsi="Arial" w:cs="Arial"/>
        </w:rPr>
        <w:t>Narendra New (GIS) – Pune (GIS) 765kV D/c line with 1x330mVAr switchable line reactor on each ckt at both ends</w:t>
      </w:r>
    </w:p>
    <w:p w14:paraId="5A51BC7F" w14:textId="77777777" w:rsidR="007D3F09" w:rsidRPr="00EE588C" w:rsidRDefault="007D3F09" w:rsidP="007D3F09">
      <w:pPr>
        <w:pStyle w:val="ListParagraph"/>
        <w:numPr>
          <w:ilvl w:val="0"/>
          <w:numId w:val="9"/>
        </w:numPr>
        <w:spacing w:after="200" w:line="360" w:lineRule="auto"/>
        <w:ind w:left="1843"/>
        <w:jc w:val="both"/>
        <w:rPr>
          <w:rFonts w:ascii="Arial" w:hAnsi="Arial" w:cs="Arial"/>
        </w:rPr>
      </w:pPr>
      <w:r w:rsidRPr="00EE588C">
        <w:rPr>
          <w:rFonts w:ascii="Arial" w:hAnsi="Arial" w:cs="Arial"/>
        </w:rPr>
        <w:t>Upgradation of Narendra (New) (GIS) to its rated voltage of 765 kV level along with 4x1500 MVA transformer and 2x330 MVAr Bus Reactor</w:t>
      </w:r>
    </w:p>
    <w:p w14:paraId="59684FFD" w14:textId="6E9049AA" w:rsidR="007D3F09" w:rsidRDefault="007D3F09" w:rsidP="007D3F09">
      <w:pPr>
        <w:spacing w:line="360" w:lineRule="auto"/>
        <w:jc w:val="both"/>
        <w:rPr>
          <w:rFonts w:ascii="Arial" w:hAnsi="Arial" w:cs="Arial"/>
          <w:b/>
          <w:bCs/>
        </w:rPr>
      </w:pPr>
      <w:r w:rsidRPr="00337AE1">
        <w:rPr>
          <w:rFonts w:ascii="Arial" w:hAnsi="Arial" w:cs="Arial"/>
        </w:rPr>
        <w:t xml:space="preserve">The four letters issued by CTUIL granting the final approval to </w:t>
      </w:r>
      <w:r w:rsidR="00A82ABA" w:rsidRPr="008079A0">
        <w:rPr>
          <w:rFonts w:ascii="Arial" w:hAnsi="Arial" w:cs="Arial"/>
          <w:lang w:val="en-US"/>
        </w:rPr>
        <w:t>S</w:t>
      </w:r>
      <w:r w:rsidR="00A82ABA">
        <w:rPr>
          <w:rFonts w:ascii="Arial" w:hAnsi="Arial" w:cs="Arial"/>
          <w:lang w:val="en-US"/>
        </w:rPr>
        <w:t xml:space="preserve">RIPL </w:t>
      </w:r>
      <w:r w:rsidRPr="00337AE1">
        <w:rPr>
          <w:rFonts w:ascii="Arial" w:hAnsi="Arial" w:cs="Arial"/>
        </w:rPr>
        <w:t xml:space="preserve">are enclosed as </w:t>
      </w:r>
      <w:r w:rsidR="00554245" w:rsidRPr="008079A0">
        <w:rPr>
          <w:rFonts w:ascii="Arial" w:hAnsi="Arial" w:cs="Arial"/>
          <w:b/>
          <w:bCs/>
          <w:lang w:val="en-US"/>
        </w:rPr>
        <w:t>Annexure P</w:t>
      </w:r>
      <w:r w:rsidR="00554245">
        <w:rPr>
          <w:rFonts w:ascii="Arial" w:hAnsi="Arial" w:cs="Arial"/>
          <w:b/>
          <w:bCs/>
          <w:lang w:val="en-US"/>
        </w:rPr>
        <w:t xml:space="preserve"> [•] </w:t>
      </w:r>
      <w:r w:rsidRPr="00616CDE">
        <w:rPr>
          <w:rFonts w:ascii="Arial" w:hAnsi="Arial" w:cs="Arial"/>
          <w:b/>
          <w:bCs/>
        </w:rPr>
        <w:t>(Colly.).</w:t>
      </w:r>
    </w:p>
    <w:p w14:paraId="0CC17D98" w14:textId="74855554" w:rsidR="008079A0" w:rsidRPr="008079A0" w:rsidRDefault="006309DD" w:rsidP="00B90F82">
      <w:pPr>
        <w:spacing w:line="360" w:lineRule="auto"/>
        <w:jc w:val="both"/>
        <w:rPr>
          <w:rFonts w:ascii="Arial" w:hAnsi="Arial" w:cs="Arial"/>
          <w:lang w:val="en-US"/>
        </w:rPr>
      </w:pPr>
      <w:r>
        <w:rPr>
          <w:rFonts w:ascii="Arial" w:hAnsi="Arial" w:cs="Arial"/>
          <w:lang w:val="en-US"/>
        </w:rPr>
        <w:t>5</w:t>
      </w:r>
      <w:r w:rsidR="00554245">
        <w:rPr>
          <w:rFonts w:ascii="Arial" w:hAnsi="Arial" w:cs="Arial"/>
          <w:lang w:val="en-US"/>
        </w:rPr>
        <w:t>6</w:t>
      </w:r>
      <w:r>
        <w:rPr>
          <w:rFonts w:ascii="Arial" w:hAnsi="Arial" w:cs="Arial"/>
          <w:lang w:val="en-US"/>
        </w:rPr>
        <w:t>.</w:t>
      </w:r>
      <w:r>
        <w:rPr>
          <w:rFonts w:ascii="Arial" w:hAnsi="Arial" w:cs="Arial"/>
          <w:lang w:val="en-US"/>
        </w:rPr>
        <w:tab/>
      </w:r>
      <w:r w:rsidR="008079A0" w:rsidRPr="008079A0">
        <w:rPr>
          <w:rFonts w:ascii="Arial" w:hAnsi="Arial" w:cs="Arial"/>
          <w:lang w:val="en-US"/>
        </w:rPr>
        <w:t xml:space="preserve">On 08.05.2024, SRI3PL informed VAL, Sterlite Copper and Cairn India that CTUIL has granted final approval for 285 MW capacity in SRI3PL's Project at Gadag PS with the date of operationalisation of connectivity as 01.10.2024. Copies of letters dated 08.05.2024 from SRI3PL to VAL, Sterlite Copper and Cairn India are annexed hereto and marked as </w:t>
      </w:r>
      <w:r w:rsidR="00554245" w:rsidRPr="008079A0">
        <w:rPr>
          <w:rFonts w:ascii="Arial" w:hAnsi="Arial" w:cs="Arial"/>
          <w:b/>
          <w:bCs/>
          <w:lang w:val="en-US"/>
        </w:rPr>
        <w:t>Annexure P</w:t>
      </w:r>
      <w:r w:rsidR="00554245">
        <w:rPr>
          <w:rFonts w:ascii="Arial" w:hAnsi="Arial" w:cs="Arial"/>
          <w:b/>
          <w:bCs/>
          <w:lang w:val="en-US"/>
        </w:rPr>
        <w:t xml:space="preserve"> [•] </w:t>
      </w:r>
      <w:r w:rsidR="008079A0" w:rsidRPr="008079A0">
        <w:rPr>
          <w:rFonts w:ascii="Arial" w:hAnsi="Arial" w:cs="Arial"/>
          <w:b/>
          <w:bCs/>
          <w:lang w:val="en-US"/>
        </w:rPr>
        <w:t>(Colly).</w:t>
      </w:r>
    </w:p>
    <w:p w14:paraId="75FBE69D" w14:textId="7F0A6182" w:rsidR="008079A0" w:rsidRDefault="006309DD" w:rsidP="00B90F82">
      <w:pPr>
        <w:spacing w:line="360" w:lineRule="auto"/>
        <w:jc w:val="both"/>
        <w:rPr>
          <w:rFonts w:ascii="Arial" w:hAnsi="Arial" w:cs="Arial"/>
          <w:b/>
          <w:bCs/>
        </w:rPr>
      </w:pPr>
      <w:r>
        <w:rPr>
          <w:rFonts w:ascii="Arial" w:hAnsi="Arial" w:cs="Arial"/>
          <w:lang w:val="en-US"/>
        </w:rPr>
        <w:lastRenderedPageBreak/>
        <w:t>5</w:t>
      </w:r>
      <w:r w:rsidR="00554245">
        <w:rPr>
          <w:rFonts w:ascii="Arial" w:hAnsi="Arial" w:cs="Arial"/>
          <w:lang w:val="en-US"/>
        </w:rPr>
        <w:t>7</w:t>
      </w:r>
      <w:r>
        <w:rPr>
          <w:rFonts w:ascii="Arial" w:hAnsi="Arial" w:cs="Arial"/>
          <w:lang w:val="en-US"/>
        </w:rPr>
        <w:t>.</w:t>
      </w:r>
      <w:r>
        <w:rPr>
          <w:rFonts w:ascii="Arial" w:hAnsi="Arial" w:cs="Arial"/>
          <w:lang w:val="en-US"/>
        </w:rPr>
        <w:tab/>
      </w:r>
      <w:r w:rsidR="007D3F09">
        <w:rPr>
          <w:rFonts w:ascii="Arial" w:hAnsi="Arial" w:cs="Arial"/>
        </w:rPr>
        <w:t xml:space="preserve">On 30.05.2024, MoP issued a letter providing that all Renewable Energy projects that had applied for connectivity up to 30.06.2023 and whose commissioning dates may go beyond 30.06.2025 due to delay in transmission system should be considered for 100% waiver from ISTS charges of they commission their projects as per the date of commissioning of the associated ISTS or scheduled date of commissioning as mentioned in the connectivity application, whichever is later. Minutes of Meeting of this Hon’ble Commission held on 31.05.2024 recording the contents of the MoP letter dated 30.05.2024 is enclosed as </w:t>
      </w:r>
      <w:r w:rsidR="00554245" w:rsidRPr="008079A0">
        <w:rPr>
          <w:rFonts w:ascii="Arial" w:hAnsi="Arial" w:cs="Arial"/>
          <w:b/>
          <w:bCs/>
          <w:lang w:val="en-US"/>
        </w:rPr>
        <w:t>Annexure P</w:t>
      </w:r>
      <w:r w:rsidR="00554245">
        <w:rPr>
          <w:rFonts w:ascii="Arial" w:hAnsi="Arial" w:cs="Arial"/>
          <w:b/>
          <w:bCs/>
          <w:lang w:val="en-US"/>
        </w:rPr>
        <w:t xml:space="preserve"> [•].</w:t>
      </w:r>
    </w:p>
    <w:p w14:paraId="7B4D9B55" w14:textId="79729F25" w:rsidR="007D3F09" w:rsidRDefault="007D3F09" w:rsidP="007D3F09">
      <w:pPr>
        <w:spacing w:line="360" w:lineRule="auto"/>
        <w:jc w:val="both"/>
        <w:rPr>
          <w:rFonts w:ascii="Arial" w:hAnsi="Arial" w:cs="Arial"/>
        </w:rPr>
      </w:pPr>
      <w:r>
        <w:rPr>
          <w:rFonts w:ascii="Arial" w:hAnsi="Arial" w:cs="Arial"/>
        </w:rPr>
        <w:t>5</w:t>
      </w:r>
      <w:r w:rsidR="00554245">
        <w:rPr>
          <w:rFonts w:ascii="Arial" w:hAnsi="Arial" w:cs="Arial"/>
        </w:rPr>
        <w:t>8</w:t>
      </w:r>
      <w:r>
        <w:rPr>
          <w:rFonts w:ascii="Arial" w:hAnsi="Arial" w:cs="Arial"/>
        </w:rPr>
        <w:t>.</w:t>
      </w:r>
      <w:r>
        <w:rPr>
          <w:rFonts w:ascii="Arial" w:hAnsi="Arial" w:cs="Arial"/>
        </w:rPr>
        <w:tab/>
        <w:t xml:space="preserve">On 20.07.2025 and 07.08.2025, </w:t>
      </w:r>
      <w:r w:rsidR="00A82ABA" w:rsidRPr="008079A0">
        <w:rPr>
          <w:rFonts w:ascii="Arial" w:hAnsi="Arial" w:cs="Arial"/>
          <w:lang w:val="en-US"/>
        </w:rPr>
        <w:t>S</w:t>
      </w:r>
      <w:r w:rsidR="00A82ABA">
        <w:rPr>
          <w:rFonts w:ascii="Arial" w:hAnsi="Arial" w:cs="Arial"/>
          <w:lang w:val="en-US"/>
        </w:rPr>
        <w:t xml:space="preserve">RIPL </w:t>
      </w:r>
      <w:r>
        <w:rPr>
          <w:rFonts w:ascii="Arial" w:hAnsi="Arial" w:cs="Arial"/>
        </w:rPr>
        <w:t xml:space="preserve">submitted four Applications </w:t>
      </w:r>
      <w:r w:rsidRPr="00EE588C">
        <w:rPr>
          <w:rFonts w:ascii="Arial" w:hAnsi="Arial" w:cs="Arial"/>
        </w:rPr>
        <w:t>to CTUIL seeking</w:t>
      </w:r>
      <w:r>
        <w:rPr>
          <w:rFonts w:ascii="Arial" w:hAnsi="Arial" w:cs="Arial"/>
        </w:rPr>
        <w:t xml:space="preserve"> a</w:t>
      </w:r>
      <w:r w:rsidRPr="00EE588C">
        <w:rPr>
          <w:rFonts w:ascii="Arial" w:hAnsi="Arial" w:cs="Arial"/>
        </w:rPr>
        <w:t>ddition of generation capacity of 1</w:t>
      </w:r>
      <w:r>
        <w:rPr>
          <w:rFonts w:ascii="Arial" w:hAnsi="Arial" w:cs="Arial"/>
        </w:rPr>
        <w:t>07</w:t>
      </w:r>
      <w:r w:rsidRPr="00EE588C">
        <w:rPr>
          <w:rFonts w:ascii="Arial" w:hAnsi="Arial" w:cs="Arial"/>
        </w:rPr>
        <w:t xml:space="preserve"> MW </w:t>
      </w:r>
      <w:r>
        <w:rPr>
          <w:rFonts w:ascii="Arial" w:hAnsi="Arial" w:cs="Arial"/>
        </w:rPr>
        <w:t>(without enhancement of connectivity) under Regulation 5.2 of the GNA Regulations 2022, as follows:</w:t>
      </w:r>
    </w:p>
    <w:p w14:paraId="6B4CF5E6" w14:textId="77777777" w:rsidR="007D3F09" w:rsidRDefault="007D3F09" w:rsidP="007D3F09">
      <w:pPr>
        <w:spacing w:line="360" w:lineRule="auto"/>
        <w:ind w:left="720" w:hanging="720"/>
        <w:jc w:val="both"/>
        <w:rPr>
          <w:rFonts w:ascii="Arial" w:hAnsi="Arial" w:cs="Arial"/>
        </w:rPr>
      </w:pPr>
      <w:r>
        <w:rPr>
          <w:rFonts w:ascii="Arial" w:hAnsi="Arial" w:cs="Arial"/>
        </w:rPr>
        <w:t>(a)</w:t>
      </w:r>
      <w:r>
        <w:rPr>
          <w:rFonts w:ascii="Arial" w:hAnsi="Arial" w:cs="Arial"/>
        </w:rPr>
        <w:tab/>
        <w:t xml:space="preserve">Application No. </w:t>
      </w:r>
      <w:r w:rsidRPr="00A149DA">
        <w:rPr>
          <w:rFonts w:ascii="Arial" w:hAnsi="Arial" w:cs="Arial"/>
        </w:rPr>
        <w:t>2200002270</w:t>
      </w:r>
      <w:r>
        <w:rPr>
          <w:rFonts w:ascii="Arial" w:hAnsi="Arial" w:cs="Arial"/>
        </w:rPr>
        <w:t xml:space="preserve"> for addition of 30 MW (10.4 MW solar, 16.8 MW wind and 2.8 MW BESS)</w:t>
      </w:r>
    </w:p>
    <w:p w14:paraId="028279A9" w14:textId="77777777" w:rsidR="007D3F09" w:rsidRDefault="007D3F09" w:rsidP="007D3F09">
      <w:pPr>
        <w:spacing w:line="360" w:lineRule="auto"/>
        <w:ind w:left="720" w:hanging="720"/>
        <w:jc w:val="both"/>
        <w:rPr>
          <w:rFonts w:ascii="Arial" w:hAnsi="Arial" w:cs="Arial"/>
        </w:rPr>
      </w:pPr>
      <w:r>
        <w:rPr>
          <w:rFonts w:ascii="Arial" w:hAnsi="Arial" w:cs="Arial"/>
        </w:rPr>
        <w:t>(b)</w:t>
      </w:r>
      <w:r>
        <w:rPr>
          <w:rFonts w:ascii="Arial" w:hAnsi="Arial" w:cs="Arial"/>
        </w:rPr>
        <w:tab/>
        <w:t xml:space="preserve">Application No. </w:t>
      </w:r>
      <w:r w:rsidRPr="00DF22FD">
        <w:rPr>
          <w:rFonts w:ascii="Arial" w:hAnsi="Arial" w:cs="Arial"/>
        </w:rPr>
        <w:t>220000227</w:t>
      </w:r>
      <w:r>
        <w:rPr>
          <w:rFonts w:ascii="Arial" w:hAnsi="Arial" w:cs="Arial"/>
        </w:rPr>
        <w:t>1 for addition of 24.4 MW (8.4 MW solar, 13.7 MW wind and 2.3 MW BESS)</w:t>
      </w:r>
    </w:p>
    <w:p w14:paraId="6281FAAB" w14:textId="77777777" w:rsidR="007D3F09" w:rsidRDefault="007D3F09" w:rsidP="007D3F09">
      <w:pPr>
        <w:spacing w:line="360" w:lineRule="auto"/>
        <w:ind w:left="720" w:hanging="720"/>
        <w:jc w:val="both"/>
        <w:rPr>
          <w:rFonts w:ascii="Arial" w:hAnsi="Arial" w:cs="Arial"/>
        </w:rPr>
      </w:pPr>
      <w:r>
        <w:rPr>
          <w:rFonts w:ascii="Arial" w:hAnsi="Arial" w:cs="Arial"/>
        </w:rPr>
        <w:t>(c)</w:t>
      </w:r>
      <w:r>
        <w:rPr>
          <w:rFonts w:ascii="Arial" w:hAnsi="Arial" w:cs="Arial"/>
        </w:rPr>
        <w:tab/>
        <w:t xml:space="preserve">Application No. </w:t>
      </w:r>
      <w:r w:rsidRPr="00DF22FD">
        <w:rPr>
          <w:rFonts w:ascii="Arial" w:hAnsi="Arial" w:cs="Arial"/>
        </w:rPr>
        <w:t>220000227</w:t>
      </w:r>
      <w:r>
        <w:rPr>
          <w:rFonts w:ascii="Arial" w:hAnsi="Arial" w:cs="Arial"/>
        </w:rPr>
        <w:t>2 for addition of 15.1 MW (5.2 MW solar, 8.5 MW wind and 1.4 MW BESS)</w:t>
      </w:r>
    </w:p>
    <w:p w14:paraId="2F7A6DC2" w14:textId="77777777" w:rsidR="007D3F09" w:rsidRDefault="007D3F09" w:rsidP="007D3F09">
      <w:pPr>
        <w:spacing w:line="360" w:lineRule="auto"/>
        <w:ind w:left="720" w:hanging="720"/>
        <w:jc w:val="both"/>
        <w:rPr>
          <w:rFonts w:ascii="Arial" w:hAnsi="Arial" w:cs="Arial"/>
        </w:rPr>
      </w:pPr>
      <w:r>
        <w:rPr>
          <w:rFonts w:ascii="Arial" w:hAnsi="Arial" w:cs="Arial"/>
        </w:rPr>
        <w:t>(d)</w:t>
      </w:r>
      <w:r>
        <w:rPr>
          <w:rFonts w:ascii="Arial" w:hAnsi="Arial" w:cs="Arial"/>
        </w:rPr>
        <w:tab/>
        <w:t xml:space="preserve">Application No. </w:t>
      </w:r>
      <w:r w:rsidRPr="00DF22FD">
        <w:rPr>
          <w:rFonts w:ascii="Arial" w:hAnsi="Arial" w:cs="Arial"/>
        </w:rPr>
        <w:t>220000227</w:t>
      </w:r>
      <w:r>
        <w:rPr>
          <w:rFonts w:ascii="Arial" w:hAnsi="Arial" w:cs="Arial"/>
        </w:rPr>
        <w:t>3 for addition of 37.5 MW (13 MW solar, 21 MW wind and 3.5 MW BESS)</w:t>
      </w:r>
    </w:p>
    <w:p w14:paraId="06D16AB8" w14:textId="336E34BD" w:rsidR="007D3F09" w:rsidRDefault="007D3F09" w:rsidP="007D3F09">
      <w:pPr>
        <w:spacing w:line="360" w:lineRule="auto"/>
        <w:jc w:val="both"/>
        <w:rPr>
          <w:rFonts w:ascii="Arial" w:hAnsi="Arial" w:cs="Arial"/>
          <w:b/>
          <w:bCs/>
        </w:rPr>
      </w:pPr>
      <w:r>
        <w:rPr>
          <w:rFonts w:ascii="Arial" w:hAnsi="Arial" w:cs="Arial"/>
        </w:rPr>
        <w:t xml:space="preserve">The date from which such additional generation capacity would be added was indicated as 31.12.2027. Copies of Applications dated 20.07.2025 and 07.08.2025 for additional generation capacity are enclosed as </w:t>
      </w:r>
      <w:r w:rsidR="00554245" w:rsidRPr="008079A0">
        <w:rPr>
          <w:rFonts w:ascii="Arial" w:hAnsi="Arial" w:cs="Arial"/>
          <w:b/>
          <w:bCs/>
          <w:lang w:val="en-US"/>
        </w:rPr>
        <w:t>Annexure P</w:t>
      </w:r>
      <w:r w:rsidR="00554245">
        <w:rPr>
          <w:rFonts w:ascii="Arial" w:hAnsi="Arial" w:cs="Arial"/>
          <w:b/>
          <w:bCs/>
          <w:lang w:val="en-US"/>
        </w:rPr>
        <w:t xml:space="preserve"> [•] </w:t>
      </w:r>
      <w:r>
        <w:rPr>
          <w:rFonts w:ascii="Arial" w:hAnsi="Arial" w:cs="Arial"/>
          <w:b/>
          <w:bCs/>
        </w:rPr>
        <w:t>(colly.)</w:t>
      </w:r>
      <w:r w:rsidRPr="00070DC3">
        <w:rPr>
          <w:rFonts w:ascii="Arial" w:hAnsi="Arial" w:cs="Arial"/>
          <w:b/>
          <w:bCs/>
        </w:rPr>
        <w:t>.</w:t>
      </w:r>
    </w:p>
    <w:p w14:paraId="2AF7D403" w14:textId="4ABB1AB9" w:rsidR="007D3F09" w:rsidRDefault="007D3F09" w:rsidP="007D3F09">
      <w:pPr>
        <w:spacing w:line="360" w:lineRule="auto"/>
        <w:jc w:val="both"/>
        <w:rPr>
          <w:rFonts w:ascii="Arial" w:hAnsi="Arial" w:cs="Arial"/>
        </w:rPr>
      </w:pPr>
      <w:r>
        <w:rPr>
          <w:rFonts w:ascii="Arial" w:hAnsi="Arial" w:cs="Arial"/>
        </w:rPr>
        <w:t>5</w:t>
      </w:r>
      <w:r w:rsidR="00554245">
        <w:rPr>
          <w:rFonts w:ascii="Arial" w:hAnsi="Arial" w:cs="Arial"/>
        </w:rPr>
        <w:t>9</w:t>
      </w:r>
      <w:r>
        <w:rPr>
          <w:rFonts w:ascii="Arial" w:hAnsi="Arial" w:cs="Arial"/>
        </w:rPr>
        <w:t>.</w:t>
      </w:r>
      <w:r>
        <w:rPr>
          <w:rFonts w:ascii="Arial" w:hAnsi="Arial" w:cs="Arial"/>
        </w:rPr>
        <w:tab/>
        <w:t>On 20.08.2025, the 40</w:t>
      </w:r>
      <w:r w:rsidRPr="00070DC3">
        <w:rPr>
          <w:rFonts w:ascii="Arial" w:hAnsi="Arial" w:cs="Arial"/>
          <w:vertAlign w:val="superscript"/>
        </w:rPr>
        <w:t>th</w:t>
      </w:r>
      <w:r>
        <w:rPr>
          <w:rFonts w:ascii="Arial" w:hAnsi="Arial" w:cs="Arial"/>
        </w:rPr>
        <w:t xml:space="preserve"> CMETS-SR was held (Minutes dated 08.10.2025) wherein </w:t>
      </w:r>
      <w:r w:rsidR="00A82ABA" w:rsidRPr="008079A0">
        <w:rPr>
          <w:rFonts w:ascii="Arial" w:hAnsi="Arial" w:cs="Arial"/>
          <w:lang w:val="en-US"/>
        </w:rPr>
        <w:t>S</w:t>
      </w:r>
      <w:r w:rsidR="00A82ABA">
        <w:rPr>
          <w:rFonts w:ascii="Arial" w:hAnsi="Arial" w:cs="Arial"/>
          <w:lang w:val="en-US"/>
        </w:rPr>
        <w:t>RIPL</w:t>
      </w:r>
      <w:r>
        <w:rPr>
          <w:rFonts w:ascii="Arial" w:hAnsi="Arial" w:cs="Arial"/>
        </w:rPr>
        <w:t>’s applications for a</w:t>
      </w:r>
      <w:r w:rsidRPr="00EE588C">
        <w:rPr>
          <w:rFonts w:ascii="Arial" w:hAnsi="Arial" w:cs="Arial"/>
        </w:rPr>
        <w:t>ddition of generation capacity of 1</w:t>
      </w:r>
      <w:r>
        <w:rPr>
          <w:rFonts w:ascii="Arial" w:hAnsi="Arial" w:cs="Arial"/>
        </w:rPr>
        <w:t>07</w:t>
      </w:r>
      <w:r w:rsidRPr="00EE588C">
        <w:rPr>
          <w:rFonts w:ascii="Arial" w:hAnsi="Arial" w:cs="Arial"/>
        </w:rPr>
        <w:t xml:space="preserve"> MW</w:t>
      </w:r>
      <w:r>
        <w:rPr>
          <w:rFonts w:ascii="Arial" w:hAnsi="Arial" w:cs="Arial"/>
        </w:rPr>
        <w:t xml:space="preserve"> was allowed with the start date of addition of such additional generation capacity as 31.12.2027. Relevant extract from the 40</w:t>
      </w:r>
      <w:r w:rsidRPr="00070DC3">
        <w:rPr>
          <w:rFonts w:ascii="Arial" w:hAnsi="Arial" w:cs="Arial"/>
          <w:vertAlign w:val="superscript"/>
        </w:rPr>
        <w:t>th</w:t>
      </w:r>
      <w:r>
        <w:rPr>
          <w:rFonts w:ascii="Arial" w:hAnsi="Arial" w:cs="Arial"/>
        </w:rPr>
        <w:t xml:space="preserve"> CMETS-SR held on 20.08.2025 is enclosed as </w:t>
      </w:r>
      <w:r w:rsidR="00554245" w:rsidRPr="008079A0">
        <w:rPr>
          <w:rFonts w:ascii="Arial" w:hAnsi="Arial" w:cs="Arial"/>
          <w:b/>
          <w:bCs/>
          <w:lang w:val="en-US"/>
        </w:rPr>
        <w:t>Annexure P</w:t>
      </w:r>
      <w:r w:rsidR="00554245">
        <w:rPr>
          <w:rFonts w:ascii="Arial" w:hAnsi="Arial" w:cs="Arial"/>
          <w:b/>
          <w:bCs/>
          <w:lang w:val="en-US"/>
        </w:rPr>
        <w:t xml:space="preserve"> [•].</w:t>
      </w:r>
    </w:p>
    <w:p w14:paraId="008D2F4A" w14:textId="34330979" w:rsidR="007D3F09" w:rsidRDefault="00554245" w:rsidP="007D3F09">
      <w:pPr>
        <w:spacing w:line="360" w:lineRule="auto"/>
        <w:jc w:val="both"/>
        <w:rPr>
          <w:rFonts w:ascii="Arial" w:hAnsi="Arial" w:cs="Arial"/>
          <w:b/>
          <w:bCs/>
        </w:rPr>
      </w:pPr>
      <w:r>
        <w:rPr>
          <w:rFonts w:ascii="Arial" w:hAnsi="Arial" w:cs="Arial"/>
        </w:rPr>
        <w:t>60</w:t>
      </w:r>
      <w:r w:rsidR="007D3F09">
        <w:rPr>
          <w:rFonts w:ascii="Arial" w:hAnsi="Arial" w:cs="Arial"/>
        </w:rPr>
        <w:t>.</w:t>
      </w:r>
      <w:r w:rsidR="007D3F09">
        <w:rPr>
          <w:rFonts w:ascii="Arial" w:hAnsi="Arial" w:cs="Arial"/>
        </w:rPr>
        <w:tab/>
        <w:t xml:space="preserve">On 05.12.2025, CTUIL </w:t>
      </w:r>
      <w:r w:rsidR="007D3F09" w:rsidRPr="00EE588C">
        <w:rPr>
          <w:rFonts w:ascii="Arial" w:hAnsi="Arial" w:cs="Arial"/>
        </w:rPr>
        <w:t>sent intimation</w:t>
      </w:r>
      <w:r w:rsidR="007D3F09">
        <w:rPr>
          <w:rFonts w:ascii="Arial" w:hAnsi="Arial" w:cs="Arial"/>
        </w:rPr>
        <w:t>s</w:t>
      </w:r>
      <w:r w:rsidR="007D3F09" w:rsidRPr="00EE588C">
        <w:rPr>
          <w:rFonts w:ascii="Arial" w:hAnsi="Arial" w:cs="Arial"/>
        </w:rPr>
        <w:t xml:space="preserve"> </w:t>
      </w:r>
      <w:r w:rsidR="007D3F09" w:rsidRPr="0010601C">
        <w:rPr>
          <w:rFonts w:ascii="Arial" w:hAnsi="Arial" w:cs="Arial"/>
        </w:rPr>
        <w:t>of approval</w:t>
      </w:r>
      <w:r w:rsidR="007D3F09">
        <w:rPr>
          <w:rFonts w:ascii="Arial" w:hAnsi="Arial" w:cs="Arial"/>
        </w:rPr>
        <w:t xml:space="preserve"> to </w:t>
      </w:r>
      <w:r w:rsidR="00A82ABA" w:rsidRPr="008079A0">
        <w:rPr>
          <w:rFonts w:ascii="Arial" w:hAnsi="Arial" w:cs="Arial"/>
          <w:lang w:val="en-US"/>
        </w:rPr>
        <w:t>S</w:t>
      </w:r>
      <w:r w:rsidR="00A82ABA">
        <w:rPr>
          <w:rFonts w:ascii="Arial" w:hAnsi="Arial" w:cs="Arial"/>
          <w:lang w:val="en-US"/>
        </w:rPr>
        <w:t>RIPL</w:t>
      </w:r>
      <w:r w:rsidR="007D3F09" w:rsidRPr="0010601C">
        <w:rPr>
          <w:rFonts w:ascii="Arial" w:hAnsi="Arial" w:cs="Arial"/>
        </w:rPr>
        <w:t xml:space="preserve"> for</w:t>
      </w:r>
      <w:r w:rsidR="007D3F09" w:rsidRPr="00EE588C">
        <w:rPr>
          <w:rFonts w:ascii="Arial" w:hAnsi="Arial" w:cs="Arial"/>
        </w:rPr>
        <w:t xml:space="preserve"> addition</w:t>
      </w:r>
      <w:r w:rsidR="007D3F09">
        <w:rPr>
          <w:rFonts w:ascii="Arial" w:hAnsi="Arial" w:cs="Arial"/>
        </w:rPr>
        <w:t xml:space="preserve">al </w:t>
      </w:r>
      <w:r w:rsidR="007D3F09" w:rsidRPr="00EE588C">
        <w:rPr>
          <w:rFonts w:ascii="Arial" w:hAnsi="Arial" w:cs="Arial"/>
        </w:rPr>
        <w:t>generation capacity of 1</w:t>
      </w:r>
      <w:r w:rsidR="007D3F09">
        <w:rPr>
          <w:rFonts w:ascii="Arial" w:hAnsi="Arial" w:cs="Arial"/>
        </w:rPr>
        <w:t>07</w:t>
      </w:r>
      <w:r w:rsidR="007D3F09" w:rsidRPr="00EE588C">
        <w:rPr>
          <w:rFonts w:ascii="Arial" w:hAnsi="Arial" w:cs="Arial"/>
        </w:rPr>
        <w:t xml:space="preserve"> MW against Connectivity at Gadag PS</w:t>
      </w:r>
      <w:r w:rsidR="007D3F09">
        <w:rPr>
          <w:rFonts w:ascii="Arial" w:hAnsi="Arial" w:cs="Arial"/>
        </w:rPr>
        <w:t>.</w:t>
      </w:r>
      <w:r w:rsidR="007D3F09" w:rsidRPr="00EE588C">
        <w:rPr>
          <w:rFonts w:ascii="Arial" w:hAnsi="Arial" w:cs="Arial"/>
        </w:rPr>
        <w:t xml:space="preserve"> CTUIL’s intimation </w:t>
      </w:r>
      <w:r w:rsidR="007D3F09" w:rsidRPr="00EE588C">
        <w:rPr>
          <w:rFonts w:ascii="Arial" w:hAnsi="Arial" w:cs="Arial"/>
        </w:rPr>
        <w:lastRenderedPageBreak/>
        <w:t xml:space="preserve">dated </w:t>
      </w:r>
      <w:r w:rsidR="007D3F09">
        <w:rPr>
          <w:rFonts w:ascii="Arial" w:hAnsi="Arial" w:cs="Arial"/>
        </w:rPr>
        <w:t>05.12.2025</w:t>
      </w:r>
      <w:r w:rsidR="007D3F09" w:rsidRPr="00EE588C">
        <w:rPr>
          <w:rFonts w:ascii="Arial" w:hAnsi="Arial" w:cs="Arial"/>
        </w:rPr>
        <w:t xml:space="preserve"> </w:t>
      </w:r>
      <w:r w:rsidR="007D3F09">
        <w:rPr>
          <w:rFonts w:ascii="Arial" w:hAnsi="Arial" w:cs="Arial"/>
        </w:rPr>
        <w:t xml:space="preserve">for additional generation capacity of 107 MW </w:t>
      </w:r>
      <w:r w:rsidR="007D3F09" w:rsidRPr="00EE588C">
        <w:rPr>
          <w:rFonts w:ascii="Arial" w:hAnsi="Arial" w:cs="Arial"/>
        </w:rPr>
        <w:t xml:space="preserve">is </w:t>
      </w:r>
      <w:r w:rsidR="007D3F09">
        <w:rPr>
          <w:rFonts w:ascii="Arial" w:hAnsi="Arial" w:cs="Arial"/>
        </w:rPr>
        <w:t>enclosed</w:t>
      </w:r>
      <w:r w:rsidR="007D3F09" w:rsidRPr="00EE588C">
        <w:rPr>
          <w:rFonts w:ascii="Arial" w:hAnsi="Arial" w:cs="Arial"/>
        </w:rPr>
        <w:t xml:space="preserve"> </w:t>
      </w:r>
      <w:r w:rsidR="007D3F09" w:rsidRPr="0091318B">
        <w:rPr>
          <w:rFonts w:ascii="Arial" w:hAnsi="Arial" w:cs="Arial"/>
        </w:rPr>
        <w:t>as</w:t>
      </w:r>
      <w:r w:rsidR="007D3F09">
        <w:rPr>
          <w:rFonts w:ascii="Arial" w:hAnsi="Arial" w:cs="Arial"/>
        </w:rPr>
        <w:t xml:space="preserve"> </w:t>
      </w:r>
      <w:r w:rsidRPr="008079A0">
        <w:rPr>
          <w:rFonts w:ascii="Arial" w:hAnsi="Arial" w:cs="Arial"/>
          <w:b/>
          <w:bCs/>
          <w:lang w:val="en-US"/>
        </w:rPr>
        <w:t>Annexure P</w:t>
      </w:r>
      <w:r>
        <w:rPr>
          <w:rFonts w:ascii="Arial" w:hAnsi="Arial" w:cs="Arial"/>
          <w:b/>
          <w:bCs/>
          <w:lang w:val="en-US"/>
        </w:rPr>
        <w:t xml:space="preserve"> [•] </w:t>
      </w:r>
      <w:r w:rsidR="007D3F09">
        <w:rPr>
          <w:rFonts w:ascii="Arial" w:hAnsi="Arial" w:cs="Arial"/>
          <w:b/>
          <w:bCs/>
        </w:rPr>
        <w:t>(colly.).</w:t>
      </w:r>
    </w:p>
    <w:p w14:paraId="5BCB104A" w14:textId="78372619" w:rsidR="008079A0" w:rsidRDefault="00554245" w:rsidP="00B90F82">
      <w:pPr>
        <w:spacing w:line="360" w:lineRule="auto"/>
        <w:jc w:val="both"/>
        <w:rPr>
          <w:rFonts w:ascii="Arial" w:hAnsi="Arial" w:cs="Arial"/>
          <w:b/>
          <w:bCs/>
          <w:lang w:val="en-US"/>
        </w:rPr>
      </w:pPr>
      <w:r>
        <w:rPr>
          <w:rFonts w:ascii="Arial" w:hAnsi="Arial" w:cs="Arial"/>
          <w:lang w:val="en-US"/>
        </w:rPr>
        <w:t>61</w:t>
      </w:r>
      <w:r w:rsidR="006309DD">
        <w:rPr>
          <w:rFonts w:ascii="Arial" w:hAnsi="Arial" w:cs="Arial"/>
          <w:lang w:val="en-US"/>
        </w:rPr>
        <w:t>.</w:t>
      </w:r>
      <w:r w:rsidR="006309DD">
        <w:rPr>
          <w:rFonts w:ascii="Arial" w:hAnsi="Arial" w:cs="Arial"/>
          <w:lang w:val="en-US"/>
        </w:rPr>
        <w:tab/>
      </w:r>
      <w:r w:rsidR="008079A0" w:rsidRPr="008079A0">
        <w:rPr>
          <w:rFonts w:ascii="Arial" w:hAnsi="Arial" w:cs="Arial"/>
          <w:lang w:val="en-US"/>
        </w:rPr>
        <w:t xml:space="preserve">On 24.12.2024, CTUIL issued a Corrigendum to the Final approval of Connectivity dated 04.04.2024 with respect to 80 MW capacity to </w:t>
      </w:r>
      <w:r w:rsidR="00A82ABA" w:rsidRPr="008079A0">
        <w:rPr>
          <w:rFonts w:ascii="Arial" w:hAnsi="Arial" w:cs="Arial"/>
          <w:lang w:val="en-US"/>
        </w:rPr>
        <w:t>S</w:t>
      </w:r>
      <w:r w:rsidR="00A82ABA">
        <w:rPr>
          <w:rFonts w:ascii="Arial" w:hAnsi="Arial" w:cs="Arial"/>
          <w:lang w:val="en-US"/>
        </w:rPr>
        <w:t>RIPL</w:t>
      </w:r>
      <w:r w:rsidR="008079A0" w:rsidRPr="008079A0">
        <w:rPr>
          <w:rFonts w:ascii="Arial" w:hAnsi="Arial" w:cs="Arial"/>
          <w:lang w:val="en-US"/>
        </w:rPr>
        <w:t xml:space="preserve">, revising the installed capacity of the Project as 132 MW (56 MW solar and 76 MW wind) instead of 165 MW that was inadvertently recorded in the Approval dated 04.04.2024. Pertinently, the start date of connectivity as 01.10.2024 and the Scheduled Date of Commissioning of the Transmission System as 16.07.2024 were not revised. A copy of the Corrigendum dated 24.12.2024 issued by CTUIL is annexed hereto and marked as </w:t>
      </w:r>
      <w:r w:rsidR="008079A0" w:rsidRPr="008079A0">
        <w:rPr>
          <w:rFonts w:ascii="Arial" w:hAnsi="Arial" w:cs="Arial"/>
          <w:b/>
          <w:bCs/>
          <w:lang w:val="en-US"/>
        </w:rPr>
        <w:t>Annexure P</w:t>
      </w:r>
      <w:r w:rsidR="00F02A76">
        <w:rPr>
          <w:rFonts w:ascii="Arial" w:hAnsi="Arial" w:cs="Arial"/>
          <w:b/>
          <w:bCs/>
          <w:lang w:val="en-US"/>
        </w:rPr>
        <w:t xml:space="preserve"> [•].</w:t>
      </w:r>
    </w:p>
    <w:p w14:paraId="44B3E1E4" w14:textId="0052A457" w:rsidR="008079A0" w:rsidRPr="008079A0" w:rsidRDefault="00554245" w:rsidP="00B90F82">
      <w:pPr>
        <w:spacing w:line="360" w:lineRule="auto"/>
        <w:jc w:val="both"/>
        <w:rPr>
          <w:rFonts w:ascii="Arial" w:hAnsi="Arial" w:cs="Arial"/>
          <w:lang w:val="en-US"/>
        </w:rPr>
      </w:pPr>
      <w:r>
        <w:rPr>
          <w:rFonts w:ascii="Arial" w:hAnsi="Arial" w:cs="Arial"/>
          <w:b/>
          <w:bCs/>
          <w:i/>
          <w:iCs/>
          <w:lang w:val="en-US"/>
        </w:rPr>
        <w:t>C</w:t>
      </w:r>
      <w:r w:rsidR="008079A0" w:rsidRPr="008079A0">
        <w:rPr>
          <w:rFonts w:ascii="Arial" w:hAnsi="Arial" w:cs="Arial"/>
          <w:b/>
          <w:bCs/>
          <w:i/>
          <w:iCs/>
          <w:lang w:val="en-US"/>
        </w:rPr>
        <w:t>.</w:t>
      </w:r>
      <w:r>
        <w:rPr>
          <w:rFonts w:ascii="Arial" w:hAnsi="Arial" w:cs="Arial"/>
          <w:b/>
          <w:bCs/>
          <w:i/>
          <w:iCs/>
          <w:lang w:val="en-US"/>
        </w:rPr>
        <w:tab/>
      </w:r>
      <w:r w:rsidR="008079A0" w:rsidRPr="008079A0">
        <w:rPr>
          <w:rFonts w:ascii="Arial" w:hAnsi="Arial" w:cs="Arial"/>
          <w:b/>
          <w:bCs/>
          <w:i/>
          <w:iCs/>
          <w:lang w:val="en-US"/>
        </w:rPr>
        <w:t>Force Majeure Notices issued by SRI3PL</w:t>
      </w:r>
    </w:p>
    <w:p w14:paraId="43EDCDCE" w14:textId="26104CB2" w:rsidR="008079A0" w:rsidRPr="008079A0" w:rsidRDefault="00554245" w:rsidP="00B90F82">
      <w:pPr>
        <w:spacing w:line="360" w:lineRule="auto"/>
        <w:jc w:val="both"/>
        <w:rPr>
          <w:rFonts w:ascii="Arial" w:hAnsi="Arial" w:cs="Arial"/>
          <w:lang w:val="en-US"/>
        </w:rPr>
      </w:pPr>
      <w:r>
        <w:rPr>
          <w:rFonts w:ascii="Arial" w:hAnsi="Arial" w:cs="Arial"/>
          <w:lang w:val="en-US"/>
        </w:rPr>
        <w:t>62</w:t>
      </w:r>
      <w:r w:rsidR="006309DD">
        <w:rPr>
          <w:rFonts w:ascii="Arial" w:hAnsi="Arial" w:cs="Arial"/>
          <w:lang w:val="en-US"/>
        </w:rPr>
        <w:t>.</w:t>
      </w:r>
      <w:r w:rsidR="006309DD">
        <w:rPr>
          <w:rFonts w:ascii="Arial" w:hAnsi="Arial" w:cs="Arial"/>
          <w:lang w:val="en-US"/>
        </w:rPr>
        <w:tab/>
      </w:r>
      <w:commentRangeStart w:id="40"/>
      <w:commentRangeStart w:id="41"/>
      <w:commentRangeStart w:id="42"/>
      <w:commentRangeStart w:id="43"/>
      <w:r w:rsidR="008079A0" w:rsidRPr="008079A0">
        <w:rPr>
          <w:rFonts w:ascii="Arial" w:hAnsi="Arial" w:cs="Arial"/>
          <w:lang w:val="en-US"/>
        </w:rPr>
        <w:t xml:space="preserve">On 23.05.2025, SRI3PL wrote to VAL issuing a force majeure notice notifying the occurrence of uncontrollable events, including unprecedented rainfall delaying project works, RoW issues like agitation by farmers and political intervention hindering project works, and land conversion issues. Coupled with the delay in completion of the CTS, i.e. the Narendra New 765 kV line and the Gadag-Koppal line, the Project is likely to be commissioned by May 2026. A copy of SRI3PL's letter dated 23.05.2025 is annexed hereto and marked as </w:t>
      </w:r>
      <w:r w:rsidRPr="008079A0">
        <w:rPr>
          <w:rFonts w:ascii="Arial" w:hAnsi="Arial" w:cs="Arial"/>
          <w:b/>
          <w:bCs/>
          <w:lang w:val="en-US"/>
        </w:rPr>
        <w:t>Annexure P</w:t>
      </w:r>
      <w:r>
        <w:rPr>
          <w:rFonts w:ascii="Arial" w:hAnsi="Arial" w:cs="Arial"/>
          <w:b/>
          <w:bCs/>
          <w:lang w:val="en-US"/>
        </w:rPr>
        <w:t xml:space="preserve"> [•].</w:t>
      </w:r>
      <w:commentRangeEnd w:id="40"/>
      <w:r w:rsidR="00345351" w:rsidRPr="008079A0">
        <w:rPr>
          <w:rStyle w:val="CommentReference"/>
          <w:rFonts w:ascii="Arial" w:hAnsi="Arial" w:cs="Arial"/>
          <w:sz w:val="24"/>
          <w:szCs w:val="24"/>
          <w:lang w:val="en-US"/>
        </w:rPr>
        <w:commentReference w:id="40"/>
      </w:r>
      <w:commentRangeEnd w:id="41"/>
      <w:r w:rsidRPr="008079A0">
        <w:rPr>
          <w:rStyle w:val="CommentReference"/>
          <w:rFonts w:ascii="Arial" w:hAnsi="Arial" w:cs="Arial"/>
          <w:sz w:val="24"/>
          <w:szCs w:val="24"/>
          <w:lang w:val="en-US"/>
        </w:rPr>
        <w:commentReference w:id="41"/>
      </w:r>
      <w:commentRangeEnd w:id="42"/>
      <w:r w:rsidR="00543A34" w:rsidRPr="008079A0">
        <w:rPr>
          <w:rStyle w:val="CommentReference"/>
          <w:rFonts w:ascii="Arial" w:hAnsi="Arial" w:cs="Arial"/>
          <w:sz w:val="24"/>
          <w:szCs w:val="24"/>
          <w:lang w:val="en-US"/>
        </w:rPr>
        <w:commentReference w:id="42"/>
      </w:r>
      <w:commentRangeEnd w:id="43"/>
      <w:r w:rsidR="001B32A7" w:rsidRPr="008079A0">
        <w:rPr>
          <w:rStyle w:val="CommentReference"/>
          <w:rFonts w:ascii="Arial" w:hAnsi="Arial" w:cs="Arial"/>
          <w:sz w:val="24"/>
          <w:szCs w:val="24"/>
          <w:lang w:val="en-US"/>
        </w:rPr>
        <w:commentReference w:id="43"/>
      </w:r>
    </w:p>
    <w:p w14:paraId="14FD39D8" w14:textId="20FAC745" w:rsidR="008079A0" w:rsidRPr="008079A0" w:rsidRDefault="00554245" w:rsidP="00B90F82">
      <w:pPr>
        <w:spacing w:line="360" w:lineRule="auto"/>
        <w:jc w:val="both"/>
        <w:rPr>
          <w:rFonts w:ascii="Arial" w:hAnsi="Arial" w:cs="Arial"/>
          <w:lang w:val="en-US"/>
        </w:rPr>
      </w:pPr>
      <w:r>
        <w:rPr>
          <w:rFonts w:ascii="Arial" w:hAnsi="Arial" w:cs="Arial"/>
          <w:lang w:val="en-US"/>
        </w:rPr>
        <w:t>63</w:t>
      </w:r>
      <w:r w:rsidR="006309DD">
        <w:rPr>
          <w:rFonts w:ascii="Arial" w:hAnsi="Arial" w:cs="Arial"/>
          <w:lang w:val="en-US"/>
        </w:rPr>
        <w:t>.</w:t>
      </w:r>
      <w:r w:rsidR="006309DD">
        <w:rPr>
          <w:rFonts w:ascii="Arial" w:hAnsi="Arial" w:cs="Arial"/>
          <w:lang w:val="en-US"/>
        </w:rPr>
        <w:tab/>
      </w:r>
      <w:r w:rsidR="008079A0" w:rsidRPr="008079A0">
        <w:rPr>
          <w:rFonts w:ascii="Arial" w:hAnsi="Arial" w:cs="Arial"/>
          <w:lang w:val="en-US"/>
        </w:rPr>
        <w:t xml:space="preserve">On 13.05.2025, five towers at Location Nos. 16/4, 16/6, 16/7, 16/8 of the 400 kV D/C (Twin HTLS) Gadag ISTS - Narendra New Transmission Line collapsed due to inclement weather conditions. On 23.05.2025, SRI3PL issued force majeure notices to its beneficiaries under Article 11 of the respective PDAs notifying them about the said force majeure event. The towers were restored only on 28.06.2025. Copies of SRI3PL's force majeure notices dated 23.05.2025 are annexed hereto and marked as </w:t>
      </w:r>
      <w:r w:rsidRPr="008079A0">
        <w:rPr>
          <w:rFonts w:ascii="Arial" w:hAnsi="Arial" w:cs="Arial"/>
          <w:b/>
          <w:bCs/>
          <w:lang w:val="en-US"/>
        </w:rPr>
        <w:t>Annexure P</w:t>
      </w:r>
      <w:r>
        <w:rPr>
          <w:rFonts w:ascii="Arial" w:hAnsi="Arial" w:cs="Arial"/>
          <w:b/>
          <w:bCs/>
          <w:lang w:val="en-US"/>
        </w:rPr>
        <w:t xml:space="preserve"> [•].</w:t>
      </w:r>
    </w:p>
    <w:p w14:paraId="51A0DD6C" w14:textId="7F867B26" w:rsidR="008079A0" w:rsidRPr="008079A0" w:rsidRDefault="00A54579" w:rsidP="00B90F82">
      <w:pPr>
        <w:spacing w:line="360" w:lineRule="auto"/>
        <w:jc w:val="both"/>
        <w:rPr>
          <w:rFonts w:ascii="Arial" w:hAnsi="Arial" w:cs="Arial"/>
          <w:lang w:val="en-US"/>
        </w:rPr>
      </w:pPr>
      <w:r>
        <w:rPr>
          <w:rFonts w:ascii="Arial" w:hAnsi="Arial" w:cs="Arial"/>
          <w:lang w:val="en-US"/>
        </w:rPr>
        <w:t>64</w:t>
      </w:r>
      <w:r w:rsidR="006309DD">
        <w:rPr>
          <w:rFonts w:ascii="Arial" w:hAnsi="Arial" w:cs="Arial"/>
          <w:lang w:val="en-US"/>
        </w:rPr>
        <w:t>.</w:t>
      </w:r>
      <w:r w:rsidR="006309DD">
        <w:rPr>
          <w:rFonts w:ascii="Arial" w:hAnsi="Arial" w:cs="Arial"/>
          <w:lang w:val="en-US"/>
        </w:rPr>
        <w:tab/>
      </w:r>
      <w:r w:rsidR="008079A0" w:rsidRPr="008079A0">
        <w:rPr>
          <w:rFonts w:ascii="Arial" w:hAnsi="Arial" w:cs="Arial"/>
          <w:lang w:val="en-US"/>
        </w:rPr>
        <w:t xml:space="preserve">On 03.07.2025 and 14.10.2025, SRI3PL wrote to VAL, Sterlite Copper and Cairn India issuing notices of the delay impacting the Project on account of unprecedented rainfall and RoW issues which hampered project works. Copies of the letters dated 03.07.2025 and 14.10.2025 are annexed hereto and marked as </w:t>
      </w:r>
      <w:r w:rsidRPr="008079A0">
        <w:rPr>
          <w:rFonts w:ascii="Arial" w:hAnsi="Arial" w:cs="Arial"/>
          <w:b/>
          <w:bCs/>
          <w:lang w:val="en-US"/>
        </w:rPr>
        <w:t>Annexure P</w:t>
      </w:r>
      <w:r>
        <w:rPr>
          <w:rFonts w:ascii="Arial" w:hAnsi="Arial" w:cs="Arial"/>
          <w:b/>
          <w:bCs/>
          <w:lang w:val="en-US"/>
        </w:rPr>
        <w:t xml:space="preserve"> [•].</w:t>
      </w:r>
    </w:p>
    <w:p w14:paraId="235B5CCA" w14:textId="6287D245" w:rsidR="008079A0" w:rsidRPr="008079A0" w:rsidRDefault="006309DD" w:rsidP="00B90F82">
      <w:pPr>
        <w:spacing w:line="360" w:lineRule="auto"/>
        <w:jc w:val="both"/>
        <w:rPr>
          <w:rFonts w:ascii="Arial" w:hAnsi="Arial" w:cs="Arial"/>
          <w:lang w:val="en-US"/>
        </w:rPr>
      </w:pPr>
      <w:r>
        <w:rPr>
          <w:rFonts w:ascii="Arial" w:hAnsi="Arial" w:cs="Arial"/>
          <w:lang w:val="en-US"/>
        </w:rPr>
        <w:lastRenderedPageBreak/>
        <w:t>6</w:t>
      </w:r>
      <w:r w:rsidR="00A54579">
        <w:rPr>
          <w:rFonts w:ascii="Arial" w:hAnsi="Arial" w:cs="Arial"/>
          <w:lang w:val="en-US"/>
        </w:rPr>
        <w:t>5</w:t>
      </w:r>
      <w:r>
        <w:rPr>
          <w:rFonts w:ascii="Arial" w:hAnsi="Arial" w:cs="Arial"/>
          <w:lang w:val="en-US"/>
        </w:rPr>
        <w:t>.</w:t>
      </w:r>
      <w:r>
        <w:rPr>
          <w:rFonts w:ascii="Arial" w:hAnsi="Arial" w:cs="Arial"/>
          <w:lang w:val="en-US"/>
        </w:rPr>
        <w:tab/>
      </w:r>
      <w:r w:rsidR="008079A0" w:rsidRPr="008079A0">
        <w:rPr>
          <w:rFonts w:ascii="Arial" w:hAnsi="Arial" w:cs="Arial"/>
          <w:lang w:val="en-US"/>
        </w:rPr>
        <w:t xml:space="preserve">On </w:t>
      </w:r>
      <w:r w:rsidR="007D3F09">
        <w:rPr>
          <w:rFonts w:ascii="Arial" w:hAnsi="Arial" w:cs="Arial"/>
          <w:lang w:val="en-US"/>
        </w:rPr>
        <w:t>12.03.2026</w:t>
      </w:r>
      <w:r w:rsidR="008079A0" w:rsidRPr="008079A0">
        <w:rPr>
          <w:rFonts w:ascii="Arial" w:hAnsi="Arial" w:cs="Arial"/>
          <w:lang w:val="en-US"/>
        </w:rPr>
        <w:t xml:space="preserve">, SRI3PL submitted its Application before the Committee seeking recommendation for extension of 100% waiver of ISTS charges in terms of Section 13(2)(h) of the Sharing Regulations 2020 such that the Project is deemed to be commissioned as on 30.06.2025. SRI3PL also submitted an additional submission dated 20.03.2026 and made a presentation before the Committee on 22.04.2026, followed by additional submissions including clarifications dated 26.04.2026. Copies of the Application dated </w:t>
      </w:r>
      <w:r w:rsidR="007D3F09">
        <w:rPr>
          <w:rFonts w:ascii="Arial" w:hAnsi="Arial" w:cs="Arial"/>
          <w:lang w:val="en-US"/>
        </w:rPr>
        <w:t>12.03.2026</w:t>
      </w:r>
      <w:r w:rsidR="007D333B">
        <w:rPr>
          <w:rFonts w:ascii="Arial" w:hAnsi="Arial" w:cs="Arial"/>
          <w:lang w:val="en-US"/>
        </w:rPr>
        <w:t xml:space="preserve"> </w:t>
      </w:r>
      <w:r w:rsidR="008079A0" w:rsidRPr="008079A0">
        <w:rPr>
          <w:rFonts w:ascii="Arial" w:hAnsi="Arial" w:cs="Arial"/>
          <w:lang w:val="en-US"/>
        </w:rPr>
        <w:t>and additional submissions</w:t>
      </w:r>
      <w:r w:rsidR="007D3F09">
        <w:rPr>
          <w:rFonts w:ascii="Arial" w:hAnsi="Arial" w:cs="Arial"/>
          <w:lang w:val="en-US"/>
        </w:rPr>
        <w:t xml:space="preserve"> </w:t>
      </w:r>
      <w:r w:rsidR="007D3F09" w:rsidRPr="008079A0">
        <w:rPr>
          <w:rFonts w:ascii="Arial" w:hAnsi="Arial" w:cs="Arial"/>
          <w:lang w:val="en-US"/>
        </w:rPr>
        <w:t>dated 20.03.2026</w:t>
      </w:r>
      <w:r w:rsidR="007D3F09">
        <w:rPr>
          <w:rFonts w:ascii="Arial" w:hAnsi="Arial" w:cs="Arial"/>
          <w:lang w:val="en-US"/>
        </w:rPr>
        <w:t xml:space="preserve"> and 26.04.2026</w:t>
      </w:r>
      <w:r w:rsidR="008079A0" w:rsidRPr="008079A0">
        <w:rPr>
          <w:rFonts w:ascii="Arial" w:hAnsi="Arial" w:cs="Arial"/>
          <w:lang w:val="en-US"/>
        </w:rPr>
        <w:t xml:space="preserve"> (without annexures) are annexed hereto and marked as </w:t>
      </w:r>
      <w:r w:rsidR="00A54579" w:rsidRPr="008079A0">
        <w:rPr>
          <w:rFonts w:ascii="Arial" w:hAnsi="Arial" w:cs="Arial"/>
          <w:b/>
          <w:bCs/>
          <w:lang w:val="en-US"/>
        </w:rPr>
        <w:t>Annexure P</w:t>
      </w:r>
      <w:r w:rsidR="00A54579">
        <w:rPr>
          <w:rFonts w:ascii="Arial" w:hAnsi="Arial" w:cs="Arial"/>
          <w:b/>
          <w:bCs/>
          <w:lang w:val="en-US"/>
        </w:rPr>
        <w:t xml:space="preserve"> [•].</w:t>
      </w:r>
    </w:p>
    <w:p w14:paraId="03038216" w14:textId="35DCB745" w:rsidR="008079A0" w:rsidRPr="00CA3460" w:rsidRDefault="006309DD" w:rsidP="00B90F82">
      <w:pPr>
        <w:spacing w:line="360" w:lineRule="auto"/>
        <w:jc w:val="both"/>
        <w:rPr>
          <w:rFonts w:ascii="Arial" w:hAnsi="Arial" w:cs="Arial"/>
          <w:lang w:val="en-US"/>
        </w:rPr>
      </w:pPr>
      <w:r w:rsidRPr="00CA3460">
        <w:rPr>
          <w:rFonts w:ascii="Arial" w:hAnsi="Arial" w:cs="Arial"/>
          <w:lang w:val="en-US"/>
        </w:rPr>
        <w:t>6</w:t>
      </w:r>
      <w:r w:rsidR="00A54579" w:rsidRPr="00CA3460">
        <w:rPr>
          <w:rFonts w:ascii="Arial" w:hAnsi="Arial" w:cs="Arial"/>
          <w:lang w:val="en-US"/>
        </w:rPr>
        <w:t>6</w:t>
      </w:r>
      <w:r w:rsidRPr="00CA3460">
        <w:rPr>
          <w:rFonts w:ascii="Arial" w:hAnsi="Arial" w:cs="Arial"/>
          <w:lang w:val="en-US"/>
        </w:rPr>
        <w:t>.</w:t>
      </w:r>
      <w:r w:rsidRPr="00CA3460">
        <w:rPr>
          <w:rFonts w:ascii="Arial" w:hAnsi="Arial" w:cs="Arial"/>
          <w:lang w:val="en-US"/>
        </w:rPr>
        <w:tab/>
      </w:r>
      <w:r w:rsidR="008079A0" w:rsidRPr="00CA3460">
        <w:rPr>
          <w:rFonts w:ascii="Arial" w:hAnsi="Arial" w:cs="Arial"/>
          <w:lang w:val="en-US"/>
        </w:rPr>
        <w:t>On 11.06.2026, the Committee issued its Report observing as under:</w:t>
      </w:r>
    </w:p>
    <w:p w14:paraId="3079A752" w14:textId="59EEF0D0" w:rsidR="004E4928" w:rsidRPr="00CA3460" w:rsidRDefault="004E4928" w:rsidP="00CA3460">
      <w:pPr>
        <w:spacing w:after="0" w:line="360" w:lineRule="auto"/>
        <w:ind w:left="720" w:hanging="720"/>
        <w:jc w:val="both"/>
        <w:rPr>
          <w:rFonts w:ascii="Arial" w:hAnsi="Arial" w:cs="Arial"/>
          <w:lang w:val="en-US"/>
        </w:rPr>
      </w:pPr>
      <w:r w:rsidRPr="00CA3460">
        <w:rPr>
          <w:rFonts w:ascii="Arial" w:hAnsi="Arial" w:cs="Arial"/>
          <w:lang w:val="en-US"/>
        </w:rPr>
        <w:t>(a)</w:t>
      </w:r>
      <w:r w:rsidRPr="00CA3460">
        <w:rPr>
          <w:rFonts w:ascii="Arial" w:hAnsi="Arial" w:cs="Arial"/>
          <w:lang w:val="en-US"/>
        </w:rPr>
        <w:tab/>
      </w:r>
      <w:r w:rsidR="00190B1B" w:rsidRPr="00CA3460">
        <w:rPr>
          <w:rFonts w:ascii="Arial" w:hAnsi="Arial" w:cs="Arial"/>
          <w:lang w:val="en-US"/>
        </w:rPr>
        <w:t>The following events were beyond the reasonable control of the Petitioners and have materially impacted the commissioning schedule</w:t>
      </w:r>
      <w:r w:rsidR="00C06DE6">
        <w:rPr>
          <w:rFonts w:ascii="Arial" w:hAnsi="Arial" w:cs="Arial"/>
          <w:lang w:val="en-US"/>
        </w:rPr>
        <w:t xml:space="preserve"> </w:t>
      </w:r>
      <w:r w:rsidR="00C06DE6" w:rsidRPr="001E2C5E">
        <w:rPr>
          <w:rFonts w:ascii="Arial" w:hAnsi="Arial" w:cs="Arial"/>
          <w:i/>
          <w:iCs/>
          <w:lang w:val="en-US"/>
        </w:rPr>
        <w:t>[Para 8]</w:t>
      </w:r>
      <w:r w:rsidR="00190B1B" w:rsidRPr="00CA3460">
        <w:rPr>
          <w:rFonts w:ascii="Arial" w:hAnsi="Arial" w:cs="Arial"/>
          <w:lang w:val="en-US"/>
        </w:rPr>
        <w:t xml:space="preserve"> –</w:t>
      </w:r>
    </w:p>
    <w:p w14:paraId="0984E0BB" w14:textId="7EC7D0CA" w:rsidR="00190B1B" w:rsidRPr="00CA3460" w:rsidRDefault="00190B1B" w:rsidP="00CA3460">
      <w:pPr>
        <w:spacing w:after="0" w:line="360" w:lineRule="auto"/>
        <w:ind w:left="720" w:hanging="720"/>
        <w:jc w:val="both"/>
        <w:rPr>
          <w:rFonts w:ascii="Arial" w:hAnsi="Arial" w:cs="Arial"/>
          <w:b/>
          <w:bCs/>
          <w:i/>
          <w:iCs/>
          <w:lang w:val="en-US"/>
        </w:rPr>
      </w:pPr>
      <w:r w:rsidRPr="00CA3460">
        <w:rPr>
          <w:rFonts w:ascii="Arial" w:hAnsi="Arial" w:cs="Arial"/>
          <w:lang w:val="en-US"/>
        </w:rPr>
        <w:tab/>
      </w:r>
      <w:r w:rsidRPr="00CA3460">
        <w:rPr>
          <w:rFonts w:ascii="Arial" w:hAnsi="Arial" w:cs="Arial"/>
          <w:b/>
          <w:bCs/>
          <w:i/>
          <w:iCs/>
          <w:lang w:val="en-US"/>
        </w:rPr>
        <w:t>A.</w:t>
      </w:r>
      <w:r w:rsidRPr="00CA3460">
        <w:rPr>
          <w:rFonts w:ascii="Arial" w:hAnsi="Arial" w:cs="Arial"/>
          <w:b/>
          <w:bCs/>
          <w:i/>
          <w:iCs/>
          <w:lang w:val="en-US"/>
        </w:rPr>
        <w:tab/>
        <w:t>Transmission Related</w:t>
      </w:r>
    </w:p>
    <w:p w14:paraId="345B2686" w14:textId="11BC75B6" w:rsidR="00CA3460" w:rsidRPr="00CA3460" w:rsidRDefault="00CA3460" w:rsidP="00CA3460">
      <w:pPr>
        <w:spacing w:after="0" w:line="360" w:lineRule="auto"/>
        <w:ind w:left="720" w:hanging="720"/>
        <w:jc w:val="both"/>
        <w:rPr>
          <w:rFonts w:ascii="Arial" w:hAnsi="Arial" w:cs="Arial"/>
          <w:lang w:val="en-US"/>
        </w:rPr>
      </w:pPr>
      <w:r w:rsidRPr="00CA3460">
        <w:rPr>
          <w:rFonts w:ascii="Arial" w:hAnsi="Arial" w:cs="Arial"/>
          <w:lang w:val="en-US"/>
        </w:rPr>
        <w:tab/>
        <w:t>(i)</w:t>
      </w:r>
      <w:r w:rsidRPr="00CA3460">
        <w:rPr>
          <w:rFonts w:ascii="Arial" w:hAnsi="Arial" w:cs="Arial"/>
          <w:lang w:val="en-US"/>
        </w:rPr>
        <w:tab/>
        <w:t>delay in commissioning of Narendra New Line and Gadag-Koppal line</w:t>
      </w:r>
    </w:p>
    <w:p w14:paraId="43455BE4" w14:textId="72FD07F3" w:rsidR="00CA3460" w:rsidRPr="00CA3460" w:rsidRDefault="00CA3460" w:rsidP="00CA3460">
      <w:pPr>
        <w:spacing w:after="0" w:line="360" w:lineRule="auto"/>
        <w:ind w:left="720"/>
        <w:jc w:val="both"/>
        <w:rPr>
          <w:rFonts w:ascii="Arial" w:hAnsi="Arial" w:cs="Arial"/>
          <w:lang w:val="en-US"/>
        </w:rPr>
      </w:pPr>
      <w:r w:rsidRPr="00CA3460">
        <w:rPr>
          <w:rFonts w:ascii="Arial" w:hAnsi="Arial" w:cs="Arial"/>
          <w:lang w:val="en-US"/>
        </w:rPr>
        <w:t>(ii)</w:t>
      </w:r>
      <w:r w:rsidRPr="00CA3460">
        <w:rPr>
          <w:rFonts w:ascii="Arial" w:hAnsi="Arial" w:cs="Arial"/>
          <w:lang w:val="en-US"/>
        </w:rPr>
        <w:tab/>
        <w:t>Unavailability of Gadag PS Section -II</w:t>
      </w:r>
    </w:p>
    <w:p w14:paraId="7DE76158" w14:textId="042492D2" w:rsidR="00CA3460" w:rsidRPr="00CA3460" w:rsidRDefault="00CA3460" w:rsidP="00CA3460">
      <w:pPr>
        <w:spacing w:after="0" w:line="360" w:lineRule="auto"/>
        <w:ind w:left="720"/>
        <w:jc w:val="both"/>
        <w:rPr>
          <w:rFonts w:ascii="Arial" w:hAnsi="Arial" w:cs="Arial"/>
          <w:lang w:val="en-US"/>
        </w:rPr>
      </w:pPr>
      <w:r w:rsidRPr="00CA3460">
        <w:rPr>
          <w:rFonts w:ascii="Arial" w:hAnsi="Arial" w:cs="Arial"/>
          <w:lang w:val="en-US"/>
        </w:rPr>
        <w:t>(iii)</w:t>
      </w:r>
      <w:r w:rsidRPr="00CA3460">
        <w:rPr>
          <w:rFonts w:ascii="Arial" w:hAnsi="Arial" w:cs="Arial"/>
          <w:lang w:val="en-US"/>
        </w:rPr>
        <w:tab/>
        <w:t>Low visibility of evacuation system readiness</w:t>
      </w:r>
    </w:p>
    <w:p w14:paraId="6A785ABC" w14:textId="233E1F6D" w:rsidR="00CA3460" w:rsidRPr="00CA3460" w:rsidRDefault="00CA3460" w:rsidP="00CA3460">
      <w:pPr>
        <w:spacing w:after="0" w:line="360" w:lineRule="auto"/>
        <w:ind w:left="720"/>
        <w:jc w:val="both"/>
        <w:rPr>
          <w:rFonts w:ascii="Arial" w:hAnsi="Arial" w:cs="Arial"/>
          <w:lang w:val="en-US"/>
        </w:rPr>
      </w:pPr>
      <w:r w:rsidRPr="00CA3460">
        <w:rPr>
          <w:rFonts w:ascii="Arial" w:hAnsi="Arial" w:cs="Arial"/>
          <w:lang w:val="en-US"/>
        </w:rPr>
        <w:t>(iv)</w:t>
      </w:r>
      <w:r w:rsidRPr="00CA3460">
        <w:rPr>
          <w:rFonts w:ascii="Arial" w:hAnsi="Arial" w:cs="Arial"/>
          <w:lang w:val="en-US"/>
        </w:rPr>
        <w:tab/>
        <w:t xml:space="preserve">Delay due to GNA transition </w:t>
      </w:r>
    </w:p>
    <w:p w14:paraId="0389BAA2" w14:textId="4895A3E8" w:rsidR="00CA3460" w:rsidRPr="00CA3460" w:rsidRDefault="00CA3460" w:rsidP="00CA3460">
      <w:pPr>
        <w:spacing w:after="0" w:line="360" w:lineRule="auto"/>
        <w:ind w:left="720"/>
        <w:jc w:val="both"/>
        <w:rPr>
          <w:rFonts w:ascii="Arial" w:hAnsi="Arial" w:cs="Arial"/>
          <w:b/>
          <w:bCs/>
          <w:i/>
          <w:iCs/>
          <w:lang w:val="en-US"/>
        </w:rPr>
      </w:pPr>
      <w:r w:rsidRPr="00CA3460">
        <w:rPr>
          <w:rFonts w:ascii="Arial" w:hAnsi="Arial" w:cs="Arial"/>
          <w:b/>
          <w:bCs/>
          <w:i/>
          <w:iCs/>
          <w:lang w:val="en-US"/>
        </w:rPr>
        <w:t>B.</w:t>
      </w:r>
      <w:r w:rsidRPr="00CA3460">
        <w:rPr>
          <w:rFonts w:ascii="Arial" w:hAnsi="Arial" w:cs="Arial"/>
          <w:b/>
          <w:bCs/>
          <w:i/>
          <w:iCs/>
          <w:lang w:val="en-US"/>
        </w:rPr>
        <w:tab/>
        <w:t xml:space="preserve">Project related Force Majeure </w:t>
      </w:r>
    </w:p>
    <w:p w14:paraId="1F35E87D" w14:textId="04FE2EDF" w:rsidR="00CA3460" w:rsidRPr="00CA3460" w:rsidRDefault="00CA3460" w:rsidP="00CA3460">
      <w:pPr>
        <w:spacing w:after="0" w:line="360" w:lineRule="auto"/>
        <w:ind w:left="720"/>
        <w:jc w:val="both"/>
        <w:rPr>
          <w:rFonts w:ascii="Arial" w:hAnsi="Arial" w:cs="Arial"/>
          <w:lang w:val="en-US"/>
        </w:rPr>
      </w:pPr>
      <w:r w:rsidRPr="00CA3460">
        <w:rPr>
          <w:rFonts w:ascii="Arial" w:hAnsi="Arial" w:cs="Arial"/>
          <w:lang w:val="en-US"/>
        </w:rPr>
        <w:t>(i)</w:t>
      </w:r>
      <w:r w:rsidRPr="00CA3460">
        <w:rPr>
          <w:rFonts w:ascii="Arial" w:hAnsi="Arial" w:cs="Arial"/>
          <w:lang w:val="en-US"/>
        </w:rPr>
        <w:tab/>
        <w:t xml:space="preserve">Land acquisition due to high compensation </w:t>
      </w:r>
    </w:p>
    <w:p w14:paraId="79EC6700" w14:textId="627D2FEB" w:rsidR="00CA3460" w:rsidRPr="00CA3460" w:rsidRDefault="00CA3460" w:rsidP="00CA3460">
      <w:pPr>
        <w:spacing w:after="0" w:line="360" w:lineRule="auto"/>
        <w:ind w:left="720"/>
        <w:jc w:val="both"/>
        <w:rPr>
          <w:rFonts w:ascii="Arial" w:hAnsi="Arial" w:cs="Arial"/>
          <w:lang w:val="en-US"/>
        </w:rPr>
      </w:pPr>
      <w:r w:rsidRPr="00CA3460">
        <w:rPr>
          <w:rFonts w:ascii="Arial" w:hAnsi="Arial" w:cs="Arial"/>
          <w:lang w:val="en-US"/>
        </w:rPr>
        <w:t>(ii)</w:t>
      </w:r>
      <w:r w:rsidRPr="00CA3460">
        <w:rPr>
          <w:rFonts w:ascii="Arial" w:hAnsi="Arial" w:cs="Arial"/>
          <w:lang w:val="en-US"/>
        </w:rPr>
        <w:tab/>
        <w:t>Law and order issues</w:t>
      </w:r>
    </w:p>
    <w:p w14:paraId="33DD46FB" w14:textId="27857CC5" w:rsidR="00CA3460" w:rsidRPr="00CA3460" w:rsidRDefault="00CA3460" w:rsidP="00CA3460">
      <w:pPr>
        <w:spacing w:after="0" w:line="360" w:lineRule="auto"/>
        <w:ind w:left="720"/>
        <w:jc w:val="both"/>
        <w:rPr>
          <w:rFonts w:ascii="Arial" w:hAnsi="Arial" w:cs="Arial"/>
          <w:lang w:val="en-US"/>
        </w:rPr>
      </w:pPr>
      <w:r w:rsidRPr="00CA3460">
        <w:rPr>
          <w:rFonts w:ascii="Arial" w:hAnsi="Arial" w:cs="Arial"/>
          <w:lang w:val="en-US"/>
        </w:rPr>
        <w:t>(iii)</w:t>
      </w:r>
      <w:r w:rsidRPr="00CA3460">
        <w:rPr>
          <w:rFonts w:ascii="Arial" w:hAnsi="Arial" w:cs="Arial"/>
          <w:lang w:val="en-US"/>
        </w:rPr>
        <w:tab/>
        <w:t>Adverse weather conditions</w:t>
      </w:r>
    </w:p>
    <w:p w14:paraId="4A7EAF48" w14:textId="42170B73" w:rsidR="00CA3460" w:rsidRDefault="00CA3460" w:rsidP="00C06DE6">
      <w:pPr>
        <w:spacing w:line="360" w:lineRule="auto"/>
        <w:ind w:left="720"/>
        <w:jc w:val="both"/>
        <w:rPr>
          <w:rFonts w:ascii="Arial" w:hAnsi="Arial" w:cs="Arial"/>
          <w:lang w:val="en-US"/>
        </w:rPr>
      </w:pPr>
      <w:r w:rsidRPr="00CA3460">
        <w:rPr>
          <w:rFonts w:ascii="Arial" w:hAnsi="Arial" w:cs="Arial"/>
          <w:lang w:val="en-US"/>
        </w:rPr>
        <w:t>(iv)</w:t>
      </w:r>
      <w:r w:rsidRPr="00CA3460">
        <w:rPr>
          <w:rFonts w:ascii="Arial" w:hAnsi="Arial" w:cs="Arial"/>
          <w:lang w:val="en-US"/>
        </w:rPr>
        <w:tab/>
        <w:t>Delay in statutory approvals</w:t>
      </w:r>
    </w:p>
    <w:p w14:paraId="405E7AF8" w14:textId="043708A3" w:rsidR="008079A0" w:rsidRPr="00171743" w:rsidRDefault="003F3CE0" w:rsidP="001E2C5E">
      <w:pPr>
        <w:spacing w:after="0" w:line="360" w:lineRule="auto"/>
        <w:ind w:left="720" w:hanging="720"/>
        <w:jc w:val="both"/>
        <w:rPr>
          <w:rFonts w:ascii="Arial" w:hAnsi="Arial" w:cs="Arial"/>
          <w:lang w:val="en-US"/>
        </w:rPr>
      </w:pPr>
      <w:r w:rsidRPr="00171743">
        <w:rPr>
          <w:rFonts w:ascii="Arial" w:hAnsi="Arial" w:cs="Arial"/>
          <w:lang w:val="en-US"/>
        </w:rPr>
        <w:t>(b)</w:t>
      </w:r>
      <w:r w:rsidRPr="00171743">
        <w:rPr>
          <w:rFonts w:ascii="Arial" w:hAnsi="Arial" w:cs="Arial"/>
          <w:lang w:val="en-US"/>
        </w:rPr>
        <w:tab/>
      </w:r>
      <w:r w:rsidR="008079A0" w:rsidRPr="00171743">
        <w:rPr>
          <w:rFonts w:ascii="Arial" w:hAnsi="Arial" w:cs="Arial"/>
          <w:lang w:val="en-US"/>
        </w:rPr>
        <w:t>The original SCOD of the Project</w:t>
      </w:r>
      <w:r w:rsidR="00C06DE6" w:rsidRPr="00171743">
        <w:rPr>
          <w:rFonts w:ascii="Arial" w:hAnsi="Arial" w:cs="Arial"/>
          <w:lang w:val="en-US"/>
        </w:rPr>
        <w:t xml:space="preserve"> (</w:t>
      </w:r>
      <w:r w:rsidR="008079A0" w:rsidRPr="00171743">
        <w:rPr>
          <w:rFonts w:ascii="Arial" w:hAnsi="Arial" w:cs="Arial"/>
          <w:lang w:val="en-US"/>
        </w:rPr>
        <w:t>30.06.2025</w:t>
      </w:r>
      <w:r w:rsidR="00C06DE6" w:rsidRPr="00171743">
        <w:rPr>
          <w:rFonts w:ascii="Arial" w:hAnsi="Arial" w:cs="Arial"/>
          <w:lang w:val="en-US"/>
        </w:rPr>
        <w:t>)</w:t>
      </w:r>
      <w:r w:rsidR="008079A0" w:rsidRPr="00171743">
        <w:rPr>
          <w:rFonts w:ascii="Arial" w:hAnsi="Arial" w:cs="Arial"/>
          <w:lang w:val="en-US"/>
        </w:rPr>
        <w:t xml:space="preserve"> satisfies the eligibility requirement under Regulation 13(2)(h) </w:t>
      </w:r>
      <w:r w:rsidR="008079A0" w:rsidRPr="00171743">
        <w:rPr>
          <w:rFonts w:ascii="Arial" w:hAnsi="Arial" w:cs="Arial"/>
          <w:i/>
          <w:iCs/>
          <w:lang w:val="en-US"/>
        </w:rPr>
        <w:t>[Para 9.1]</w:t>
      </w:r>
      <w:r w:rsidR="001E2C5E" w:rsidRPr="00171743">
        <w:rPr>
          <w:rFonts w:ascii="Arial" w:hAnsi="Arial" w:cs="Arial"/>
          <w:i/>
          <w:iCs/>
          <w:lang w:val="en-US"/>
        </w:rPr>
        <w:t xml:space="preserve">, </w:t>
      </w:r>
      <w:r w:rsidR="001E2C5E" w:rsidRPr="00171743">
        <w:rPr>
          <w:rFonts w:ascii="Arial" w:hAnsi="Arial" w:cs="Arial"/>
          <w:lang w:val="en-US"/>
        </w:rPr>
        <w:t xml:space="preserve">and </w:t>
      </w:r>
      <w:r w:rsidR="008079A0" w:rsidRPr="00171743">
        <w:rPr>
          <w:rFonts w:ascii="Arial" w:hAnsi="Arial" w:cs="Arial"/>
          <w:lang w:val="en-US"/>
        </w:rPr>
        <w:t xml:space="preserve">Connectivity was sought well in advance and final grant of connectivity was also obtained before SCOD </w:t>
      </w:r>
      <w:r w:rsidR="008079A0" w:rsidRPr="00171743">
        <w:rPr>
          <w:rFonts w:ascii="Arial" w:hAnsi="Arial" w:cs="Arial"/>
          <w:i/>
          <w:iCs/>
          <w:lang w:val="en-US"/>
        </w:rPr>
        <w:t>[Para 9.2].</w:t>
      </w:r>
    </w:p>
    <w:p w14:paraId="2975B765" w14:textId="77777777" w:rsidR="001E2C5E" w:rsidRPr="00171743" w:rsidRDefault="008079A0" w:rsidP="001E2C5E">
      <w:pPr>
        <w:spacing w:line="360" w:lineRule="auto"/>
        <w:ind w:left="720" w:hanging="720"/>
        <w:jc w:val="both"/>
        <w:rPr>
          <w:rFonts w:ascii="Arial" w:hAnsi="Arial" w:cs="Arial"/>
          <w:lang w:val="en-US"/>
        </w:rPr>
      </w:pPr>
      <w:r w:rsidRPr="00171743">
        <w:rPr>
          <w:rFonts w:ascii="Arial" w:hAnsi="Arial" w:cs="Arial"/>
          <w:lang w:val="en-US"/>
        </w:rPr>
        <w:t>(</w:t>
      </w:r>
      <w:r w:rsidR="001E2C5E" w:rsidRPr="00171743">
        <w:rPr>
          <w:rFonts w:ascii="Arial" w:hAnsi="Arial" w:cs="Arial"/>
          <w:lang w:val="en-US"/>
        </w:rPr>
        <w:t>c</w:t>
      </w:r>
      <w:r w:rsidRPr="00171743">
        <w:rPr>
          <w:rFonts w:ascii="Arial" w:hAnsi="Arial" w:cs="Arial"/>
          <w:lang w:val="en-US"/>
        </w:rPr>
        <w:t>)</w:t>
      </w:r>
      <w:r w:rsidR="001E2C5E" w:rsidRPr="00171743">
        <w:rPr>
          <w:rFonts w:ascii="Arial" w:hAnsi="Arial" w:cs="Arial"/>
          <w:lang w:val="en-US"/>
        </w:rPr>
        <w:tab/>
        <w:t>M</w:t>
      </w:r>
      <w:r w:rsidRPr="00171743">
        <w:rPr>
          <w:rFonts w:ascii="Arial" w:hAnsi="Arial" w:cs="Arial"/>
          <w:lang w:val="en-US"/>
        </w:rPr>
        <w:t xml:space="preserve">ajor delay </w:t>
      </w:r>
      <w:r w:rsidR="001E2C5E" w:rsidRPr="00171743">
        <w:rPr>
          <w:rFonts w:ascii="Arial" w:hAnsi="Arial" w:cs="Arial"/>
          <w:lang w:val="en-US"/>
        </w:rPr>
        <w:t xml:space="preserve">in commissioning of the Project </w:t>
      </w:r>
      <w:r w:rsidRPr="00171743">
        <w:rPr>
          <w:rFonts w:ascii="Arial" w:hAnsi="Arial" w:cs="Arial"/>
          <w:lang w:val="en-US"/>
        </w:rPr>
        <w:t xml:space="preserve">occurred because the CTS required for effective evacuation, particularly the Narendra New </w:t>
      </w:r>
      <w:r w:rsidR="001E2C5E" w:rsidRPr="00171743">
        <w:rPr>
          <w:rFonts w:ascii="Arial" w:hAnsi="Arial" w:cs="Arial"/>
          <w:lang w:val="en-US"/>
        </w:rPr>
        <w:t>line</w:t>
      </w:r>
      <w:r w:rsidRPr="00171743">
        <w:rPr>
          <w:rFonts w:ascii="Arial" w:hAnsi="Arial" w:cs="Arial"/>
          <w:lang w:val="en-US"/>
        </w:rPr>
        <w:t xml:space="preserve">, has been substantially delayed and is now expected only by October 2026 </w:t>
      </w:r>
      <w:r w:rsidRPr="00171743">
        <w:rPr>
          <w:rFonts w:ascii="Arial" w:hAnsi="Arial" w:cs="Arial"/>
          <w:i/>
          <w:iCs/>
          <w:lang w:val="en-US"/>
        </w:rPr>
        <w:t>[Para 9.3].</w:t>
      </w:r>
    </w:p>
    <w:p w14:paraId="39A8BC83" w14:textId="73A564B4" w:rsidR="008079A0" w:rsidRPr="00171743" w:rsidRDefault="001E2C5E" w:rsidP="001E2C5E">
      <w:pPr>
        <w:spacing w:line="360" w:lineRule="auto"/>
        <w:ind w:left="720" w:hanging="720"/>
        <w:jc w:val="both"/>
        <w:rPr>
          <w:rFonts w:ascii="Arial" w:hAnsi="Arial" w:cs="Arial"/>
          <w:lang w:val="en-US"/>
        </w:rPr>
      </w:pPr>
      <w:r w:rsidRPr="00171743">
        <w:rPr>
          <w:rFonts w:ascii="Arial" w:hAnsi="Arial" w:cs="Arial"/>
          <w:lang w:val="en-US"/>
        </w:rPr>
        <w:t>(d)</w:t>
      </w:r>
      <w:r w:rsidRPr="00171743">
        <w:rPr>
          <w:rFonts w:ascii="Arial" w:hAnsi="Arial" w:cs="Arial"/>
          <w:lang w:val="en-US"/>
        </w:rPr>
        <w:tab/>
      </w:r>
      <w:r w:rsidR="008079A0" w:rsidRPr="00171743">
        <w:rPr>
          <w:rFonts w:ascii="Arial" w:hAnsi="Arial" w:cs="Arial"/>
          <w:lang w:val="en-US"/>
        </w:rPr>
        <w:t>The project-side infrastructure including DTL and PSS</w:t>
      </w:r>
      <w:r w:rsidRPr="00171743">
        <w:rPr>
          <w:rFonts w:ascii="Arial" w:hAnsi="Arial" w:cs="Arial"/>
          <w:lang w:val="en-US"/>
        </w:rPr>
        <w:t xml:space="preserve"> is</w:t>
      </w:r>
      <w:r w:rsidR="008079A0" w:rsidRPr="00171743">
        <w:rPr>
          <w:rFonts w:ascii="Arial" w:hAnsi="Arial" w:cs="Arial"/>
          <w:lang w:val="en-US"/>
        </w:rPr>
        <w:t xml:space="preserve"> substantially ready, and large capacity has already been commissioned </w:t>
      </w:r>
      <w:r w:rsidR="008079A0" w:rsidRPr="00171743">
        <w:rPr>
          <w:rFonts w:ascii="Arial" w:hAnsi="Arial" w:cs="Arial"/>
          <w:i/>
          <w:iCs/>
          <w:lang w:val="en-US"/>
        </w:rPr>
        <w:t>[Para 9.4].</w:t>
      </w:r>
    </w:p>
    <w:p w14:paraId="1954CEA0" w14:textId="1E946D9C" w:rsidR="008079A0" w:rsidRPr="00171743" w:rsidRDefault="008079A0" w:rsidP="0022039C">
      <w:pPr>
        <w:spacing w:line="360" w:lineRule="auto"/>
        <w:ind w:left="720" w:hanging="720"/>
        <w:jc w:val="both"/>
        <w:rPr>
          <w:rFonts w:ascii="Arial" w:hAnsi="Arial" w:cs="Arial"/>
          <w:lang w:val="en-US"/>
        </w:rPr>
      </w:pPr>
      <w:r w:rsidRPr="00171743">
        <w:rPr>
          <w:rFonts w:ascii="Arial" w:hAnsi="Arial" w:cs="Arial"/>
          <w:lang w:val="en-US"/>
        </w:rPr>
        <w:lastRenderedPageBreak/>
        <w:t>(e)</w:t>
      </w:r>
      <w:r w:rsidR="0022039C" w:rsidRPr="00171743">
        <w:rPr>
          <w:rFonts w:ascii="Arial" w:hAnsi="Arial" w:cs="Arial"/>
          <w:lang w:val="en-US"/>
        </w:rPr>
        <w:tab/>
      </w:r>
      <w:r w:rsidRPr="00171743">
        <w:rPr>
          <w:rFonts w:ascii="Arial" w:hAnsi="Arial" w:cs="Arial"/>
          <w:lang w:val="en-US"/>
        </w:rPr>
        <w:t xml:space="preserve">The delay in SCOD of the Project is therefore primarily attributable to transmission system delay and other force majeure events, and not due to lack of readiness on the part of the developer </w:t>
      </w:r>
      <w:r w:rsidRPr="00171743">
        <w:rPr>
          <w:rFonts w:ascii="Arial" w:hAnsi="Arial" w:cs="Arial"/>
          <w:i/>
          <w:iCs/>
          <w:lang w:val="en-US"/>
        </w:rPr>
        <w:t>[Para 9.5].</w:t>
      </w:r>
    </w:p>
    <w:p w14:paraId="65878C37" w14:textId="62EC6D9E" w:rsidR="008079A0" w:rsidRPr="0022039C" w:rsidRDefault="006309DD" w:rsidP="00B90F82">
      <w:pPr>
        <w:spacing w:line="360" w:lineRule="auto"/>
        <w:jc w:val="both"/>
        <w:rPr>
          <w:rFonts w:ascii="Arial" w:hAnsi="Arial" w:cs="Arial"/>
          <w:lang w:val="en-US"/>
        </w:rPr>
      </w:pPr>
      <w:r w:rsidRPr="0022039C">
        <w:rPr>
          <w:rFonts w:ascii="Arial" w:hAnsi="Arial" w:cs="Arial"/>
          <w:lang w:val="en-US"/>
        </w:rPr>
        <w:t>6</w:t>
      </w:r>
      <w:r w:rsidR="00171743">
        <w:rPr>
          <w:rFonts w:ascii="Arial" w:hAnsi="Arial" w:cs="Arial"/>
          <w:lang w:val="en-US"/>
        </w:rPr>
        <w:t>7</w:t>
      </w:r>
      <w:r w:rsidRPr="0022039C">
        <w:rPr>
          <w:rFonts w:ascii="Arial" w:hAnsi="Arial" w:cs="Arial"/>
          <w:lang w:val="en-US"/>
        </w:rPr>
        <w:t>.</w:t>
      </w:r>
      <w:r w:rsidRPr="0022039C">
        <w:rPr>
          <w:rFonts w:ascii="Arial" w:hAnsi="Arial" w:cs="Arial"/>
          <w:lang w:val="en-US"/>
        </w:rPr>
        <w:tab/>
      </w:r>
      <w:r w:rsidR="008079A0" w:rsidRPr="0022039C">
        <w:rPr>
          <w:rFonts w:ascii="Arial" w:hAnsi="Arial" w:cs="Arial"/>
          <w:lang w:val="en-US"/>
        </w:rPr>
        <w:t>In view of the above, the Committee recommended grant of both p</w:t>
      </w:r>
      <w:r w:rsidR="0022039C" w:rsidRPr="0022039C">
        <w:rPr>
          <w:rFonts w:ascii="Arial" w:hAnsi="Arial" w:cs="Arial"/>
          <w:lang w:val="en-US"/>
        </w:rPr>
        <w:t>ermissible</w:t>
      </w:r>
      <w:r w:rsidR="008079A0" w:rsidRPr="0022039C">
        <w:rPr>
          <w:rFonts w:ascii="Arial" w:hAnsi="Arial" w:cs="Arial"/>
          <w:lang w:val="en-US"/>
        </w:rPr>
        <w:t xml:space="preserve"> six-month extensions (a total extension of 12 months) of SCOD of the Project, i.e., up to 30.06.2026 or till commissioning of the CTS associated with Gadag PS / actual COD of balance capacity, whichever is earlier. Relevant extract from the Report dated 11.06.2026 is as under:</w:t>
      </w:r>
    </w:p>
    <w:p w14:paraId="63466CBB" w14:textId="1ED85FF8" w:rsidR="003A55E4" w:rsidRPr="0022039C" w:rsidRDefault="006E5CD0" w:rsidP="0022039C">
      <w:pPr>
        <w:spacing w:line="240" w:lineRule="auto"/>
        <w:ind w:left="720"/>
        <w:jc w:val="both"/>
        <w:rPr>
          <w:rFonts w:ascii="Arial" w:hAnsi="Arial" w:cs="Arial"/>
        </w:rPr>
      </w:pPr>
      <w:r w:rsidRPr="0022039C">
        <w:rPr>
          <w:rFonts w:ascii="Arial" w:hAnsi="Arial" w:cs="Arial"/>
          <w:i/>
          <w:iCs/>
          <w:lang w:val="en-US"/>
        </w:rPr>
        <w:t>“</w:t>
      </w:r>
      <w:r w:rsidR="00F81714" w:rsidRPr="0022039C">
        <w:rPr>
          <w:rFonts w:ascii="Arial" w:hAnsi="Arial" w:cs="Arial"/>
          <w:i/>
          <w:iCs/>
          <w:lang w:val="en-US"/>
        </w:rPr>
        <w:t>10.1 In terms of Regulation 13(2)(h), extension of SCOD is to be granted in blocks of six months at a time, subject to a maximum of two such extensions.</w:t>
      </w:r>
    </w:p>
    <w:p w14:paraId="54EB2437" w14:textId="77777777" w:rsidR="008079A0" w:rsidRPr="0022039C" w:rsidRDefault="008079A0" w:rsidP="0022039C">
      <w:pPr>
        <w:spacing w:line="240" w:lineRule="auto"/>
        <w:ind w:left="720"/>
        <w:jc w:val="both"/>
        <w:rPr>
          <w:rFonts w:ascii="Arial" w:hAnsi="Arial" w:cs="Arial"/>
          <w:lang w:val="en-US"/>
        </w:rPr>
      </w:pPr>
      <w:r w:rsidRPr="0022039C">
        <w:rPr>
          <w:rFonts w:ascii="Arial" w:hAnsi="Arial" w:cs="Arial"/>
          <w:i/>
          <w:iCs/>
          <w:lang w:val="en-US"/>
        </w:rPr>
        <w:t>10.2 Since the original SCOD is 30.06.2025, the first extension goes up to 31.12.2025 and the second permissible extension falls up to 30.06.2026.</w:t>
      </w:r>
    </w:p>
    <w:p w14:paraId="5BD924ED" w14:textId="77777777" w:rsidR="008079A0" w:rsidRPr="0022039C" w:rsidRDefault="008079A0" w:rsidP="0022039C">
      <w:pPr>
        <w:spacing w:line="240" w:lineRule="auto"/>
        <w:ind w:left="720"/>
        <w:jc w:val="both"/>
        <w:rPr>
          <w:rFonts w:ascii="Arial" w:hAnsi="Arial" w:cs="Arial"/>
          <w:lang w:val="en-US"/>
        </w:rPr>
      </w:pPr>
      <w:r w:rsidRPr="0022039C">
        <w:rPr>
          <w:rFonts w:ascii="Arial" w:hAnsi="Arial" w:cs="Arial"/>
          <w:i/>
          <w:iCs/>
          <w:lang w:val="en-US"/>
        </w:rPr>
        <w:t>10.3 As on date, even the first six-month period has already elapsed without availability of the critical transmission system and without full commissioning of the Project.</w:t>
      </w:r>
    </w:p>
    <w:p w14:paraId="346A74DC" w14:textId="77777777" w:rsidR="008079A0" w:rsidRPr="006F6DB0" w:rsidRDefault="008079A0" w:rsidP="0022039C">
      <w:pPr>
        <w:spacing w:line="240" w:lineRule="auto"/>
        <w:ind w:left="720"/>
        <w:jc w:val="both"/>
        <w:rPr>
          <w:rFonts w:ascii="Arial" w:hAnsi="Arial" w:cs="Arial"/>
          <w:b/>
          <w:bCs/>
          <w:lang w:val="en-US"/>
        </w:rPr>
      </w:pPr>
      <w:r w:rsidRPr="0022039C">
        <w:rPr>
          <w:rFonts w:ascii="Arial" w:hAnsi="Arial" w:cs="Arial"/>
          <w:i/>
          <w:iCs/>
          <w:lang w:val="en-US"/>
        </w:rPr>
        <w:t>10.4 Therefore, to avoid multiplicity of proceedings and repeated applications, the Committee considers</w:t>
      </w:r>
      <w:r w:rsidRPr="008079A0">
        <w:rPr>
          <w:rFonts w:ascii="Arial" w:hAnsi="Arial" w:cs="Arial"/>
          <w:i/>
          <w:iCs/>
          <w:lang w:val="en-US"/>
        </w:rPr>
        <w:t xml:space="preserve"> </w:t>
      </w:r>
      <w:r w:rsidRPr="006F6DB0">
        <w:rPr>
          <w:rFonts w:ascii="Arial" w:hAnsi="Arial" w:cs="Arial"/>
          <w:b/>
          <w:bCs/>
          <w:i/>
          <w:iCs/>
          <w:lang w:val="en-US"/>
        </w:rPr>
        <w:t>it appropriate to recommend both the permissible six-month extensions at this stage.</w:t>
      </w:r>
    </w:p>
    <w:p w14:paraId="7311F0D0" w14:textId="77777777" w:rsidR="008079A0" w:rsidRPr="008079A0" w:rsidRDefault="008079A0" w:rsidP="0022039C">
      <w:pPr>
        <w:spacing w:line="240" w:lineRule="auto"/>
        <w:ind w:left="720"/>
        <w:jc w:val="both"/>
        <w:rPr>
          <w:rFonts w:ascii="Arial" w:hAnsi="Arial" w:cs="Arial"/>
          <w:lang w:val="en-US"/>
        </w:rPr>
      </w:pPr>
      <w:r w:rsidRPr="008079A0">
        <w:rPr>
          <w:rFonts w:ascii="Arial" w:hAnsi="Arial" w:cs="Arial"/>
          <w:i/>
          <w:iCs/>
          <w:lang w:val="en-US"/>
        </w:rPr>
        <w:t>10.5 Accordingly, the Committee recommends extension of SCOD of the 470 MW Gadag Phase-I Hybrid Project:</w:t>
      </w:r>
    </w:p>
    <w:p w14:paraId="1250540D" w14:textId="77777777" w:rsidR="008079A0" w:rsidRPr="008079A0" w:rsidRDefault="008079A0" w:rsidP="0022039C">
      <w:pPr>
        <w:numPr>
          <w:ilvl w:val="0"/>
          <w:numId w:val="7"/>
        </w:numPr>
        <w:tabs>
          <w:tab w:val="clear" w:pos="720"/>
          <w:tab w:val="num" w:pos="1440"/>
        </w:tabs>
        <w:spacing w:line="240" w:lineRule="auto"/>
        <w:ind w:left="1440"/>
        <w:jc w:val="both"/>
        <w:rPr>
          <w:rFonts w:ascii="Arial" w:hAnsi="Arial" w:cs="Arial"/>
          <w:lang w:val="en-US"/>
        </w:rPr>
      </w:pPr>
      <w:r w:rsidRPr="008079A0">
        <w:rPr>
          <w:rFonts w:ascii="Arial" w:hAnsi="Arial" w:cs="Arial"/>
          <w:b/>
          <w:bCs/>
          <w:i/>
          <w:iCs/>
          <w:lang w:val="en-US"/>
        </w:rPr>
        <w:t>First Extension:</w:t>
      </w:r>
      <w:r w:rsidRPr="008079A0">
        <w:rPr>
          <w:rFonts w:ascii="Arial" w:hAnsi="Arial" w:cs="Arial"/>
          <w:i/>
          <w:iCs/>
          <w:lang w:val="en-US"/>
        </w:rPr>
        <w:t xml:space="preserve"> up to 31.12.2025</w:t>
      </w:r>
    </w:p>
    <w:p w14:paraId="2C60A3A6" w14:textId="77777777" w:rsidR="006676F3" w:rsidRPr="006676F3" w:rsidRDefault="008079A0" w:rsidP="0022039C">
      <w:pPr>
        <w:numPr>
          <w:ilvl w:val="0"/>
          <w:numId w:val="7"/>
        </w:numPr>
        <w:tabs>
          <w:tab w:val="clear" w:pos="720"/>
          <w:tab w:val="num" w:pos="1440"/>
        </w:tabs>
        <w:spacing w:line="240" w:lineRule="auto"/>
        <w:ind w:left="1440"/>
        <w:jc w:val="both"/>
        <w:rPr>
          <w:rFonts w:ascii="Arial" w:hAnsi="Arial" w:cs="Arial"/>
          <w:lang w:val="en-US"/>
        </w:rPr>
      </w:pPr>
      <w:r w:rsidRPr="008079A0">
        <w:rPr>
          <w:rFonts w:ascii="Arial" w:hAnsi="Arial" w:cs="Arial"/>
          <w:b/>
          <w:bCs/>
          <w:i/>
          <w:iCs/>
          <w:lang w:val="en-US"/>
        </w:rPr>
        <w:t>Second Extension:</w:t>
      </w:r>
      <w:r w:rsidRPr="008079A0">
        <w:rPr>
          <w:rFonts w:ascii="Arial" w:hAnsi="Arial" w:cs="Arial"/>
          <w:i/>
          <w:iCs/>
          <w:lang w:val="en-US"/>
        </w:rPr>
        <w:t xml:space="preserve"> up to 30.06.2026 </w:t>
      </w:r>
    </w:p>
    <w:p w14:paraId="0DB137B6" w14:textId="22C1DED3" w:rsidR="003A55E4" w:rsidRPr="00162793" w:rsidRDefault="00F81714" w:rsidP="0022039C">
      <w:pPr>
        <w:spacing w:line="240" w:lineRule="auto"/>
        <w:ind w:left="1440"/>
        <w:jc w:val="both"/>
        <w:rPr>
          <w:rFonts w:ascii="Arial" w:hAnsi="Arial" w:cs="Arial"/>
        </w:rPr>
      </w:pPr>
      <w:r w:rsidRPr="006F6DB0">
        <w:rPr>
          <w:rFonts w:ascii="Arial" w:hAnsi="Arial" w:cs="Arial"/>
          <w:b/>
          <w:bCs/>
          <w:i/>
          <w:iCs/>
          <w:lang w:val="en-US"/>
        </w:rPr>
        <w:t>or till commissioning of the Common Transmission System / actual COD of balance capacity,</w:t>
      </w:r>
      <w:r w:rsidRPr="008079A0">
        <w:rPr>
          <w:rFonts w:ascii="Arial" w:hAnsi="Arial" w:cs="Arial"/>
          <w:i/>
          <w:iCs/>
          <w:lang w:val="en-US"/>
        </w:rPr>
        <w:t xml:space="preserve"> whichever is earlier, for the limited purpose of maintaining eligibility for waiver of ISTS transmission charges</w:t>
      </w:r>
      <w:r w:rsidR="00495990">
        <w:rPr>
          <w:rFonts w:ascii="Arial" w:hAnsi="Arial" w:cs="Arial"/>
          <w:i/>
          <w:iCs/>
        </w:rPr>
        <w:t>.</w:t>
      </w:r>
      <w:r w:rsidR="006E5CD0">
        <w:rPr>
          <w:rFonts w:ascii="Arial" w:hAnsi="Arial" w:cs="Arial"/>
          <w:i/>
          <w:iCs/>
        </w:rPr>
        <w:t>”</w:t>
      </w:r>
    </w:p>
    <w:p w14:paraId="7793B306" w14:textId="4E344661" w:rsidR="008079A0" w:rsidRPr="008079A0" w:rsidRDefault="008079A0" w:rsidP="00B90F82">
      <w:pPr>
        <w:spacing w:line="360" w:lineRule="auto"/>
        <w:jc w:val="both"/>
        <w:rPr>
          <w:rFonts w:ascii="Arial" w:hAnsi="Arial" w:cs="Arial"/>
          <w:lang w:val="en-US"/>
        </w:rPr>
      </w:pPr>
      <w:r w:rsidRPr="008079A0">
        <w:rPr>
          <w:rFonts w:ascii="Arial" w:hAnsi="Arial" w:cs="Arial"/>
          <w:lang w:val="en-US"/>
        </w:rPr>
        <w:t xml:space="preserve">A copy of the Committee Report dated 11.06.2026 is annexed hereto and marked as </w:t>
      </w:r>
      <w:r w:rsidRPr="00171743">
        <w:rPr>
          <w:rFonts w:ascii="Arial" w:hAnsi="Arial" w:cs="Arial"/>
          <w:b/>
          <w:bCs/>
          <w:lang w:val="en-US"/>
        </w:rPr>
        <w:t>Annexure P</w:t>
      </w:r>
      <w:r w:rsidR="0022039C" w:rsidRPr="00171743">
        <w:rPr>
          <w:rFonts w:ascii="Arial" w:hAnsi="Arial" w:cs="Arial"/>
          <w:b/>
          <w:bCs/>
          <w:lang w:val="en-US"/>
        </w:rPr>
        <w:t xml:space="preserve"> [•].</w:t>
      </w:r>
    </w:p>
    <w:p w14:paraId="7847E18A" w14:textId="711A77D3" w:rsidR="008079A0" w:rsidRPr="003514AC" w:rsidRDefault="00171743" w:rsidP="00B90F82">
      <w:pPr>
        <w:spacing w:line="360" w:lineRule="auto"/>
        <w:jc w:val="both"/>
        <w:rPr>
          <w:rFonts w:ascii="Arial" w:hAnsi="Arial" w:cs="Arial"/>
          <w:i/>
          <w:iCs/>
          <w:lang w:val="en-US"/>
        </w:rPr>
      </w:pPr>
      <w:r w:rsidRPr="003514AC">
        <w:rPr>
          <w:rFonts w:ascii="Arial" w:hAnsi="Arial" w:cs="Arial"/>
          <w:b/>
          <w:bCs/>
          <w:i/>
          <w:iCs/>
          <w:lang w:val="en-US"/>
        </w:rPr>
        <w:t>D</w:t>
      </w:r>
      <w:r w:rsidR="008079A0" w:rsidRPr="003514AC">
        <w:rPr>
          <w:rFonts w:ascii="Arial" w:hAnsi="Arial" w:cs="Arial"/>
          <w:b/>
          <w:bCs/>
          <w:i/>
          <w:iCs/>
          <w:lang w:val="en-US"/>
        </w:rPr>
        <w:t xml:space="preserve">. </w:t>
      </w:r>
      <w:r w:rsidR="00430AF4" w:rsidRPr="003514AC">
        <w:rPr>
          <w:rFonts w:ascii="Arial" w:hAnsi="Arial" w:cs="Arial"/>
          <w:b/>
          <w:bCs/>
          <w:i/>
          <w:iCs/>
          <w:lang w:val="en-US"/>
        </w:rPr>
        <w:tab/>
      </w:r>
      <w:r w:rsidR="008079A0" w:rsidRPr="003514AC">
        <w:rPr>
          <w:rFonts w:ascii="Arial" w:hAnsi="Arial" w:cs="Arial"/>
          <w:b/>
          <w:bCs/>
          <w:i/>
          <w:iCs/>
          <w:lang w:val="en-US"/>
        </w:rPr>
        <w:t>Current status of the Project</w:t>
      </w:r>
    </w:p>
    <w:p w14:paraId="1FEBDE25" w14:textId="4ECF29F7" w:rsidR="00284C93" w:rsidRPr="003514AC" w:rsidRDefault="006309DD" w:rsidP="00B90F82">
      <w:pPr>
        <w:spacing w:line="360" w:lineRule="auto"/>
        <w:jc w:val="both"/>
        <w:rPr>
          <w:rFonts w:ascii="Arial" w:hAnsi="Arial" w:cs="Arial"/>
          <w:lang w:val="en-US"/>
        </w:rPr>
      </w:pPr>
      <w:r w:rsidRPr="41E4CB6E">
        <w:rPr>
          <w:rFonts w:ascii="Arial" w:hAnsi="Arial" w:cs="Arial"/>
          <w:lang w:val="en-US"/>
        </w:rPr>
        <w:t>6</w:t>
      </w:r>
      <w:r w:rsidR="003514AC" w:rsidRPr="41E4CB6E">
        <w:rPr>
          <w:rFonts w:ascii="Arial" w:hAnsi="Arial" w:cs="Arial"/>
          <w:lang w:val="en-US"/>
        </w:rPr>
        <w:t>8</w:t>
      </w:r>
      <w:r w:rsidRPr="41E4CB6E">
        <w:rPr>
          <w:rFonts w:ascii="Arial" w:hAnsi="Arial" w:cs="Arial"/>
          <w:lang w:val="en-US"/>
        </w:rPr>
        <w:t>.</w:t>
      </w:r>
      <w:r>
        <w:tab/>
      </w:r>
      <w:r w:rsidR="008079A0" w:rsidRPr="41E4CB6E">
        <w:rPr>
          <w:rFonts w:ascii="Arial" w:hAnsi="Arial" w:cs="Arial"/>
          <w:lang w:val="en-US"/>
        </w:rPr>
        <w:t xml:space="preserve">Based on the current status of Project works, SRI3PL has </w:t>
      </w:r>
      <w:r w:rsidR="008079A0" w:rsidRPr="41E4CB6E">
        <w:rPr>
          <w:rFonts w:ascii="Arial" w:hAnsi="Arial" w:cs="Arial"/>
          <w:highlight w:val="yellow"/>
          <w:lang w:val="en-US"/>
        </w:rPr>
        <w:t xml:space="preserve">commissioned </w:t>
      </w:r>
      <w:del w:id="44" w:author="Ravi Kalra" w:date="2026-09-04T07:27:00Z" w16du:dateUtc="2026-09-04T07:27:57Z">
        <w:r w:rsidRPr="41E4CB6E" w:rsidDel="006F6DB0">
          <w:rPr>
            <w:rFonts w:ascii="Arial" w:hAnsi="Arial" w:cs="Arial"/>
            <w:highlight w:val="yellow"/>
            <w:lang w:val="en-US"/>
          </w:rPr>
          <w:delText>[•]</w:delText>
        </w:r>
      </w:del>
      <w:ins w:id="45" w:author="Ravi Kalra" w:date="2026-09-04T07:27:00Z" w16du:dateUtc="2026-09-04T07:27:58Z">
        <w:r w:rsidR="027500DD" w:rsidRPr="41E4CB6E">
          <w:rPr>
            <w:rFonts w:ascii="Arial" w:hAnsi="Arial" w:cs="Arial"/>
            <w:highlight w:val="yellow"/>
            <w:lang w:val="en-US"/>
          </w:rPr>
          <w:t>372</w:t>
        </w:r>
      </w:ins>
      <w:r w:rsidR="008079A0" w:rsidRPr="41E4CB6E">
        <w:rPr>
          <w:rFonts w:ascii="Arial" w:hAnsi="Arial" w:cs="Arial"/>
          <w:lang w:val="en-US"/>
        </w:rPr>
        <w:t xml:space="preserve"> MW </w:t>
      </w:r>
      <w:r w:rsidR="003514AC" w:rsidRPr="41E4CB6E">
        <w:rPr>
          <w:rFonts w:ascii="Arial" w:hAnsi="Arial" w:cs="Arial"/>
          <w:lang w:val="en-US"/>
        </w:rPr>
        <w:t>by</w:t>
      </w:r>
      <w:r w:rsidR="006F6DB0" w:rsidRPr="41E4CB6E">
        <w:rPr>
          <w:rFonts w:ascii="Arial" w:hAnsi="Arial" w:cs="Arial"/>
          <w:lang w:val="en-US"/>
        </w:rPr>
        <w:t xml:space="preserve"> June 2026</w:t>
      </w:r>
      <w:r w:rsidR="00284C93" w:rsidRPr="41E4CB6E">
        <w:rPr>
          <w:rFonts w:ascii="Arial" w:hAnsi="Arial" w:cs="Arial"/>
          <w:lang w:val="en-US"/>
        </w:rPr>
        <w:t xml:space="preserve"> as under:</w:t>
      </w:r>
    </w:p>
    <w:p w14:paraId="4DEEA67A" w14:textId="7178F0F9" w:rsidR="00284C93" w:rsidRPr="003514AC" w:rsidRDefault="00284C93" w:rsidP="00B90F82">
      <w:pPr>
        <w:spacing w:line="360" w:lineRule="auto"/>
        <w:jc w:val="both"/>
        <w:rPr>
          <w:rFonts w:ascii="Arial" w:hAnsi="Arial" w:cs="Arial"/>
          <w:highlight w:val="yellow"/>
          <w:lang w:val="en-US"/>
        </w:rPr>
      </w:pPr>
      <w:r w:rsidRPr="41E4CB6E">
        <w:rPr>
          <w:rFonts w:ascii="Arial" w:hAnsi="Arial" w:cs="Arial"/>
          <w:highlight w:val="yellow"/>
          <w:lang w:val="en-US"/>
        </w:rPr>
        <w:t>(a)</w:t>
      </w:r>
      <w:r>
        <w:tab/>
      </w:r>
      <w:r w:rsidRPr="41E4CB6E">
        <w:rPr>
          <w:rFonts w:ascii="Arial" w:hAnsi="Arial" w:cs="Arial"/>
          <w:highlight w:val="yellow"/>
          <w:lang w:val="en-US"/>
        </w:rPr>
        <w:t xml:space="preserve">Solar capacity of </w:t>
      </w:r>
      <w:del w:id="46" w:author="Ravi Kalra" w:date="2026-09-04T07:28:00Z" w16du:dateUtc="2026-09-04T07:28:06Z">
        <w:r w:rsidRPr="41E4CB6E" w:rsidDel="00284C93">
          <w:rPr>
            <w:rFonts w:ascii="Arial" w:hAnsi="Arial" w:cs="Arial"/>
            <w:highlight w:val="yellow"/>
            <w:lang w:val="en-US"/>
          </w:rPr>
          <w:delText>[•]</w:delText>
        </w:r>
      </w:del>
      <w:ins w:id="47" w:author="Ravi Kalra" w:date="2026-09-04T07:28:00Z" w16du:dateUtc="2026-09-04T07:28:09Z">
        <w:r w:rsidR="4837700B" w:rsidRPr="41E4CB6E">
          <w:rPr>
            <w:rFonts w:ascii="Arial" w:hAnsi="Arial" w:cs="Arial"/>
            <w:highlight w:val="yellow"/>
            <w:lang w:val="en-US"/>
          </w:rPr>
          <w:t>146</w:t>
        </w:r>
        <w:commentRangeStart w:id="48"/>
        <w:r w:rsidR="4837700B" w:rsidRPr="41E4CB6E">
          <w:rPr>
            <w:rFonts w:ascii="Arial" w:hAnsi="Arial" w:cs="Arial"/>
            <w:highlight w:val="yellow"/>
            <w:lang w:val="en-US"/>
          </w:rPr>
          <w:t>.</w:t>
        </w:r>
      </w:ins>
      <w:commentRangeEnd w:id="48"/>
      <w:r w:rsidRPr="41E4CB6E">
        <w:rPr>
          <w:rStyle w:val="CommentReference"/>
          <w:rFonts w:ascii="Arial" w:hAnsi="Arial" w:cs="Arial"/>
          <w:sz w:val="24"/>
          <w:szCs w:val="24"/>
          <w:highlight w:val="yellow"/>
          <w:lang w:val="en-US"/>
        </w:rPr>
        <w:commentReference w:id="48"/>
      </w:r>
      <w:ins w:id="49" w:author="Ravi Kalra" w:date="2026-09-04T07:28:00Z" w16du:dateUtc="2026-09-04T07:28:09Z">
        <w:r w:rsidR="4837700B" w:rsidRPr="41E4CB6E">
          <w:rPr>
            <w:rFonts w:ascii="Arial" w:hAnsi="Arial" w:cs="Arial"/>
            <w:highlight w:val="yellow"/>
            <w:lang w:val="en-US"/>
          </w:rPr>
          <w:t>8</w:t>
        </w:r>
      </w:ins>
      <w:r w:rsidRPr="41E4CB6E">
        <w:rPr>
          <w:rFonts w:ascii="Arial" w:hAnsi="Arial" w:cs="Arial"/>
          <w:highlight w:val="yellow"/>
          <w:lang w:val="en-US"/>
        </w:rPr>
        <w:t xml:space="preserve"> </w:t>
      </w:r>
      <w:ins w:id="50" w:author="Ravi Kalra" w:date="2026-09-04T07:28:00Z" w16du:dateUtc="2026-09-04T07:28:32Z">
        <w:r w:rsidR="061EB3DD" w:rsidRPr="41E4CB6E">
          <w:rPr>
            <w:rFonts w:ascii="Arial" w:hAnsi="Arial" w:cs="Arial"/>
            <w:highlight w:val="yellow"/>
            <w:lang w:val="en-US"/>
          </w:rPr>
          <w:t xml:space="preserve">MW </w:t>
        </w:r>
      </w:ins>
      <w:r w:rsidRPr="41E4CB6E">
        <w:rPr>
          <w:rFonts w:ascii="Arial" w:hAnsi="Arial" w:cs="Arial"/>
          <w:highlight w:val="yellow"/>
          <w:lang w:val="en-US"/>
        </w:rPr>
        <w:t xml:space="preserve">commissioned </w:t>
      </w:r>
      <w:ins w:id="51" w:author="Ravi Kalra" w:date="2026-09-04T07:28:00Z" w16du:dateUtc="2026-09-04T07:28:13Z">
        <w:r w:rsidR="61053C6A" w:rsidRPr="41E4CB6E">
          <w:rPr>
            <w:rFonts w:ascii="Arial" w:hAnsi="Arial" w:cs="Arial"/>
            <w:highlight w:val="yellow"/>
            <w:lang w:val="en-US"/>
          </w:rPr>
          <w:t xml:space="preserve">as </w:t>
        </w:r>
      </w:ins>
      <w:r w:rsidRPr="41E4CB6E">
        <w:rPr>
          <w:rFonts w:ascii="Arial" w:hAnsi="Arial" w:cs="Arial"/>
          <w:highlight w:val="yellow"/>
          <w:lang w:val="en-US"/>
        </w:rPr>
        <w:t xml:space="preserve">on </w:t>
      </w:r>
      <w:del w:id="52" w:author="Ravi Kalra" w:date="2026-09-04T07:28:00Z" w16du:dateUtc="2026-09-04T07:28:16Z">
        <w:r w:rsidRPr="41E4CB6E" w:rsidDel="00284C93">
          <w:rPr>
            <w:rFonts w:ascii="Arial" w:hAnsi="Arial" w:cs="Arial"/>
            <w:highlight w:val="yellow"/>
            <w:lang w:val="en-US"/>
          </w:rPr>
          <w:delText>[•]</w:delText>
        </w:r>
      </w:del>
      <w:ins w:id="53" w:author="Ravi Kalra" w:date="2026-09-04T07:28:00Z" w16du:dateUtc="2026-09-04T07:28:21Z">
        <w:r w:rsidR="1925DB76" w:rsidRPr="41E4CB6E">
          <w:rPr>
            <w:rFonts w:ascii="Arial" w:hAnsi="Arial" w:cs="Arial"/>
            <w:highlight w:val="yellow"/>
            <w:lang w:val="en-US"/>
          </w:rPr>
          <w:t>30.06.2026</w:t>
        </w:r>
      </w:ins>
    </w:p>
    <w:p w14:paraId="0B410DF6" w14:textId="663E9C31" w:rsidR="003514AC" w:rsidRPr="003514AC" w:rsidRDefault="00284C93" w:rsidP="00B90F82">
      <w:pPr>
        <w:spacing w:line="360" w:lineRule="auto"/>
        <w:jc w:val="both"/>
        <w:rPr>
          <w:rFonts w:ascii="Arial" w:hAnsi="Arial" w:cs="Arial"/>
          <w:lang w:val="en-US"/>
        </w:rPr>
      </w:pPr>
      <w:r w:rsidRPr="41E4CB6E">
        <w:rPr>
          <w:rFonts w:ascii="Arial" w:hAnsi="Arial" w:cs="Arial"/>
          <w:highlight w:val="yellow"/>
          <w:lang w:val="en-US"/>
        </w:rPr>
        <w:t>(b)</w:t>
      </w:r>
      <w:r>
        <w:tab/>
      </w:r>
      <w:r w:rsidR="003514AC" w:rsidRPr="41E4CB6E">
        <w:rPr>
          <w:rFonts w:ascii="Arial" w:hAnsi="Arial" w:cs="Arial"/>
          <w:highlight w:val="yellow"/>
          <w:lang w:val="en-US"/>
        </w:rPr>
        <w:t xml:space="preserve">Wind capacity of </w:t>
      </w:r>
      <w:del w:id="54" w:author="Ravi Kalra" w:date="2026-09-04T07:28:00Z" w16du:dateUtc="2026-09-04T07:28:27Z">
        <w:r w:rsidRPr="41E4CB6E" w:rsidDel="003514AC">
          <w:rPr>
            <w:rFonts w:ascii="Arial" w:hAnsi="Arial" w:cs="Arial"/>
            <w:highlight w:val="yellow"/>
            <w:lang w:val="en-US"/>
          </w:rPr>
          <w:delText>[•]</w:delText>
        </w:r>
      </w:del>
      <w:ins w:id="55" w:author="Ravi Kalra" w:date="2026-09-04T07:28:00Z" w16du:dateUtc="2026-09-04T07:28:28Z">
        <w:r w:rsidR="7F4E00A8" w:rsidRPr="41E4CB6E">
          <w:rPr>
            <w:rFonts w:ascii="Arial" w:hAnsi="Arial" w:cs="Arial"/>
            <w:highlight w:val="yellow"/>
            <w:lang w:val="en-US"/>
          </w:rPr>
          <w:t>225.2</w:t>
        </w:r>
      </w:ins>
      <w:r w:rsidR="003514AC" w:rsidRPr="41E4CB6E">
        <w:rPr>
          <w:rFonts w:ascii="Arial" w:hAnsi="Arial" w:cs="Arial"/>
          <w:highlight w:val="yellow"/>
          <w:lang w:val="en-US"/>
        </w:rPr>
        <w:t xml:space="preserve"> </w:t>
      </w:r>
      <w:ins w:id="56" w:author="Ravi Kalra" w:date="2026-09-04T07:28:00Z" w16du:dateUtc="2026-09-04T07:28:30Z">
        <w:r w:rsidR="062D7D15" w:rsidRPr="41E4CB6E">
          <w:rPr>
            <w:rFonts w:ascii="Arial" w:hAnsi="Arial" w:cs="Arial"/>
            <w:highlight w:val="yellow"/>
            <w:lang w:val="en-US"/>
          </w:rPr>
          <w:t xml:space="preserve">MW </w:t>
        </w:r>
      </w:ins>
      <w:r w:rsidR="003514AC" w:rsidRPr="41E4CB6E">
        <w:rPr>
          <w:rFonts w:ascii="Arial" w:hAnsi="Arial" w:cs="Arial"/>
          <w:highlight w:val="yellow"/>
          <w:lang w:val="en-US"/>
        </w:rPr>
        <w:t xml:space="preserve">commissioned </w:t>
      </w:r>
      <w:ins w:id="57" w:author="Ravi Kalra" w:date="2026-09-04T07:28:00Z" w16du:dateUtc="2026-09-04T07:28:35Z">
        <w:r w:rsidR="15DEDA70" w:rsidRPr="41E4CB6E">
          <w:rPr>
            <w:rFonts w:ascii="Arial" w:hAnsi="Arial" w:cs="Arial"/>
            <w:highlight w:val="yellow"/>
            <w:lang w:val="en-US"/>
          </w:rPr>
          <w:t xml:space="preserve">as </w:t>
        </w:r>
      </w:ins>
      <w:r w:rsidR="003514AC" w:rsidRPr="41E4CB6E">
        <w:rPr>
          <w:rFonts w:ascii="Arial" w:hAnsi="Arial" w:cs="Arial"/>
          <w:highlight w:val="yellow"/>
          <w:lang w:val="en-US"/>
        </w:rPr>
        <w:t xml:space="preserve">on </w:t>
      </w:r>
      <w:del w:id="58" w:author="Ravi Kalra" w:date="2026-09-04T07:28:00Z" w16du:dateUtc="2026-09-04T07:28:38Z">
        <w:r w:rsidRPr="41E4CB6E" w:rsidDel="003514AC">
          <w:rPr>
            <w:rFonts w:ascii="Arial" w:hAnsi="Arial" w:cs="Arial"/>
            <w:highlight w:val="yellow"/>
            <w:lang w:val="en-US"/>
          </w:rPr>
          <w:delText>[•]</w:delText>
        </w:r>
      </w:del>
      <w:ins w:id="59" w:author="Ravi Kalra" w:date="2026-09-04T07:28:00Z" w16du:dateUtc="2026-09-04T07:28:40Z">
        <w:r w:rsidR="049B7667" w:rsidRPr="41E4CB6E">
          <w:rPr>
            <w:rFonts w:ascii="Arial" w:hAnsi="Arial" w:cs="Arial"/>
            <w:highlight w:val="yellow"/>
            <w:lang w:val="en-US"/>
          </w:rPr>
          <w:t>30.06.2026</w:t>
        </w:r>
      </w:ins>
      <w:r w:rsidR="003514AC" w:rsidRPr="41E4CB6E">
        <w:rPr>
          <w:rFonts w:ascii="Arial" w:hAnsi="Arial" w:cs="Arial"/>
          <w:highlight w:val="yellow"/>
          <w:lang w:val="en-US"/>
        </w:rPr>
        <w:t>.</w:t>
      </w:r>
      <w:r w:rsidR="003514AC" w:rsidRPr="41E4CB6E">
        <w:rPr>
          <w:rFonts w:ascii="Arial" w:hAnsi="Arial" w:cs="Arial"/>
          <w:lang w:val="en-US"/>
        </w:rPr>
        <w:t xml:space="preserve"> </w:t>
      </w:r>
    </w:p>
    <w:p w14:paraId="78A46EC7" w14:textId="4CCF107D" w:rsidR="008079A0" w:rsidRDefault="008079A0" w:rsidP="00B90F82">
      <w:pPr>
        <w:spacing w:line="360" w:lineRule="auto"/>
        <w:jc w:val="both"/>
        <w:rPr>
          <w:rFonts w:ascii="Arial" w:hAnsi="Arial" w:cs="Arial"/>
          <w:b/>
          <w:bCs/>
          <w:highlight w:val="yellow"/>
          <w:lang w:val="en-US"/>
        </w:rPr>
      </w:pPr>
      <w:r w:rsidRPr="007D3F09">
        <w:rPr>
          <w:rFonts w:ascii="Arial" w:hAnsi="Arial" w:cs="Arial"/>
          <w:highlight w:val="yellow"/>
          <w:lang w:val="en-US"/>
        </w:rPr>
        <w:lastRenderedPageBreak/>
        <w:t xml:space="preserve">Copies of the Trial Run Certificates and the COD Intimation letters for the commissioned capacity are annexed hereto and marked as </w:t>
      </w:r>
      <w:r w:rsidRPr="007D3F09">
        <w:rPr>
          <w:rFonts w:ascii="Arial" w:hAnsi="Arial" w:cs="Arial"/>
          <w:b/>
          <w:bCs/>
          <w:highlight w:val="yellow"/>
          <w:lang w:val="en-US"/>
        </w:rPr>
        <w:t>Annexure P</w:t>
      </w:r>
      <w:r w:rsidR="003514AC">
        <w:rPr>
          <w:rFonts w:ascii="Arial" w:hAnsi="Arial" w:cs="Arial"/>
          <w:b/>
          <w:bCs/>
          <w:highlight w:val="yellow"/>
          <w:lang w:val="en-US"/>
        </w:rPr>
        <w:t xml:space="preserve"> [•] (Colly). </w:t>
      </w:r>
    </w:p>
    <w:p w14:paraId="4602380A" w14:textId="5328974C" w:rsidR="003514AC" w:rsidRPr="007D3F09" w:rsidRDefault="003514AC" w:rsidP="00B90F82">
      <w:pPr>
        <w:spacing w:line="360" w:lineRule="auto"/>
        <w:jc w:val="both"/>
        <w:rPr>
          <w:rFonts w:ascii="Arial" w:hAnsi="Arial" w:cs="Arial"/>
          <w:highlight w:val="yellow"/>
          <w:lang w:val="en-US"/>
        </w:rPr>
      </w:pPr>
      <w:r w:rsidRPr="41E4CB6E">
        <w:rPr>
          <w:rFonts w:ascii="Arial" w:hAnsi="Arial" w:cs="Arial"/>
          <w:b/>
          <w:bCs/>
          <w:highlight w:val="yellow"/>
          <w:lang w:val="en-US"/>
        </w:rPr>
        <w:t>[</w:t>
      </w:r>
      <w:r w:rsidRPr="41E4CB6E">
        <w:rPr>
          <w:rFonts w:ascii="Arial" w:hAnsi="Arial" w:cs="Arial"/>
          <w:b/>
          <w:bCs/>
          <w:i/>
          <w:iCs/>
          <w:highlight w:val="yellow"/>
          <w:lang w:val="en-US"/>
        </w:rPr>
        <w:t>Trilegal Note – Pleas</w:t>
      </w:r>
      <w:commentRangeStart w:id="60"/>
      <w:r w:rsidRPr="41E4CB6E">
        <w:rPr>
          <w:rFonts w:ascii="Arial" w:hAnsi="Arial" w:cs="Arial"/>
          <w:b/>
          <w:bCs/>
          <w:i/>
          <w:iCs/>
          <w:highlight w:val="yellow"/>
          <w:lang w:val="en-US"/>
        </w:rPr>
        <w:t>e provide the details re. commissioning and the Trial Run and COD Intimation letters.</w:t>
      </w:r>
      <w:r w:rsidRPr="41E4CB6E">
        <w:rPr>
          <w:rFonts w:ascii="Arial" w:hAnsi="Arial" w:cs="Arial"/>
          <w:b/>
          <w:bCs/>
          <w:highlight w:val="yellow"/>
          <w:lang w:val="en-US"/>
        </w:rPr>
        <w:t>]</w:t>
      </w:r>
      <w:commentRangeEnd w:id="60"/>
      <w:r w:rsidRPr="007D3F09">
        <w:rPr>
          <w:rStyle w:val="CommentReference"/>
          <w:rFonts w:ascii="Arial" w:hAnsi="Arial" w:cs="Arial"/>
          <w:sz w:val="24"/>
          <w:szCs w:val="24"/>
          <w:highlight w:val="yellow"/>
          <w:lang w:val="en-US"/>
        </w:rPr>
        <w:commentReference w:id="60"/>
      </w:r>
    </w:p>
    <w:p w14:paraId="573ACE0A" w14:textId="48794717" w:rsidR="008079A0" w:rsidRPr="00181FD4" w:rsidRDefault="006309DD" w:rsidP="00B90F82">
      <w:pPr>
        <w:spacing w:line="360" w:lineRule="auto"/>
        <w:jc w:val="both"/>
        <w:rPr>
          <w:rFonts w:ascii="Arial" w:hAnsi="Arial" w:cs="Arial"/>
          <w:lang w:val="en-US"/>
        </w:rPr>
      </w:pPr>
      <w:r w:rsidRPr="00181FD4">
        <w:rPr>
          <w:rFonts w:ascii="Arial" w:hAnsi="Arial" w:cs="Arial"/>
          <w:lang w:val="en-US"/>
        </w:rPr>
        <w:t>6</w:t>
      </w:r>
      <w:r w:rsidR="003514AC" w:rsidRPr="00181FD4">
        <w:rPr>
          <w:rFonts w:ascii="Arial" w:hAnsi="Arial" w:cs="Arial"/>
          <w:lang w:val="en-US"/>
        </w:rPr>
        <w:t>9</w:t>
      </w:r>
      <w:r w:rsidRPr="00181FD4">
        <w:rPr>
          <w:rFonts w:ascii="Arial" w:hAnsi="Arial" w:cs="Arial"/>
          <w:lang w:val="en-US"/>
        </w:rPr>
        <w:t>.</w:t>
      </w:r>
      <w:r w:rsidRPr="00181FD4">
        <w:rPr>
          <w:rFonts w:ascii="Arial" w:hAnsi="Arial" w:cs="Arial"/>
          <w:lang w:val="en-US"/>
        </w:rPr>
        <w:tab/>
      </w:r>
      <w:r w:rsidR="008079A0" w:rsidRPr="00181FD4">
        <w:rPr>
          <w:rFonts w:ascii="Arial" w:hAnsi="Arial" w:cs="Arial"/>
          <w:lang w:val="en-US"/>
        </w:rPr>
        <w:t xml:space="preserve">Evidently, and as </w:t>
      </w:r>
      <w:r w:rsidR="003514AC" w:rsidRPr="00181FD4">
        <w:rPr>
          <w:rFonts w:ascii="Arial" w:hAnsi="Arial" w:cs="Arial"/>
          <w:lang w:val="en-US"/>
        </w:rPr>
        <w:t>recognized</w:t>
      </w:r>
      <w:r w:rsidR="008079A0" w:rsidRPr="00181FD4">
        <w:rPr>
          <w:rFonts w:ascii="Arial" w:hAnsi="Arial" w:cs="Arial"/>
          <w:lang w:val="en-US"/>
        </w:rPr>
        <w:t xml:space="preserve"> by the Committee </w:t>
      </w:r>
      <w:r w:rsidR="008079A0" w:rsidRPr="00181FD4">
        <w:rPr>
          <w:rFonts w:ascii="Arial" w:hAnsi="Arial" w:cs="Arial"/>
          <w:i/>
          <w:iCs/>
          <w:lang w:val="en-US"/>
        </w:rPr>
        <w:t>vide</w:t>
      </w:r>
      <w:r w:rsidR="008079A0" w:rsidRPr="00181FD4">
        <w:rPr>
          <w:rFonts w:ascii="Arial" w:hAnsi="Arial" w:cs="Arial"/>
          <w:lang w:val="en-US"/>
        </w:rPr>
        <w:t xml:space="preserve"> its Report dated 11.06.2026, SRI3PL has achieved substantial progress in project works which evinces SRI3PL's </w:t>
      </w:r>
      <w:r w:rsidR="008079A0" w:rsidRPr="00181FD4">
        <w:rPr>
          <w:rFonts w:ascii="Arial" w:hAnsi="Arial" w:cs="Arial"/>
          <w:i/>
          <w:iCs/>
          <w:lang w:val="en-US"/>
        </w:rPr>
        <w:t>bona fides</w:t>
      </w:r>
      <w:r w:rsidR="008079A0" w:rsidRPr="00181FD4">
        <w:rPr>
          <w:rFonts w:ascii="Arial" w:hAnsi="Arial" w:cs="Arial"/>
          <w:lang w:val="en-US"/>
        </w:rPr>
        <w:t xml:space="preserve"> and efforts to mitigate the delays caused by events beyond its control.</w:t>
      </w:r>
    </w:p>
    <w:p w14:paraId="05FF3851" w14:textId="66F2B519" w:rsidR="008079A0" w:rsidRPr="007D3F09" w:rsidRDefault="00181FD4" w:rsidP="00B90F82">
      <w:pPr>
        <w:spacing w:line="360" w:lineRule="auto"/>
        <w:jc w:val="both"/>
        <w:rPr>
          <w:rFonts w:ascii="Arial" w:hAnsi="Arial" w:cs="Arial"/>
          <w:highlight w:val="yellow"/>
          <w:lang w:val="en-US"/>
        </w:rPr>
      </w:pPr>
      <w:r>
        <w:rPr>
          <w:rFonts w:ascii="Arial" w:hAnsi="Arial" w:cs="Arial"/>
          <w:highlight w:val="yellow"/>
          <w:lang w:val="en-US"/>
        </w:rPr>
        <w:t>70</w:t>
      </w:r>
      <w:r w:rsidR="006309DD" w:rsidRPr="007D3F09">
        <w:rPr>
          <w:rFonts w:ascii="Arial" w:hAnsi="Arial" w:cs="Arial"/>
          <w:highlight w:val="yellow"/>
          <w:lang w:val="en-US"/>
        </w:rPr>
        <w:t>.</w:t>
      </w:r>
      <w:r w:rsidR="006309DD" w:rsidRPr="007D3F09">
        <w:rPr>
          <w:rFonts w:ascii="Arial" w:hAnsi="Arial" w:cs="Arial"/>
          <w:highlight w:val="yellow"/>
          <w:lang w:val="en-US"/>
        </w:rPr>
        <w:tab/>
      </w:r>
      <w:commentRangeStart w:id="61"/>
      <w:commentRangeStart w:id="62"/>
      <w:r w:rsidR="008079A0" w:rsidRPr="007D3F09">
        <w:rPr>
          <w:rFonts w:ascii="Arial" w:hAnsi="Arial" w:cs="Arial"/>
          <w:highlight w:val="yellow"/>
          <w:lang w:val="en-US"/>
        </w:rPr>
        <w:t xml:space="preserve">A brief summary of project milestones </w:t>
      </w:r>
      <w:ins w:id="63" w:author="Kunal Lalit Kaistha" w:date="2026-09-16T18:35:00Z" w16du:dateUtc="2026-09-16T13:05:00Z">
        <w:r w:rsidR="00DF2D89">
          <w:rPr>
            <w:rFonts w:ascii="Arial" w:hAnsi="Arial" w:cs="Arial"/>
            <w:highlight w:val="yellow"/>
            <w:lang w:val="en-US"/>
          </w:rPr>
          <w:t>a</w:t>
        </w:r>
      </w:ins>
      <w:ins w:id="64" w:author="Kunal Lalit Kaistha" w:date="2026-09-16T18:36:00Z" w16du:dateUtc="2026-09-16T13:06:00Z">
        <w:r w:rsidR="00DF2D89">
          <w:rPr>
            <w:rFonts w:ascii="Arial" w:hAnsi="Arial" w:cs="Arial"/>
            <w:highlight w:val="yellow"/>
            <w:lang w:val="en-US"/>
          </w:rPr>
          <w:t>nd statu</w:t>
        </w:r>
      </w:ins>
      <w:del w:id="65" w:author="Kunal Lalit Kaistha" w:date="2026-09-16T18:35:00Z" w16du:dateUtc="2026-09-16T13:05:00Z">
        <w:r w:rsidR="008079A0" w:rsidRPr="007D3F09" w:rsidDel="00DF2D89">
          <w:rPr>
            <w:rFonts w:ascii="Arial" w:hAnsi="Arial" w:cs="Arial"/>
            <w:highlight w:val="yellow"/>
            <w:lang w:val="en-US"/>
          </w:rPr>
          <w:delText>i</w:delText>
        </w:r>
      </w:del>
      <w:r w:rsidR="008079A0" w:rsidRPr="007D3F09">
        <w:rPr>
          <w:rFonts w:ascii="Arial" w:hAnsi="Arial" w:cs="Arial"/>
          <w:highlight w:val="yellow"/>
          <w:lang w:val="en-US"/>
        </w:rPr>
        <w:t>s</w:t>
      </w:r>
      <w:ins w:id="66" w:author="Kunal Lalit Kaistha" w:date="2026-09-16T18:36:00Z" w16du:dateUtc="2026-09-16T13:06:00Z">
        <w:r w:rsidR="005E277D">
          <w:rPr>
            <w:rFonts w:ascii="Arial" w:hAnsi="Arial" w:cs="Arial"/>
            <w:highlight w:val="yellow"/>
            <w:lang w:val="en-US"/>
          </w:rPr>
          <w:t xml:space="preserve"> is</w:t>
        </w:r>
      </w:ins>
      <w:r w:rsidR="008079A0" w:rsidRPr="007D3F09">
        <w:rPr>
          <w:rFonts w:ascii="Arial" w:hAnsi="Arial" w:cs="Arial"/>
          <w:highlight w:val="yellow"/>
          <w:lang w:val="en-US"/>
        </w:rPr>
        <w:t xml:space="preserve"> provided below:</w:t>
      </w:r>
      <w:commentRangeEnd w:id="61"/>
      <w:r w:rsidR="001C77EB" w:rsidRPr="007D3F09">
        <w:rPr>
          <w:rStyle w:val="CommentReference"/>
          <w:rFonts w:ascii="Arial" w:hAnsi="Arial" w:cs="Arial"/>
          <w:sz w:val="24"/>
          <w:szCs w:val="24"/>
          <w:highlight w:val="yellow"/>
          <w:lang w:val="en-US"/>
        </w:rPr>
        <w:commentReference w:id="61"/>
      </w:r>
      <w:commentRangeEnd w:id="62"/>
      <w:r w:rsidRPr="007D3F09">
        <w:rPr>
          <w:rStyle w:val="CommentReference"/>
          <w:rFonts w:ascii="Arial" w:hAnsi="Arial" w:cs="Arial"/>
          <w:sz w:val="24"/>
          <w:szCs w:val="24"/>
          <w:highlight w:val="yellow"/>
          <w:lang w:val="en-US"/>
        </w:rPr>
        <w:commentReference w:id="62"/>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2356"/>
        <w:gridCol w:w="2936"/>
        <w:gridCol w:w="3718"/>
      </w:tblGrid>
      <w:tr w:rsidR="008079A0" w:rsidRPr="007D3F09" w14:paraId="43870506" w14:textId="77777777" w:rsidTr="41E4CB6E">
        <w:trPr>
          <w:tblHeader/>
        </w:trPr>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2B20375F" w14:textId="77777777" w:rsidR="008079A0" w:rsidRPr="007D3F09" w:rsidRDefault="008079A0" w:rsidP="00430AF4">
            <w:pPr>
              <w:spacing w:line="360" w:lineRule="auto"/>
              <w:jc w:val="center"/>
              <w:rPr>
                <w:rFonts w:ascii="Arial" w:hAnsi="Arial" w:cs="Arial"/>
                <w:b/>
                <w:bCs/>
                <w:highlight w:val="yellow"/>
                <w:lang w:val="en-US"/>
              </w:rPr>
            </w:pPr>
            <w:r w:rsidRPr="007D3F09">
              <w:rPr>
                <w:rFonts w:ascii="Arial" w:hAnsi="Arial" w:cs="Arial"/>
                <w:b/>
                <w:bCs/>
                <w:highlight w:val="yellow"/>
                <w:lang w:val="en-US"/>
              </w:rPr>
              <w:t>Milestone</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0DF8F6FB" w14:textId="77777777" w:rsidR="008079A0" w:rsidRPr="007D3F09" w:rsidRDefault="008079A0" w:rsidP="00430AF4">
            <w:pPr>
              <w:spacing w:line="360" w:lineRule="auto"/>
              <w:jc w:val="center"/>
              <w:rPr>
                <w:rFonts w:ascii="Arial" w:hAnsi="Arial" w:cs="Arial"/>
                <w:b/>
                <w:bCs/>
                <w:highlight w:val="yellow"/>
                <w:lang w:val="en-US"/>
              </w:rPr>
            </w:pPr>
            <w:r w:rsidRPr="007D3F09">
              <w:rPr>
                <w:rFonts w:ascii="Arial" w:hAnsi="Arial" w:cs="Arial"/>
                <w:b/>
                <w:bCs/>
                <w:highlight w:val="yellow"/>
                <w:lang w:val="en-US"/>
              </w:rPr>
              <w:t>Solar</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2327A8E4" w14:textId="77777777" w:rsidR="008079A0" w:rsidRPr="007D3F09" w:rsidRDefault="008079A0" w:rsidP="00430AF4">
            <w:pPr>
              <w:spacing w:line="360" w:lineRule="auto"/>
              <w:jc w:val="center"/>
              <w:rPr>
                <w:rFonts w:ascii="Arial" w:hAnsi="Arial" w:cs="Arial"/>
                <w:b/>
                <w:bCs/>
                <w:highlight w:val="yellow"/>
                <w:lang w:val="en-US"/>
              </w:rPr>
            </w:pPr>
            <w:r w:rsidRPr="007D3F09">
              <w:rPr>
                <w:rFonts w:ascii="Arial" w:hAnsi="Arial" w:cs="Arial"/>
                <w:b/>
                <w:bCs/>
                <w:highlight w:val="yellow"/>
                <w:lang w:val="en-US"/>
              </w:rPr>
              <w:t>Wind</w:t>
            </w:r>
          </w:p>
        </w:tc>
      </w:tr>
      <w:tr w:rsidR="008079A0" w:rsidRPr="007D3F09" w14:paraId="6678A3AA" w14:textId="77777777" w:rsidTr="41E4CB6E">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2DD89AFC" w14:textId="77777777" w:rsidR="008079A0" w:rsidRPr="007D3F09" w:rsidRDefault="008079A0" w:rsidP="00430AF4">
            <w:pPr>
              <w:spacing w:line="360" w:lineRule="auto"/>
              <w:jc w:val="center"/>
              <w:rPr>
                <w:rFonts w:ascii="Arial" w:hAnsi="Arial" w:cs="Arial"/>
                <w:highlight w:val="yellow"/>
                <w:lang w:val="en-US"/>
              </w:rPr>
            </w:pPr>
            <w:r w:rsidRPr="007D3F09">
              <w:rPr>
                <w:rFonts w:ascii="Arial" w:hAnsi="Arial" w:cs="Arial"/>
                <w:b/>
                <w:bCs/>
                <w:i/>
                <w:iCs/>
                <w:highlight w:val="yellow"/>
                <w:lang w:val="en-US"/>
              </w:rPr>
              <w:t>Construction Plan</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69BE8D49" w14:textId="77777777" w:rsidR="008079A0" w:rsidRPr="007D3F09" w:rsidRDefault="008079A0" w:rsidP="00430AF4">
            <w:pPr>
              <w:spacing w:line="360" w:lineRule="auto"/>
              <w:jc w:val="center"/>
              <w:rPr>
                <w:rFonts w:ascii="Arial" w:hAnsi="Arial" w:cs="Arial"/>
                <w:highlight w:val="yellow"/>
                <w:lang w:val="en-US"/>
              </w:rPr>
            </w:pP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4E3F1E42" w14:textId="77777777" w:rsidR="008079A0" w:rsidRPr="007D3F09" w:rsidRDefault="008079A0" w:rsidP="00430AF4">
            <w:pPr>
              <w:spacing w:line="360" w:lineRule="auto"/>
              <w:jc w:val="center"/>
              <w:rPr>
                <w:rFonts w:ascii="Arial" w:hAnsi="Arial" w:cs="Arial"/>
                <w:highlight w:val="yellow"/>
                <w:lang w:val="en-US"/>
              </w:rPr>
            </w:pPr>
          </w:p>
        </w:tc>
      </w:tr>
      <w:tr w:rsidR="008079A0" w:rsidRPr="007D3F09" w14:paraId="40197497" w14:textId="77777777" w:rsidTr="41E4CB6E">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3D2B9ADB" w14:textId="77777777" w:rsidR="008079A0" w:rsidRPr="007D3F09" w:rsidRDefault="008079A0" w:rsidP="00430AF4">
            <w:pPr>
              <w:spacing w:line="360" w:lineRule="auto"/>
              <w:jc w:val="center"/>
              <w:rPr>
                <w:rFonts w:ascii="Arial" w:hAnsi="Arial" w:cs="Arial"/>
                <w:highlight w:val="yellow"/>
                <w:lang w:val="en-US"/>
              </w:rPr>
            </w:pPr>
            <w:r w:rsidRPr="007D3F09">
              <w:rPr>
                <w:rFonts w:ascii="Arial" w:hAnsi="Arial" w:cs="Arial"/>
                <w:highlight w:val="yellow"/>
                <w:lang w:val="en-US"/>
              </w:rPr>
              <w:t>Prelim Works - topography, soil testing, excavation</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4CE0A531" w14:textId="77777777" w:rsidR="008079A0" w:rsidRPr="007D3F09" w:rsidRDefault="008079A0" w:rsidP="00430AF4">
            <w:pPr>
              <w:spacing w:line="360" w:lineRule="auto"/>
              <w:jc w:val="center"/>
              <w:rPr>
                <w:rFonts w:ascii="Arial" w:hAnsi="Arial" w:cs="Arial"/>
                <w:highlight w:val="yellow"/>
                <w:lang w:val="en-US"/>
              </w:rPr>
            </w:pPr>
            <w:r w:rsidRPr="007D3F09">
              <w:rPr>
                <w:rFonts w:ascii="Arial" w:hAnsi="Arial" w:cs="Arial"/>
                <w:highlight w:val="yellow"/>
                <w:lang w:val="en-US"/>
              </w:rPr>
              <w:t>June 2023 to March 2026</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612E1646" w14:textId="77777777" w:rsidR="008079A0" w:rsidRPr="007D3F09" w:rsidRDefault="008079A0" w:rsidP="00430AF4">
            <w:pPr>
              <w:spacing w:line="360" w:lineRule="auto"/>
              <w:jc w:val="center"/>
              <w:rPr>
                <w:rFonts w:ascii="Arial" w:hAnsi="Arial" w:cs="Arial"/>
                <w:highlight w:val="yellow"/>
                <w:lang w:val="en-US"/>
              </w:rPr>
            </w:pPr>
            <w:r w:rsidRPr="007D3F09">
              <w:rPr>
                <w:rFonts w:ascii="Arial" w:hAnsi="Arial" w:cs="Arial"/>
                <w:highlight w:val="yellow"/>
                <w:lang w:val="en-US"/>
              </w:rPr>
              <w:t>March 2023 to April 2025</w:t>
            </w:r>
          </w:p>
        </w:tc>
      </w:tr>
      <w:tr w:rsidR="008079A0" w:rsidRPr="007D3F09" w14:paraId="3C115745" w14:textId="77777777" w:rsidTr="41E4CB6E">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2B9A93AE" w14:textId="77777777" w:rsidR="008079A0" w:rsidRPr="007D3F09" w:rsidRDefault="008079A0" w:rsidP="00430AF4">
            <w:pPr>
              <w:spacing w:line="360" w:lineRule="auto"/>
              <w:jc w:val="center"/>
              <w:rPr>
                <w:rFonts w:ascii="Arial" w:hAnsi="Arial" w:cs="Arial"/>
                <w:highlight w:val="yellow"/>
                <w:lang w:val="en-US"/>
              </w:rPr>
            </w:pPr>
            <w:r w:rsidRPr="007D3F09">
              <w:rPr>
                <w:rFonts w:ascii="Arial" w:hAnsi="Arial" w:cs="Arial"/>
                <w:highlight w:val="yellow"/>
                <w:lang w:val="en-US"/>
              </w:rPr>
              <w:t>Engineering - SLD, drawings, equipment etc.</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64205758" w14:textId="77777777" w:rsidR="008079A0" w:rsidRPr="007D3F09" w:rsidRDefault="008079A0" w:rsidP="00430AF4">
            <w:pPr>
              <w:spacing w:line="360" w:lineRule="auto"/>
              <w:jc w:val="center"/>
              <w:rPr>
                <w:rFonts w:ascii="Arial" w:hAnsi="Arial" w:cs="Arial"/>
                <w:highlight w:val="yellow"/>
                <w:lang w:val="en-US"/>
              </w:rPr>
            </w:pPr>
            <w:r w:rsidRPr="007D3F09">
              <w:rPr>
                <w:rFonts w:ascii="Arial" w:hAnsi="Arial" w:cs="Arial"/>
                <w:highlight w:val="yellow"/>
                <w:lang w:val="en-US"/>
              </w:rPr>
              <w:t>February 2023 to February 2026</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47C3C2B4" w14:textId="77777777" w:rsidR="008079A0" w:rsidRPr="007D3F09" w:rsidRDefault="008079A0" w:rsidP="00430AF4">
            <w:pPr>
              <w:spacing w:line="360" w:lineRule="auto"/>
              <w:jc w:val="center"/>
              <w:rPr>
                <w:rFonts w:ascii="Arial" w:hAnsi="Arial" w:cs="Arial"/>
                <w:highlight w:val="yellow"/>
                <w:lang w:val="en-US"/>
              </w:rPr>
            </w:pPr>
            <w:r w:rsidRPr="007D3F09">
              <w:rPr>
                <w:rFonts w:ascii="Arial" w:hAnsi="Arial" w:cs="Arial"/>
                <w:highlight w:val="yellow"/>
                <w:lang w:val="en-US"/>
              </w:rPr>
              <w:t>July 2023 to April 2025</w:t>
            </w:r>
          </w:p>
        </w:tc>
      </w:tr>
      <w:tr w:rsidR="008079A0" w:rsidRPr="007D3F09" w14:paraId="6597E2B2" w14:textId="77777777" w:rsidTr="41E4CB6E">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004DD0C8" w14:textId="77777777" w:rsidR="008079A0" w:rsidRPr="007D3F09" w:rsidRDefault="008079A0" w:rsidP="00430AF4">
            <w:pPr>
              <w:spacing w:line="360" w:lineRule="auto"/>
              <w:jc w:val="center"/>
              <w:rPr>
                <w:rFonts w:ascii="Arial" w:hAnsi="Arial" w:cs="Arial"/>
                <w:highlight w:val="yellow"/>
                <w:lang w:val="en-US"/>
              </w:rPr>
            </w:pPr>
            <w:r w:rsidRPr="007D3F09">
              <w:rPr>
                <w:rFonts w:ascii="Arial" w:hAnsi="Arial" w:cs="Arial"/>
                <w:b/>
                <w:bCs/>
                <w:i/>
                <w:iCs/>
                <w:highlight w:val="yellow"/>
                <w:lang w:val="en-US"/>
              </w:rPr>
              <w:t>Procurement</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444F2C8C" w14:textId="77777777" w:rsidR="008079A0" w:rsidRPr="007D3F09" w:rsidRDefault="008079A0" w:rsidP="00430AF4">
            <w:pPr>
              <w:spacing w:line="360" w:lineRule="auto"/>
              <w:jc w:val="center"/>
              <w:rPr>
                <w:rFonts w:ascii="Arial" w:hAnsi="Arial" w:cs="Arial"/>
                <w:highlight w:val="yellow"/>
                <w:lang w:val="en-US"/>
              </w:rPr>
            </w:pP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2C6CD0ED" w14:textId="77777777" w:rsidR="008079A0" w:rsidRPr="007D3F09" w:rsidRDefault="008079A0" w:rsidP="00430AF4">
            <w:pPr>
              <w:spacing w:line="360" w:lineRule="auto"/>
              <w:jc w:val="center"/>
              <w:rPr>
                <w:rFonts w:ascii="Arial" w:hAnsi="Arial" w:cs="Arial"/>
                <w:highlight w:val="yellow"/>
                <w:lang w:val="en-US"/>
              </w:rPr>
            </w:pPr>
          </w:p>
        </w:tc>
      </w:tr>
      <w:tr w:rsidR="008079A0" w:rsidRPr="007D3F09" w14:paraId="05DAEE4A" w14:textId="77777777" w:rsidTr="41E4CB6E">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0EE0B543" w14:textId="77777777" w:rsidR="008079A0" w:rsidRPr="007D3F09" w:rsidRDefault="008079A0" w:rsidP="00430AF4">
            <w:pPr>
              <w:spacing w:line="360" w:lineRule="auto"/>
              <w:jc w:val="center"/>
              <w:rPr>
                <w:rFonts w:ascii="Arial" w:hAnsi="Arial" w:cs="Arial"/>
                <w:highlight w:val="yellow"/>
                <w:lang w:val="en-US"/>
              </w:rPr>
            </w:pPr>
            <w:r w:rsidRPr="007D3F09">
              <w:rPr>
                <w:rFonts w:ascii="Arial" w:hAnsi="Arial" w:cs="Arial"/>
                <w:highlight w:val="yellow"/>
                <w:lang w:val="en-US"/>
              </w:rPr>
              <w:t>Ordering - Module, Inverter, WTG, EPC contracts</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5D9682B6" w14:textId="77777777" w:rsidR="008079A0" w:rsidRPr="007D3F09" w:rsidRDefault="008079A0" w:rsidP="00430AF4">
            <w:pPr>
              <w:spacing w:line="360" w:lineRule="auto"/>
              <w:jc w:val="center"/>
              <w:rPr>
                <w:rFonts w:ascii="Arial" w:hAnsi="Arial" w:cs="Arial"/>
                <w:highlight w:val="yellow"/>
                <w:lang w:val="en-US"/>
              </w:rPr>
            </w:pPr>
            <w:r w:rsidRPr="007D3F09">
              <w:rPr>
                <w:rFonts w:ascii="Arial" w:hAnsi="Arial" w:cs="Arial"/>
                <w:highlight w:val="yellow"/>
                <w:lang w:val="en-US"/>
              </w:rPr>
              <w:t>January 2023 to September 2023</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722162DF" w14:textId="77777777" w:rsidR="008079A0" w:rsidRPr="007D3F09" w:rsidRDefault="008079A0" w:rsidP="00430AF4">
            <w:pPr>
              <w:spacing w:line="360" w:lineRule="auto"/>
              <w:jc w:val="center"/>
              <w:rPr>
                <w:rFonts w:ascii="Arial" w:hAnsi="Arial" w:cs="Arial"/>
                <w:highlight w:val="yellow"/>
                <w:lang w:val="en-US"/>
              </w:rPr>
            </w:pPr>
            <w:r w:rsidRPr="007D3F09">
              <w:rPr>
                <w:rFonts w:ascii="Arial" w:hAnsi="Arial" w:cs="Arial"/>
                <w:highlight w:val="yellow"/>
                <w:lang w:val="en-US"/>
              </w:rPr>
              <w:t>November 2022 to December 2022</w:t>
            </w:r>
          </w:p>
        </w:tc>
      </w:tr>
      <w:tr w:rsidR="008079A0" w:rsidRPr="007D3F09" w14:paraId="08A792E5" w14:textId="77777777" w:rsidTr="41E4CB6E">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3AF4484D" w14:textId="77777777" w:rsidR="008079A0" w:rsidRPr="007D3F09" w:rsidRDefault="008079A0" w:rsidP="00430AF4">
            <w:pPr>
              <w:spacing w:line="360" w:lineRule="auto"/>
              <w:jc w:val="center"/>
              <w:rPr>
                <w:rFonts w:ascii="Arial" w:hAnsi="Arial" w:cs="Arial"/>
                <w:highlight w:val="yellow"/>
                <w:lang w:val="en-US"/>
              </w:rPr>
            </w:pPr>
            <w:r w:rsidRPr="007D3F09">
              <w:rPr>
                <w:rFonts w:ascii="Arial" w:hAnsi="Arial" w:cs="Arial"/>
                <w:highlight w:val="yellow"/>
                <w:lang w:val="en-US"/>
              </w:rPr>
              <w:t>Supply of Ordered Equipment</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48868D63" w14:textId="77777777" w:rsidR="008079A0" w:rsidRPr="007D3F09" w:rsidRDefault="008079A0" w:rsidP="00430AF4">
            <w:pPr>
              <w:spacing w:line="360" w:lineRule="auto"/>
              <w:jc w:val="center"/>
              <w:rPr>
                <w:rFonts w:ascii="Arial" w:hAnsi="Arial" w:cs="Arial"/>
                <w:highlight w:val="yellow"/>
                <w:lang w:val="en-US"/>
              </w:rPr>
            </w:pPr>
            <w:r w:rsidRPr="007D3F09">
              <w:rPr>
                <w:rFonts w:ascii="Arial" w:hAnsi="Arial" w:cs="Arial"/>
                <w:highlight w:val="yellow"/>
                <w:lang w:val="en-US"/>
              </w:rPr>
              <w:t>January 2023 to May 2025</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6CEAD984" w14:textId="77777777" w:rsidR="008079A0" w:rsidRPr="007D3F09" w:rsidRDefault="008079A0" w:rsidP="00430AF4">
            <w:pPr>
              <w:spacing w:line="360" w:lineRule="auto"/>
              <w:jc w:val="center"/>
              <w:rPr>
                <w:rFonts w:ascii="Arial" w:hAnsi="Arial" w:cs="Arial"/>
                <w:highlight w:val="yellow"/>
                <w:lang w:val="en-US"/>
              </w:rPr>
            </w:pPr>
            <w:r w:rsidRPr="007D3F09">
              <w:rPr>
                <w:rFonts w:ascii="Arial" w:hAnsi="Arial" w:cs="Arial"/>
                <w:highlight w:val="yellow"/>
                <w:lang w:val="en-US"/>
              </w:rPr>
              <w:t>October 2023 to December 2025</w:t>
            </w:r>
          </w:p>
        </w:tc>
      </w:tr>
      <w:tr w:rsidR="008079A0" w:rsidRPr="007D3F09" w14:paraId="14EC1336" w14:textId="77777777" w:rsidTr="41E4CB6E">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1FBB0B13" w14:textId="77777777" w:rsidR="008079A0" w:rsidRPr="007D3F09" w:rsidRDefault="008079A0" w:rsidP="00430AF4">
            <w:pPr>
              <w:spacing w:line="360" w:lineRule="auto"/>
              <w:jc w:val="center"/>
              <w:rPr>
                <w:rFonts w:ascii="Arial" w:hAnsi="Arial" w:cs="Arial"/>
                <w:highlight w:val="yellow"/>
                <w:lang w:val="en-US"/>
              </w:rPr>
            </w:pPr>
            <w:r w:rsidRPr="007D3F09">
              <w:rPr>
                <w:rFonts w:ascii="Arial" w:hAnsi="Arial" w:cs="Arial"/>
                <w:highlight w:val="yellow"/>
                <w:lang w:val="en-US"/>
              </w:rPr>
              <w:t>Land</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65A48E00" w14:textId="77777777" w:rsidR="008079A0" w:rsidRPr="007D3F09" w:rsidRDefault="008079A0" w:rsidP="00430AF4">
            <w:pPr>
              <w:spacing w:line="360" w:lineRule="auto"/>
              <w:jc w:val="center"/>
              <w:rPr>
                <w:rFonts w:ascii="Arial" w:hAnsi="Arial" w:cs="Arial"/>
                <w:highlight w:val="yellow"/>
                <w:lang w:val="en-US"/>
              </w:rPr>
            </w:pPr>
            <w:r w:rsidRPr="007D3F09">
              <w:rPr>
                <w:rFonts w:ascii="Arial" w:hAnsi="Arial" w:cs="Arial"/>
                <w:highlight w:val="yellow"/>
                <w:lang w:val="en-US"/>
              </w:rPr>
              <w:t>April 2023 to January 2026 (87% acquired; balance 13% by March 2026)</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74E87561" w14:textId="77777777" w:rsidR="008079A0" w:rsidRPr="007D3F09" w:rsidRDefault="008079A0" w:rsidP="00430AF4">
            <w:pPr>
              <w:spacing w:line="360" w:lineRule="auto"/>
              <w:jc w:val="center"/>
              <w:rPr>
                <w:rFonts w:ascii="Arial" w:hAnsi="Arial" w:cs="Arial"/>
                <w:highlight w:val="yellow"/>
                <w:lang w:val="en-US"/>
              </w:rPr>
            </w:pPr>
            <w:r w:rsidRPr="007D3F09">
              <w:rPr>
                <w:rFonts w:ascii="Arial" w:hAnsi="Arial" w:cs="Arial"/>
                <w:highlight w:val="yellow"/>
                <w:lang w:val="en-US"/>
              </w:rPr>
              <w:t>March 2023 to April 2025 (100% acquired - 443 acres)</w:t>
            </w:r>
          </w:p>
        </w:tc>
      </w:tr>
      <w:tr w:rsidR="008079A0" w:rsidRPr="007D3F09" w14:paraId="535EBA33" w14:textId="77777777" w:rsidTr="41E4CB6E">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3FA9B398" w14:textId="77777777" w:rsidR="008079A0" w:rsidRPr="007D3F09" w:rsidRDefault="008079A0" w:rsidP="00430AF4">
            <w:pPr>
              <w:spacing w:line="360" w:lineRule="auto"/>
              <w:jc w:val="center"/>
              <w:rPr>
                <w:rFonts w:ascii="Arial" w:hAnsi="Arial" w:cs="Arial"/>
                <w:highlight w:val="yellow"/>
                <w:lang w:val="en-US"/>
              </w:rPr>
            </w:pPr>
            <w:r w:rsidRPr="007D3F09">
              <w:rPr>
                <w:rFonts w:ascii="Arial" w:hAnsi="Arial" w:cs="Arial"/>
                <w:b/>
                <w:bCs/>
                <w:i/>
                <w:iCs/>
                <w:highlight w:val="yellow"/>
                <w:lang w:val="en-US"/>
              </w:rPr>
              <w:t>Construction</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6C5B91CD" w14:textId="77777777" w:rsidR="008079A0" w:rsidRPr="007D3F09" w:rsidRDefault="008079A0" w:rsidP="00430AF4">
            <w:pPr>
              <w:spacing w:line="360" w:lineRule="auto"/>
              <w:jc w:val="center"/>
              <w:rPr>
                <w:rFonts w:ascii="Arial" w:hAnsi="Arial" w:cs="Arial"/>
                <w:highlight w:val="yellow"/>
                <w:lang w:val="en-US"/>
              </w:rPr>
            </w:pP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0FF55F89" w14:textId="77777777" w:rsidR="008079A0" w:rsidRPr="007D3F09" w:rsidRDefault="008079A0" w:rsidP="00430AF4">
            <w:pPr>
              <w:spacing w:line="360" w:lineRule="auto"/>
              <w:jc w:val="center"/>
              <w:rPr>
                <w:rFonts w:ascii="Arial" w:hAnsi="Arial" w:cs="Arial"/>
                <w:highlight w:val="yellow"/>
                <w:lang w:val="en-US"/>
              </w:rPr>
            </w:pPr>
          </w:p>
        </w:tc>
      </w:tr>
      <w:tr w:rsidR="008079A0" w:rsidRPr="007D3F09" w14:paraId="38AE6B14" w14:textId="77777777" w:rsidTr="41E4CB6E">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741A0F8A" w14:textId="77777777" w:rsidR="008079A0" w:rsidRPr="007D3F09" w:rsidRDefault="008079A0" w:rsidP="00430AF4">
            <w:pPr>
              <w:spacing w:line="360" w:lineRule="auto"/>
              <w:jc w:val="center"/>
              <w:rPr>
                <w:rFonts w:ascii="Arial" w:hAnsi="Arial" w:cs="Arial"/>
                <w:highlight w:val="yellow"/>
                <w:lang w:val="en-US"/>
              </w:rPr>
            </w:pPr>
            <w:r w:rsidRPr="007D3F09">
              <w:rPr>
                <w:rFonts w:ascii="Arial" w:hAnsi="Arial" w:cs="Arial"/>
                <w:highlight w:val="yellow"/>
                <w:lang w:val="en-US"/>
              </w:rPr>
              <w:lastRenderedPageBreak/>
              <w:t>Plant Side</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26D3193F" w14:textId="77777777" w:rsidR="008079A0" w:rsidRPr="007D3F09" w:rsidRDefault="008079A0" w:rsidP="00430AF4">
            <w:pPr>
              <w:spacing w:line="360" w:lineRule="auto"/>
              <w:jc w:val="center"/>
              <w:rPr>
                <w:rFonts w:ascii="Arial" w:hAnsi="Arial" w:cs="Arial"/>
                <w:highlight w:val="yellow"/>
                <w:lang w:val="en-US"/>
              </w:rPr>
            </w:pPr>
            <w:r w:rsidRPr="007D3F09">
              <w:rPr>
                <w:rFonts w:ascii="Arial" w:hAnsi="Arial" w:cs="Arial"/>
                <w:highlight w:val="yellow"/>
                <w:lang w:val="en-US"/>
              </w:rPr>
              <w:t>162.5 MW installed as on 30.06.2025; remaining by April 2026</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0B7C3FF6" w14:textId="34F74D70" w:rsidR="008079A0" w:rsidRPr="007D3F09" w:rsidRDefault="008079A0" w:rsidP="00430AF4">
            <w:pPr>
              <w:spacing w:line="360" w:lineRule="auto"/>
              <w:jc w:val="center"/>
              <w:rPr>
                <w:rFonts w:ascii="Arial" w:hAnsi="Arial" w:cs="Arial"/>
                <w:highlight w:val="yellow"/>
                <w:lang w:val="en-US"/>
              </w:rPr>
            </w:pPr>
            <w:r w:rsidRPr="007D3F09">
              <w:rPr>
                <w:rFonts w:ascii="Arial" w:hAnsi="Arial" w:cs="Arial"/>
                <w:highlight w:val="yellow"/>
                <w:lang w:val="en-US"/>
              </w:rPr>
              <w:t>198 MW installed as on 30.06.2025; remaining by April 2026</w:t>
            </w:r>
          </w:p>
        </w:tc>
      </w:tr>
      <w:tr w:rsidR="008079A0" w:rsidRPr="007D3F09" w14:paraId="36DA5BDF" w14:textId="77777777" w:rsidTr="41E4CB6E">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164EA646" w14:textId="77777777" w:rsidR="008079A0" w:rsidRPr="007D3F09" w:rsidRDefault="008079A0" w:rsidP="00430AF4">
            <w:pPr>
              <w:spacing w:line="360" w:lineRule="auto"/>
              <w:jc w:val="center"/>
              <w:rPr>
                <w:rFonts w:ascii="Arial" w:hAnsi="Arial" w:cs="Arial"/>
                <w:highlight w:val="yellow"/>
                <w:lang w:val="en-US"/>
              </w:rPr>
            </w:pPr>
            <w:r w:rsidRPr="007D3F09">
              <w:rPr>
                <w:rFonts w:ascii="Arial" w:hAnsi="Arial" w:cs="Arial"/>
                <w:highlight w:val="yellow"/>
                <w:lang w:val="en-US"/>
              </w:rPr>
              <w:t>PSS &amp; DTL</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624D9442" w14:textId="77777777" w:rsidR="008079A0" w:rsidRPr="007D3F09" w:rsidRDefault="008079A0" w:rsidP="00430AF4">
            <w:pPr>
              <w:spacing w:line="360" w:lineRule="auto"/>
              <w:jc w:val="center"/>
              <w:rPr>
                <w:rFonts w:ascii="Arial" w:hAnsi="Arial" w:cs="Arial"/>
                <w:highlight w:val="yellow"/>
                <w:lang w:val="en-US"/>
              </w:rPr>
            </w:pPr>
            <w:r w:rsidRPr="007D3F09">
              <w:rPr>
                <w:rFonts w:ascii="Arial" w:hAnsi="Arial" w:cs="Arial"/>
                <w:highlight w:val="yellow"/>
                <w:lang w:val="en-US"/>
              </w:rPr>
              <w:t>PSS and DTL complete by November 2024</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553D9718" w14:textId="77777777" w:rsidR="008079A0" w:rsidRPr="007D3F09" w:rsidRDefault="008079A0" w:rsidP="41E4CB6E">
            <w:pPr>
              <w:spacing w:line="360" w:lineRule="auto"/>
              <w:jc w:val="center"/>
              <w:rPr>
                <w:rFonts w:ascii="Arial" w:hAnsi="Arial" w:cs="Arial"/>
                <w:lang w:val="en-US"/>
                <w:rPrChange w:id="67" w:author="Ravi Kalra" w:date="2026-09-04T07:40:00Z">
                  <w:rPr>
                    <w:rFonts w:ascii="Arial" w:hAnsi="Arial" w:cs="Arial"/>
                    <w:highlight w:val="yellow"/>
                    <w:lang w:val="en-US"/>
                  </w:rPr>
                </w:rPrChange>
              </w:rPr>
            </w:pPr>
            <w:r w:rsidRPr="41E4CB6E">
              <w:rPr>
                <w:rFonts w:ascii="Arial" w:hAnsi="Arial" w:cs="Arial"/>
                <w:lang w:val="en-US"/>
                <w:rPrChange w:id="68" w:author="Ravi Kalra" w:date="2026-09-04T07:40:00Z" w16du:dateUtc="2026-09-04T07:40:19Z">
                  <w:rPr>
                    <w:rFonts w:ascii="Arial" w:hAnsi="Arial" w:cs="Arial"/>
                    <w:highlight w:val="yellow"/>
                    <w:lang w:val="en-US"/>
                  </w:rPr>
                </w:rPrChange>
              </w:rPr>
              <w:t>PSS and DTL complete by January 2025</w:t>
            </w:r>
          </w:p>
        </w:tc>
      </w:tr>
      <w:tr w:rsidR="008079A0" w:rsidRPr="007D3F09" w14:paraId="1122D8ED" w14:textId="77777777" w:rsidTr="41E4CB6E">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72033FEB" w14:textId="77777777" w:rsidR="008079A0" w:rsidRPr="007D3F09" w:rsidRDefault="008079A0" w:rsidP="00430AF4">
            <w:pPr>
              <w:spacing w:line="360" w:lineRule="auto"/>
              <w:jc w:val="center"/>
              <w:rPr>
                <w:rFonts w:ascii="Arial" w:hAnsi="Arial" w:cs="Arial"/>
                <w:highlight w:val="yellow"/>
                <w:lang w:val="en-US"/>
              </w:rPr>
            </w:pPr>
            <w:r w:rsidRPr="007D3F09">
              <w:rPr>
                <w:rFonts w:ascii="Arial" w:hAnsi="Arial" w:cs="Arial"/>
                <w:highlight w:val="yellow"/>
                <w:lang w:val="en-US"/>
              </w:rPr>
              <w:t>CEA / CEIG Inspection</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01B80646" w14:textId="0B9E8401" w:rsidR="008079A0" w:rsidRPr="007D3F09" w:rsidRDefault="008079A0" w:rsidP="00430AF4">
            <w:pPr>
              <w:spacing w:line="360" w:lineRule="auto"/>
              <w:jc w:val="center"/>
              <w:rPr>
                <w:rFonts w:ascii="Arial" w:hAnsi="Arial" w:cs="Arial"/>
                <w:highlight w:val="yellow"/>
                <w:lang w:val="en-US"/>
              </w:rPr>
            </w:pPr>
            <w:r w:rsidRPr="007D3F09">
              <w:rPr>
                <w:rFonts w:ascii="Arial" w:hAnsi="Arial" w:cs="Arial"/>
                <w:highlight w:val="yellow"/>
                <w:lang w:val="en-US"/>
              </w:rPr>
              <w:t>PSS (31.03.2024), DTL (30.05.2024), 100 MW (30.11.2024), 162.5 MW (10.06.2025), 200 MW (07.01.2026)</w:t>
            </w:r>
            <w:r w:rsidR="00EA7A4C" w:rsidRPr="007D3F09">
              <w:rPr>
                <w:rFonts w:ascii="Arial" w:hAnsi="Arial" w:cs="Arial"/>
                <w:highlight w:val="yellow"/>
                <w:lang w:val="en-US"/>
              </w:rPr>
              <w:t xml:space="preserve"> </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0BD54E20" w14:textId="77777777" w:rsidR="008079A0" w:rsidRPr="007D3F09" w:rsidRDefault="008079A0" w:rsidP="00430AF4">
            <w:pPr>
              <w:spacing w:line="360" w:lineRule="auto"/>
              <w:jc w:val="center"/>
              <w:rPr>
                <w:rFonts w:ascii="Arial" w:hAnsi="Arial" w:cs="Arial"/>
                <w:highlight w:val="yellow"/>
                <w:lang w:val="en-US"/>
              </w:rPr>
            </w:pPr>
            <w:r w:rsidRPr="007D3F09">
              <w:rPr>
                <w:rFonts w:ascii="Arial" w:hAnsi="Arial" w:cs="Arial"/>
                <w:highlight w:val="yellow"/>
                <w:lang w:val="en-US"/>
              </w:rPr>
              <w:t>PSS (30.03.2024), DTL (30.06.2024), 25 WTGs (11.04.2024), 14 WTGs (31.03.2025), 10 WTGs (06.06.2025), 31 WTGs (20.06.2025), 15 WTGs (29.12.2025)</w:t>
            </w:r>
          </w:p>
        </w:tc>
      </w:tr>
      <w:tr w:rsidR="008079A0" w:rsidRPr="007D3F09" w14:paraId="45B023B4" w14:textId="77777777" w:rsidTr="41E4CB6E">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00E8C885" w14:textId="77777777" w:rsidR="008079A0" w:rsidRPr="007D3F09" w:rsidRDefault="008079A0" w:rsidP="00430AF4">
            <w:pPr>
              <w:spacing w:line="360" w:lineRule="auto"/>
              <w:jc w:val="center"/>
              <w:rPr>
                <w:rFonts w:ascii="Arial" w:hAnsi="Arial" w:cs="Arial"/>
                <w:highlight w:val="yellow"/>
                <w:lang w:val="en-US"/>
              </w:rPr>
            </w:pPr>
            <w:r w:rsidRPr="007D3F09">
              <w:rPr>
                <w:rFonts w:ascii="Arial" w:hAnsi="Arial" w:cs="Arial"/>
                <w:b/>
                <w:bCs/>
                <w:i/>
                <w:iCs/>
                <w:highlight w:val="yellow"/>
                <w:lang w:val="en-US"/>
              </w:rPr>
              <w:t>Commissioning</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7D614508" w14:textId="77777777" w:rsidR="008079A0" w:rsidRPr="007D3F09" w:rsidRDefault="008079A0" w:rsidP="00430AF4">
            <w:pPr>
              <w:spacing w:line="360" w:lineRule="auto"/>
              <w:jc w:val="center"/>
              <w:rPr>
                <w:rFonts w:ascii="Arial" w:hAnsi="Arial" w:cs="Arial"/>
                <w:highlight w:val="yellow"/>
                <w:lang w:val="en-US"/>
              </w:rPr>
            </w:pP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17A23AA2" w14:textId="77777777" w:rsidR="008079A0" w:rsidRPr="007D3F09" w:rsidRDefault="008079A0" w:rsidP="00430AF4">
            <w:pPr>
              <w:spacing w:line="360" w:lineRule="auto"/>
              <w:jc w:val="center"/>
              <w:rPr>
                <w:rFonts w:ascii="Arial" w:hAnsi="Arial" w:cs="Arial"/>
                <w:highlight w:val="yellow"/>
                <w:lang w:val="en-US"/>
              </w:rPr>
            </w:pPr>
          </w:p>
        </w:tc>
      </w:tr>
      <w:tr w:rsidR="008079A0" w:rsidRPr="008079A0" w14:paraId="028AA668" w14:textId="77777777" w:rsidTr="41E4CB6E">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11569BD7" w14:textId="77777777" w:rsidR="008079A0" w:rsidRPr="007D3F09" w:rsidRDefault="008079A0" w:rsidP="00430AF4">
            <w:pPr>
              <w:spacing w:line="360" w:lineRule="auto"/>
              <w:jc w:val="center"/>
              <w:rPr>
                <w:rFonts w:ascii="Arial" w:hAnsi="Arial" w:cs="Arial"/>
                <w:highlight w:val="yellow"/>
                <w:lang w:val="en-US"/>
              </w:rPr>
            </w:pPr>
            <w:r w:rsidRPr="007D3F09">
              <w:rPr>
                <w:rFonts w:ascii="Arial" w:hAnsi="Arial" w:cs="Arial"/>
                <w:highlight w:val="yellow"/>
                <w:lang w:val="en-US"/>
              </w:rPr>
              <w:t>Commissioned as on date</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42A54CB7" w14:textId="77777777" w:rsidR="008079A0" w:rsidRPr="007D3F09" w:rsidRDefault="008079A0" w:rsidP="00430AF4">
            <w:pPr>
              <w:spacing w:line="360" w:lineRule="auto"/>
              <w:jc w:val="center"/>
              <w:rPr>
                <w:rFonts w:ascii="Arial" w:hAnsi="Arial" w:cs="Arial"/>
                <w:highlight w:val="yellow"/>
                <w:lang w:val="en-US"/>
              </w:rPr>
            </w:pPr>
            <w:r w:rsidRPr="007D3F09">
              <w:rPr>
                <w:rFonts w:ascii="Arial" w:hAnsi="Arial" w:cs="Arial"/>
                <w:highlight w:val="yellow"/>
                <w:lang w:val="en-US"/>
              </w:rPr>
              <w:t>146.86 MW Solar</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5A7CD881" w14:textId="7071988E" w:rsidR="008079A0" w:rsidRPr="008079A0" w:rsidRDefault="008079A0" w:rsidP="41E4CB6E">
            <w:pPr>
              <w:spacing w:line="360" w:lineRule="auto"/>
              <w:jc w:val="center"/>
              <w:rPr>
                <w:rFonts w:ascii="Arial" w:hAnsi="Arial" w:cs="Arial"/>
                <w:lang w:val="en-US"/>
              </w:rPr>
            </w:pPr>
            <w:del w:id="69" w:author="Ravi Kalra" w:date="2026-09-04T07:39:00Z" w16du:dateUtc="2026-09-04T07:39:47Z">
              <w:r w:rsidRPr="41E4CB6E" w:rsidDel="008079A0">
                <w:rPr>
                  <w:rFonts w:ascii="Arial" w:hAnsi="Arial" w:cs="Arial"/>
                  <w:highlight w:val="yellow"/>
                  <w:lang w:val="en-US"/>
                </w:rPr>
                <w:delText>207.90</w:delText>
              </w:r>
            </w:del>
            <w:ins w:id="70" w:author="Ravi Kalra" w:date="2026-09-04T07:39:00Z" w16du:dateUtc="2026-09-04T07:39:48Z">
              <w:r w:rsidR="4EBFFF4A" w:rsidRPr="41E4CB6E">
                <w:rPr>
                  <w:rFonts w:ascii="Arial" w:hAnsi="Arial" w:cs="Arial"/>
                  <w:highlight w:val="yellow"/>
                  <w:lang w:val="en-US"/>
                </w:rPr>
                <w:t>225.2</w:t>
              </w:r>
            </w:ins>
            <w:r w:rsidRPr="41E4CB6E">
              <w:rPr>
                <w:rFonts w:ascii="Arial" w:hAnsi="Arial" w:cs="Arial"/>
                <w:highlight w:val="yellow"/>
                <w:lang w:val="en-US"/>
              </w:rPr>
              <w:t xml:space="preserve"> MW Wind</w:t>
            </w:r>
            <w:r w:rsidRPr="41E4CB6E">
              <w:rPr>
                <w:rFonts w:ascii="Arial" w:hAnsi="Arial" w:cs="Arial"/>
                <w:lang w:val="en-US"/>
              </w:rPr>
              <w:t xml:space="preserve"> </w:t>
            </w:r>
          </w:p>
        </w:tc>
      </w:tr>
    </w:tbl>
    <w:p w14:paraId="5F0BC18D" w14:textId="0947E2AF" w:rsidR="00181FD4" w:rsidRDefault="00181FD4" w:rsidP="00181FD4">
      <w:pPr>
        <w:spacing w:before="240" w:line="360" w:lineRule="auto"/>
        <w:jc w:val="both"/>
        <w:rPr>
          <w:rFonts w:ascii="Arial" w:hAnsi="Arial" w:cs="Arial"/>
          <w:b/>
          <w:bCs/>
          <w:lang w:val="en-US"/>
        </w:rPr>
      </w:pPr>
      <w:r>
        <w:rPr>
          <w:rFonts w:ascii="Arial" w:hAnsi="Arial" w:cs="Arial"/>
          <w:b/>
          <w:bCs/>
          <w:lang w:val="en-US"/>
        </w:rPr>
        <w:t>[</w:t>
      </w:r>
      <w:r w:rsidRPr="00181FD4">
        <w:rPr>
          <w:rFonts w:ascii="Arial" w:hAnsi="Arial" w:cs="Arial"/>
          <w:b/>
          <w:bCs/>
          <w:i/>
          <w:iCs/>
          <w:highlight w:val="yellow"/>
          <w:lang w:val="en-US"/>
        </w:rPr>
        <w:t>Trilegal Note – Request Serentica to update the table basis the current status of the Project.</w:t>
      </w:r>
      <w:r>
        <w:rPr>
          <w:rFonts w:ascii="Arial" w:hAnsi="Arial" w:cs="Arial"/>
          <w:b/>
          <w:bCs/>
          <w:lang w:val="en-US"/>
        </w:rPr>
        <w:t>]</w:t>
      </w:r>
    </w:p>
    <w:p w14:paraId="1C1E9995" w14:textId="79B1619E" w:rsidR="008079A0" w:rsidRPr="007D3F09" w:rsidRDefault="008079A0" w:rsidP="00B90F82">
      <w:pPr>
        <w:spacing w:line="360" w:lineRule="auto"/>
        <w:jc w:val="both"/>
        <w:rPr>
          <w:rFonts w:ascii="Arial" w:hAnsi="Arial" w:cs="Arial"/>
          <w:lang w:val="en-US"/>
        </w:rPr>
      </w:pPr>
      <w:r w:rsidRPr="007D3F09">
        <w:rPr>
          <w:rFonts w:ascii="Arial" w:hAnsi="Arial" w:cs="Arial"/>
          <w:b/>
          <w:bCs/>
          <w:lang w:val="en-US"/>
        </w:rPr>
        <w:t xml:space="preserve">V. </w:t>
      </w:r>
      <w:r w:rsidR="00D33354" w:rsidRPr="007D3F09">
        <w:rPr>
          <w:rFonts w:ascii="Arial" w:hAnsi="Arial" w:cs="Arial"/>
          <w:b/>
          <w:bCs/>
          <w:lang w:val="en-US"/>
        </w:rPr>
        <w:tab/>
      </w:r>
      <w:r w:rsidRPr="007D3F09">
        <w:rPr>
          <w:rFonts w:ascii="Arial" w:hAnsi="Arial" w:cs="Arial"/>
          <w:b/>
          <w:bCs/>
          <w:lang w:val="en-US"/>
        </w:rPr>
        <w:t>Facts in issue and Questions of Law</w:t>
      </w:r>
    </w:p>
    <w:p w14:paraId="5CF6ACA4" w14:textId="2E8709CF" w:rsidR="008079A0" w:rsidRPr="007D3F09" w:rsidRDefault="00181FD4" w:rsidP="00B90F82">
      <w:pPr>
        <w:spacing w:line="360" w:lineRule="auto"/>
        <w:jc w:val="both"/>
        <w:rPr>
          <w:rFonts w:ascii="Arial" w:hAnsi="Arial" w:cs="Arial"/>
          <w:lang w:val="en-US"/>
        </w:rPr>
      </w:pPr>
      <w:r>
        <w:rPr>
          <w:rFonts w:ascii="Arial" w:hAnsi="Arial" w:cs="Arial"/>
          <w:lang w:val="en-US"/>
        </w:rPr>
        <w:t>71</w:t>
      </w:r>
      <w:r w:rsidR="006309DD" w:rsidRPr="007D3F09">
        <w:rPr>
          <w:rFonts w:ascii="Arial" w:hAnsi="Arial" w:cs="Arial"/>
          <w:lang w:val="en-US"/>
        </w:rPr>
        <w:t>.</w:t>
      </w:r>
      <w:r w:rsidR="006309DD" w:rsidRPr="007D3F09">
        <w:rPr>
          <w:rFonts w:ascii="Arial" w:hAnsi="Arial" w:cs="Arial"/>
          <w:lang w:val="en-US"/>
        </w:rPr>
        <w:tab/>
      </w:r>
      <w:r w:rsidR="008079A0" w:rsidRPr="007D3F09">
        <w:rPr>
          <w:rFonts w:ascii="Arial" w:hAnsi="Arial" w:cs="Arial"/>
          <w:lang w:val="en-US"/>
        </w:rPr>
        <w:t xml:space="preserve">The facts in issue are set out in </w:t>
      </w:r>
      <w:r w:rsidR="008079A0" w:rsidRPr="00181FD4">
        <w:rPr>
          <w:rFonts w:ascii="Arial" w:hAnsi="Arial" w:cs="Arial"/>
          <w:highlight w:val="yellow"/>
          <w:lang w:val="en-US"/>
        </w:rPr>
        <w:t xml:space="preserve">Paragraphs </w:t>
      </w:r>
      <w:r w:rsidR="007D3F09" w:rsidRPr="00181FD4">
        <w:rPr>
          <w:rFonts w:ascii="Arial" w:hAnsi="Arial" w:cs="Arial"/>
          <w:highlight w:val="yellow"/>
          <w:lang w:val="en-US"/>
        </w:rPr>
        <w:t>[•]</w:t>
      </w:r>
      <w:r w:rsidR="008079A0" w:rsidRPr="007D3F09">
        <w:rPr>
          <w:rFonts w:ascii="Arial" w:hAnsi="Arial" w:cs="Arial"/>
          <w:lang w:val="en-US"/>
        </w:rPr>
        <w:t xml:space="preserve"> above.</w:t>
      </w:r>
    </w:p>
    <w:p w14:paraId="7E49F34E" w14:textId="5F6DE0EB" w:rsidR="008079A0" w:rsidRPr="007D3F09" w:rsidRDefault="00181FD4" w:rsidP="00B90F82">
      <w:pPr>
        <w:spacing w:line="360" w:lineRule="auto"/>
        <w:jc w:val="both"/>
        <w:rPr>
          <w:rFonts w:ascii="Arial" w:hAnsi="Arial" w:cs="Arial"/>
          <w:lang w:val="en-US"/>
        </w:rPr>
      </w:pPr>
      <w:r>
        <w:rPr>
          <w:rFonts w:ascii="Arial" w:hAnsi="Arial" w:cs="Arial"/>
          <w:lang w:val="en-US"/>
        </w:rPr>
        <w:t>72</w:t>
      </w:r>
      <w:r w:rsidR="006309DD" w:rsidRPr="007D3F09">
        <w:rPr>
          <w:rFonts w:ascii="Arial" w:hAnsi="Arial" w:cs="Arial"/>
          <w:lang w:val="en-US"/>
        </w:rPr>
        <w:t>.</w:t>
      </w:r>
      <w:r w:rsidR="006309DD" w:rsidRPr="007D3F09">
        <w:rPr>
          <w:rFonts w:ascii="Arial" w:hAnsi="Arial" w:cs="Arial"/>
          <w:lang w:val="en-US"/>
        </w:rPr>
        <w:tab/>
      </w:r>
      <w:r w:rsidR="008079A0" w:rsidRPr="007D3F09">
        <w:rPr>
          <w:rFonts w:ascii="Arial" w:hAnsi="Arial" w:cs="Arial"/>
          <w:lang w:val="en-US"/>
        </w:rPr>
        <w:t>The questions of law that arise for consideration by this Hon'ble Commission are as under:</w:t>
      </w:r>
    </w:p>
    <w:p w14:paraId="7607EE78" w14:textId="2AEE9A9E" w:rsidR="008079A0" w:rsidRPr="007D3F09" w:rsidRDefault="008079A0" w:rsidP="00181FD4">
      <w:pPr>
        <w:spacing w:line="360" w:lineRule="auto"/>
        <w:ind w:left="720" w:hanging="720"/>
        <w:jc w:val="both"/>
        <w:rPr>
          <w:rFonts w:ascii="Arial" w:hAnsi="Arial" w:cs="Arial"/>
          <w:lang w:val="en-US"/>
        </w:rPr>
      </w:pPr>
      <w:r w:rsidRPr="007D3F09">
        <w:rPr>
          <w:rFonts w:ascii="Arial" w:hAnsi="Arial" w:cs="Arial"/>
          <w:lang w:val="en-US"/>
        </w:rPr>
        <w:t xml:space="preserve">(a) </w:t>
      </w:r>
      <w:r w:rsidR="00181FD4">
        <w:rPr>
          <w:rFonts w:ascii="Arial" w:hAnsi="Arial" w:cs="Arial"/>
          <w:lang w:val="en-US"/>
        </w:rPr>
        <w:tab/>
      </w:r>
      <w:r w:rsidRPr="007D3F09">
        <w:rPr>
          <w:rFonts w:ascii="Arial" w:hAnsi="Arial" w:cs="Arial"/>
          <w:lang w:val="en-US"/>
        </w:rPr>
        <w:t xml:space="preserve">Whether SRI3PL is entitled to extension under Regulation 13(2)(h) of the Sharing Regulations 2020 for the purpose of maintaining eligibility for waiver of ISTS charges, when delay in commissioning of the Project has arisen primarily due to non-availability / delay in the CTS (including the Narendra New line and the Gadag-Koppal line), along with other force majeure events including collapse of five towers of the 400 kV D/C Gadag ISTS - Narendra New </w:t>
      </w:r>
      <w:r w:rsidRPr="007D3F09">
        <w:rPr>
          <w:rFonts w:ascii="Arial" w:hAnsi="Arial" w:cs="Arial"/>
          <w:lang w:val="en-US"/>
        </w:rPr>
        <w:lastRenderedPageBreak/>
        <w:t xml:space="preserve">Transmission Line, </w:t>
      </w:r>
      <w:commentRangeStart w:id="71"/>
      <w:commentRangeStart w:id="72"/>
      <w:r w:rsidRPr="007D3F09">
        <w:rPr>
          <w:rFonts w:ascii="Arial" w:hAnsi="Arial" w:cs="Arial"/>
          <w:lang w:val="en-US"/>
        </w:rPr>
        <w:t>administrative delay in CON-4 approval</w:t>
      </w:r>
      <w:commentRangeEnd w:id="71"/>
      <w:r w:rsidR="00F92727" w:rsidRPr="007D3F09">
        <w:rPr>
          <w:rStyle w:val="CommentReference"/>
          <w:rFonts w:ascii="Arial" w:hAnsi="Arial" w:cs="Arial"/>
          <w:sz w:val="24"/>
          <w:szCs w:val="24"/>
          <w:lang w:val="en-US"/>
        </w:rPr>
        <w:commentReference w:id="71"/>
      </w:r>
      <w:commentRangeEnd w:id="72"/>
      <w:r w:rsidR="00F528BF" w:rsidRPr="007D3F09">
        <w:rPr>
          <w:rStyle w:val="CommentReference"/>
          <w:rFonts w:ascii="Arial" w:hAnsi="Arial" w:cs="Arial"/>
          <w:sz w:val="24"/>
          <w:szCs w:val="24"/>
          <w:lang w:val="en-US"/>
        </w:rPr>
        <w:commentReference w:id="72"/>
      </w:r>
      <w:r w:rsidRPr="007D3F09">
        <w:rPr>
          <w:rFonts w:ascii="Arial" w:hAnsi="Arial" w:cs="Arial"/>
          <w:lang w:val="en-US"/>
        </w:rPr>
        <w:t>, delay in land acquisition, delay due to unprecedented rainfall, and delay due to RoW and law and order challenges - all of which were beyond SRI3PL's control?</w:t>
      </w:r>
    </w:p>
    <w:p w14:paraId="29546A9B" w14:textId="6E2CF469" w:rsidR="008079A0" w:rsidRPr="007D3F09" w:rsidRDefault="008079A0" w:rsidP="00181FD4">
      <w:pPr>
        <w:spacing w:line="360" w:lineRule="auto"/>
        <w:ind w:left="720" w:hanging="720"/>
        <w:jc w:val="both"/>
        <w:rPr>
          <w:rFonts w:ascii="Arial" w:hAnsi="Arial" w:cs="Arial"/>
          <w:lang w:val="en-US"/>
        </w:rPr>
      </w:pPr>
      <w:r w:rsidRPr="007D3F09">
        <w:rPr>
          <w:rFonts w:ascii="Arial" w:hAnsi="Arial" w:cs="Arial"/>
          <w:lang w:val="en-US"/>
        </w:rPr>
        <w:t>(b)</w:t>
      </w:r>
      <w:r w:rsidR="00181FD4">
        <w:rPr>
          <w:rFonts w:ascii="Arial" w:hAnsi="Arial" w:cs="Arial"/>
          <w:lang w:val="en-US"/>
        </w:rPr>
        <w:tab/>
      </w:r>
      <w:r w:rsidRPr="007D3F09">
        <w:rPr>
          <w:rFonts w:ascii="Arial" w:hAnsi="Arial" w:cs="Arial"/>
          <w:lang w:val="en-US"/>
        </w:rPr>
        <w:t xml:space="preserve">Whether the delay in operationalisation of connectivity and </w:t>
      </w:r>
      <w:commentRangeStart w:id="73"/>
      <w:r w:rsidRPr="007D3F09">
        <w:rPr>
          <w:rFonts w:ascii="Arial" w:hAnsi="Arial" w:cs="Arial"/>
          <w:lang w:val="en-US"/>
        </w:rPr>
        <w:t>associated</w:t>
      </w:r>
      <w:commentRangeEnd w:id="73"/>
      <w:r w:rsidR="00055A79" w:rsidRPr="007D3F09">
        <w:rPr>
          <w:rStyle w:val="CommentReference"/>
          <w:rFonts w:ascii="Arial" w:hAnsi="Arial" w:cs="Arial"/>
          <w:sz w:val="24"/>
          <w:szCs w:val="24"/>
          <w:lang w:val="en-US"/>
        </w:rPr>
        <w:commentReference w:id="73"/>
      </w:r>
      <w:r w:rsidRPr="007D3F09">
        <w:rPr>
          <w:rFonts w:ascii="Arial" w:hAnsi="Arial" w:cs="Arial"/>
          <w:lang w:val="en-US"/>
        </w:rPr>
        <w:t xml:space="preserve"> transmission system, and delay in grant of statutory approval necessary for evacuation of power, qualify as circumstances warranting relief under Regulation 13(2)(h) of the Sharing Regulations 2020?</w:t>
      </w:r>
    </w:p>
    <w:p w14:paraId="268A7D46" w14:textId="24B8FE7E" w:rsidR="008079A0" w:rsidRPr="008079A0" w:rsidRDefault="008079A0" w:rsidP="00181FD4">
      <w:pPr>
        <w:spacing w:line="360" w:lineRule="auto"/>
        <w:ind w:left="720" w:hanging="720"/>
        <w:jc w:val="both"/>
        <w:rPr>
          <w:rFonts w:ascii="Arial" w:hAnsi="Arial" w:cs="Arial"/>
          <w:lang w:val="en-US"/>
        </w:rPr>
      </w:pPr>
      <w:r w:rsidRPr="007D3F09">
        <w:rPr>
          <w:rFonts w:ascii="Arial" w:hAnsi="Arial" w:cs="Arial"/>
          <w:lang w:val="en-US"/>
        </w:rPr>
        <w:t xml:space="preserve">(c) </w:t>
      </w:r>
      <w:r w:rsidR="00181FD4">
        <w:rPr>
          <w:rFonts w:ascii="Arial" w:hAnsi="Arial" w:cs="Arial"/>
          <w:lang w:val="en-US"/>
        </w:rPr>
        <w:tab/>
      </w:r>
      <w:r w:rsidRPr="007D3F09">
        <w:rPr>
          <w:rFonts w:ascii="Arial" w:hAnsi="Arial" w:cs="Arial"/>
          <w:lang w:val="en-US"/>
        </w:rPr>
        <w:t xml:space="preserve">Whether, in view of the Addendum dated 14.01.2026 and the Recommendation Report dated 11.06.2026 of the Committee constituted by this Hon'ble Commission, SRI3PL is entitled to an order from this Hon'ble Commission granting approval towards extension in SCOD of the </w:t>
      </w:r>
      <w:commentRangeStart w:id="74"/>
      <w:commentRangeStart w:id="75"/>
      <w:r w:rsidRPr="007D3F09">
        <w:rPr>
          <w:rFonts w:ascii="Arial" w:hAnsi="Arial" w:cs="Arial"/>
          <w:lang w:val="en-US"/>
        </w:rPr>
        <w:t>entire 470 MW capacity of its Project till 30.06.2026</w:t>
      </w:r>
      <w:commentRangeEnd w:id="74"/>
      <w:r w:rsidR="00357AD2" w:rsidRPr="007D3F09">
        <w:rPr>
          <w:rStyle w:val="CommentReference"/>
          <w:rFonts w:ascii="Arial" w:hAnsi="Arial" w:cs="Arial"/>
          <w:sz w:val="24"/>
          <w:szCs w:val="24"/>
          <w:lang w:val="en-US"/>
        </w:rPr>
        <w:commentReference w:id="74"/>
      </w:r>
      <w:commentRangeEnd w:id="75"/>
      <w:r w:rsidR="000C1E84" w:rsidRPr="007D3F09">
        <w:rPr>
          <w:rStyle w:val="CommentReference"/>
          <w:rFonts w:ascii="Arial" w:hAnsi="Arial" w:cs="Arial"/>
          <w:sz w:val="24"/>
          <w:szCs w:val="24"/>
          <w:lang w:val="en-US"/>
        </w:rPr>
        <w:commentReference w:id="75"/>
      </w:r>
      <w:r w:rsidRPr="007D3F09">
        <w:rPr>
          <w:rFonts w:ascii="Arial" w:hAnsi="Arial" w:cs="Arial"/>
          <w:lang w:val="en-US"/>
        </w:rPr>
        <w:t>, thereby maintaining eligibility for corresponding waiver from payment of 100% ISTS charges till such date?</w:t>
      </w:r>
    </w:p>
    <w:p w14:paraId="29F4AC6A" w14:textId="3E56A116" w:rsidR="008079A0" w:rsidRPr="008079A0" w:rsidRDefault="008079A0" w:rsidP="00B90F82">
      <w:pPr>
        <w:spacing w:line="360" w:lineRule="auto"/>
        <w:jc w:val="both"/>
        <w:rPr>
          <w:rFonts w:ascii="Arial" w:hAnsi="Arial" w:cs="Arial"/>
          <w:lang w:val="en-US"/>
        </w:rPr>
      </w:pPr>
      <w:r w:rsidRPr="008079A0">
        <w:rPr>
          <w:rFonts w:ascii="Arial" w:hAnsi="Arial" w:cs="Arial"/>
          <w:b/>
          <w:bCs/>
          <w:lang w:val="en-US"/>
        </w:rPr>
        <w:t>VI.</w:t>
      </w:r>
      <w:r w:rsidR="007D3F09">
        <w:rPr>
          <w:rFonts w:ascii="Arial" w:hAnsi="Arial" w:cs="Arial"/>
          <w:b/>
          <w:bCs/>
          <w:lang w:val="en-US"/>
        </w:rPr>
        <w:tab/>
      </w:r>
      <w:r w:rsidRPr="008079A0">
        <w:rPr>
          <w:rFonts w:ascii="Arial" w:hAnsi="Arial" w:cs="Arial"/>
          <w:b/>
          <w:bCs/>
          <w:lang w:val="en-US"/>
        </w:rPr>
        <w:t>Submissions</w:t>
      </w:r>
    </w:p>
    <w:p w14:paraId="2A872B03" w14:textId="0E347A51" w:rsidR="008079A0" w:rsidRPr="008079A0" w:rsidRDefault="00181FD4" w:rsidP="00B90F82">
      <w:pPr>
        <w:spacing w:line="360" w:lineRule="auto"/>
        <w:jc w:val="both"/>
        <w:rPr>
          <w:rFonts w:ascii="Arial" w:hAnsi="Arial" w:cs="Arial"/>
          <w:lang w:val="en-US"/>
        </w:rPr>
      </w:pPr>
      <w:r>
        <w:rPr>
          <w:rFonts w:ascii="Arial" w:hAnsi="Arial" w:cs="Arial"/>
          <w:lang w:val="en-US"/>
        </w:rPr>
        <w:t>73</w:t>
      </w:r>
      <w:r w:rsidR="006309DD">
        <w:rPr>
          <w:rFonts w:ascii="Arial" w:hAnsi="Arial" w:cs="Arial"/>
          <w:lang w:val="en-US"/>
        </w:rPr>
        <w:t>.</w:t>
      </w:r>
      <w:r w:rsidR="006309DD">
        <w:rPr>
          <w:rFonts w:ascii="Arial" w:hAnsi="Arial" w:cs="Arial"/>
          <w:lang w:val="en-US"/>
        </w:rPr>
        <w:tab/>
      </w:r>
      <w:r w:rsidR="008079A0" w:rsidRPr="008079A0">
        <w:rPr>
          <w:rFonts w:ascii="Arial" w:hAnsi="Arial" w:cs="Arial"/>
          <w:lang w:val="en-US"/>
        </w:rPr>
        <w:t>At the outset, SRI3PL submits that the present Petition is maintainable and deserving of relief under Regulation 13(2)(h) of the Sharing Regulations. The Project was conceived, contracted and pursued on the basis of a commissioning schedule aligned with 30.06.2025. The subsequent delays arose due to connectivity and transmission related and statutory approval-related events beyond SRI3PL's control. SRI3PL's claim therefore falls squarely within the category of cases for which the Office Order dated 30.07.2025 (</w:t>
      </w:r>
      <w:r w:rsidR="00526D9B">
        <w:rPr>
          <w:rFonts w:ascii="Arial" w:hAnsi="Arial" w:cs="Arial"/>
          <w:lang w:val="en-US"/>
        </w:rPr>
        <w:t>read with the Addendum dated 14.01.2026</w:t>
      </w:r>
      <w:r w:rsidR="008079A0" w:rsidRPr="008079A0">
        <w:rPr>
          <w:rFonts w:ascii="Arial" w:hAnsi="Arial" w:cs="Arial"/>
          <w:lang w:val="en-US"/>
        </w:rPr>
        <w:t>) contemplates extension.</w:t>
      </w:r>
    </w:p>
    <w:p w14:paraId="1E89D707" w14:textId="7D12E153" w:rsidR="008079A0" w:rsidRPr="008079A0" w:rsidRDefault="008079A0" w:rsidP="00B90F82">
      <w:pPr>
        <w:spacing w:line="360" w:lineRule="auto"/>
        <w:jc w:val="both"/>
        <w:rPr>
          <w:rFonts w:ascii="Arial" w:hAnsi="Arial" w:cs="Arial"/>
          <w:lang w:val="en-US"/>
        </w:rPr>
      </w:pPr>
      <w:r w:rsidRPr="008079A0">
        <w:rPr>
          <w:rFonts w:ascii="Arial" w:hAnsi="Arial" w:cs="Arial"/>
          <w:b/>
          <w:bCs/>
          <w:i/>
          <w:iCs/>
          <w:lang w:val="en-US"/>
        </w:rPr>
        <w:t>A.</w:t>
      </w:r>
      <w:r w:rsidR="007D3F09">
        <w:rPr>
          <w:rFonts w:ascii="Arial" w:hAnsi="Arial" w:cs="Arial"/>
          <w:b/>
          <w:bCs/>
          <w:i/>
          <w:iCs/>
          <w:lang w:val="en-US"/>
        </w:rPr>
        <w:tab/>
      </w:r>
      <w:r w:rsidRPr="008079A0">
        <w:rPr>
          <w:rFonts w:ascii="Arial" w:hAnsi="Arial" w:cs="Arial"/>
          <w:b/>
          <w:bCs/>
          <w:i/>
          <w:iCs/>
          <w:lang w:val="en-US"/>
        </w:rPr>
        <w:t>Development of the Project was premised on the SCOD being 30.06.2025</w:t>
      </w:r>
    </w:p>
    <w:p w14:paraId="290ADF37" w14:textId="20782641" w:rsidR="008079A0" w:rsidRPr="008079A0" w:rsidRDefault="00526D9B" w:rsidP="00B90F82">
      <w:pPr>
        <w:spacing w:line="360" w:lineRule="auto"/>
        <w:jc w:val="both"/>
        <w:rPr>
          <w:rFonts w:ascii="Arial" w:hAnsi="Arial" w:cs="Arial"/>
          <w:lang w:val="en-US"/>
        </w:rPr>
      </w:pPr>
      <w:r>
        <w:rPr>
          <w:rFonts w:ascii="Arial" w:hAnsi="Arial" w:cs="Arial"/>
          <w:lang w:val="en-US"/>
        </w:rPr>
        <w:t>74</w:t>
      </w:r>
      <w:r w:rsidR="006309DD">
        <w:rPr>
          <w:rFonts w:ascii="Arial" w:hAnsi="Arial" w:cs="Arial"/>
          <w:lang w:val="en-US"/>
        </w:rPr>
        <w:t>.</w:t>
      </w:r>
      <w:r w:rsidR="006309DD">
        <w:rPr>
          <w:rFonts w:ascii="Arial" w:hAnsi="Arial" w:cs="Arial"/>
          <w:lang w:val="en-US"/>
        </w:rPr>
        <w:tab/>
      </w:r>
      <w:r w:rsidR="008079A0" w:rsidRPr="008079A0">
        <w:rPr>
          <w:rFonts w:ascii="Arial" w:hAnsi="Arial" w:cs="Arial"/>
          <w:lang w:val="en-US"/>
        </w:rPr>
        <w:t xml:space="preserve">It is submitted that even prior to execution of the PDAs, SRI3PL, </w:t>
      </w:r>
      <w:r w:rsidR="008079A0" w:rsidRPr="008079A0">
        <w:rPr>
          <w:rFonts w:ascii="Arial" w:hAnsi="Arial" w:cs="Arial"/>
          <w:i/>
          <w:iCs/>
          <w:lang w:val="en-US"/>
        </w:rPr>
        <w:t>vide</w:t>
      </w:r>
      <w:r w:rsidR="008079A0" w:rsidRPr="008079A0">
        <w:rPr>
          <w:rFonts w:ascii="Arial" w:hAnsi="Arial" w:cs="Arial"/>
          <w:lang w:val="en-US"/>
        </w:rPr>
        <w:t xml:space="preserve"> letter</w:t>
      </w:r>
      <w:r w:rsidR="007D3F09">
        <w:rPr>
          <w:rFonts w:ascii="Arial" w:hAnsi="Arial" w:cs="Arial"/>
          <w:lang w:val="en-US"/>
        </w:rPr>
        <w:t>s</w:t>
      </w:r>
      <w:r w:rsidR="008079A0" w:rsidRPr="008079A0">
        <w:rPr>
          <w:rFonts w:ascii="Arial" w:hAnsi="Arial" w:cs="Arial"/>
          <w:lang w:val="en-US"/>
        </w:rPr>
        <w:t xml:space="preserve"> dated 28.02.2022, </w:t>
      </w:r>
      <w:r w:rsidR="007D3F09">
        <w:rPr>
          <w:rFonts w:ascii="Arial" w:hAnsi="Arial" w:cs="Arial"/>
          <w:lang w:val="en-US"/>
        </w:rPr>
        <w:t xml:space="preserve">02.09.2022 and 05.09.2022, </w:t>
      </w:r>
      <w:r w:rsidR="008079A0" w:rsidRPr="008079A0">
        <w:rPr>
          <w:rFonts w:ascii="Arial" w:hAnsi="Arial" w:cs="Arial"/>
          <w:lang w:val="en-US"/>
        </w:rPr>
        <w:t>communicated to VAL</w:t>
      </w:r>
      <w:r w:rsidR="007D3F09">
        <w:rPr>
          <w:rFonts w:ascii="Arial" w:hAnsi="Arial" w:cs="Arial"/>
          <w:lang w:val="en-US"/>
        </w:rPr>
        <w:t>, Sterlite Copper and Cairn India</w:t>
      </w:r>
      <w:r w:rsidR="008079A0" w:rsidRPr="008079A0">
        <w:rPr>
          <w:rFonts w:ascii="Arial" w:hAnsi="Arial" w:cs="Arial"/>
          <w:lang w:val="en-US"/>
        </w:rPr>
        <w:t xml:space="preserve"> that it is anticipating commencement of supply of power to VAL by October 2024, on a best effort basis.</w:t>
      </w:r>
    </w:p>
    <w:p w14:paraId="21221940" w14:textId="18167F4F" w:rsidR="008079A0" w:rsidRPr="008079A0" w:rsidRDefault="006309DD" w:rsidP="00B90F82">
      <w:pPr>
        <w:spacing w:line="360" w:lineRule="auto"/>
        <w:jc w:val="both"/>
        <w:rPr>
          <w:rFonts w:ascii="Arial" w:hAnsi="Arial" w:cs="Arial"/>
          <w:lang w:val="en-US"/>
        </w:rPr>
      </w:pPr>
      <w:r>
        <w:rPr>
          <w:rFonts w:ascii="Arial" w:hAnsi="Arial" w:cs="Arial"/>
          <w:lang w:val="en-US"/>
        </w:rPr>
        <w:t>7</w:t>
      </w:r>
      <w:r w:rsidR="00526D9B">
        <w:rPr>
          <w:rFonts w:ascii="Arial" w:hAnsi="Arial" w:cs="Arial"/>
          <w:lang w:val="en-US"/>
        </w:rPr>
        <w:t>5</w:t>
      </w:r>
      <w:r>
        <w:rPr>
          <w:rFonts w:ascii="Arial" w:hAnsi="Arial" w:cs="Arial"/>
          <w:lang w:val="en-US"/>
        </w:rPr>
        <w:t>.</w:t>
      </w:r>
      <w:r>
        <w:rPr>
          <w:rFonts w:ascii="Arial" w:hAnsi="Arial" w:cs="Arial"/>
          <w:lang w:val="en-US"/>
        </w:rPr>
        <w:tab/>
      </w:r>
      <w:r w:rsidR="008079A0" w:rsidRPr="008079A0">
        <w:rPr>
          <w:rFonts w:ascii="Arial" w:hAnsi="Arial" w:cs="Arial"/>
          <w:lang w:val="en-US"/>
        </w:rPr>
        <w:t xml:space="preserve">Consistent with the above, </w:t>
      </w:r>
      <w:r w:rsidR="00526D9B">
        <w:rPr>
          <w:rFonts w:ascii="Arial" w:hAnsi="Arial" w:cs="Arial"/>
          <w:lang w:val="en-US"/>
        </w:rPr>
        <w:t xml:space="preserve">SRIPL </w:t>
      </w:r>
      <w:r w:rsidR="008079A0" w:rsidRPr="008079A0">
        <w:rPr>
          <w:rFonts w:ascii="Arial" w:hAnsi="Arial" w:cs="Arial"/>
          <w:lang w:val="en-US"/>
        </w:rPr>
        <w:t>applied for connectivity in February</w:t>
      </w:r>
      <w:r w:rsidR="00526D9B">
        <w:rPr>
          <w:rFonts w:ascii="Arial" w:hAnsi="Arial" w:cs="Arial"/>
          <w:lang w:val="en-US"/>
        </w:rPr>
        <w:t xml:space="preserve"> </w:t>
      </w:r>
      <w:r w:rsidR="008079A0" w:rsidRPr="008079A0">
        <w:rPr>
          <w:rFonts w:ascii="Arial" w:hAnsi="Arial" w:cs="Arial"/>
          <w:lang w:val="en-US"/>
        </w:rPr>
        <w:t>/</w:t>
      </w:r>
      <w:r w:rsidR="00526D9B">
        <w:rPr>
          <w:rFonts w:ascii="Arial" w:hAnsi="Arial" w:cs="Arial"/>
          <w:lang w:val="en-US"/>
        </w:rPr>
        <w:t xml:space="preserve"> </w:t>
      </w:r>
      <w:r w:rsidR="008079A0" w:rsidRPr="008079A0">
        <w:rPr>
          <w:rFonts w:ascii="Arial" w:hAnsi="Arial" w:cs="Arial"/>
          <w:lang w:val="en-US"/>
        </w:rPr>
        <w:t>March 2022 and April</w:t>
      </w:r>
      <w:r w:rsidR="00526D9B">
        <w:rPr>
          <w:rFonts w:ascii="Arial" w:hAnsi="Arial" w:cs="Arial"/>
          <w:lang w:val="en-US"/>
        </w:rPr>
        <w:t xml:space="preserve"> </w:t>
      </w:r>
      <w:r w:rsidR="008079A0" w:rsidRPr="008079A0">
        <w:rPr>
          <w:rFonts w:ascii="Arial" w:hAnsi="Arial" w:cs="Arial"/>
          <w:lang w:val="en-US"/>
        </w:rPr>
        <w:t>/</w:t>
      </w:r>
      <w:r w:rsidR="00526D9B">
        <w:rPr>
          <w:rFonts w:ascii="Arial" w:hAnsi="Arial" w:cs="Arial"/>
          <w:lang w:val="en-US"/>
        </w:rPr>
        <w:t xml:space="preserve"> </w:t>
      </w:r>
      <w:r w:rsidR="008079A0" w:rsidRPr="008079A0">
        <w:rPr>
          <w:rFonts w:ascii="Arial" w:hAnsi="Arial" w:cs="Arial"/>
          <w:lang w:val="en-US"/>
        </w:rPr>
        <w:t>May 2023 and sought connectivity date of 01.07.2024</w:t>
      </w:r>
      <w:r w:rsidR="007D3F09">
        <w:rPr>
          <w:rFonts w:ascii="Arial" w:hAnsi="Arial" w:cs="Arial"/>
          <w:lang w:val="en-US"/>
        </w:rPr>
        <w:t xml:space="preserve"> </w:t>
      </w:r>
      <w:r w:rsidR="008079A0" w:rsidRPr="008079A0">
        <w:rPr>
          <w:rFonts w:ascii="Arial" w:hAnsi="Arial" w:cs="Arial"/>
          <w:lang w:val="en-US"/>
        </w:rPr>
        <w:t xml:space="preserve">accordingly. </w:t>
      </w:r>
      <w:r w:rsidR="00526D9B">
        <w:rPr>
          <w:rFonts w:ascii="Arial" w:hAnsi="Arial" w:cs="Arial"/>
          <w:lang w:val="en-US"/>
        </w:rPr>
        <w:t>The Petitioners</w:t>
      </w:r>
      <w:r w:rsidR="008079A0" w:rsidRPr="008079A0">
        <w:rPr>
          <w:rFonts w:ascii="Arial" w:hAnsi="Arial" w:cs="Arial"/>
          <w:lang w:val="en-US"/>
        </w:rPr>
        <w:t>, therefore, acted sufficiently in advance and structured the Project on a timeline intended to ensure commissioning by October 2024, on a best effort basis.</w:t>
      </w:r>
    </w:p>
    <w:p w14:paraId="342F5EAE" w14:textId="60AF48F2" w:rsidR="008079A0" w:rsidRPr="008079A0" w:rsidRDefault="006309DD" w:rsidP="00B90F82">
      <w:pPr>
        <w:spacing w:line="360" w:lineRule="auto"/>
        <w:jc w:val="both"/>
        <w:rPr>
          <w:rFonts w:ascii="Arial" w:hAnsi="Arial" w:cs="Arial"/>
          <w:lang w:val="en-US"/>
        </w:rPr>
      </w:pPr>
      <w:r>
        <w:rPr>
          <w:rFonts w:ascii="Arial" w:hAnsi="Arial" w:cs="Arial"/>
          <w:lang w:val="en-US"/>
        </w:rPr>
        <w:lastRenderedPageBreak/>
        <w:t>7</w:t>
      </w:r>
      <w:r w:rsidR="00526D9B">
        <w:rPr>
          <w:rFonts w:ascii="Arial" w:hAnsi="Arial" w:cs="Arial"/>
          <w:lang w:val="en-US"/>
        </w:rPr>
        <w:t>6</w:t>
      </w:r>
      <w:r>
        <w:rPr>
          <w:rFonts w:ascii="Arial" w:hAnsi="Arial" w:cs="Arial"/>
          <w:lang w:val="en-US"/>
        </w:rPr>
        <w:t>.</w:t>
      </w:r>
      <w:r>
        <w:rPr>
          <w:rFonts w:ascii="Arial" w:hAnsi="Arial" w:cs="Arial"/>
          <w:lang w:val="en-US"/>
        </w:rPr>
        <w:tab/>
      </w:r>
      <w:r w:rsidR="008079A0" w:rsidRPr="008079A0">
        <w:rPr>
          <w:rFonts w:ascii="Arial" w:hAnsi="Arial" w:cs="Arial"/>
          <w:lang w:val="en-US"/>
        </w:rPr>
        <w:t>The PDAs dated 31.03.2022 (as amended), 17.02.2023 (with Sterlite Copper) and 17.02.2023 (with Cairn India) also record the Project's contractual commissioning schedule wherein SCOD of the Project has been stated as 30.06.2025 with commencement of supply of power by October 2024, on a best effort basis. The same is also evident from SRI3PL's letters dated 12.05.2022 to VAL, 14.03.2023 to Sterlite Copper and 14.03.2023 to Cairn India.</w:t>
      </w:r>
    </w:p>
    <w:p w14:paraId="184FF60E" w14:textId="466D86AD" w:rsidR="008079A0" w:rsidRPr="008079A0" w:rsidRDefault="006309DD" w:rsidP="00B90F82">
      <w:pPr>
        <w:spacing w:line="360" w:lineRule="auto"/>
        <w:jc w:val="both"/>
        <w:rPr>
          <w:rFonts w:ascii="Arial" w:hAnsi="Arial" w:cs="Arial"/>
          <w:lang w:val="en-US"/>
        </w:rPr>
      </w:pPr>
      <w:r>
        <w:rPr>
          <w:rFonts w:ascii="Arial" w:hAnsi="Arial" w:cs="Arial"/>
          <w:lang w:val="en-US"/>
        </w:rPr>
        <w:t>7</w:t>
      </w:r>
      <w:r w:rsidR="00526D9B">
        <w:rPr>
          <w:rFonts w:ascii="Arial" w:hAnsi="Arial" w:cs="Arial"/>
          <w:lang w:val="en-US"/>
        </w:rPr>
        <w:t>7</w:t>
      </w:r>
      <w:r>
        <w:rPr>
          <w:rFonts w:ascii="Arial" w:hAnsi="Arial" w:cs="Arial"/>
          <w:lang w:val="en-US"/>
        </w:rPr>
        <w:t>.</w:t>
      </w:r>
      <w:r>
        <w:rPr>
          <w:rFonts w:ascii="Arial" w:hAnsi="Arial" w:cs="Arial"/>
          <w:lang w:val="en-US"/>
        </w:rPr>
        <w:tab/>
      </w:r>
      <w:r w:rsidR="008079A0" w:rsidRPr="008079A0">
        <w:rPr>
          <w:rFonts w:ascii="Arial" w:hAnsi="Arial" w:cs="Arial"/>
          <w:lang w:val="en-US"/>
        </w:rPr>
        <w:t>It is submitted that in terms of the applications dated 02.05.2023 submitted by S</w:t>
      </w:r>
      <w:r w:rsidR="00526D9B">
        <w:rPr>
          <w:rFonts w:ascii="Arial" w:hAnsi="Arial" w:cs="Arial"/>
          <w:lang w:val="en-US"/>
        </w:rPr>
        <w:t>RIPL</w:t>
      </w:r>
      <w:r w:rsidR="008079A0" w:rsidRPr="008079A0">
        <w:rPr>
          <w:rFonts w:ascii="Arial" w:hAnsi="Arial" w:cs="Arial"/>
          <w:lang w:val="en-US"/>
        </w:rPr>
        <w:t xml:space="preserve"> for transition of connectivity to GNA Regulations, S</w:t>
      </w:r>
      <w:r w:rsidR="00526D9B">
        <w:rPr>
          <w:rFonts w:ascii="Arial" w:hAnsi="Arial" w:cs="Arial"/>
          <w:lang w:val="en-US"/>
        </w:rPr>
        <w:t xml:space="preserve">RIPL </w:t>
      </w:r>
      <w:r w:rsidR="008079A0" w:rsidRPr="008079A0">
        <w:rPr>
          <w:rFonts w:ascii="Arial" w:hAnsi="Arial" w:cs="Arial"/>
          <w:lang w:val="en-US"/>
        </w:rPr>
        <w:t>had sought connectivity start date of 01.10.2024. Further, S</w:t>
      </w:r>
      <w:r w:rsidR="00526D9B">
        <w:rPr>
          <w:rFonts w:ascii="Arial" w:hAnsi="Arial" w:cs="Arial"/>
          <w:lang w:val="en-US"/>
        </w:rPr>
        <w:t>RIPL</w:t>
      </w:r>
      <w:r w:rsidR="008079A0" w:rsidRPr="008079A0">
        <w:rPr>
          <w:rFonts w:ascii="Arial" w:hAnsi="Arial" w:cs="Arial"/>
          <w:lang w:val="en-US"/>
        </w:rPr>
        <w:t>'s application dated 29.04.2023 under Regulation 5.2 of the GNA Regulations also mentions that the said capacity shall be added by 01.07.2024. Even the in-principle approvals for connectivity dated 09.10.2023 and the final grant of connectivity dated 04.04.2024 issued by CTUIL provided the same connectivity start date of 01.10.2024. Pertinently, these actions demonstrate diligence and proactive mitigation, not delay attributable to SRI3PL.</w:t>
      </w:r>
    </w:p>
    <w:p w14:paraId="4E9F3D71" w14:textId="77D08E98" w:rsidR="008079A0" w:rsidRPr="008079A0" w:rsidRDefault="006309DD" w:rsidP="00B90F82">
      <w:pPr>
        <w:spacing w:line="360" w:lineRule="auto"/>
        <w:jc w:val="both"/>
        <w:rPr>
          <w:rFonts w:ascii="Arial" w:hAnsi="Arial" w:cs="Arial"/>
          <w:lang w:val="en-US"/>
        </w:rPr>
      </w:pPr>
      <w:r>
        <w:rPr>
          <w:rFonts w:ascii="Arial" w:hAnsi="Arial" w:cs="Arial"/>
          <w:lang w:val="en-US"/>
        </w:rPr>
        <w:t>7</w:t>
      </w:r>
      <w:r w:rsidR="00B46AA4">
        <w:rPr>
          <w:rFonts w:ascii="Arial" w:hAnsi="Arial" w:cs="Arial"/>
          <w:lang w:val="en-US"/>
        </w:rPr>
        <w:t>8.</w:t>
      </w:r>
      <w:r>
        <w:rPr>
          <w:rFonts w:ascii="Arial" w:hAnsi="Arial" w:cs="Arial"/>
          <w:lang w:val="en-US"/>
        </w:rPr>
        <w:tab/>
      </w:r>
      <w:r w:rsidR="008079A0" w:rsidRPr="008079A0">
        <w:rPr>
          <w:rFonts w:ascii="Arial" w:hAnsi="Arial" w:cs="Arial"/>
          <w:lang w:val="en-US"/>
        </w:rPr>
        <w:t xml:space="preserve">Pertinently, </w:t>
      </w:r>
      <w:r w:rsidR="008079A0" w:rsidRPr="008079A0">
        <w:rPr>
          <w:rFonts w:ascii="Arial" w:hAnsi="Arial" w:cs="Arial"/>
          <w:i/>
          <w:iCs/>
          <w:lang w:val="en-US"/>
        </w:rPr>
        <w:t>vide</w:t>
      </w:r>
      <w:r w:rsidR="008079A0" w:rsidRPr="008079A0">
        <w:rPr>
          <w:rFonts w:ascii="Arial" w:hAnsi="Arial" w:cs="Arial"/>
          <w:lang w:val="en-US"/>
        </w:rPr>
        <w:t xml:space="preserve"> its Report dated 11.06.2026, the Committee has also observed that the SCOD of the Project was 30.06.2025, as mentioned in the PDAs and the letters sent to the consumers - VAL, Sterlite Copper and Cairn India </w:t>
      </w:r>
      <w:r w:rsidR="008079A0" w:rsidRPr="008079A0">
        <w:rPr>
          <w:rFonts w:ascii="Arial" w:hAnsi="Arial" w:cs="Arial"/>
          <w:i/>
          <w:iCs/>
          <w:lang w:val="en-US"/>
        </w:rPr>
        <w:t>[Para 3.1]</w:t>
      </w:r>
      <w:r w:rsidR="008079A0" w:rsidRPr="008079A0">
        <w:rPr>
          <w:rFonts w:ascii="Arial" w:hAnsi="Arial" w:cs="Arial"/>
          <w:lang w:val="en-US"/>
        </w:rPr>
        <w:t>. Therefore, the construction and commissioning activities at the Project were aligned with such timelines. However, SRI3PL could not commission its Project on the SCOD on account of reasons entirely beyond SRI3PL's control, as detailed below.</w:t>
      </w:r>
    </w:p>
    <w:p w14:paraId="4E050765" w14:textId="6708AE7D" w:rsidR="008079A0" w:rsidRPr="008079A0" w:rsidRDefault="008079A0" w:rsidP="00B46AA4">
      <w:pPr>
        <w:spacing w:line="360" w:lineRule="auto"/>
        <w:ind w:left="720" w:hanging="720"/>
        <w:jc w:val="both"/>
        <w:rPr>
          <w:rFonts w:ascii="Arial" w:hAnsi="Arial" w:cs="Arial"/>
          <w:lang w:val="en-US"/>
        </w:rPr>
      </w:pPr>
      <w:r w:rsidRPr="008079A0">
        <w:rPr>
          <w:rFonts w:ascii="Arial" w:hAnsi="Arial" w:cs="Arial"/>
          <w:b/>
          <w:bCs/>
          <w:i/>
          <w:iCs/>
          <w:lang w:val="en-US"/>
        </w:rPr>
        <w:t>B.</w:t>
      </w:r>
      <w:r w:rsidR="007D3F09">
        <w:rPr>
          <w:rFonts w:ascii="Arial" w:hAnsi="Arial" w:cs="Arial"/>
          <w:b/>
          <w:bCs/>
          <w:i/>
          <w:iCs/>
          <w:lang w:val="en-US"/>
        </w:rPr>
        <w:tab/>
      </w:r>
      <w:r w:rsidRPr="008079A0">
        <w:rPr>
          <w:rFonts w:ascii="Arial" w:hAnsi="Arial" w:cs="Arial"/>
          <w:b/>
          <w:bCs/>
          <w:i/>
          <w:iCs/>
          <w:lang w:val="en-US"/>
        </w:rPr>
        <w:t xml:space="preserve">Delay in </w:t>
      </w:r>
      <w:r w:rsidR="007D3F09" w:rsidRPr="008079A0">
        <w:rPr>
          <w:rFonts w:ascii="Arial" w:hAnsi="Arial" w:cs="Arial"/>
          <w:b/>
          <w:bCs/>
          <w:i/>
          <w:iCs/>
          <w:lang w:val="en-US"/>
        </w:rPr>
        <w:t>operationalization</w:t>
      </w:r>
      <w:r w:rsidRPr="008079A0">
        <w:rPr>
          <w:rFonts w:ascii="Arial" w:hAnsi="Arial" w:cs="Arial"/>
          <w:b/>
          <w:bCs/>
          <w:i/>
          <w:iCs/>
          <w:lang w:val="en-US"/>
        </w:rPr>
        <w:t xml:space="preserve"> of connectivity due to delay in commissioning of CTS</w:t>
      </w:r>
    </w:p>
    <w:p w14:paraId="4938A24A" w14:textId="44B4848D" w:rsidR="007D3F09" w:rsidRDefault="006309DD" w:rsidP="00B90F82">
      <w:pPr>
        <w:spacing w:line="360" w:lineRule="auto"/>
        <w:jc w:val="both"/>
        <w:rPr>
          <w:rFonts w:ascii="Arial" w:hAnsi="Arial" w:cs="Arial"/>
          <w:lang w:val="en-US"/>
        </w:rPr>
      </w:pPr>
      <w:r>
        <w:rPr>
          <w:rFonts w:ascii="Arial" w:hAnsi="Arial" w:cs="Arial"/>
          <w:lang w:val="en-US"/>
        </w:rPr>
        <w:t>7</w:t>
      </w:r>
      <w:r w:rsidR="00B46AA4">
        <w:rPr>
          <w:rFonts w:ascii="Arial" w:hAnsi="Arial" w:cs="Arial"/>
          <w:lang w:val="en-US"/>
        </w:rPr>
        <w:t>9</w:t>
      </w:r>
      <w:r>
        <w:rPr>
          <w:rFonts w:ascii="Arial" w:hAnsi="Arial" w:cs="Arial"/>
          <w:lang w:val="en-US"/>
        </w:rPr>
        <w:t>.</w:t>
      </w:r>
      <w:r>
        <w:rPr>
          <w:rFonts w:ascii="Arial" w:hAnsi="Arial" w:cs="Arial"/>
          <w:lang w:val="en-US"/>
        </w:rPr>
        <w:tab/>
      </w:r>
      <w:r w:rsidR="008079A0" w:rsidRPr="008079A0">
        <w:rPr>
          <w:rFonts w:ascii="Arial" w:hAnsi="Arial" w:cs="Arial"/>
          <w:lang w:val="en-US"/>
        </w:rPr>
        <w:t xml:space="preserve">It is submitted that the Narendra New line and the Gadag-Koppal line </w:t>
      </w:r>
      <w:r w:rsidR="007D3F09" w:rsidRPr="007A1A2B">
        <w:rPr>
          <w:rFonts w:ascii="Arial" w:hAnsi="Arial" w:cs="Arial"/>
        </w:rPr>
        <w:t>(</w:t>
      </w:r>
      <w:r w:rsidR="007D3F09">
        <w:rPr>
          <w:rFonts w:ascii="Arial" w:hAnsi="Arial" w:cs="Arial"/>
        </w:rPr>
        <w:t xml:space="preserve">both </w:t>
      </w:r>
      <w:r w:rsidR="007D3F09" w:rsidRPr="007A1A2B">
        <w:rPr>
          <w:rFonts w:ascii="Arial" w:hAnsi="Arial" w:cs="Arial"/>
        </w:rPr>
        <w:t>developed under TBCB route)</w:t>
      </w:r>
      <w:r w:rsidR="007D3F09">
        <w:rPr>
          <w:rFonts w:ascii="Arial" w:hAnsi="Arial" w:cs="Arial"/>
        </w:rPr>
        <w:t xml:space="preserve"> </w:t>
      </w:r>
      <w:r w:rsidR="008079A0" w:rsidRPr="008079A0">
        <w:rPr>
          <w:rFonts w:ascii="Arial" w:hAnsi="Arial" w:cs="Arial"/>
          <w:lang w:val="en-US"/>
        </w:rPr>
        <w:t xml:space="preserve">are parts of the CTS required to evacuate power from the Project. </w:t>
      </w:r>
    </w:p>
    <w:p w14:paraId="12CAD195" w14:textId="5F4F2804" w:rsidR="007D3F09" w:rsidRDefault="00B46AA4" w:rsidP="007D3F09">
      <w:pPr>
        <w:spacing w:line="360" w:lineRule="auto"/>
        <w:jc w:val="both"/>
        <w:rPr>
          <w:rFonts w:ascii="Arial" w:hAnsi="Arial" w:cs="Arial"/>
        </w:rPr>
      </w:pPr>
      <w:r>
        <w:rPr>
          <w:rFonts w:ascii="Arial" w:hAnsi="Arial" w:cs="Arial"/>
        </w:rPr>
        <w:t>80</w:t>
      </w:r>
      <w:r w:rsidR="007D3F09">
        <w:rPr>
          <w:rFonts w:ascii="Arial" w:hAnsi="Arial" w:cs="Arial"/>
        </w:rPr>
        <w:t>.</w:t>
      </w:r>
      <w:r w:rsidR="007D3F09">
        <w:rPr>
          <w:rFonts w:ascii="Arial" w:hAnsi="Arial" w:cs="Arial"/>
        </w:rPr>
        <w:tab/>
        <w:t>Notably, at the time of in-principle grant of connectivity dated 09.10.2023, the anticipated SCD of the Gadag-Koppal line and the Narendra New  line was May 2024 and July 2024, respectively, as evident from the CEA MPR for October 2023. At that juncture, there was no indication that the commissioning of the Gadag-Koppal Line and the Narendra New</w:t>
      </w:r>
      <w:r w:rsidR="004D0E22">
        <w:rPr>
          <w:rFonts w:ascii="Arial" w:hAnsi="Arial" w:cs="Arial"/>
        </w:rPr>
        <w:t xml:space="preserve"> </w:t>
      </w:r>
      <w:r w:rsidR="007D3F09">
        <w:rPr>
          <w:rFonts w:ascii="Arial" w:hAnsi="Arial" w:cs="Arial"/>
        </w:rPr>
        <w:t xml:space="preserve">Line and operationalization of connectivity would be delayed. </w:t>
      </w:r>
    </w:p>
    <w:p w14:paraId="09D6ED57" w14:textId="24869FC1" w:rsidR="007D3F09" w:rsidRDefault="00B46AA4" w:rsidP="007D3F09">
      <w:pPr>
        <w:spacing w:line="360" w:lineRule="auto"/>
        <w:jc w:val="both"/>
        <w:rPr>
          <w:rFonts w:ascii="Arial" w:hAnsi="Arial" w:cs="Arial"/>
        </w:rPr>
      </w:pPr>
      <w:r>
        <w:rPr>
          <w:rFonts w:ascii="Arial" w:hAnsi="Arial" w:cs="Arial"/>
        </w:rPr>
        <w:lastRenderedPageBreak/>
        <w:t>81</w:t>
      </w:r>
      <w:r w:rsidR="007D3F09">
        <w:rPr>
          <w:rFonts w:ascii="Arial" w:hAnsi="Arial" w:cs="Arial"/>
        </w:rPr>
        <w:t>.</w:t>
      </w:r>
      <w:r w:rsidR="007D3F09">
        <w:rPr>
          <w:rFonts w:ascii="Arial" w:hAnsi="Arial" w:cs="Arial"/>
        </w:rPr>
        <w:tab/>
        <w:t xml:space="preserve">However, at the time of final grant dated 04.04.2024, commissioning of the CTS was delayed to December 2024 as evident by the CEA MPR for April 2024. Even in such scenario, the CTS would have been commissioned prior to the ISTS waiver cut-off date, i.e., 30.06.2025. Relevant extract from the MPR issued by CEA for October 2023 and April 2024 are enclosed as </w:t>
      </w:r>
      <w:r w:rsidR="007D3F09" w:rsidRPr="0029598E">
        <w:rPr>
          <w:rFonts w:ascii="Arial" w:hAnsi="Arial" w:cs="Arial"/>
          <w:b/>
          <w:bCs/>
        </w:rPr>
        <w:t xml:space="preserve">Annexure </w:t>
      </w:r>
      <w:r w:rsidR="004D0E22">
        <w:rPr>
          <w:rFonts w:ascii="Arial" w:hAnsi="Arial" w:cs="Arial"/>
          <w:b/>
          <w:bCs/>
        </w:rPr>
        <w:t xml:space="preserve">[•] </w:t>
      </w:r>
      <w:r w:rsidR="007D3F09">
        <w:rPr>
          <w:rFonts w:ascii="Arial" w:hAnsi="Arial" w:cs="Arial"/>
          <w:b/>
          <w:bCs/>
        </w:rPr>
        <w:t xml:space="preserve">(colly). </w:t>
      </w:r>
      <w:r w:rsidR="007D3F09">
        <w:rPr>
          <w:rFonts w:ascii="Arial" w:hAnsi="Arial" w:cs="Arial"/>
        </w:rPr>
        <w:t xml:space="preserve"> </w:t>
      </w:r>
    </w:p>
    <w:p w14:paraId="155BDC87" w14:textId="42B3D614" w:rsidR="007D3F09" w:rsidRDefault="004D0E22" w:rsidP="007D3F09">
      <w:pPr>
        <w:spacing w:line="360" w:lineRule="auto"/>
        <w:jc w:val="both"/>
        <w:rPr>
          <w:rFonts w:ascii="Arial" w:hAnsi="Arial" w:cs="Arial"/>
        </w:rPr>
      </w:pPr>
      <w:r>
        <w:rPr>
          <w:rFonts w:ascii="Arial" w:hAnsi="Arial" w:cs="Arial"/>
        </w:rPr>
        <w:t>82</w:t>
      </w:r>
      <w:r w:rsidR="007D3F09">
        <w:rPr>
          <w:rFonts w:ascii="Arial" w:hAnsi="Arial" w:cs="Arial"/>
        </w:rPr>
        <w:t>.</w:t>
      </w:r>
      <w:r w:rsidR="007D3F09">
        <w:rPr>
          <w:rFonts w:ascii="Arial" w:hAnsi="Arial" w:cs="Arial"/>
        </w:rPr>
        <w:tab/>
        <w:t>It is submitted that even after issuance of the final grant of connectivity dated 04.04.2024, there has been delay in the commissioning of the CTS, detailed as under:</w:t>
      </w:r>
    </w:p>
    <w:p w14:paraId="0027EA2F" w14:textId="1A841E1A" w:rsidR="007D3F09" w:rsidRPr="00EE588C" w:rsidRDefault="007D3F09" w:rsidP="007D3F09">
      <w:pPr>
        <w:spacing w:line="360" w:lineRule="auto"/>
        <w:jc w:val="both"/>
        <w:rPr>
          <w:rFonts w:ascii="Arial" w:hAnsi="Arial" w:cs="Arial"/>
        </w:rPr>
      </w:pPr>
      <w:r>
        <w:rPr>
          <w:rFonts w:ascii="Arial" w:hAnsi="Arial" w:cs="Arial"/>
          <w:b/>
          <w:bCs/>
          <w:i/>
          <w:iCs/>
        </w:rPr>
        <w:t>(a)</w:t>
      </w:r>
      <w:r>
        <w:rPr>
          <w:rFonts w:ascii="Arial" w:hAnsi="Arial" w:cs="Arial"/>
          <w:b/>
          <w:bCs/>
          <w:i/>
          <w:iCs/>
        </w:rPr>
        <w:tab/>
      </w:r>
      <w:r w:rsidRPr="00D76F64">
        <w:rPr>
          <w:rFonts w:ascii="Arial" w:hAnsi="Arial" w:cs="Arial"/>
          <w:b/>
          <w:bCs/>
          <w:i/>
          <w:iCs/>
        </w:rPr>
        <w:t>Narendra New line</w:t>
      </w:r>
      <w:r>
        <w:rPr>
          <w:rFonts w:ascii="Arial" w:hAnsi="Arial" w:cs="Arial"/>
        </w:rPr>
        <w:t xml:space="preserve"> </w:t>
      </w:r>
    </w:p>
    <w:p w14:paraId="164FB6F6" w14:textId="0E474C5C" w:rsidR="007D3F09" w:rsidRDefault="004D0E22" w:rsidP="007D3F09">
      <w:pPr>
        <w:spacing w:line="360" w:lineRule="auto"/>
        <w:jc w:val="both"/>
        <w:rPr>
          <w:rFonts w:ascii="Arial" w:hAnsi="Arial" w:cs="Arial"/>
        </w:rPr>
      </w:pPr>
      <w:r>
        <w:rPr>
          <w:rFonts w:ascii="Arial" w:hAnsi="Arial" w:cs="Arial"/>
        </w:rPr>
        <w:t>8</w:t>
      </w:r>
      <w:r w:rsidR="007D3F09">
        <w:rPr>
          <w:rFonts w:ascii="Arial" w:hAnsi="Arial" w:cs="Arial"/>
        </w:rPr>
        <w:t>3.</w:t>
      </w:r>
      <w:r w:rsidR="007D3F09">
        <w:rPr>
          <w:rFonts w:ascii="Arial" w:hAnsi="Arial" w:cs="Arial"/>
        </w:rPr>
        <w:tab/>
        <w:t>Basis the recommendations of the 8</w:t>
      </w:r>
      <w:r w:rsidR="007D3F09" w:rsidRPr="00D76F64">
        <w:rPr>
          <w:rFonts w:ascii="Arial" w:hAnsi="Arial" w:cs="Arial"/>
          <w:vertAlign w:val="superscript"/>
        </w:rPr>
        <w:t>th</w:t>
      </w:r>
      <w:r w:rsidR="007D3F09">
        <w:rPr>
          <w:rFonts w:ascii="Arial" w:hAnsi="Arial" w:cs="Arial"/>
        </w:rPr>
        <w:t xml:space="preserve"> meeting of the National Committee on Transmission (“</w:t>
      </w:r>
      <w:r w:rsidR="007D3F09" w:rsidRPr="00757C41">
        <w:rPr>
          <w:rFonts w:ascii="Arial" w:hAnsi="Arial" w:cs="Arial"/>
          <w:b/>
          <w:bCs/>
        </w:rPr>
        <w:t>NCT</w:t>
      </w:r>
      <w:r w:rsidR="007D3F09">
        <w:rPr>
          <w:rFonts w:ascii="Arial" w:hAnsi="Arial" w:cs="Arial"/>
        </w:rPr>
        <w:t>”) held on 25.03.2022 (Minutes dated 05.05.2022), the Narendra New line was to be implemented through TBCB route within 18 months from the date of transfer of the SPV. While the Request for Proposal (“</w:t>
      </w:r>
      <w:r w:rsidR="007D3F09" w:rsidRPr="00757C41">
        <w:rPr>
          <w:rFonts w:ascii="Arial" w:hAnsi="Arial" w:cs="Arial"/>
          <w:b/>
          <w:bCs/>
        </w:rPr>
        <w:t>RFP</w:t>
      </w:r>
      <w:r w:rsidR="007D3F09">
        <w:rPr>
          <w:rFonts w:ascii="Arial" w:hAnsi="Arial" w:cs="Arial"/>
        </w:rPr>
        <w:t xml:space="preserve">”) for the Narendra New line was issued in July 2022, the SPV was transferred only on 17.01.2023. Accordingly, the </w:t>
      </w:r>
      <w:r w:rsidR="00046171">
        <w:rPr>
          <w:rFonts w:ascii="Arial" w:hAnsi="Arial" w:cs="Arial"/>
        </w:rPr>
        <w:t xml:space="preserve">original </w:t>
      </w:r>
      <w:r w:rsidR="007D3F09">
        <w:rPr>
          <w:rFonts w:ascii="Arial" w:hAnsi="Arial" w:cs="Arial"/>
        </w:rPr>
        <w:t>SCD of the Narendra New line was July 2024, i.e. 18 months from 17.01.2023, as tabulated hereunder:</w:t>
      </w:r>
    </w:p>
    <w:tbl>
      <w:tblPr>
        <w:tblStyle w:val="TableGrid"/>
        <w:tblW w:w="7470" w:type="dxa"/>
        <w:tblInd w:w="895" w:type="dxa"/>
        <w:tblLook w:val="04A0" w:firstRow="1" w:lastRow="0" w:firstColumn="1" w:lastColumn="0" w:noHBand="0" w:noVBand="1"/>
      </w:tblPr>
      <w:tblGrid>
        <w:gridCol w:w="990"/>
        <w:gridCol w:w="4680"/>
        <w:gridCol w:w="1800"/>
      </w:tblGrid>
      <w:tr w:rsidR="007D3F09" w:rsidRPr="000E1954" w14:paraId="46DB5E1E" w14:textId="77777777" w:rsidTr="00046171">
        <w:tc>
          <w:tcPr>
            <w:tcW w:w="990" w:type="dxa"/>
            <w:shd w:val="clear" w:color="auto" w:fill="C1E4F5" w:themeFill="accent1" w:themeFillTint="33"/>
          </w:tcPr>
          <w:p w14:paraId="0B2AC374" w14:textId="77777777" w:rsidR="007D3F09" w:rsidRPr="00DA1F5E" w:rsidRDefault="007D3F09" w:rsidP="00AB0242">
            <w:pPr>
              <w:spacing w:after="40" w:line="360" w:lineRule="auto"/>
              <w:jc w:val="both"/>
              <w:rPr>
                <w:rFonts w:ascii="Arial" w:hAnsi="Arial" w:cs="Arial"/>
                <w:b/>
                <w:bCs/>
              </w:rPr>
            </w:pPr>
            <w:r w:rsidRPr="00DA1F5E">
              <w:rPr>
                <w:rFonts w:ascii="Arial" w:hAnsi="Arial" w:cs="Arial"/>
                <w:b/>
                <w:bCs/>
              </w:rPr>
              <w:t>Sr. No.</w:t>
            </w:r>
          </w:p>
        </w:tc>
        <w:tc>
          <w:tcPr>
            <w:tcW w:w="4680" w:type="dxa"/>
            <w:shd w:val="clear" w:color="auto" w:fill="C1E4F5" w:themeFill="accent1" w:themeFillTint="33"/>
          </w:tcPr>
          <w:p w14:paraId="0298F0F3" w14:textId="77777777" w:rsidR="007D3F09" w:rsidRPr="00DA1F5E" w:rsidRDefault="007D3F09" w:rsidP="00AB0242">
            <w:pPr>
              <w:spacing w:after="40" w:line="360" w:lineRule="auto"/>
              <w:jc w:val="center"/>
              <w:rPr>
                <w:rFonts w:ascii="Arial" w:hAnsi="Arial" w:cs="Arial"/>
                <w:b/>
                <w:bCs/>
              </w:rPr>
            </w:pPr>
            <w:r w:rsidRPr="00DA1F5E">
              <w:rPr>
                <w:rFonts w:ascii="Arial" w:hAnsi="Arial" w:cs="Arial"/>
                <w:b/>
                <w:bCs/>
              </w:rPr>
              <w:t>Particulars</w:t>
            </w:r>
          </w:p>
        </w:tc>
        <w:tc>
          <w:tcPr>
            <w:tcW w:w="1800" w:type="dxa"/>
            <w:shd w:val="clear" w:color="auto" w:fill="C1E4F5" w:themeFill="accent1" w:themeFillTint="33"/>
          </w:tcPr>
          <w:p w14:paraId="40603B9A" w14:textId="77777777" w:rsidR="007D3F09" w:rsidRPr="00DA1F5E" w:rsidRDefault="007D3F09" w:rsidP="00AB0242">
            <w:pPr>
              <w:spacing w:after="40" w:line="360" w:lineRule="auto"/>
              <w:jc w:val="center"/>
              <w:rPr>
                <w:rFonts w:ascii="Arial" w:hAnsi="Arial" w:cs="Arial"/>
                <w:b/>
                <w:bCs/>
              </w:rPr>
            </w:pPr>
            <w:r w:rsidRPr="00DA1F5E">
              <w:rPr>
                <w:rFonts w:ascii="Arial" w:hAnsi="Arial" w:cs="Arial"/>
                <w:b/>
                <w:bCs/>
              </w:rPr>
              <w:t>Date</w:t>
            </w:r>
          </w:p>
        </w:tc>
      </w:tr>
      <w:tr w:rsidR="007D3F09" w:rsidRPr="000E1954" w14:paraId="5C5E1EE5" w14:textId="77777777" w:rsidTr="00046171">
        <w:tc>
          <w:tcPr>
            <w:tcW w:w="990" w:type="dxa"/>
            <w:vAlign w:val="center"/>
          </w:tcPr>
          <w:p w14:paraId="68B6796A" w14:textId="77777777" w:rsidR="007D3F09" w:rsidRPr="000E1954" w:rsidRDefault="007D3F09" w:rsidP="00AB0242">
            <w:pPr>
              <w:spacing w:after="40" w:line="360" w:lineRule="auto"/>
              <w:jc w:val="center"/>
              <w:rPr>
                <w:rFonts w:ascii="Arial" w:hAnsi="Arial" w:cs="Arial"/>
              </w:rPr>
            </w:pPr>
            <w:r>
              <w:rPr>
                <w:rFonts w:ascii="Arial" w:hAnsi="Arial" w:cs="Arial"/>
              </w:rPr>
              <w:t>1.</w:t>
            </w:r>
          </w:p>
        </w:tc>
        <w:tc>
          <w:tcPr>
            <w:tcW w:w="4680" w:type="dxa"/>
            <w:vAlign w:val="center"/>
          </w:tcPr>
          <w:p w14:paraId="3B5CD384" w14:textId="77777777" w:rsidR="007D3F09" w:rsidRPr="000E1954" w:rsidRDefault="007D3F09" w:rsidP="00AB0242">
            <w:pPr>
              <w:spacing w:after="40" w:line="360" w:lineRule="auto"/>
              <w:jc w:val="both"/>
              <w:rPr>
                <w:rFonts w:ascii="Arial" w:hAnsi="Arial" w:cs="Arial"/>
              </w:rPr>
            </w:pPr>
            <w:r>
              <w:rPr>
                <w:rFonts w:ascii="Arial" w:hAnsi="Arial" w:cs="Arial"/>
              </w:rPr>
              <w:t xml:space="preserve">Request for Proposal issued by the Bid Process Co-ordinator - </w:t>
            </w:r>
            <w:r w:rsidRPr="000E1954">
              <w:rPr>
                <w:rFonts w:ascii="Arial" w:hAnsi="Arial" w:cs="Arial"/>
              </w:rPr>
              <w:t>REC Power Development and Consultancy Limited</w:t>
            </w:r>
          </w:p>
        </w:tc>
        <w:tc>
          <w:tcPr>
            <w:tcW w:w="1800" w:type="dxa"/>
            <w:vAlign w:val="center"/>
          </w:tcPr>
          <w:p w14:paraId="732B3A07" w14:textId="77777777" w:rsidR="007D3F09" w:rsidRPr="000E1954" w:rsidRDefault="007D3F09" w:rsidP="00AB0242">
            <w:pPr>
              <w:spacing w:after="40" w:line="360" w:lineRule="auto"/>
              <w:jc w:val="center"/>
              <w:rPr>
                <w:rFonts w:ascii="Arial" w:hAnsi="Arial" w:cs="Arial"/>
              </w:rPr>
            </w:pPr>
            <w:r>
              <w:rPr>
                <w:rFonts w:ascii="Arial" w:hAnsi="Arial" w:cs="Arial"/>
              </w:rPr>
              <w:t>25.07.2022</w:t>
            </w:r>
          </w:p>
        </w:tc>
      </w:tr>
      <w:tr w:rsidR="007D3F09" w:rsidRPr="000E1954" w14:paraId="17784093" w14:textId="77777777" w:rsidTr="00046171">
        <w:tc>
          <w:tcPr>
            <w:tcW w:w="990" w:type="dxa"/>
            <w:vAlign w:val="center"/>
          </w:tcPr>
          <w:p w14:paraId="21D416E1" w14:textId="77777777" w:rsidR="007D3F09" w:rsidRPr="000E1954" w:rsidRDefault="007D3F09" w:rsidP="00AB0242">
            <w:pPr>
              <w:spacing w:after="40" w:line="360" w:lineRule="auto"/>
              <w:jc w:val="center"/>
              <w:rPr>
                <w:rFonts w:ascii="Arial" w:hAnsi="Arial" w:cs="Arial"/>
              </w:rPr>
            </w:pPr>
            <w:r>
              <w:rPr>
                <w:rFonts w:ascii="Arial" w:hAnsi="Arial" w:cs="Arial"/>
              </w:rPr>
              <w:t>2.</w:t>
            </w:r>
          </w:p>
        </w:tc>
        <w:tc>
          <w:tcPr>
            <w:tcW w:w="4680" w:type="dxa"/>
            <w:vAlign w:val="center"/>
          </w:tcPr>
          <w:p w14:paraId="607E677D" w14:textId="77777777" w:rsidR="007D3F09" w:rsidRDefault="007D3F09" w:rsidP="00AB0242">
            <w:pPr>
              <w:spacing w:after="40" w:line="360" w:lineRule="auto"/>
              <w:jc w:val="both"/>
              <w:rPr>
                <w:rFonts w:ascii="Arial" w:hAnsi="Arial" w:cs="Arial"/>
              </w:rPr>
            </w:pPr>
            <w:r>
              <w:rPr>
                <w:rFonts w:ascii="Arial" w:hAnsi="Arial" w:cs="Arial"/>
              </w:rPr>
              <w:t>Issuance of Letter of Intent</w:t>
            </w:r>
          </w:p>
        </w:tc>
        <w:tc>
          <w:tcPr>
            <w:tcW w:w="1800" w:type="dxa"/>
            <w:vAlign w:val="center"/>
          </w:tcPr>
          <w:p w14:paraId="6C5517A0" w14:textId="77777777" w:rsidR="007D3F09" w:rsidRDefault="007D3F09" w:rsidP="00AB0242">
            <w:pPr>
              <w:spacing w:after="40" w:line="360" w:lineRule="auto"/>
              <w:jc w:val="center"/>
              <w:rPr>
                <w:rFonts w:ascii="Arial" w:hAnsi="Arial" w:cs="Arial"/>
              </w:rPr>
            </w:pPr>
            <w:r w:rsidRPr="000E1954">
              <w:rPr>
                <w:rFonts w:ascii="Arial" w:hAnsi="Arial" w:cs="Arial"/>
              </w:rPr>
              <w:t>26.12.2022</w:t>
            </w:r>
          </w:p>
        </w:tc>
      </w:tr>
      <w:tr w:rsidR="007D3F09" w:rsidRPr="000E1954" w14:paraId="42FC1B36" w14:textId="77777777" w:rsidTr="00046171">
        <w:tc>
          <w:tcPr>
            <w:tcW w:w="990" w:type="dxa"/>
            <w:vAlign w:val="center"/>
          </w:tcPr>
          <w:p w14:paraId="7B520D28" w14:textId="77777777" w:rsidR="007D3F09" w:rsidRPr="000E1954" w:rsidRDefault="007D3F09" w:rsidP="00AB0242">
            <w:pPr>
              <w:spacing w:after="40" w:line="360" w:lineRule="auto"/>
              <w:jc w:val="center"/>
              <w:rPr>
                <w:rFonts w:ascii="Arial" w:hAnsi="Arial" w:cs="Arial"/>
              </w:rPr>
            </w:pPr>
            <w:r>
              <w:rPr>
                <w:rFonts w:ascii="Arial" w:hAnsi="Arial" w:cs="Arial"/>
              </w:rPr>
              <w:t>3.</w:t>
            </w:r>
          </w:p>
        </w:tc>
        <w:tc>
          <w:tcPr>
            <w:tcW w:w="4680" w:type="dxa"/>
            <w:vAlign w:val="center"/>
          </w:tcPr>
          <w:p w14:paraId="15CFBBDC" w14:textId="77777777" w:rsidR="007D3F09" w:rsidRDefault="007D3F09" w:rsidP="00AB0242">
            <w:pPr>
              <w:spacing w:after="40" w:line="360" w:lineRule="auto"/>
              <w:jc w:val="both"/>
              <w:rPr>
                <w:rFonts w:ascii="Arial" w:hAnsi="Arial" w:cs="Arial"/>
              </w:rPr>
            </w:pPr>
            <w:r>
              <w:rPr>
                <w:rFonts w:ascii="Arial" w:hAnsi="Arial" w:cs="Arial"/>
              </w:rPr>
              <w:t xml:space="preserve">Acquisition of SPV - </w:t>
            </w:r>
            <w:r w:rsidRPr="000E1954">
              <w:rPr>
                <w:rFonts w:ascii="Arial" w:hAnsi="Arial" w:cs="Arial"/>
              </w:rPr>
              <w:t>WRSR Power Transmission Limited (A subsidiary of Adani Transmission Limited)</w:t>
            </w:r>
          </w:p>
        </w:tc>
        <w:tc>
          <w:tcPr>
            <w:tcW w:w="1800" w:type="dxa"/>
            <w:vAlign w:val="center"/>
          </w:tcPr>
          <w:p w14:paraId="5D669201" w14:textId="77777777" w:rsidR="007D3F09" w:rsidRPr="000E1954" w:rsidRDefault="007D3F09" w:rsidP="00AB0242">
            <w:pPr>
              <w:spacing w:after="40" w:line="360" w:lineRule="auto"/>
              <w:jc w:val="center"/>
              <w:rPr>
                <w:rFonts w:ascii="Arial" w:hAnsi="Arial" w:cs="Arial"/>
              </w:rPr>
            </w:pPr>
            <w:r>
              <w:rPr>
                <w:rFonts w:ascii="Arial" w:hAnsi="Arial" w:cs="Arial"/>
              </w:rPr>
              <w:t>17.01.2023</w:t>
            </w:r>
          </w:p>
        </w:tc>
      </w:tr>
      <w:tr w:rsidR="007D3F09" w:rsidRPr="000E1954" w14:paraId="595287E9" w14:textId="77777777" w:rsidTr="00046171">
        <w:tc>
          <w:tcPr>
            <w:tcW w:w="990" w:type="dxa"/>
            <w:vAlign w:val="center"/>
          </w:tcPr>
          <w:p w14:paraId="5CACC134" w14:textId="77777777" w:rsidR="007D3F09" w:rsidRPr="000E1954" w:rsidRDefault="007D3F09" w:rsidP="00AB0242">
            <w:pPr>
              <w:spacing w:after="40" w:line="360" w:lineRule="auto"/>
              <w:jc w:val="center"/>
              <w:rPr>
                <w:rFonts w:ascii="Arial" w:hAnsi="Arial" w:cs="Arial"/>
              </w:rPr>
            </w:pPr>
            <w:r>
              <w:rPr>
                <w:rFonts w:ascii="Arial" w:hAnsi="Arial" w:cs="Arial"/>
              </w:rPr>
              <w:t>4.</w:t>
            </w:r>
          </w:p>
        </w:tc>
        <w:tc>
          <w:tcPr>
            <w:tcW w:w="4680" w:type="dxa"/>
            <w:vAlign w:val="center"/>
          </w:tcPr>
          <w:p w14:paraId="6A7CD8E1" w14:textId="77777777" w:rsidR="007D3F09" w:rsidRPr="000E1954" w:rsidRDefault="007D3F09" w:rsidP="00AB0242">
            <w:pPr>
              <w:spacing w:after="40" w:line="360" w:lineRule="auto"/>
              <w:jc w:val="both"/>
              <w:rPr>
                <w:rFonts w:ascii="Arial" w:hAnsi="Arial" w:cs="Arial"/>
              </w:rPr>
            </w:pPr>
            <w:r>
              <w:rPr>
                <w:rFonts w:ascii="Arial" w:hAnsi="Arial" w:cs="Arial"/>
              </w:rPr>
              <w:t xml:space="preserve">Execution of </w:t>
            </w:r>
            <w:r w:rsidRPr="000E1954">
              <w:rPr>
                <w:rFonts w:ascii="Arial" w:hAnsi="Arial" w:cs="Arial"/>
              </w:rPr>
              <w:t>Transmission Service Agreement (TSA)</w:t>
            </w:r>
          </w:p>
        </w:tc>
        <w:tc>
          <w:tcPr>
            <w:tcW w:w="1800" w:type="dxa"/>
            <w:vAlign w:val="center"/>
          </w:tcPr>
          <w:p w14:paraId="52992CA5" w14:textId="77777777" w:rsidR="007D3F09" w:rsidRPr="000E1954" w:rsidRDefault="007D3F09" w:rsidP="00AB0242">
            <w:pPr>
              <w:spacing w:after="40" w:line="360" w:lineRule="auto"/>
              <w:jc w:val="center"/>
              <w:rPr>
                <w:rFonts w:ascii="Arial" w:hAnsi="Arial" w:cs="Arial"/>
              </w:rPr>
            </w:pPr>
            <w:r w:rsidRPr="000E1954">
              <w:rPr>
                <w:rFonts w:ascii="Arial" w:hAnsi="Arial" w:cs="Arial"/>
              </w:rPr>
              <w:t>17.01.2023</w:t>
            </w:r>
          </w:p>
        </w:tc>
      </w:tr>
      <w:tr w:rsidR="007D3F09" w:rsidRPr="000E1954" w14:paraId="299CD33C" w14:textId="77777777" w:rsidTr="00046171">
        <w:tc>
          <w:tcPr>
            <w:tcW w:w="990" w:type="dxa"/>
            <w:vAlign w:val="center"/>
          </w:tcPr>
          <w:p w14:paraId="4E34EAE8" w14:textId="77777777" w:rsidR="007D3F09" w:rsidRPr="000E1954" w:rsidRDefault="007D3F09" w:rsidP="00AB0242">
            <w:pPr>
              <w:spacing w:after="40" w:line="360" w:lineRule="auto"/>
              <w:jc w:val="center"/>
              <w:rPr>
                <w:rFonts w:ascii="Arial" w:hAnsi="Arial" w:cs="Arial"/>
              </w:rPr>
            </w:pPr>
            <w:r>
              <w:rPr>
                <w:rFonts w:ascii="Arial" w:hAnsi="Arial" w:cs="Arial"/>
              </w:rPr>
              <w:t>5.</w:t>
            </w:r>
          </w:p>
        </w:tc>
        <w:tc>
          <w:tcPr>
            <w:tcW w:w="4680" w:type="dxa"/>
            <w:vAlign w:val="center"/>
          </w:tcPr>
          <w:p w14:paraId="5F24AA62" w14:textId="77777777" w:rsidR="007D3F09" w:rsidRPr="000E1954" w:rsidRDefault="007D3F09" w:rsidP="00AB0242">
            <w:pPr>
              <w:spacing w:after="40" w:line="360" w:lineRule="auto"/>
              <w:jc w:val="both"/>
              <w:rPr>
                <w:rFonts w:ascii="Arial" w:hAnsi="Arial" w:cs="Arial"/>
              </w:rPr>
            </w:pPr>
            <w:r>
              <w:rPr>
                <w:rFonts w:ascii="Arial" w:hAnsi="Arial" w:cs="Arial"/>
              </w:rPr>
              <w:t xml:space="preserve">Grant of </w:t>
            </w:r>
            <w:r w:rsidRPr="000E1954">
              <w:rPr>
                <w:rFonts w:ascii="Arial" w:hAnsi="Arial" w:cs="Arial"/>
              </w:rPr>
              <w:t>Transmission Licence by Hon’ble CERC</w:t>
            </w:r>
          </w:p>
        </w:tc>
        <w:tc>
          <w:tcPr>
            <w:tcW w:w="1800" w:type="dxa"/>
            <w:vAlign w:val="center"/>
          </w:tcPr>
          <w:p w14:paraId="1CA96538" w14:textId="77777777" w:rsidR="007D3F09" w:rsidRPr="000E1954" w:rsidRDefault="007D3F09" w:rsidP="00AB0242">
            <w:pPr>
              <w:spacing w:after="40" w:line="360" w:lineRule="auto"/>
              <w:jc w:val="center"/>
              <w:rPr>
                <w:rFonts w:ascii="Arial" w:hAnsi="Arial" w:cs="Arial"/>
              </w:rPr>
            </w:pPr>
            <w:r w:rsidRPr="000E1954">
              <w:rPr>
                <w:rFonts w:ascii="Arial" w:hAnsi="Arial" w:cs="Arial"/>
              </w:rPr>
              <w:t>17.04.2023</w:t>
            </w:r>
          </w:p>
        </w:tc>
      </w:tr>
      <w:tr w:rsidR="007D3F09" w:rsidRPr="000E1954" w14:paraId="7AB5BECC" w14:textId="77777777" w:rsidTr="00046171">
        <w:tc>
          <w:tcPr>
            <w:tcW w:w="990" w:type="dxa"/>
            <w:vAlign w:val="center"/>
          </w:tcPr>
          <w:p w14:paraId="00607FFD" w14:textId="77777777" w:rsidR="007D3F09" w:rsidRPr="000E1954" w:rsidRDefault="007D3F09" w:rsidP="00AB0242">
            <w:pPr>
              <w:spacing w:after="40" w:line="360" w:lineRule="auto"/>
              <w:jc w:val="center"/>
              <w:rPr>
                <w:rFonts w:ascii="Arial" w:hAnsi="Arial" w:cs="Arial"/>
              </w:rPr>
            </w:pPr>
            <w:r>
              <w:rPr>
                <w:rFonts w:ascii="Arial" w:hAnsi="Arial" w:cs="Arial"/>
              </w:rPr>
              <w:t>6.</w:t>
            </w:r>
          </w:p>
        </w:tc>
        <w:tc>
          <w:tcPr>
            <w:tcW w:w="4680" w:type="dxa"/>
            <w:vAlign w:val="center"/>
          </w:tcPr>
          <w:p w14:paraId="111AC290" w14:textId="0AB05F20" w:rsidR="007D3F09" w:rsidRPr="000E1954" w:rsidRDefault="007D3F09" w:rsidP="00AB0242">
            <w:pPr>
              <w:spacing w:after="40" w:line="360" w:lineRule="auto"/>
              <w:jc w:val="both"/>
              <w:rPr>
                <w:rFonts w:ascii="Arial" w:hAnsi="Arial" w:cs="Arial"/>
              </w:rPr>
            </w:pPr>
            <w:r w:rsidRPr="000E1954">
              <w:rPr>
                <w:rFonts w:ascii="Arial" w:hAnsi="Arial" w:cs="Arial"/>
              </w:rPr>
              <w:t xml:space="preserve">Tariff adoption by </w:t>
            </w:r>
            <w:r>
              <w:rPr>
                <w:rFonts w:ascii="Arial" w:hAnsi="Arial" w:cs="Arial"/>
              </w:rPr>
              <w:t>this Hon’ble Commission</w:t>
            </w:r>
          </w:p>
        </w:tc>
        <w:tc>
          <w:tcPr>
            <w:tcW w:w="1800" w:type="dxa"/>
            <w:vAlign w:val="center"/>
          </w:tcPr>
          <w:p w14:paraId="4AA6C3E3" w14:textId="77777777" w:rsidR="007D3F09" w:rsidRPr="000E1954" w:rsidRDefault="007D3F09" w:rsidP="00AB0242">
            <w:pPr>
              <w:spacing w:after="40" w:line="360" w:lineRule="auto"/>
              <w:jc w:val="center"/>
              <w:rPr>
                <w:rFonts w:ascii="Arial" w:hAnsi="Arial" w:cs="Arial"/>
              </w:rPr>
            </w:pPr>
            <w:r w:rsidRPr="000E1954">
              <w:rPr>
                <w:rFonts w:ascii="Arial" w:hAnsi="Arial" w:cs="Arial"/>
              </w:rPr>
              <w:t>26.03.2023</w:t>
            </w:r>
          </w:p>
        </w:tc>
      </w:tr>
      <w:tr w:rsidR="007D3F09" w:rsidRPr="000E1954" w14:paraId="52A08CDB" w14:textId="77777777" w:rsidTr="00046171">
        <w:tc>
          <w:tcPr>
            <w:tcW w:w="990" w:type="dxa"/>
            <w:vAlign w:val="center"/>
          </w:tcPr>
          <w:p w14:paraId="29659AA3" w14:textId="77777777" w:rsidR="007D3F09" w:rsidRPr="000E1954" w:rsidRDefault="007D3F09" w:rsidP="00AB0242">
            <w:pPr>
              <w:spacing w:after="40" w:line="360" w:lineRule="auto"/>
              <w:jc w:val="center"/>
              <w:rPr>
                <w:rFonts w:ascii="Arial" w:hAnsi="Arial" w:cs="Arial"/>
              </w:rPr>
            </w:pPr>
            <w:r>
              <w:rPr>
                <w:rFonts w:ascii="Arial" w:hAnsi="Arial" w:cs="Arial"/>
              </w:rPr>
              <w:t>7.</w:t>
            </w:r>
          </w:p>
        </w:tc>
        <w:tc>
          <w:tcPr>
            <w:tcW w:w="4680" w:type="dxa"/>
            <w:vAlign w:val="center"/>
          </w:tcPr>
          <w:p w14:paraId="39EA22E0" w14:textId="77777777" w:rsidR="007D3F09" w:rsidRDefault="007D3F09" w:rsidP="00AB0242">
            <w:pPr>
              <w:spacing w:after="40" w:line="360" w:lineRule="auto"/>
              <w:jc w:val="both"/>
              <w:rPr>
                <w:rFonts w:ascii="Arial" w:hAnsi="Arial" w:cs="Arial"/>
              </w:rPr>
            </w:pPr>
            <w:r w:rsidRPr="000E1954">
              <w:rPr>
                <w:rFonts w:ascii="Arial" w:hAnsi="Arial" w:cs="Arial"/>
              </w:rPr>
              <w:t>Scheduled Date of Completion</w:t>
            </w:r>
          </w:p>
          <w:p w14:paraId="6648C609" w14:textId="77777777" w:rsidR="007D3F09" w:rsidRPr="000E1954" w:rsidRDefault="007D3F09" w:rsidP="00AB0242">
            <w:pPr>
              <w:spacing w:after="40" w:line="360" w:lineRule="auto"/>
              <w:jc w:val="both"/>
              <w:rPr>
                <w:rFonts w:ascii="Arial" w:hAnsi="Arial" w:cs="Arial"/>
              </w:rPr>
            </w:pPr>
            <w:r>
              <w:rPr>
                <w:rFonts w:ascii="Arial" w:hAnsi="Arial" w:cs="Arial"/>
              </w:rPr>
              <w:t>(18 months from transfer of SPV)</w:t>
            </w:r>
          </w:p>
        </w:tc>
        <w:tc>
          <w:tcPr>
            <w:tcW w:w="1800" w:type="dxa"/>
            <w:vAlign w:val="center"/>
          </w:tcPr>
          <w:p w14:paraId="10E23F3C" w14:textId="77777777" w:rsidR="007D3F09" w:rsidRPr="000E1954" w:rsidRDefault="007D3F09" w:rsidP="00AB0242">
            <w:pPr>
              <w:spacing w:after="40" w:line="360" w:lineRule="auto"/>
              <w:jc w:val="center"/>
              <w:rPr>
                <w:rFonts w:ascii="Arial" w:hAnsi="Arial" w:cs="Arial"/>
              </w:rPr>
            </w:pPr>
            <w:r w:rsidRPr="000E1954">
              <w:rPr>
                <w:rFonts w:ascii="Arial" w:hAnsi="Arial" w:cs="Arial"/>
              </w:rPr>
              <w:t>1</w:t>
            </w:r>
            <w:r>
              <w:rPr>
                <w:rFonts w:ascii="Arial" w:hAnsi="Arial" w:cs="Arial"/>
              </w:rPr>
              <w:t>6</w:t>
            </w:r>
            <w:r w:rsidRPr="000E1954">
              <w:rPr>
                <w:rFonts w:ascii="Arial" w:hAnsi="Arial" w:cs="Arial"/>
              </w:rPr>
              <w:t>.07.202</w:t>
            </w:r>
            <w:r>
              <w:rPr>
                <w:rFonts w:ascii="Arial" w:hAnsi="Arial" w:cs="Arial"/>
              </w:rPr>
              <w:t>4</w:t>
            </w:r>
          </w:p>
        </w:tc>
      </w:tr>
    </w:tbl>
    <w:p w14:paraId="74487FE7" w14:textId="2B85D3FD" w:rsidR="007D3F09" w:rsidRDefault="00046171" w:rsidP="007D3F09">
      <w:pPr>
        <w:spacing w:before="240" w:line="360" w:lineRule="auto"/>
        <w:jc w:val="both"/>
        <w:rPr>
          <w:rFonts w:ascii="Arial" w:hAnsi="Arial" w:cs="Arial"/>
        </w:rPr>
      </w:pPr>
      <w:r>
        <w:rPr>
          <w:rFonts w:ascii="Arial" w:hAnsi="Arial" w:cs="Arial"/>
        </w:rPr>
        <w:lastRenderedPageBreak/>
        <w:t>84</w:t>
      </w:r>
      <w:r w:rsidR="007D3F09">
        <w:rPr>
          <w:rFonts w:ascii="Arial" w:hAnsi="Arial" w:cs="Arial"/>
        </w:rPr>
        <w:t>.</w:t>
      </w:r>
      <w:r w:rsidR="007D3F09">
        <w:rPr>
          <w:rFonts w:ascii="Arial" w:hAnsi="Arial" w:cs="Arial"/>
        </w:rPr>
        <w:tab/>
        <w:t xml:space="preserve">In addition to the pre-implementation delay in the Narendra New  line on account of delay in transfer of the SPV, the timeline for the anticipated SCD of the line has continuously been delayed. As on date the anticipated SCD of the Narendra New 765 kV line in terms of the MPR for July 2026 issued by CEA is </w:t>
      </w:r>
      <w:r w:rsidR="007D3F09">
        <w:rPr>
          <w:rFonts w:ascii="Arial" w:hAnsi="Arial" w:cs="Arial"/>
          <w:b/>
          <w:bCs/>
        </w:rPr>
        <w:t xml:space="preserve">October </w:t>
      </w:r>
      <w:r w:rsidR="007D3F09" w:rsidRPr="00616CDE">
        <w:rPr>
          <w:rFonts w:ascii="Arial" w:hAnsi="Arial" w:cs="Arial"/>
          <w:b/>
          <w:bCs/>
        </w:rPr>
        <w:t>2026</w:t>
      </w:r>
      <w:r w:rsidR="007D3F09">
        <w:rPr>
          <w:rFonts w:ascii="Arial" w:hAnsi="Arial" w:cs="Arial"/>
        </w:rPr>
        <w:t xml:space="preserve">. The delay in commissioning of the Narendra New 765 kV line in terms of the MPR is tabulated as under: </w:t>
      </w:r>
    </w:p>
    <w:tbl>
      <w:tblPr>
        <w:tblStyle w:val="TableGrid"/>
        <w:tblW w:w="0" w:type="auto"/>
        <w:tblInd w:w="805" w:type="dxa"/>
        <w:tblLook w:val="04A0" w:firstRow="1" w:lastRow="0" w:firstColumn="1" w:lastColumn="0" w:noHBand="0" w:noVBand="1"/>
      </w:tblPr>
      <w:tblGrid>
        <w:gridCol w:w="1080"/>
        <w:gridCol w:w="4320"/>
        <w:gridCol w:w="2160"/>
      </w:tblGrid>
      <w:tr w:rsidR="007D3F09" w14:paraId="337D95DB" w14:textId="77777777" w:rsidTr="00046171">
        <w:trPr>
          <w:tblHeader/>
        </w:trPr>
        <w:tc>
          <w:tcPr>
            <w:tcW w:w="1080" w:type="dxa"/>
            <w:shd w:val="clear" w:color="auto" w:fill="C1E4F5" w:themeFill="accent1" w:themeFillTint="33"/>
          </w:tcPr>
          <w:p w14:paraId="1C5FB2A9" w14:textId="77777777" w:rsidR="007D3F09" w:rsidRPr="00616CDE" w:rsidRDefault="007D3F09" w:rsidP="00AB0242">
            <w:pPr>
              <w:spacing w:line="360" w:lineRule="auto"/>
              <w:jc w:val="both"/>
              <w:rPr>
                <w:rFonts w:ascii="Arial" w:hAnsi="Arial" w:cs="Arial"/>
                <w:b/>
                <w:bCs/>
              </w:rPr>
            </w:pPr>
            <w:r w:rsidRPr="00616CDE">
              <w:rPr>
                <w:rFonts w:ascii="Arial" w:hAnsi="Arial" w:cs="Arial"/>
                <w:b/>
                <w:bCs/>
              </w:rPr>
              <w:t xml:space="preserve">Sl no. </w:t>
            </w:r>
          </w:p>
        </w:tc>
        <w:tc>
          <w:tcPr>
            <w:tcW w:w="4320" w:type="dxa"/>
            <w:shd w:val="clear" w:color="auto" w:fill="C1E4F5" w:themeFill="accent1" w:themeFillTint="33"/>
          </w:tcPr>
          <w:p w14:paraId="1E55CD0C" w14:textId="77777777" w:rsidR="007D3F09" w:rsidRPr="00616CDE" w:rsidRDefault="007D3F09" w:rsidP="00AB0242">
            <w:pPr>
              <w:spacing w:line="360" w:lineRule="auto"/>
              <w:jc w:val="both"/>
              <w:rPr>
                <w:rFonts w:ascii="Arial" w:hAnsi="Arial" w:cs="Arial"/>
                <w:b/>
                <w:bCs/>
              </w:rPr>
            </w:pPr>
            <w:r w:rsidRPr="00616CDE">
              <w:rPr>
                <w:rFonts w:ascii="Arial" w:hAnsi="Arial" w:cs="Arial"/>
                <w:b/>
                <w:bCs/>
              </w:rPr>
              <w:t>MPR issued by CEA (months)</w:t>
            </w:r>
          </w:p>
        </w:tc>
        <w:tc>
          <w:tcPr>
            <w:tcW w:w="2160" w:type="dxa"/>
            <w:shd w:val="clear" w:color="auto" w:fill="C1E4F5" w:themeFill="accent1" w:themeFillTint="33"/>
          </w:tcPr>
          <w:p w14:paraId="5CA7FC0E" w14:textId="77777777" w:rsidR="007D3F09" w:rsidRPr="00616CDE" w:rsidRDefault="007D3F09" w:rsidP="00AB0242">
            <w:pPr>
              <w:spacing w:line="360" w:lineRule="auto"/>
              <w:jc w:val="both"/>
              <w:rPr>
                <w:rFonts w:ascii="Arial" w:hAnsi="Arial" w:cs="Arial"/>
                <w:b/>
                <w:bCs/>
              </w:rPr>
            </w:pPr>
            <w:r w:rsidRPr="00616CDE">
              <w:rPr>
                <w:rFonts w:ascii="Arial" w:hAnsi="Arial" w:cs="Arial"/>
                <w:b/>
                <w:bCs/>
              </w:rPr>
              <w:t xml:space="preserve">Anticipated SCD </w:t>
            </w:r>
          </w:p>
        </w:tc>
      </w:tr>
      <w:tr w:rsidR="007D3F09" w14:paraId="203E97F9" w14:textId="77777777" w:rsidTr="00046171">
        <w:tc>
          <w:tcPr>
            <w:tcW w:w="1080" w:type="dxa"/>
          </w:tcPr>
          <w:p w14:paraId="73EAB431" w14:textId="77777777" w:rsidR="007D3F09" w:rsidRDefault="007D3F09" w:rsidP="00AB0242">
            <w:pPr>
              <w:spacing w:line="360" w:lineRule="auto"/>
              <w:ind w:left="35" w:firstLine="142"/>
              <w:rPr>
                <w:rFonts w:ascii="Arial" w:hAnsi="Arial" w:cs="Arial"/>
              </w:rPr>
            </w:pPr>
            <w:r>
              <w:rPr>
                <w:rFonts w:ascii="Arial" w:hAnsi="Arial" w:cs="Arial"/>
              </w:rPr>
              <w:t>1.</w:t>
            </w:r>
          </w:p>
        </w:tc>
        <w:tc>
          <w:tcPr>
            <w:tcW w:w="4320" w:type="dxa"/>
          </w:tcPr>
          <w:p w14:paraId="0E0FC081" w14:textId="77777777" w:rsidR="007D3F09" w:rsidRDefault="007D3F09" w:rsidP="00AB0242">
            <w:pPr>
              <w:spacing w:line="360" w:lineRule="auto"/>
              <w:ind w:left="34"/>
              <w:jc w:val="both"/>
              <w:rPr>
                <w:rFonts w:ascii="Arial" w:hAnsi="Arial" w:cs="Arial"/>
              </w:rPr>
            </w:pPr>
            <w:r>
              <w:rPr>
                <w:rFonts w:ascii="Arial" w:hAnsi="Arial" w:cs="Arial"/>
              </w:rPr>
              <w:t>January 2024</w:t>
            </w:r>
          </w:p>
        </w:tc>
        <w:tc>
          <w:tcPr>
            <w:tcW w:w="2160" w:type="dxa"/>
          </w:tcPr>
          <w:p w14:paraId="0D58BC5B" w14:textId="77777777" w:rsidR="007D3F09" w:rsidRDefault="007D3F09" w:rsidP="00AB0242">
            <w:pPr>
              <w:spacing w:line="360" w:lineRule="auto"/>
              <w:ind w:firstLine="58"/>
              <w:jc w:val="both"/>
              <w:rPr>
                <w:rFonts w:ascii="Arial" w:hAnsi="Arial" w:cs="Arial"/>
              </w:rPr>
            </w:pPr>
            <w:r>
              <w:rPr>
                <w:rFonts w:ascii="Arial" w:hAnsi="Arial" w:cs="Arial"/>
              </w:rPr>
              <w:t>October 2024</w:t>
            </w:r>
          </w:p>
        </w:tc>
      </w:tr>
      <w:tr w:rsidR="007D3F09" w14:paraId="6DE58084" w14:textId="77777777" w:rsidTr="00046171">
        <w:tc>
          <w:tcPr>
            <w:tcW w:w="1080" w:type="dxa"/>
          </w:tcPr>
          <w:p w14:paraId="1C58E5AE" w14:textId="77777777" w:rsidR="007D3F09" w:rsidRDefault="007D3F09" w:rsidP="00AB0242">
            <w:pPr>
              <w:spacing w:line="360" w:lineRule="auto"/>
              <w:ind w:left="35" w:firstLine="142"/>
              <w:rPr>
                <w:rFonts w:ascii="Arial" w:hAnsi="Arial" w:cs="Arial"/>
              </w:rPr>
            </w:pPr>
            <w:r>
              <w:rPr>
                <w:rFonts w:ascii="Arial" w:hAnsi="Arial" w:cs="Arial"/>
              </w:rPr>
              <w:t xml:space="preserve">2. </w:t>
            </w:r>
          </w:p>
        </w:tc>
        <w:tc>
          <w:tcPr>
            <w:tcW w:w="4320" w:type="dxa"/>
          </w:tcPr>
          <w:p w14:paraId="196FFCDC" w14:textId="77777777" w:rsidR="007D3F09" w:rsidRDefault="007D3F09" w:rsidP="00AB0242">
            <w:pPr>
              <w:spacing w:line="360" w:lineRule="auto"/>
              <w:ind w:left="34"/>
              <w:jc w:val="both"/>
              <w:rPr>
                <w:rFonts w:ascii="Arial" w:hAnsi="Arial" w:cs="Arial"/>
              </w:rPr>
            </w:pPr>
            <w:r>
              <w:rPr>
                <w:rFonts w:ascii="Arial" w:hAnsi="Arial" w:cs="Arial"/>
              </w:rPr>
              <w:t>June 2024</w:t>
            </w:r>
          </w:p>
        </w:tc>
        <w:tc>
          <w:tcPr>
            <w:tcW w:w="2160" w:type="dxa"/>
          </w:tcPr>
          <w:p w14:paraId="784443AF" w14:textId="77777777" w:rsidR="007D3F09" w:rsidRDefault="007D3F09" w:rsidP="00AB0242">
            <w:pPr>
              <w:spacing w:line="360" w:lineRule="auto"/>
              <w:ind w:firstLine="58"/>
              <w:jc w:val="both"/>
              <w:rPr>
                <w:rFonts w:ascii="Arial" w:hAnsi="Arial" w:cs="Arial"/>
              </w:rPr>
            </w:pPr>
            <w:r>
              <w:rPr>
                <w:rFonts w:ascii="Arial" w:hAnsi="Arial" w:cs="Arial"/>
              </w:rPr>
              <w:t>December 2024</w:t>
            </w:r>
          </w:p>
        </w:tc>
      </w:tr>
      <w:tr w:rsidR="007D3F09" w14:paraId="30E80D63" w14:textId="77777777" w:rsidTr="00046171">
        <w:tc>
          <w:tcPr>
            <w:tcW w:w="1080" w:type="dxa"/>
          </w:tcPr>
          <w:p w14:paraId="1880302E" w14:textId="77777777" w:rsidR="007D3F09" w:rsidRDefault="007D3F09" w:rsidP="00AB0242">
            <w:pPr>
              <w:spacing w:line="360" w:lineRule="auto"/>
              <w:ind w:left="35" w:firstLine="142"/>
              <w:rPr>
                <w:rFonts w:ascii="Arial" w:hAnsi="Arial" w:cs="Arial"/>
              </w:rPr>
            </w:pPr>
            <w:r>
              <w:rPr>
                <w:rFonts w:ascii="Arial" w:hAnsi="Arial" w:cs="Arial"/>
              </w:rPr>
              <w:t xml:space="preserve">3. </w:t>
            </w:r>
          </w:p>
        </w:tc>
        <w:tc>
          <w:tcPr>
            <w:tcW w:w="4320" w:type="dxa"/>
          </w:tcPr>
          <w:p w14:paraId="08C521AA" w14:textId="77777777" w:rsidR="007D3F09" w:rsidRDefault="007D3F09" w:rsidP="00AB0242">
            <w:pPr>
              <w:spacing w:line="360" w:lineRule="auto"/>
              <w:ind w:left="34"/>
              <w:jc w:val="both"/>
              <w:rPr>
                <w:rFonts w:ascii="Arial" w:hAnsi="Arial" w:cs="Arial"/>
              </w:rPr>
            </w:pPr>
            <w:r>
              <w:rPr>
                <w:rFonts w:ascii="Arial" w:hAnsi="Arial" w:cs="Arial"/>
              </w:rPr>
              <w:t>October 2024</w:t>
            </w:r>
          </w:p>
        </w:tc>
        <w:tc>
          <w:tcPr>
            <w:tcW w:w="2160" w:type="dxa"/>
          </w:tcPr>
          <w:p w14:paraId="0DA93F24" w14:textId="77777777" w:rsidR="007D3F09" w:rsidRDefault="007D3F09" w:rsidP="00AB0242">
            <w:pPr>
              <w:spacing w:line="360" w:lineRule="auto"/>
              <w:ind w:firstLine="58"/>
              <w:jc w:val="both"/>
              <w:rPr>
                <w:rFonts w:ascii="Arial" w:hAnsi="Arial" w:cs="Arial"/>
              </w:rPr>
            </w:pPr>
            <w:r>
              <w:rPr>
                <w:rFonts w:ascii="Arial" w:hAnsi="Arial" w:cs="Arial"/>
              </w:rPr>
              <w:t>March 2025</w:t>
            </w:r>
          </w:p>
        </w:tc>
      </w:tr>
      <w:tr w:rsidR="007D3F09" w14:paraId="1637099A" w14:textId="77777777" w:rsidTr="00046171">
        <w:tc>
          <w:tcPr>
            <w:tcW w:w="1080" w:type="dxa"/>
          </w:tcPr>
          <w:p w14:paraId="5156697A" w14:textId="77777777" w:rsidR="007D3F09" w:rsidRDefault="007D3F09" w:rsidP="00AB0242">
            <w:pPr>
              <w:spacing w:line="360" w:lineRule="auto"/>
              <w:ind w:left="35" w:firstLine="142"/>
              <w:rPr>
                <w:rFonts w:ascii="Arial" w:hAnsi="Arial" w:cs="Arial"/>
              </w:rPr>
            </w:pPr>
            <w:r>
              <w:rPr>
                <w:rFonts w:ascii="Arial" w:hAnsi="Arial" w:cs="Arial"/>
              </w:rPr>
              <w:t xml:space="preserve">4. </w:t>
            </w:r>
          </w:p>
        </w:tc>
        <w:tc>
          <w:tcPr>
            <w:tcW w:w="4320" w:type="dxa"/>
          </w:tcPr>
          <w:p w14:paraId="7B195757" w14:textId="77777777" w:rsidR="007D3F09" w:rsidRDefault="007D3F09" w:rsidP="00AB0242">
            <w:pPr>
              <w:spacing w:line="360" w:lineRule="auto"/>
              <w:ind w:left="34"/>
              <w:jc w:val="both"/>
              <w:rPr>
                <w:rFonts w:ascii="Arial" w:hAnsi="Arial" w:cs="Arial"/>
              </w:rPr>
            </w:pPr>
            <w:r>
              <w:rPr>
                <w:rFonts w:ascii="Arial" w:hAnsi="Arial" w:cs="Arial"/>
              </w:rPr>
              <w:t>January 2025</w:t>
            </w:r>
          </w:p>
        </w:tc>
        <w:tc>
          <w:tcPr>
            <w:tcW w:w="2160" w:type="dxa"/>
          </w:tcPr>
          <w:p w14:paraId="1638A5A3" w14:textId="77777777" w:rsidR="007D3F09" w:rsidRDefault="007D3F09" w:rsidP="00AB0242">
            <w:pPr>
              <w:spacing w:line="360" w:lineRule="auto"/>
              <w:ind w:firstLine="58"/>
              <w:jc w:val="both"/>
              <w:rPr>
                <w:rFonts w:ascii="Arial" w:hAnsi="Arial" w:cs="Arial"/>
              </w:rPr>
            </w:pPr>
            <w:r>
              <w:rPr>
                <w:rFonts w:ascii="Arial" w:hAnsi="Arial" w:cs="Arial"/>
              </w:rPr>
              <w:t>May 2025</w:t>
            </w:r>
          </w:p>
        </w:tc>
      </w:tr>
      <w:tr w:rsidR="007D3F09" w14:paraId="462D1B5A" w14:textId="77777777" w:rsidTr="00046171">
        <w:tc>
          <w:tcPr>
            <w:tcW w:w="1080" w:type="dxa"/>
          </w:tcPr>
          <w:p w14:paraId="587812F0" w14:textId="77777777" w:rsidR="007D3F09" w:rsidRDefault="007D3F09" w:rsidP="00AB0242">
            <w:pPr>
              <w:spacing w:line="360" w:lineRule="auto"/>
              <w:ind w:left="35" w:firstLine="142"/>
              <w:rPr>
                <w:rFonts w:ascii="Arial" w:hAnsi="Arial" w:cs="Arial"/>
              </w:rPr>
            </w:pPr>
            <w:r>
              <w:rPr>
                <w:rFonts w:ascii="Arial" w:hAnsi="Arial" w:cs="Arial"/>
              </w:rPr>
              <w:t xml:space="preserve">5. </w:t>
            </w:r>
          </w:p>
        </w:tc>
        <w:tc>
          <w:tcPr>
            <w:tcW w:w="4320" w:type="dxa"/>
          </w:tcPr>
          <w:p w14:paraId="117B71A8" w14:textId="77777777" w:rsidR="007D3F09" w:rsidRDefault="007D3F09" w:rsidP="00AB0242">
            <w:pPr>
              <w:spacing w:line="360" w:lineRule="auto"/>
              <w:ind w:left="34"/>
              <w:jc w:val="both"/>
              <w:rPr>
                <w:rFonts w:ascii="Arial" w:hAnsi="Arial" w:cs="Arial"/>
              </w:rPr>
            </w:pPr>
            <w:r>
              <w:rPr>
                <w:rFonts w:ascii="Arial" w:hAnsi="Arial" w:cs="Arial"/>
              </w:rPr>
              <w:t>June 2025</w:t>
            </w:r>
          </w:p>
        </w:tc>
        <w:tc>
          <w:tcPr>
            <w:tcW w:w="2160" w:type="dxa"/>
          </w:tcPr>
          <w:p w14:paraId="47C40629" w14:textId="77777777" w:rsidR="007D3F09" w:rsidRDefault="007D3F09" w:rsidP="00AB0242">
            <w:pPr>
              <w:spacing w:line="360" w:lineRule="auto"/>
              <w:ind w:firstLine="58"/>
              <w:jc w:val="both"/>
              <w:rPr>
                <w:rFonts w:ascii="Arial" w:hAnsi="Arial" w:cs="Arial"/>
              </w:rPr>
            </w:pPr>
            <w:r>
              <w:rPr>
                <w:rFonts w:ascii="Arial" w:hAnsi="Arial" w:cs="Arial"/>
              </w:rPr>
              <w:t>September 2025</w:t>
            </w:r>
          </w:p>
        </w:tc>
      </w:tr>
      <w:tr w:rsidR="007D3F09" w14:paraId="2BF24A94" w14:textId="77777777" w:rsidTr="00046171">
        <w:tc>
          <w:tcPr>
            <w:tcW w:w="1080" w:type="dxa"/>
          </w:tcPr>
          <w:p w14:paraId="4B7F17F9" w14:textId="77777777" w:rsidR="007D3F09" w:rsidRDefault="007D3F09" w:rsidP="00AB0242">
            <w:pPr>
              <w:spacing w:line="360" w:lineRule="auto"/>
              <w:ind w:left="35" w:firstLine="142"/>
              <w:rPr>
                <w:rFonts w:ascii="Arial" w:hAnsi="Arial" w:cs="Arial"/>
              </w:rPr>
            </w:pPr>
            <w:r>
              <w:rPr>
                <w:rFonts w:ascii="Arial" w:hAnsi="Arial" w:cs="Arial"/>
              </w:rPr>
              <w:t>6.</w:t>
            </w:r>
          </w:p>
        </w:tc>
        <w:tc>
          <w:tcPr>
            <w:tcW w:w="4320" w:type="dxa"/>
          </w:tcPr>
          <w:p w14:paraId="65C781D9" w14:textId="77777777" w:rsidR="007D3F09" w:rsidRDefault="007D3F09" w:rsidP="00AB0242">
            <w:pPr>
              <w:spacing w:line="360" w:lineRule="auto"/>
              <w:ind w:left="34"/>
              <w:jc w:val="both"/>
              <w:rPr>
                <w:rFonts w:ascii="Arial" w:hAnsi="Arial" w:cs="Arial"/>
              </w:rPr>
            </w:pPr>
            <w:r>
              <w:rPr>
                <w:rFonts w:ascii="Arial" w:hAnsi="Arial" w:cs="Arial"/>
              </w:rPr>
              <w:t>August 2025</w:t>
            </w:r>
          </w:p>
        </w:tc>
        <w:tc>
          <w:tcPr>
            <w:tcW w:w="2160" w:type="dxa"/>
          </w:tcPr>
          <w:p w14:paraId="31CD4C3B" w14:textId="77777777" w:rsidR="007D3F09" w:rsidRDefault="007D3F09" w:rsidP="00AB0242">
            <w:pPr>
              <w:spacing w:line="360" w:lineRule="auto"/>
              <w:ind w:firstLine="58"/>
              <w:jc w:val="both"/>
              <w:rPr>
                <w:rFonts w:ascii="Arial" w:hAnsi="Arial" w:cs="Arial"/>
              </w:rPr>
            </w:pPr>
            <w:r>
              <w:rPr>
                <w:rFonts w:ascii="Arial" w:hAnsi="Arial" w:cs="Arial"/>
              </w:rPr>
              <w:t>December 2025</w:t>
            </w:r>
          </w:p>
        </w:tc>
      </w:tr>
      <w:tr w:rsidR="007D3F09" w14:paraId="6B5E458F" w14:textId="77777777" w:rsidTr="00046171">
        <w:tc>
          <w:tcPr>
            <w:tcW w:w="1080" w:type="dxa"/>
          </w:tcPr>
          <w:p w14:paraId="0923CCC3" w14:textId="77777777" w:rsidR="007D3F09" w:rsidRDefault="007D3F09" w:rsidP="00AB0242">
            <w:pPr>
              <w:spacing w:line="360" w:lineRule="auto"/>
              <w:ind w:left="35" w:firstLine="142"/>
              <w:rPr>
                <w:rFonts w:ascii="Arial" w:hAnsi="Arial" w:cs="Arial"/>
              </w:rPr>
            </w:pPr>
            <w:r>
              <w:rPr>
                <w:rFonts w:ascii="Arial" w:hAnsi="Arial" w:cs="Arial"/>
              </w:rPr>
              <w:t>7.</w:t>
            </w:r>
          </w:p>
        </w:tc>
        <w:tc>
          <w:tcPr>
            <w:tcW w:w="4320" w:type="dxa"/>
          </w:tcPr>
          <w:p w14:paraId="3D7302C5" w14:textId="77777777" w:rsidR="007D3F09" w:rsidRDefault="007D3F09" w:rsidP="00AB0242">
            <w:pPr>
              <w:spacing w:line="360" w:lineRule="auto"/>
              <w:ind w:left="34"/>
              <w:jc w:val="both"/>
              <w:rPr>
                <w:rFonts w:ascii="Arial" w:hAnsi="Arial" w:cs="Arial"/>
              </w:rPr>
            </w:pPr>
            <w:r>
              <w:rPr>
                <w:rFonts w:ascii="Arial" w:hAnsi="Arial" w:cs="Arial"/>
              </w:rPr>
              <w:t>September 2025</w:t>
            </w:r>
          </w:p>
        </w:tc>
        <w:tc>
          <w:tcPr>
            <w:tcW w:w="2160" w:type="dxa"/>
          </w:tcPr>
          <w:p w14:paraId="003E26AC" w14:textId="77777777" w:rsidR="007D3F09" w:rsidRDefault="007D3F09" w:rsidP="00AB0242">
            <w:pPr>
              <w:spacing w:line="360" w:lineRule="auto"/>
              <w:ind w:firstLine="58"/>
              <w:jc w:val="both"/>
              <w:rPr>
                <w:rFonts w:ascii="Arial" w:hAnsi="Arial" w:cs="Arial"/>
              </w:rPr>
            </w:pPr>
            <w:r>
              <w:rPr>
                <w:rFonts w:ascii="Arial" w:hAnsi="Arial" w:cs="Arial"/>
              </w:rPr>
              <w:t>March 2026</w:t>
            </w:r>
          </w:p>
        </w:tc>
      </w:tr>
      <w:tr w:rsidR="007D3F09" w14:paraId="21B587BC" w14:textId="77777777" w:rsidTr="00046171">
        <w:tc>
          <w:tcPr>
            <w:tcW w:w="1080" w:type="dxa"/>
          </w:tcPr>
          <w:p w14:paraId="1A9F7E2E" w14:textId="77777777" w:rsidR="007D3F09" w:rsidRDefault="007D3F09" w:rsidP="00AB0242">
            <w:pPr>
              <w:spacing w:line="360" w:lineRule="auto"/>
              <w:ind w:left="35" w:firstLine="142"/>
              <w:rPr>
                <w:rFonts w:ascii="Arial" w:hAnsi="Arial" w:cs="Arial"/>
              </w:rPr>
            </w:pPr>
            <w:r>
              <w:rPr>
                <w:rFonts w:ascii="Arial" w:hAnsi="Arial" w:cs="Arial"/>
              </w:rPr>
              <w:t xml:space="preserve">8. </w:t>
            </w:r>
          </w:p>
        </w:tc>
        <w:tc>
          <w:tcPr>
            <w:tcW w:w="4320" w:type="dxa"/>
          </w:tcPr>
          <w:p w14:paraId="73B87CE8" w14:textId="77777777" w:rsidR="007D3F09" w:rsidRDefault="007D3F09" w:rsidP="00AB0242">
            <w:pPr>
              <w:spacing w:line="360" w:lineRule="auto"/>
              <w:ind w:left="34"/>
              <w:jc w:val="both"/>
              <w:rPr>
                <w:rFonts w:ascii="Arial" w:hAnsi="Arial" w:cs="Arial"/>
              </w:rPr>
            </w:pPr>
            <w:r>
              <w:rPr>
                <w:rFonts w:ascii="Arial" w:hAnsi="Arial" w:cs="Arial"/>
              </w:rPr>
              <w:t>December 2025</w:t>
            </w:r>
          </w:p>
        </w:tc>
        <w:tc>
          <w:tcPr>
            <w:tcW w:w="2160" w:type="dxa"/>
          </w:tcPr>
          <w:p w14:paraId="079CB417" w14:textId="77777777" w:rsidR="007D3F09" w:rsidRDefault="007D3F09" w:rsidP="00AB0242">
            <w:pPr>
              <w:spacing w:line="360" w:lineRule="auto"/>
              <w:ind w:firstLine="58"/>
              <w:jc w:val="both"/>
              <w:rPr>
                <w:rFonts w:ascii="Arial" w:hAnsi="Arial" w:cs="Arial"/>
              </w:rPr>
            </w:pPr>
            <w:r>
              <w:rPr>
                <w:rFonts w:ascii="Arial" w:hAnsi="Arial" w:cs="Arial"/>
              </w:rPr>
              <w:t>June 2026</w:t>
            </w:r>
          </w:p>
        </w:tc>
      </w:tr>
      <w:tr w:rsidR="007D3F09" w14:paraId="1386FA43" w14:textId="77777777" w:rsidTr="00046171">
        <w:tc>
          <w:tcPr>
            <w:tcW w:w="1080" w:type="dxa"/>
          </w:tcPr>
          <w:p w14:paraId="4C2505AC" w14:textId="77777777" w:rsidR="007D3F09" w:rsidRDefault="007D3F09" w:rsidP="00AB0242">
            <w:pPr>
              <w:spacing w:line="360" w:lineRule="auto"/>
              <w:ind w:left="35" w:firstLine="142"/>
              <w:rPr>
                <w:rFonts w:ascii="Arial" w:hAnsi="Arial" w:cs="Arial"/>
              </w:rPr>
            </w:pPr>
            <w:r>
              <w:rPr>
                <w:rFonts w:ascii="Arial" w:hAnsi="Arial" w:cs="Arial"/>
              </w:rPr>
              <w:t>9.</w:t>
            </w:r>
          </w:p>
        </w:tc>
        <w:tc>
          <w:tcPr>
            <w:tcW w:w="4320" w:type="dxa"/>
          </w:tcPr>
          <w:p w14:paraId="4357712C" w14:textId="77777777" w:rsidR="007D3F09" w:rsidRDefault="007D3F09" w:rsidP="00AB0242">
            <w:pPr>
              <w:spacing w:line="360" w:lineRule="auto"/>
              <w:ind w:left="34"/>
              <w:jc w:val="both"/>
              <w:rPr>
                <w:rFonts w:ascii="Arial" w:hAnsi="Arial" w:cs="Arial"/>
              </w:rPr>
            </w:pPr>
            <w:r>
              <w:rPr>
                <w:rFonts w:ascii="Arial" w:hAnsi="Arial" w:cs="Arial"/>
              </w:rPr>
              <w:t>January 2026</w:t>
            </w:r>
          </w:p>
        </w:tc>
        <w:tc>
          <w:tcPr>
            <w:tcW w:w="2160" w:type="dxa"/>
          </w:tcPr>
          <w:p w14:paraId="0C9D8F16" w14:textId="77777777" w:rsidR="007D3F09" w:rsidRDefault="007D3F09" w:rsidP="00AB0242">
            <w:pPr>
              <w:spacing w:line="360" w:lineRule="auto"/>
              <w:ind w:firstLine="58"/>
              <w:jc w:val="both"/>
              <w:rPr>
                <w:rFonts w:ascii="Arial" w:hAnsi="Arial" w:cs="Arial"/>
              </w:rPr>
            </w:pPr>
            <w:r>
              <w:rPr>
                <w:rFonts w:ascii="Arial" w:hAnsi="Arial" w:cs="Arial"/>
              </w:rPr>
              <w:t>June 2026</w:t>
            </w:r>
          </w:p>
        </w:tc>
      </w:tr>
      <w:tr w:rsidR="007D3F09" w14:paraId="5C1B3F47" w14:textId="77777777" w:rsidTr="00046171">
        <w:tc>
          <w:tcPr>
            <w:tcW w:w="1080" w:type="dxa"/>
          </w:tcPr>
          <w:p w14:paraId="34281734" w14:textId="56FD7231" w:rsidR="007D3F09" w:rsidRDefault="007D3F09" w:rsidP="00AB0242">
            <w:pPr>
              <w:spacing w:line="360" w:lineRule="auto"/>
              <w:ind w:left="35" w:firstLine="142"/>
              <w:rPr>
                <w:rFonts w:ascii="Arial" w:hAnsi="Arial" w:cs="Arial"/>
              </w:rPr>
            </w:pPr>
            <w:r>
              <w:rPr>
                <w:rFonts w:ascii="Arial" w:hAnsi="Arial" w:cs="Arial"/>
              </w:rPr>
              <w:t>10.</w:t>
            </w:r>
          </w:p>
        </w:tc>
        <w:tc>
          <w:tcPr>
            <w:tcW w:w="4320" w:type="dxa"/>
          </w:tcPr>
          <w:p w14:paraId="010F0581" w14:textId="12C45C30" w:rsidR="007D3F09" w:rsidRDefault="007D3F09" w:rsidP="00AB0242">
            <w:pPr>
              <w:spacing w:line="360" w:lineRule="auto"/>
              <w:ind w:left="34"/>
              <w:jc w:val="both"/>
              <w:rPr>
                <w:rFonts w:ascii="Arial" w:hAnsi="Arial" w:cs="Arial"/>
              </w:rPr>
            </w:pPr>
            <w:r>
              <w:rPr>
                <w:rFonts w:ascii="Arial" w:hAnsi="Arial" w:cs="Arial"/>
              </w:rPr>
              <w:t>July 2026</w:t>
            </w:r>
          </w:p>
        </w:tc>
        <w:tc>
          <w:tcPr>
            <w:tcW w:w="2160" w:type="dxa"/>
          </w:tcPr>
          <w:p w14:paraId="3852D0A6" w14:textId="1847D11C" w:rsidR="007D3F09" w:rsidRDefault="007D3F09" w:rsidP="00AB0242">
            <w:pPr>
              <w:spacing w:line="360" w:lineRule="auto"/>
              <w:ind w:firstLine="58"/>
              <w:jc w:val="both"/>
              <w:rPr>
                <w:rFonts w:ascii="Arial" w:hAnsi="Arial" w:cs="Arial"/>
              </w:rPr>
            </w:pPr>
            <w:r>
              <w:rPr>
                <w:rFonts w:ascii="Arial" w:hAnsi="Arial" w:cs="Arial"/>
              </w:rPr>
              <w:t>October 2026</w:t>
            </w:r>
          </w:p>
        </w:tc>
      </w:tr>
    </w:tbl>
    <w:p w14:paraId="3C3BA9D1" w14:textId="7E27CDDD" w:rsidR="007D3F09" w:rsidRDefault="007D3F09" w:rsidP="007D3F09">
      <w:pPr>
        <w:spacing w:before="240" w:line="360" w:lineRule="auto"/>
        <w:jc w:val="both"/>
        <w:rPr>
          <w:rFonts w:ascii="Arial" w:hAnsi="Arial" w:cs="Arial"/>
        </w:rPr>
      </w:pPr>
      <w:r w:rsidRPr="0029598E">
        <w:rPr>
          <w:rFonts w:ascii="Arial" w:hAnsi="Arial" w:cs="Arial"/>
        </w:rPr>
        <w:t>The construction status of Narendra New</w:t>
      </w:r>
      <w:r>
        <w:rPr>
          <w:rFonts w:ascii="Arial" w:hAnsi="Arial" w:cs="Arial"/>
        </w:rPr>
        <w:t xml:space="preserve"> line</w:t>
      </w:r>
      <w:r w:rsidRPr="0029598E">
        <w:rPr>
          <w:rFonts w:ascii="Arial" w:hAnsi="Arial" w:cs="Arial"/>
        </w:rPr>
        <w:t xml:space="preserve"> as per CEA </w:t>
      </w:r>
      <w:r>
        <w:rPr>
          <w:rFonts w:ascii="Arial" w:hAnsi="Arial" w:cs="Arial"/>
        </w:rPr>
        <w:t xml:space="preserve">July </w:t>
      </w:r>
      <w:r w:rsidRPr="0029598E">
        <w:rPr>
          <w:rFonts w:ascii="Arial" w:hAnsi="Arial" w:cs="Arial"/>
        </w:rPr>
        <w:t>202</w:t>
      </w:r>
      <w:r>
        <w:rPr>
          <w:rFonts w:ascii="Arial" w:hAnsi="Arial" w:cs="Arial"/>
        </w:rPr>
        <w:t>6</w:t>
      </w:r>
      <w:r w:rsidRPr="0029598E">
        <w:rPr>
          <w:rFonts w:ascii="Arial" w:hAnsi="Arial" w:cs="Arial"/>
        </w:rPr>
        <w:t xml:space="preserve"> report is as below:</w:t>
      </w:r>
    </w:p>
    <w:tbl>
      <w:tblPr>
        <w:tblW w:w="0" w:type="auto"/>
        <w:tblInd w:w="11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5"/>
        <w:gridCol w:w="3000"/>
        <w:gridCol w:w="2539"/>
      </w:tblGrid>
      <w:tr w:rsidR="007D3F09" w:rsidRPr="008A1172" w14:paraId="3A75BC72" w14:textId="77777777" w:rsidTr="00AB0242">
        <w:trPr>
          <w:tblHeader/>
        </w:trPr>
        <w:tc>
          <w:tcPr>
            <w:tcW w:w="835" w:type="dxa"/>
            <w:vAlign w:val="center"/>
            <w:hideMark/>
          </w:tcPr>
          <w:p w14:paraId="57EE89B8" w14:textId="77777777" w:rsidR="007D3F09" w:rsidRPr="0029598E" w:rsidRDefault="007D3F09" w:rsidP="00AB0242">
            <w:pPr>
              <w:spacing w:after="0" w:line="360" w:lineRule="auto"/>
              <w:jc w:val="both"/>
              <w:rPr>
                <w:rFonts w:ascii="Arial" w:hAnsi="Arial" w:cs="Arial"/>
              </w:rPr>
            </w:pPr>
            <w:r w:rsidRPr="0029598E">
              <w:rPr>
                <w:rFonts w:ascii="Arial" w:hAnsi="Arial" w:cs="Arial"/>
                <w:b/>
                <w:bCs/>
              </w:rPr>
              <w:t xml:space="preserve">S. N </w:t>
            </w:r>
          </w:p>
        </w:tc>
        <w:tc>
          <w:tcPr>
            <w:tcW w:w="3000" w:type="dxa"/>
            <w:vAlign w:val="center"/>
            <w:hideMark/>
          </w:tcPr>
          <w:p w14:paraId="75264D07" w14:textId="77777777" w:rsidR="007D3F09" w:rsidRPr="0029598E" w:rsidRDefault="007D3F09" w:rsidP="00AB0242">
            <w:pPr>
              <w:spacing w:after="0" w:line="360" w:lineRule="auto"/>
              <w:jc w:val="both"/>
              <w:rPr>
                <w:rFonts w:ascii="Arial" w:hAnsi="Arial" w:cs="Arial"/>
              </w:rPr>
            </w:pPr>
            <w:r w:rsidRPr="0029598E">
              <w:rPr>
                <w:rFonts w:ascii="Arial" w:hAnsi="Arial" w:cs="Arial"/>
                <w:b/>
                <w:bCs/>
              </w:rPr>
              <w:t xml:space="preserve">Particulars </w:t>
            </w:r>
          </w:p>
        </w:tc>
        <w:tc>
          <w:tcPr>
            <w:tcW w:w="2539" w:type="dxa"/>
            <w:vAlign w:val="center"/>
            <w:hideMark/>
          </w:tcPr>
          <w:p w14:paraId="5966090A" w14:textId="77777777" w:rsidR="007D3F09" w:rsidRPr="0029598E" w:rsidRDefault="007D3F09" w:rsidP="00AB0242">
            <w:pPr>
              <w:spacing w:after="0" w:line="360" w:lineRule="auto"/>
              <w:jc w:val="both"/>
              <w:rPr>
                <w:rFonts w:ascii="Arial" w:hAnsi="Arial" w:cs="Arial"/>
              </w:rPr>
            </w:pPr>
            <w:r w:rsidRPr="0029598E">
              <w:rPr>
                <w:rFonts w:ascii="Arial" w:hAnsi="Arial" w:cs="Arial"/>
                <w:b/>
                <w:bCs/>
              </w:rPr>
              <w:t>Status</w:t>
            </w:r>
          </w:p>
        </w:tc>
      </w:tr>
      <w:tr w:rsidR="007D3F09" w:rsidRPr="008A1172" w14:paraId="7979C324" w14:textId="77777777" w:rsidTr="00AB0242">
        <w:tc>
          <w:tcPr>
            <w:tcW w:w="6374" w:type="dxa"/>
            <w:gridSpan w:val="3"/>
            <w:vAlign w:val="center"/>
            <w:hideMark/>
          </w:tcPr>
          <w:p w14:paraId="51CB25E6" w14:textId="77777777" w:rsidR="007D3F09" w:rsidRPr="0029598E" w:rsidRDefault="007D3F09" w:rsidP="00AB0242">
            <w:pPr>
              <w:spacing w:after="0" w:line="360" w:lineRule="auto"/>
              <w:jc w:val="center"/>
              <w:rPr>
                <w:rFonts w:ascii="Arial" w:hAnsi="Arial" w:cs="Arial"/>
                <w:i/>
                <w:iCs/>
              </w:rPr>
            </w:pPr>
            <w:r w:rsidRPr="0029598E">
              <w:rPr>
                <w:rFonts w:ascii="Arial" w:hAnsi="Arial" w:cs="Arial"/>
                <w:b/>
                <w:bCs/>
                <w:i/>
                <w:iCs/>
              </w:rPr>
              <w:t>Total Locations are: 795 Nos</w:t>
            </w:r>
          </w:p>
        </w:tc>
      </w:tr>
      <w:tr w:rsidR="007D3F09" w:rsidRPr="008A1172" w14:paraId="035B1000" w14:textId="77777777" w:rsidTr="00AB0242">
        <w:tc>
          <w:tcPr>
            <w:tcW w:w="835" w:type="dxa"/>
            <w:vAlign w:val="center"/>
            <w:hideMark/>
          </w:tcPr>
          <w:p w14:paraId="4F402D12" w14:textId="77777777" w:rsidR="007D3F09" w:rsidRPr="0029598E" w:rsidRDefault="007D3F09" w:rsidP="007D3F09">
            <w:pPr>
              <w:spacing w:after="0" w:line="360" w:lineRule="auto"/>
              <w:jc w:val="center"/>
              <w:rPr>
                <w:rFonts w:ascii="Arial" w:hAnsi="Arial" w:cs="Arial"/>
              </w:rPr>
            </w:pPr>
            <w:r w:rsidRPr="0029598E">
              <w:rPr>
                <w:rFonts w:ascii="Arial" w:hAnsi="Arial" w:cs="Arial"/>
              </w:rPr>
              <w:t>1</w:t>
            </w:r>
          </w:p>
        </w:tc>
        <w:tc>
          <w:tcPr>
            <w:tcW w:w="3000" w:type="dxa"/>
            <w:vAlign w:val="center"/>
            <w:hideMark/>
          </w:tcPr>
          <w:p w14:paraId="6C0DE214" w14:textId="77777777" w:rsidR="007D3F09" w:rsidRPr="0029598E" w:rsidRDefault="007D3F09" w:rsidP="007D3F09">
            <w:pPr>
              <w:spacing w:after="0" w:line="360" w:lineRule="auto"/>
              <w:jc w:val="both"/>
              <w:rPr>
                <w:rFonts w:ascii="Arial" w:hAnsi="Arial" w:cs="Arial"/>
              </w:rPr>
            </w:pPr>
            <w:r w:rsidRPr="0029598E">
              <w:rPr>
                <w:rFonts w:ascii="Arial" w:hAnsi="Arial" w:cs="Arial"/>
              </w:rPr>
              <w:t xml:space="preserve">Foundation completed (Nos) </w:t>
            </w:r>
          </w:p>
        </w:tc>
        <w:tc>
          <w:tcPr>
            <w:tcW w:w="2539" w:type="dxa"/>
            <w:vAlign w:val="center"/>
            <w:hideMark/>
          </w:tcPr>
          <w:p w14:paraId="6BA71199" w14:textId="0FB168E0" w:rsidR="007D3F09" w:rsidRPr="0029598E" w:rsidRDefault="007D3F09" w:rsidP="007D3F09">
            <w:pPr>
              <w:spacing w:after="0" w:line="360" w:lineRule="auto"/>
              <w:jc w:val="both"/>
              <w:rPr>
                <w:rFonts w:ascii="Arial" w:hAnsi="Arial" w:cs="Arial"/>
              </w:rPr>
            </w:pPr>
            <w:r>
              <w:rPr>
                <w:rFonts w:ascii="Arial" w:hAnsi="Arial" w:cs="Arial"/>
              </w:rPr>
              <w:t>795</w:t>
            </w:r>
          </w:p>
        </w:tc>
      </w:tr>
      <w:tr w:rsidR="007D3F09" w:rsidRPr="008A1172" w14:paraId="63EF36DC" w14:textId="77777777" w:rsidTr="00AB0242">
        <w:tc>
          <w:tcPr>
            <w:tcW w:w="835" w:type="dxa"/>
            <w:vAlign w:val="center"/>
            <w:hideMark/>
          </w:tcPr>
          <w:p w14:paraId="57817563" w14:textId="77777777" w:rsidR="007D3F09" w:rsidRPr="0029598E" w:rsidRDefault="007D3F09" w:rsidP="007D3F09">
            <w:pPr>
              <w:spacing w:after="0" w:line="360" w:lineRule="auto"/>
              <w:jc w:val="center"/>
              <w:rPr>
                <w:rFonts w:ascii="Arial" w:hAnsi="Arial" w:cs="Arial"/>
              </w:rPr>
            </w:pPr>
            <w:r w:rsidRPr="0029598E">
              <w:rPr>
                <w:rFonts w:ascii="Arial" w:hAnsi="Arial" w:cs="Arial"/>
              </w:rPr>
              <w:t>2</w:t>
            </w:r>
          </w:p>
        </w:tc>
        <w:tc>
          <w:tcPr>
            <w:tcW w:w="3000" w:type="dxa"/>
            <w:vAlign w:val="center"/>
            <w:hideMark/>
          </w:tcPr>
          <w:p w14:paraId="1C81494F" w14:textId="77777777" w:rsidR="007D3F09" w:rsidRPr="0029598E" w:rsidRDefault="007D3F09" w:rsidP="007D3F09">
            <w:pPr>
              <w:spacing w:after="0" w:line="360" w:lineRule="auto"/>
              <w:jc w:val="both"/>
              <w:rPr>
                <w:rFonts w:ascii="Arial" w:hAnsi="Arial" w:cs="Arial"/>
              </w:rPr>
            </w:pPr>
            <w:r w:rsidRPr="0029598E">
              <w:rPr>
                <w:rFonts w:ascii="Arial" w:hAnsi="Arial" w:cs="Arial"/>
              </w:rPr>
              <w:t xml:space="preserve">Erection competed (Nos) </w:t>
            </w:r>
          </w:p>
        </w:tc>
        <w:tc>
          <w:tcPr>
            <w:tcW w:w="2539" w:type="dxa"/>
            <w:vAlign w:val="center"/>
            <w:hideMark/>
          </w:tcPr>
          <w:p w14:paraId="26E61638" w14:textId="3FBBFB1F" w:rsidR="007D3F09" w:rsidRPr="0029598E" w:rsidRDefault="007D3F09" w:rsidP="007D3F09">
            <w:pPr>
              <w:spacing w:after="0" w:line="360" w:lineRule="auto"/>
              <w:jc w:val="both"/>
              <w:rPr>
                <w:rFonts w:ascii="Arial" w:hAnsi="Arial" w:cs="Arial"/>
              </w:rPr>
            </w:pPr>
            <w:r>
              <w:rPr>
                <w:rFonts w:ascii="Arial" w:hAnsi="Arial" w:cs="Arial"/>
              </w:rPr>
              <w:t>726</w:t>
            </w:r>
          </w:p>
        </w:tc>
      </w:tr>
      <w:tr w:rsidR="007D3F09" w:rsidRPr="008A1172" w14:paraId="26A55E9D" w14:textId="77777777" w:rsidTr="00AB0242">
        <w:tc>
          <w:tcPr>
            <w:tcW w:w="835" w:type="dxa"/>
            <w:vAlign w:val="center"/>
            <w:hideMark/>
          </w:tcPr>
          <w:p w14:paraId="6B1891ED" w14:textId="77777777" w:rsidR="007D3F09" w:rsidRPr="0029598E" w:rsidRDefault="007D3F09" w:rsidP="007D3F09">
            <w:pPr>
              <w:spacing w:after="0" w:line="360" w:lineRule="auto"/>
              <w:jc w:val="center"/>
              <w:rPr>
                <w:rFonts w:ascii="Arial" w:hAnsi="Arial" w:cs="Arial"/>
              </w:rPr>
            </w:pPr>
            <w:r w:rsidRPr="0029598E">
              <w:rPr>
                <w:rFonts w:ascii="Arial" w:hAnsi="Arial" w:cs="Arial"/>
              </w:rPr>
              <w:t>3</w:t>
            </w:r>
          </w:p>
        </w:tc>
        <w:tc>
          <w:tcPr>
            <w:tcW w:w="3000" w:type="dxa"/>
            <w:vAlign w:val="center"/>
            <w:hideMark/>
          </w:tcPr>
          <w:p w14:paraId="28A3228A" w14:textId="77777777" w:rsidR="007D3F09" w:rsidRPr="0029598E" w:rsidRDefault="007D3F09" w:rsidP="007D3F09">
            <w:pPr>
              <w:spacing w:after="0" w:line="360" w:lineRule="auto"/>
              <w:jc w:val="both"/>
              <w:rPr>
                <w:rFonts w:ascii="Arial" w:hAnsi="Arial" w:cs="Arial"/>
              </w:rPr>
            </w:pPr>
            <w:r w:rsidRPr="0029598E">
              <w:rPr>
                <w:rFonts w:ascii="Arial" w:hAnsi="Arial" w:cs="Arial"/>
              </w:rPr>
              <w:t xml:space="preserve">Stringing completed (Ckm) </w:t>
            </w:r>
          </w:p>
        </w:tc>
        <w:tc>
          <w:tcPr>
            <w:tcW w:w="2539" w:type="dxa"/>
            <w:vAlign w:val="center"/>
            <w:hideMark/>
          </w:tcPr>
          <w:p w14:paraId="1570E246" w14:textId="22CADA7F" w:rsidR="007D3F09" w:rsidRPr="0029598E" w:rsidRDefault="007D3F09" w:rsidP="007D3F09">
            <w:pPr>
              <w:spacing w:after="0" w:line="360" w:lineRule="auto"/>
              <w:jc w:val="both"/>
              <w:rPr>
                <w:rFonts w:ascii="Arial" w:hAnsi="Arial" w:cs="Arial"/>
              </w:rPr>
            </w:pPr>
            <w:r>
              <w:rPr>
                <w:rFonts w:ascii="Arial" w:hAnsi="Arial" w:cs="Arial"/>
              </w:rPr>
              <w:t>294</w:t>
            </w:r>
          </w:p>
        </w:tc>
      </w:tr>
      <w:tr w:rsidR="007D3F09" w:rsidRPr="008A1172" w14:paraId="0EA7103A" w14:textId="77777777" w:rsidTr="00AB0242">
        <w:tc>
          <w:tcPr>
            <w:tcW w:w="835" w:type="dxa"/>
            <w:vAlign w:val="center"/>
            <w:hideMark/>
          </w:tcPr>
          <w:p w14:paraId="312B75F1" w14:textId="77777777" w:rsidR="007D3F09" w:rsidRPr="0029598E" w:rsidRDefault="007D3F09" w:rsidP="007D3F09">
            <w:pPr>
              <w:spacing w:after="0" w:line="360" w:lineRule="auto"/>
              <w:jc w:val="center"/>
              <w:rPr>
                <w:rFonts w:ascii="Arial" w:hAnsi="Arial" w:cs="Arial"/>
              </w:rPr>
            </w:pPr>
            <w:r w:rsidRPr="0029598E">
              <w:rPr>
                <w:rFonts w:ascii="Arial" w:hAnsi="Arial" w:cs="Arial"/>
              </w:rPr>
              <w:t>4</w:t>
            </w:r>
          </w:p>
        </w:tc>
        <w:tc>
          <w:tcPr>
            <w:tcW w:w="3000" w:type="dxa"/>
            <w:vAlign w:val="center"/>
            <w:hideMark/>
          </w:tcPr>
          <w:p w14:paraId="6B586E46" w14:textId="77777777" w:rsidR="007D3F09" w:rsidRPr="0029598E" w:rsidRDefault="007D3F09" w:rsidP="007D3F09">
            <w:pPr>
              <w:spacing w:after="0" w:line="360" w:lineRule="auto"/>
              <w:jc w:val="both"/>
              <w:rPr>
                <w:rFonts w:ascii="Arial" w:hAnsi="Arial" w:cs="Arial"/>
              </w:rPr>
            </w:pPr>
            <w:r w:rsidRPr="0029598E">
              <w:rPr>
                <w:rFonts w:ascii="Arial" w:hAnsi="Arial" w:cs="Arial"/>
              </w:rPr>
              <w:t xml:space="preserve">ROW issues (Loc.) </w:t>
            </w:r>
          </w:p>
        </w:tc>
        <w:tc>
          <w:tcPr>
            <w:tcW w:w="2539" w:type="dxa"/>
            <w:vAlign w:val="center"/>
            <w:hideMark/>
          </w:tcPr>
          <w:p w14:paraId="3A8B5776" w14:textId="68A10F4E" w:rsidR="007D3F09" w:rsidRPr="0029598E" w:rsidRDefault="007D3F09" w:rsidP="007D3F09">
            <w:pPr>
              <w:spacing w:after="0" w:line="360" w:lineRule="auto"/>
              <w:jc w:val="both"/>
              <w:rPr>
                <w:rFonts w:ascii="Arial" w:hAnsi="Arial" w:cs="Arial"/>
              </w:rPr>
            </w:pPr>
            <w:r>
              <w:rPr>
                <w:rFonts w:ascii="Arial" w:hAnsi="Arial" w:cs="Arial"/>
              </w:rPr>
              <w:t>51</w:t>
            </w:r>
          </w:p>
        </w:tc>
      </w:tr>
      <w:tr w:rsidR="007D3F09" w:rsidRPr="008A1172" w14:paraId="63EB8C87" w14:textId="77777777" w:rsidTr="00AB0242">
        <w:tc>
          <w:tcPr>
            <w:tcW w:w="835" w:type="dxa"/>
            <w:vAlign w:val="center"/>
          </w:tcPr>
          <w:p w14:paraId="3A264A0D" w14:textId="77777777" w:rsidR="007D3F09" w:rsidRPr="0029598E" w:rsidRDefault="007D3F09" w:rsidP="007D3F09">
            <w:pPr>
              <w:spacing w:after="0" w:line="360" w:lineRule="auto"/>
              <w:jc w:val="center"/>
              <w:rPr>
                <w:rFonts w:ascii="Arial" w:hAnsi="Arial" w:cs="Arial"/>
              </w:rPr>
            </w:pPr>
            <w:r w:rsidRPr="0029598E">
              <w:rPr>
                <w:rFonts w:ascii="Arial" w:hAnsi="Arial" w:cs="Arial"/>
              </w:rPr>
              <w:t>5</w:t>
            </w:r>
          </w:p>
        </w:tc>
        <w:tc>
          <w:tcPr>
            <w:tcW w:w="3000" w:type="dxa"/>
            <w:vAlign w:val="center"/>
          </w:tcPr>
          <w:p w14:paraId="69F3AB6A" w14:textId="248C1401" w:rsidR="007D3F09" w:rsidRPr="0029598E" w:rsidRDefault="007D3F09" w:rsidP="007D3F09">
            <w:pPr>
              <w:spacing w:after="0" w:line="360" w:lineRule="auto"/>
              <w:jc w:val="both"/>
              <w:rPr>
                <w:rFonts w:ascii="Arial" w:hAnsi="Arial" w:cs="Arial"/>
                <w:b/>
                <w:bCs/>
              </w:rPr>
            </w:pPr>
            <w:r>
              <w:rPr>
                <w:rFonts w:ascii="Arial" w:hAnsi="Arial" w:cs="Arial"/>
                <w:b/>
                <w:bCs/>
              </w:rPr>
              <w:t xml:space="preserve">Revised </w:t>
            </w:r>
            <w:r w:rsidRPr="0029598E">
              <w:rPr>
                <w:rFonts w:ascii="Arial" w:hAnsi="Arial" w:cs="Arial"/>
                <w:b/>
                <w:bCs/>
              </w:rPr>
              <w:t>SCOD</w:t>
            </w:r>
          </w:p>
        </w:tc>
        <w:tc>
          <w:tcPr>
            <w:tcW w:w="2539" w:type="dxa"/>
            <w:vAlign w:val="center"/>
          </w:tcPr>
          <w:p w14:paraId="4403E16B" w14:textId="5962DD9A" w:rsidR="007D3F09" w:rsidRPr="0029598E" w:rsidRDefault="007D3F09" w:rsidP="007D3F09">
            <w:pPr>
              <w:spacing w:after="0" w:line="360" w:lineRule="auto"/>
              <w:jc w:val="both"/>
              <w:rPr>
                <w:rFonts w:ascii="Arial" w:hAnsi="Arial" w:cs="Arial"/>
                <w:b/>
                <w:bCs/>
              </w:rPr>
            </w:pPr>
            <w:r>
              <w:rPr>
                <w:rFonts w:ascii="Arial" w:hAnsi="Arial" w:cs="Arial"/>
              </w:rPr>
              <w:t>October 2026 (This is the 8</w:t>
            </w:r>
            <w:r w:rsidRPr="00F1033D">
              <w:rPr>
                <w:rFonts w:ascii="Arial" w:hAnsi="Arial" w:cs="Arial"/>
                <w:vertAlign w:val="superscript"/>
              </w:rPr>
              <w:t>th</w:t>
            </w:r>
            <w:r>
              <w:rPr>
                <w:rFonts w:ascii="Arial" w:hAnsi="Arial" w:cs="Arial"/>
              </w:rPr>
              <w:t xml:space="preserve"> revision from the Original SCOD -16.07.2024</w:t>
            </w:r>
          </w:p>
        </w:tc>
      </w:tr>
    </w:tbl>
    <w:p w14:paraId="45399073" w14:textId="1CD18729" w:rsidR="007D3F09" w:rsidRPr="0029598E" w:rsidRDefault="007D3F09" w:rsidP="007D3F09">
      <w:pPr>
        <w:spacing w:before="240" w:line="360" w:lineRule="auto"/>
        <w:jc w:val="both"/>
        <w:rPr>
          <w:rFonts w:ascii="Arial" w:hAnsi="Arial" w:cs="Arial"/>
        </w:rPr>
      </w:pPr>
      <w:r w:rsidRPr="00616CDE">
        <w:rPr>
          <w:rFonts w:ascii="Arial" w:hAnsi="Arial" w:cs="Arial"/>
        </w:rPr>
        <w:lastRenderedPageBreak/>
        <w:t>Relev</w:t>
      </w:r>
      <w:r>
        <w:rPr>
          <w:rFonts w:ascii="Arial" w:hAnsi="Arial" w:cs="Arial"/>
        </w:rPr>
        <w:t xml:space="preserve">ant extract from the MPR issued by the CEA for July 2026 is enclosed as </w:t>
      </w:r>
      <w:r w:rsidRPr="0029598E">
        <w:rPr>
          <w:rFonts w:ascii="Arial" w:hAnsi="Arial" w:cs="Arial"/>
          <w:b/>
          <w:bCs/>
        </w:rPr>
        <w:t xml:space="preserve">Annexure </w:t>
      </w:r>
      <w:r w:rsidR="00067EE1">
        <w:rPr>
          <w:rFonts w:ascii="Arial" w:hAnsi="Arial" w:cs="Arial"/>
          <w:b/>
          <w:bCs/>
        </w:rPr>
        <w:t>[•].</w:t>
      </w:r>
    </w:p>
    <w:p w14:paraId="4C67597A" w14:textId="77777777" w:rsidR="007D3F09" w:rsidRPr="00233C07" w:rsidRDefault="007D3F09" w:rsidP="007D3F09">
      <w:pPr>
        <w:spacing w:before="240" w:line="360" w:lineRule="auto"/>
        <w:jc w:val="both"/>
        <w:rPr>
          <w:rFonts w:ascii="Arial" w:hAnsi="Arial" w:cs="Arial"/>
          <w:b/>
          <w:bCs/>
          <w:i/>
          <w:iCs/>
        </w:rPr>
      </w:pPr>
      <w:r w:rsidRPr="00233C07">
        <w:rPr>
          <w:rFonts w:ascii="Arial" w:hAnsi="Arial" w:cs="Arial"/>
          <w:b/>
          <w:bCs/>
          <w:i/>
          <w:iCs/>
        </w:rPr>
        <w:t>(b)</w:t>
      </w:r>
      <w:r w:rsidRPr="00233C07">
        <w:rPr>
          <w:rFonts w:ascii="Arial" w:hAnsi="Arial" w:cs="Arial"/>
          <w:b/>
          <w:bCs/>
          <w:i/>
          <w:iCs/>
        </w:rPr>
        <w:tab/>
        <w:t>Gadag – Koppal line</w:t>
      </w:r>
    </w:p>
    <w:p w14:paraId="6E2A66D7" w14:textId="77777777" w:rsidR="00067EE1" w:rsidRDefault="00067EE1" w:rsidP="007D3F09">
      <w:pPr>
        <w:spacing w:line="360" w:lineRule="auto"/>
        <w:jc w:val="both"/>
        <w:rPr>
          <w:rFonts w:ascii="Arial" w:hAnsi="Arial" w:cs="Arial"/>
        </w:rPr>
      </w:pPr>
      <w:r>
        <w:rPr>
          <w:rFonts w:ascii="Arial" w:hAnsi="Arial" w:cs="Arial"/>
        </w:rPr>
        <w:t>8</w:t>
      </w:r>
      <w:r w:rsidR="007D3F09">
        <w:rPr>
          <w:rFonts w:ascii="Arial" w:hAnsi="Arial" w:cs="Arial"/>
        </w:rPr>
        <w:t>5</w:t>
      </w:r>
      <w:r w:rsidR="007D3F09" w:rsidRPr="00233C07">
        <w:rPr>
          <w:rFonts w:ascii="Arial" w:hAnsi="Arial" w:cs="Arial"/>
        </w:rPr>
        <w:t>.</w:t>
      </w:r>
      <w:r w:rsidR="007D3F09" w:rsidRPr="00233C07">
        <w:rPr>
          <w:rFonts w:ascii="Arial" w:hAnsi="Arial" w:cs="Arial"/>
        </w:rPr>
        <w:tab/>
        <w:t>Similarly, in terms of the 8</w:t>
      </w:r>
      <w:r w:rsidR="007D3F09" w:rsidRPr="00233C07">
        <w:rPr>
          <w:rFonts w:ascii="Arial" w:hAnsi="Arial" w:cs="Arial"/>
          <w:vertAlign w:val="superscript"/>
        </w:rPr>
        <w:t>th</w:t>
      </w:r>
      <w:r w:rsidR="007D3F09" w:rsidRPr="00233C07">
        <w:rPr>
          <w:rFonts w:ascii="Arial" w:hAnsi="Arial" w:cs="Arial"/>
        </w:rPr>
        <w:t xml:space="preserve"> NCT held on 25.03.2022, the Gadag – Koppal line was to be implemented through the TBCB route within 18 months from the date of transfer of the SPV. While the RFP for the Gadag – Koppal line was issued in February 2022, the SPV was transferred only on 18.11.2022. Accordingly, the</w:t>
      </w:r>
      <w:r>
        <w:rPr>
          <w:rFonts w:ascii="Arial" w:hAnsi="Arial" w:cs="Arial"/>
        </w:rPr>
        <w:t xml:space="preserve"> originnal</w:t>
      </w:r>
      <w:r w:rsidR="007D3F09" w:rsidRPr="00233C07">
        <w:rPr>
          <w:rFonts w:ascii="Arial" w:hAnsi="Arial" w:cs="Arial"/>
        </w:rPr>
        <w:t xml:space="preserve"> SCD of the Gadag - Koppal line was May 2024</w:t>
      </w:r>
      <w:r w:rsidR="007D3F09">
        <w:rPr>
          <w:rFonts w:ascii="Arial" w:hAnsi="Arial" w:cs="Arial"/>
        </w:rPr>
        <w:t xml:space="preserve">. </w:t>
      </w:r>
    </w:p>
    <w:p w14:paraId="475BF9A4" w14:textId="35C55B11" w:rsidR="007D3F09" w:rsidRPr="00616CDE" w:rsidRDefault="00067EE1" w:rsidP="007D3F09">
      <w:pPr>
        <w:spacing w:line="360" w:lineRule="auto"/>
        <w:jc w:val="both"/>
        <w:rPr>
          <w:rFonts w:ascii="Arial" w:hAnsi="Arial" w:cs="Arial"/>
        </w:rPr>
      </w:pPr>
      <w:r>
        <w:rPr>
          <w:rFonts w:ascii="Arial" w:hAnsi="Arial" w:cs="Arial"/>
        </w:rPr>
        <w:t>86.</w:t>
      </w:r>
      <w:r>
        <w:rPr>
          <w:rFonts w:ascii="Arial" w:hAnsi="Arial" w:cs="Arial"/>
        </w:rPr>
        <w:tab/>
        <w:t>However, the line was commissioned only by March 2026 since i</w:t>
      </w:r>
      <w:r w:rsidR="007D3F09" w:rsidRPr="00233C07">
        <w:rPr>
          <w:rFonts w:ascii="Arial" w:hAnsi="Arial" w:cs="Arial"/>
        </w:rPr>
        <w:t>n addition to the pre-implementation delay in the Gadag - Koppal line</w:t>
      </w:r>
      <w:r w:rsidR="001D60E4">
        <w:rPr>
          <w:rFonts w:ascii="Arial" w:hAnsi="Arial" w:cs="Arial"/>
        </w:rPr>
        <w:t xml:space="preserve">, </w:t>
      </w:r>
      <w:r w:rsidR="007D3F09" w:rsidRPr="00233C07">
        <w:rPr>
          <w:rFonts w:ascii="Arial" w:hAnsi="Arial" w:cs="Arial"/>
        </w:rPr>
        <w:t xml:space="preserve">the timeline for the anticipated SCD of the line </w:t>
      </w:r>
      <w:r w:rsidR="007D3F09">
        <w:rPr>
          <w:rFonts w:ascii="Arial" w:hAnsi="Arial" w:cs="Arial"/>
        </w:rPr>
        <w:t xml:space="preserve">was </w:t>
      </w:r>
      <w:r w:rsidR="007D3F09" w:rsidRPr="00233C07">
        <w:rPr>
          <w:rFonts w:ascii="Arial" w:hAnsi="Arial" w:cs="Arial"/>
        </w:rPr>
        <w:t>continuously delayed</w:t>
      </w:r>
      <w:r w:rsidR="001D60E4">
        <w:rPr>
          <w:rFonts w:ascii="Arial" w:hAnsi="Arial" w:cs="Arial"/>
        </w:rPr>
        <w:t xml:space="preserve">, and the </w:t>
      </w:r>
      <w:r w:rsidR="007D3F09" w:rsidRPr="00233C07">
        <w:rPr>
          <w:rFonts w:ascii="Arial" w:hAnsi="Arial" w:cs="Arial"/>
        </w:rPr>
        <w:t>line</w:t>
      </w:r>
      <w:r w:rsidR="007D3F09">
        <w:rPr>
          <w:rFonts w:ascii="Arial" w:hAnsi="Arial" w:cs="Arial"/>
        </w:rPr>
        <w:t xml:space="preserve"> was commissioned only in March 2026. </w:t>
      </w:r>
      <w:r w:rsidR="007D3F09" w:rsidRPr="00233C07">
        <w:rPr>
          <w:rFonts w:ascii="Arial" w:hAnsi="Arial" w:cs="Arial"/>
        </w:rPr>
        <w:t xml:space="preserve"> </w:t>
      </w:r>
    </w:p>
    <w:p w14:paraId="5D46F10E" w14:textId="372473C1" w:rsidR="007D3F09" w:rsidRDefault="001D60E4" w:rsidP="007D3F09">
      <w:pPr>
        <w:spacing w:before="240" w:line="360" w:lineRule="auto"/>
        <w:jc w:val="both"/>
        <w:rPr>
          <w:rFonts w:ascii="Arial" w:hAnsi="Arial" w:cs="Arial"/>
        </w:rPr>
      </w:pPr>
      <w:r>
        <w:rPr>
          <w:rFonts w:ascii="Arial" w:hAnsi="Arial" w:cs="Arial"/>
        </w:rPr>
        <w:t>87.</w:t>
      </w:r>
      <w:r>
        <w:rPr>
          <w:rFonts w:ascii="Arial" w:hAnsi="Arial" w:cs="Arial"/>
        </w:rPr>
        <w:tab/>
        <w:t xml:space="preserve">Therefore, </w:t>
      </w:r>
      <w:r w:rsidR="007D3F09">
        <w:rPr>
          <w:rFonts w:ascii="Arial" w:hAnsi="Arial" w:cs="Arial"/>
        </w:rPr>
        <w:t xml:space="preserve">there has been a substantial delay in commissioning of the </w:t>
      </w:r>
      <w:r w:rsidR="004B4173">
        <w:rPr>
          <w:rFonts w:ascii="Arial" w:hAnsi="Arial" w:cs="Arial"/>
        </w:rPr>
        <w:t>CTS</w:t>
      </w:r>
      <w:r w:rsidR="007D3F09">
        <w:rPr>
          <w:rFonts w:ascii="Arial" w:hAnsi="Arial" w:cs="Arial"/>
        </w:rPr>
        <w:t>. While the Gadag-</w:t>
      </w:r>
      <w:r w:rsidR="004B4173">
        <w:rPr>
          <w:rFonts w:ascii="Arial" w:hAnsi="Arial" w:cs="Arial"/>
        </w:rPr>
        <w:t>K</w:t>
      </w:r>
      <w:r w:rsidR="007D3F09">
        <w:rPr>
          <w:rFonts w:ascii="Arial" w:hAnsi="Arial" w:cs="Arial"/>
        </w:rPr>
        <w:t xml:space="preserve">oppal line was finally commissioned in March 2026, the Narendra New 765 kV line is yet to be commissioned. </w:t>
      </w:r>
      <w:r w:rsidR="007D3F09" w:rsidRPr="00D24358">
        <w:rPr>
          <w:rFonts w:ascii="Arial" w:hAnsi="Arial" w:cs="Arial"/>
        </w:rPr>
        <w:t>A</w:t>
      </w:r>
      <w:r w:rsidR="004B4173">
        <w:rPr>
          <w:rFonts w:ascii="Arial" w:hAnsi="Arial" w:cs="Arial"/>
        </w:rPr>
        <w:t xml:space="preserve">s stated above, in terms of </w:t>
      </w:r>
      <w:r w:rsidR="007D3F09" w:rsidRPr="00D24358">
        <w:rPr>
          <w:rFonts w:ascii="Arial" w:hAnsi="Arial" w:cs="Arial"/>
        </w:rPr>
        <w:t>MPR for</w:t>
      </w:r>
      <w:r w:rsidR="007D3F09">
        <w:rPr>
          <w:rFonts w:ascii="Arial" w:hAnsi="Arial" w:cs="Arial"/>
        </w:rPr>
        <w:t xml:space="preserve"> July 2026</w:t>
      </w:r>
      <w:r w:rsidR="007D3F09" w:rsidRPr="00D24358">
        <w:rPr>
          <w:rFonts w:ascii="Arial" w:hAnsi="Arial" w:cs="Arial"/>
        </w:rPr>
        <w:t xml:space="preserve">, the Narendra New line is anticipated to achieve SCD </w:t>
      </w:r>
      <w:r w:rsidR="004B4173">
        <w:rPr>
          <w:rFonts w:ascii="Arial" w:hAnsi="Arial" w:cs="Arial"/>
        </w:rPr>
        <w:t xml:space="preserve">only </w:t>
      </w:r>
      <w:r w:rsidR="007D3F09" w:rsidRPr="00D24358">
        <w:rPr>
          <w:rFonts w:ascii="Arial" w:hAnsi="Arial" w:cs="Arial"/>
        </w:rPr>
        <w:t xml:space="preserve">by </w:t>
      </w:r>
      <w:r w:rsidR="007D3F09">
        <w:rPr>
          <w:rFonts w:ascii="Arial" w:hAnsi="Arial" w:cs="Arial"/>
        </w:rPr>
        <w:t xml:space="preserve">October </w:t>
      </w:r>
      <w:r w:rsidR="007D3F09" w:rsidRPr="00D24358">
        <w:rPr>
          <w:rFonts w:ascii="Arial" w:hAnsi="Arial" w:cs="Arial"/>
        </w:rPr>
        <w:t>2026, thereby shifting the start date of connectivity beyond 30.06.2025 (the stipulated cut-off date for commissioning of S</w:t>
      </w:r>
      <w:r w:rsidR="004B4173">
        <w:rPr>
          <w:rFonts w:ascii="Arial" w:hAnsi="Arial" w:cs="Arial"/>
        </w:rPr>
        <w:t>RI3PL’</w:t>
      </w:r>
      <w:r w:rsidR="007D3F09" w:rsidRPr="00D24358">
        <w:rPr>
          <w:rFonts w:ascii="Arial" w:hAnsi="Arial" w:cs="Arial"/>
        </w:rPr>
        <w:t>s Project in order to be eligible for the waiver from ISTS charges).</w:t>
      </w:r>
    </w:p>
    <w:p w14:paraId="7D05B566" w14:textId="17F1CE49" w:rsidR="007D3F09" w:rsidRDefault="00BB2E7F" w:rsidP="007D3F09">
      <w:pPr>
        <w:spacing w:before="240" w:line="360" w:lineRule="auto"/>
        <w:jc w:val="both"/>
        <w:rPr>
          <w:rFonts w:ascii="Arial" w:hAnsi="Arial" w:cs="Arial"/>
        </w:rPr>
      </w:pPr>
      <w:r w:rsidRPr="41E4CB6E">
        <w:rPr>
          <w:rFonts w:ascii="Arial" w:hAnsi="Arial" w:cs="Arial"/>
        </w:rPr>
        <w:t>88</w:t>
      </w:r>
      <w:r w:rsidR="007D3F09" w:rsidRPr="41E4CB6E">
        <w:rPr>
          <w:rFonts w:ascii="Arial" w:hAnsi="Arial" w:cs="Arial"/>
        </w:rPr>
        <w:t>.</w:t>
      </w:r>
      <w:r>
        <w:tab/>
      </w:r>
      <w:r w:rsidR="007D3F09" w:rsidRPr="41E4CB6E">
        <w:rPr>
          <w:rFonts w:ascii="Arial" w:hAnsi="Arial" w:cs="Arial"/>
        </w:rPr>
        <w:t xml:space="preserve">Notably, SRI3PL issued (a) letter dated 16.06.2025 to Sterlite Copper and (b) letter dated 04.02.2026 to Cairn India notifying them of the delay in commissioning of SRI3PL’s Project on account of the delay in commissioning of the CTS (i.e. the Narendra New </w:t>
      </w:r>
      <w:del w:id="76" w:author="Ravi Kalra" w:date="2026-09-04T07:41:00Z" w16du:dateUtc="2026-09-04T07:41:01Z">
        <w:r w:rsidRPr="41E4CB6E" w:rsidDel="007D3F09">
          <w:rPr>
            <w:rFonts w:ascii="Arial" w:hAnsi="Arial" w:cs="Arial"/>
          </w:rPr>
          <w:delText xml:space="preserve"> </w:delText>
        </w:r>
      </w:del>
      <w:r w:rsidR="007D3F09" w:rsidRPr="41E4CB6E">
        <w:rPr>
          <w:rFonts w:ascii="Arial" w:hAnsi="Arial" w:cs="Arial"/>
        </w:rPr>
        <w:t xml:space="preserve">line). SRI3PL’s letters dated 16.06.2025 and 04.02.2026 are enclosed as </w:t>
      </w:r>
      <w:r w:rsidR="007D3F09" w:rsidRPr="41E4CB6E">
        <w:rPr>
          <w:rFonts w:ascii="Arial" w:hAnsi="Arial" w:cs="Arial"/>
          <w:b/>
          <w:bCs/>
        </w:rPr>
        <w:t>Annexure</w:t>
      </w:r>
      <w:r w:rsidRPr="41E4CB6E">
        <w:rPr>
          <w:rFonts w:ascii="Arial" w:hAnsi="Arial" w:cs="Arial"/>
          <w:b/>
          <w:bCs/>
        </w:rPr>
        <w:t xml:space="preserve"> [•]</w:t>
      </w:r>
      <w:r w:rsidR="007D3F09" w:rsidRPr="41E4CB6E">
        <w:rPr>
          <w:rFonts w:ascii="Arial" w:hAnsi="Arial" w:cs="Arial"/>
          <w:b/>
          <w:bCs/>
        </w:rPr>
        <w:t xml:space="preserve"> (colly.).</w:t>
      </w:r>
    </w:p>
    <w:p w14:paraId="3D86ACB0" w14:textId="4EB49180" w:rsidR="007D3F09" w:rsidRPr="00B259EF" w:rsidRDefault="007D3F09" w:rsidP="007D3F09">
      <w:pPr>
        <w:spacing w:line="360" w:lineRule="auto"/>
        <w:jc w:val="both"/>
        <w:rPr>
          <w:rFonts w:ascii="Arial" w:hAnsi="Arial" w:cs="Arial"/>
          <w:b/>
          <w:bCs/>
          <w:i/>
          <w:iCs/>
        </w:rPr>
      </w:pPr>
      <w:r>
        <w:rPr>
          <w:rFonts w:ascii="Arial" w:hAnsi="Arial" w:cs="Arial"/>
          <w:b/>
          <w:bCs/>
          <w:i/>
          <w:iCs/>
        </w:rPr>
        <w:t>Re.</w:t>
      </w:r>
      <w:r>
        <w:rPr>
          <w:rFonts w:ascii="Arial" w:hAnsi="Arial" w:cs="Arial"/>
          <w:b/>
          <w:bCs/>
          <w:i/>
          <w:iCs/>
        </w:rPr>
        <w:tab/>
      </w:r>
      <w:r w:rsidRPr="00B259EF">
        <w:rPr>
          <w:rFonts w:ascii="Arial" w:hAnsi="Arial" w:cs="Arial"/>
          <w:b/>
          <w:bCs/>
          <w:i/>
          <w:iCs/>
        </w:rPr>
        <w:t>Delay in grant of temporary transmission evacuation to S</w:t>
      </w:r>
      <w:r w:rsidR="00305A00">
        <w:rPr>
          <w:rFonts w:ascii="Arial" w:hAnsi="Arial" w:cs="Arial"/>
          <w:b/>
          <w:bCs/>
          <w:i/>
          <w:iCs/>
        </w:rPr>
        <w:t>RIPL and performance of FTC / trial run</w:t>
      </w:r>
    </w:p>
    <w:p w14:paraId="729BB519" w14:textId="34A1955D" w:rsidR="007D3F09" w:rsidRDefault="00305A00" w:rsidP="007D3F09">
      <w:pPr>
        <w:spacing w:after="240" w:line="360" w:lineRule="auto"/>
        <w:jc w:val="both"/>
        <w:rPr>
          <w:rFonts w:ascii="Arial" w:hAnsi="Arial" w:cs="Arial"/>
        </w:rPr>
      </w:pPr>
      <w:r>
        <w:rPr>
          <w:rFonts w:ascii="Arial" w:hAnsi="Arial" w:cs="Arial"/>
        </w:rPr>
        <w:t>89.</w:t>
      </w:r>
      <w:r w:rsidR="007D3F09">
        <w:rPr>
          <w:rFonts w:ascii="Arial" w:hAnsi="Arial" w:cs="Arial"/>
        </w:rPr>
        <w:tab/>
        <w:t xml:space="preserve">Due to delay in commissioning of the CTS, </w:t>
      </w:r>
      <w:r>
        <w:rPr>
          <w:rFonts w:ascii="Arial" w:hAnsi="Arial" w:cs="Arial"/>
        </w:rPr>
        <w:t>SRIPL was</w:t>
      </w:r>
      <w:r w:rsidR="007D3F09">
        <w:rPr>
          <w:rFonts w:ascii="Arial" w:hAnsi="Arial" w:cs="Arial"/>
        </w:rPr>
        <w:t xml:space="preserve"> constrained to apply for T-GNA to ensure that the commissioned capacity is not left stranded.</w:t>
      </w:r>
      <w:r w:rsidR="007D3F09" w:rsidRPr="00BD7959">
        <w:rPr>
          <w:rFonts w:ascii="Arial" w:hAnsi="Arial" w:cs="Arial"/>
        </w:rPr>
        <w:t xml:space="preserve"> </w:t>
      </w:r>
      <w:r w:rsidR="007D3F09">
        <w:rPr>
          <w:rFonts w:ascii="Arial" w:hAnsi="Arial" w:cs="Arial"/>
        </w:rPr>
        <w:t>Pertinently, t</w:t>
      </w:r>
      <w:r w:rsidR="007D3F09" w:rsidRPr="000E1954">
        <w:rPr>
          <w:rFonts w:ascii="Arial" w:hAnsi="Arial" w:cs="Arial"/>
        </w:rPr>
        <w:t>he evacuation granted to S</w:t>
      </w:r>
      <w:r>
        <w:rPr>
          <w:rFonts w:ascii="Arial" w:hAnsi="Arial" w:cs="Arial"/>
        </w:rPr>
        <w:t>RIPL</w:t>
      </w:r>
      <w:r w:rsidR="007D3F09" w:rsidRPr="000E1954">
        <w:rPr>
          <w:rFonts w:ascii="Arial" w:hAnsi="Arial" w:cs="Arial"/>
        </w:rPr>
        <w:t xml:space="preserve"> at </w:t>
      </w:r>
      <w:r w:rsidR="007D3F09">
        <w:rPr>
          <w:rFonts w:ascii="Arial" w:hAnsi="Arial" w:cs="Arial"/>
        </w:rPr>
        <w:t>Gadag</w:t>
      </w:r>
      <w:r w:rsidR="007D3F09" w:rsidRPr="000E1954">
        <w:rPr>
          <w:rFonts w:ascii="Arial" w:hAnsi="Arial" w:cs="Arial"/>
        </w:rPr>
        <w:t xml:space="preserve"> SS </w:t>
      </w:r>
      <w:r w:rsidR="007D3F09">
        <w:rPr>
          <w:rFonts w:ascii="Arial" w:hAnsi="Arial" w:cs="Arial"/>
        </w:rPr>
        <w:t>was</w:t>
      </w:r>
      <w:r w:rsidR="007D3F09" w:rsidRPr="000E1954">
        <w:rPr>
          <w:rFonts w:ascii="Arial" w:hAnsi="Arial" w:cs="Arial"/>
        </w:rPr>
        <w:t xml:space="preserve"> in </w:t>
      </w:r>
      <w:r w:rsidR="007D3F09">
        <w:rPr>
          <w:rFonts w:ascii="Arial" w:hAnsi="Arial" w:cs="Arial"/>
        </w:rPr>
        <w:t>Section II</w:t>
      </w:r>
      <w:r w:rsidR="007D3F09" w:rsidRPr="000E1954">
        <w:rPr>
          <w:rFonts w:ascii="Arial" w:hAnsi="Arial" w:cs="Arial"/>
        </w:rPr>
        <w:t>,</w:t>
      </w:r>
      <w:r w:rsidR="007D3F09">
        <w:rPr>
          <w:rFonts w:ascii="Arial" w:hAnsi="Arial" w:cs="Arial"/>
        </w:rPr>
        <w:t xml:space="preserve"> which was not ready for evacuation in June 2025, in spite of the scheduled timeline for its readiness being in </w:t>
      </w:r>
      <w:r w:rsidR="007D3F09">
        <w:rPr>
          <w:rFonts w:ascii="Arial" w:hAnsi="Arial" w:cs="Arial"/>
        </w:rPr>
        <w:lastRenderedPageBreak/>
        <w:t xml:space="preserve">October 2024. Therefore, </w:t>
      </w:r>
      <w:r w:rsidR="007D3F09" w:rsidRPr="000E1954">
        <w:rPr>
          <w:rFonts w:ascii="Arial" w:hAnsi="Arial" w:cs="Arial"/>
        </w:rPr>
        <w:t>evacuation</w:t>
      </w:r>
      <w:r w:rsidR="007D3F09">
        <w:rPr>
          <w:rFonts w:ascii="Arial" w:hAnsi="Arial" w:cs="Arial"/>
        </w:rPr>
        <w:t xml:space="preserve"> had to be </w:t>
      </w:r>
      <w:r w:rsidR="007D3F09" w:rsidRPr="000E1954">
        <w:rPr>
          <w:rFonts w:ascii="Arial" w:hAnsi="Arial" w:cs="Arial"/>
        </w:rPr>
        <w:t xml:space="preserve">temporarily facilitated through </w:t>
      </w:r>
      <w:r w:rsidR="007D3F09">
        <w:rPr>
          <w:rFonts w:ascii="Arial" w:hAnsi="Arial" w:cs="Arial"/>
        </w:rPr>
        <w:t>Gadag SS Section I.</w:t>
      </w:r>
    </w:p>
    <w:p w14:paraId="5A7F8621" w14:textId="7A81DA5F" w:rsidR="007D3F09" w:rsidRDefault="00305A00" w:rsidP="007D3F09">
      <w:pPr>
        <w:spacing w:after="240" w:line="360" w:lineRule="auto"/>
        <w:jc w:val="both"/>
        <w:rPr>
          <w:rFonts w:ascii="Arial" w:hAnsi="Arial" w:cs="Arial"/>
          <w:lang w:val="en-US"/>
        </w:rPr>
      </w:pPr>
      <w:r>
        <w:rPr>
          <w:rFonts w:ascii="Arial" w:hAnsi="Arial" w:cs="Arial"/>
        </w:rPr>
        <w:t>90</w:t>
      </w:r>
      <w:r w:rsidR="007D3F09">
        <w:rPr>
          <w:rFonts w:ascii="Arial" w:hAnsi="Arial" w:cs="Arial"/>
        </w:rPr>
        <w:t>.</w:t>
      </w:r>
      <w:r w:rsidR="007D3F09">
        <w:rPr>
          <w:rFonts w:ascii="Arial" w:hAnsi="Arial" w:cs="Arial"/>
        </w:rPr>
        <w:tab/>
        <w:t xml:space="preserve">On 19.02.2025, a meeting was held (Minutes dated 28.03.2025) with participants from </w:t>
      </w:r>
      <w:r w:rsidR="007D3F09" w:rsidRPr="00E315D6">
        <w:rPr>
          <w:rFonts w:ascii="Arial" w:hAnsi="Arial" w:cs="Arial"/>
        </w:rPr>
        <w:t>Renew Transmission Ventures Pvt Ltd</w:t>
      </w:r>
      <w:r w:rsidR="007D3F09">
        <w:rPr>
          <w:rFonts w:ascii="Arial" w:hAnsi="Arial" w:cs="Arial"/>
        </w:rPr>
        <w:t xml:space="preserve">, CTUIL and </w:t>
      </w:r>
      <w:r>
        <w:rPr>
          <w:rFonts w:ascii="Arial" w:hAnsi="Arial" w:cs="Arial"/>
        </w:rPr>
        <w:t>SRIPL</w:t>
      </w:r>
      <w:r w:rsidR="007D3F09">
        <w:rPr>
          <w:rFonts w:ascii="Arial" w:hAnsi="Arial" w:cs="Arial"/>
        </w:rPr>
        <w:t>, wherein CTUIL clarified that pending commissioning of the CTS provided in the final grant dated 04.02.2024, S</w:t>
      </w:r>
      <w:r>
        <w:rPr>
          <w:rFonts w:ascii="Arial" w:hAnsi="Arial" w:cs="Arial"/>
        </w:rPr>
        <w:t xml:space="preserve">RIPL </w:t>
      </w:r>
      <w:r w:rsidR="007D3F09">
        <w:rPr>
          <w:rFonts w:ascii="Arial" w:hAnsi="Arial" w:cs="Arial"/>
        </w:rPr>
        <w:t xml:space="preserve">may schedule power under T-GNA.  </w:t>
      </w:r>
      <w:r w:rsidR="007D3F09" w:rsidRPr="000E1954">
        <w:rPr>
          <w:rFonts w:ascii="Arial" w:hAnsi="Arial" w:cs="Arial"/>
        </w:rPr>
        <w:t xml:space="preserve">It took approximately </w:t>
      </w:r>
      <w:r w:rsidR="007D3F09">
        <w:rPr>
          <w:rFonts w:ascii="Arial" w:hAnsi="Arial" w:cs="Arial"/>
        </w:rPr>
        <w:t xml:space="preserve">90 </w:t>
      </w:r>
      <w:r w:rsidR="007D3F09" w:rsidRPr="000E1954">
        <w:rPr>
          <w:rFonts w:ascii="Arial" w:hAnsi="Arial" w:cs="Arial"/>
        </w:rPr>
        <w:t>days</w:t>
      </w:r>
      <w:r w:rsidR="007D3F09">
        <w:rPr>
          <w:rFonts w:ascii="Arial" w:hAnsi="Arial" w:cs="Arial"/>
        </w:rPr>
        <w:t xml:space="preserve"> (from January 2025 to March 2025)</w:t>
      </w:r>
      <w:r w:rsidR="007D3F09" w:rsidRPr="000E1954">
        <w:rPr>
          <w:rFonts w:ascii="Arial" w:hAnsi="Arial" w:cs="Arial"/>
        </w:rPr>
        <w:t xml:space="preserve"> for S</w:t>
      </w:r>
      <w:r>
        <w:rPr>
          <w:rFonts w:ascii="Arial" w:hAnsi="Arial" w:cs="Arial"/>
        </w:rPr>
        <w:t>RIPL</w:t>
      </w:r>
      <w:r w:rsidR="007D3F09" w:rsidRPr="000E1954">
        <w:rPr>
          <w:rFonts w:ascii="Arial" w:hAnsi="Arial" w:cs="Arial"/>
        </w:rPr>
        <w:t xml:space="preserve"> to obtain necessary approvals from </w:t>
      </w:r>
      <w:r w:rsidR="007D3F09">
        <w:rPr>
          <w:rFonts w:ascii="Arial" w:hAnsi="Arial" w:cs="Arial"/>
        </w:rPr>
        <w:t>CTUIL</w:t>
      </w:r>
      <w:r w:rsidR="007D3F09" w:rsidRPr="000E1954">
        <w:rPr>
          <w:rFonts w:ascii="Arial" w:hAnsi="Arial" w:cs="Arial"/>
        </w:rPr>
        <w:t xml:space="preserve"> and Renew Transmission Ventures Pvt Ltd for evacuating power through </w:t>
      </w:r>
      <w:r w:rsidR="007D3F09">
        <w:rPr>
          <w:rFonts w:ascii="Arial" w:hAnsi="Arial" w:cs="Arial"/>
        </w:rPr>
        <w:t>Section I</w:t>
      </w:r>
      <w:r w:rsidR="007D3F09" w:rsidRPr="000E1954">
        <w:rPr>
          <w:rFonts w:ascii="Arial" w:hAnsi="Arial" w:cs="Arial"/>
        </w:rPr>
        <w:t xml:space="preserve">. </w:t>
      </w:r>
      <w:r w:rsidR="007D3F09">
        <w:rPr>
          <w:rFonts w:ascii="Arial" w:hAnsi="Arial" w:cs="Arial"/>
        </w:rPr>
        <w:t>Due to the delay in</w:t>
      </w:r>
      <w:r w:rsidR="007D3F09" w:rsidRPr="004A549F">
        <w:rPr>
          <w:rFonts w:ascii="Arial" w:hAnsi="Arial" w:cs="Arial"/>
        </w:rPr>
        <w:t xml:space="preserve"> transmission evacuation</w:t>
      </w:r>
      <w:r w:rsidR="007D3F09">
        <w:rPr>
          <w:rFonts w:ascii="Arial" w:hAnsi="Arial" w:cs="Arial"/>
        </w:rPr>
        <w:t xml:space="preserve">, </w:t>
      </w:r>
      <w:r w:rsidR="007D3F09" w:rsidRPr="004A549F">
        <w:rPr>
          <w:rFonts w:ascii="Arial" w:hAnsi="Arial" w:cs="Arial"/>
        </w:rPr>
        <w:t>S</w:t>
      </w:r>
      <w:r>
        <w:rPr>
          <w:rFonts w:ascii="Arial" w:hAnsi="Arial" w:cs="Arial"/>
        </w:rPr>
        <w:t xml:space="preserve">RIPL </w:t>
      </w:r>
      <w:r w:rsidR="007D3F09" w:rsidRPr="004A549F">
        <w:rPr>
          <w:rFonts w:ascii="Arial" w:hAnsi="Arial" w:cs="Arial"/>
        </w:rPr>
        <w:t>could</w:t>
      </w:r>
      <w:r w:rsidR="007D3F09">
        <w:rPr>
          <w:rFonts w:ascii="Arial" w:hAnsi="Arial" w:cs="Arial"/>
        </w:rPr>
        <w:t xml:space="preserve"> not </w:t>
      </w:r>
      <w:r w:rsidR="007D3F09" w:rsidRPr="004A549F">
        <w:rPr>
          <w:rFonts w:ascii="Arial" w:hAnsi="Arial" w:cs="Arial"/>
        </w:rPr>
        <w:t>perform FTC/Trial</w:t>
      </w:r>
      <w:r w:rsidR="007D3F09">
        <w:rPr>
          <w:rFonts w:ascii="Arial" w:hAnsi="Arial" w:cs="Arial"/>
        </w:rPr>
        <w:t xml:space="preserve">-run </w:t>
      </w:r>
      <w:r w:rsidR="007D3F09" w:rsidRPr="004A549F">
        <w:rPr>
          <w:rFonts w:ascii="Arial" w:hAnsi="Arial" w:cs="Arial"/>
        </w:rPr>
        <w:t>in the original</w:t>
      </w:r>
      <w:r w:rsidR="007D3F09">
        <w:rPr>
          <w:rFonts w:ascii="Arial" w:hAnsi="Arial" w:cs="Arial"/>
        </w:rPr>
        <w:t>ly</w:t>
      </w:r>
      <w:r w:rsidR="007D3F09" w:rsidRPr="004A549F">
        <w:rPr>
          <w:rFonts w:ascii="Arial" w:hAnsi="Arial" w:cs="Arial"/>
        </w:rPr>
        <w:t xml:space="preserve"> granted Section II of Gadag S</w:t>
      </w:r>
      <w:r w:rsidR="007D3F09">
        <w:rPr>
          <w:rFonts w:ascii="Arial" w:hAnsi="Arial" w:cs="Arial"/>
        </w:rPr>
        <w:t>S.</w:t>
      </w:r>
      <w:r w:rsidR="007D3F09" w:rsidRPr="008C02B4">
        <w:rPr>
          <w:rFonts w:ascii="Arial" w:hAnsi="Arial" w:cs="Arial"/>
          <w:lang w:val="en-US"/>
        </w:rPr>
        <w:t xml:space="preserve"> </w:t>
      </w:r>
      <w:r w:rsidR="007D3F09">
        <w:rPr>
          <w:rFonts w:ascii="Arial" w:hAnsi="Arial" w:cs="Arial"/>
          <w:lang w:val="en-US"/>
        </w:rPr>
        <w:t>Minutes of the meeting dated 28.03.2025 is enclosed as</w:t>
      </w:r>
      <w:r w:rsidR="007D3F09" w:rsidRPr="0029598E">
        <w:rPr>
          <w:rFonts w:ascii="Arial" w:hAnsi="Arial" w:cs="Arial"/>
          <w:b/>
          <w:bCs/>
          <w:lang w:val="en-US"/>
        </w:rPr>
        <w:t xml:space="preserve"> Annexure </w:t>
      </w:r>
      <w:r>
        <w:rPr>
          <w:rFonts w:ascii="Arial" w:hAnsi="Arial" w:cs="Arial"/>
          <w:b/>
          <w:bCs/>
          <w:lang w:val="en-US"/>
        </w:rPr>
        <w:t>P [•]</w:t>
      </w:r>
      <w:r w:rsidR="007D3F09" w:rsidRPr="0029598E">
        <w:rPr>
          <w:rFonts w:ascii="Arial" w:hAnsi="Arial" w:cs="Arial"/>
          <w:b/>
          <w:bCs/>
          <w:lang w:val="en-US"/>
        </w:rPr>
        <w:t>.</w:t>
      </w:r>
    </w:p>
    <w:p w14:paraId="6949782D" w14:textId="48A3AE3E" w:rsidR="007D3F09" w:rsidRDefault="00305A00" w:rsidP="007D3F09">
      <w:pPr>
        <w:spacing w:line="360" w:lineRule="auto"/>
        <w:jc w:val="both"/>
        <w:rPr>
          <w:rFonts w:ascii="Arial" w:hAnsi="Arial" w:cs="Arial"/>
        </w:rPr>
      </w:pPr>
      <w:r>
        <w:rPr>
          <w:rFonts w:ascii="Arial" w:hAnsi="Arial" w:cs="Arial"/>
          <w:lang w:val="en-US"/>
        </w:rPr>
        <w:t>91</w:t>
      </w:r>
      <w:r w:rsidR="007D3F09">
        <w:rPr>
          <w:rFonts w:ascii="Arial" w:hAnsi="Arial" w:cs="Arial"/>
          <w:lang w:val="en-US"/>
        </w:rPr>
        <w:t>.</w:t>
      </w:r>
      <w:r w:rsidR="007D3F09">
        <w:rPr>
          <w:rFonts w:ascii="Arial" w:hAnsi="Arial" w:cs="Arial"/>
          <w:lang w:val="en-US"/>
        </w:rPr>
        <w:tab/>
      </w:r>
      <w:r>
        <w:rPr>
          <w:rFonts w:ascii="Arial" w:hAnsi="Arial" w:cs="Arial"/>
          <w:lang w:val="en-US"/>
        </w:rPr>
        <w:t>In spite of the above arrangement, there was</w:t>
      </w:r>
      <w:r w:rsidR="007D3F09" w:rsidRPr="000E1954">
        <w:rPr>
          <w:rFonts w:ascii="Arial" w:hAnsi="Arial" w:cs="Arial"/>
        </w:rPr>
        <w:t xml:space="preserve"> uncertainty on exact quantum of evacuation as well as possibility of curtailment of power due to non-availability of network when other developers commence generation or any other reasons not attributable to </w:t>
      </w:r>
      <w:r w:rsidR="00A82ABA" w:rsidRPr="008079A0">
        <w:rPr>
          <w:rFonts w:ascii="Arial" w:hAnsi="Arial" w:cs="Arial"/>
          <w:lang w:val="en-US"/>
        </w:rPr>
        <w:t>S</w:t>
      </w:r>
      <w:r w:rsidR="00A82ABA">
        <w:rPr>
          <w:rFonts w:ascii="Arial" w:hAnsi="Arial" w:cs="Arial"/>
          <w:lang w:val="en-US"/>
        </w:rPr>
        <w:t>RIPL</w:t>
      </w:r>
      <w:r w:rsidR="007D3F09" w:rsidRPr="000E1954">
        <w:rPr>
          <w:rFonts w:ascii="Arial" w:hAnsi="Arial" w:cs="Arial"/>
        </w:rPr>
        <w:t xml:space="preserve">. </w:t>
      </w:r>
      <w:r>
        <w:rPr>
          <w:rFonts w:ascii="Arial" w:hAnsi="Arial" w:cs="Arial"/>
        </w:rPr>
        <w:t>Notably</w:t>
      </w:r>
      <w:r w:rsidR="007D3F09" w:rsidRPr="000E1954">
        <w:rPr>
          <w:rFonts w:ascii="Arial" w:hAnsi="Arial" w:cs="Arial"/>
        </w:rPr>
        <w:t xml:space="preserve"> </w:t>
      </w:r>
      <w:r w:rsidR="007D3F09">
        <w:rPr>
          <w:rFonts w:ascii="Arial" w:hAnsi="Arial" w:cs="Arial"/>
        </w:rPr>
        <w:t xml:space="preserve">(i) </w:t>
      </w:r>
      <w:r w:rsidR="007D3F09" w:rsidRPr="000E1954">
        <w:rPr>
          <w:rFonts w:ascii="Arial" w:hAnsi="Arial" w:cs="Arial"/>
        </w:rPr>
        <w:t>T-GNA evacuation has lowest priority</w:t>
      </w:r>
      <w:r w:rsidR="007D3F09">
        <w:rPr>
          <w:rFonts w:ascii="Arial" w:hAnsi="Arial" w:cs="Arial"/>
        </w:rPr>
        <w:t>, (ii) e</w:t>
      </w:r>
      <w:r w:rsidR="007D3F09" w:rsidRPr="000E1954">
        <w:rPr>
          <w:rFonts w:ascii="Arial" w:hAnsi="Arial" w:cs="Arial"/>
        </w:rPr>
        <w:t>vacuation using T</w:t>
      </w:r>
      <w:r w:rsidR="007D3F09" w:rsidRPr="005B0735">
        <w:rPr>
          <w:rFonts w:ascii="Arial" w:hAnsi="Arial" w:cs="Arial"/>
        </w:rPr>
        <w:t xml:space="preserve">-GNA due to delay in commissioning of transmission network </w:t>
      </w:r>
      <w:r>
        <w:rPr>
          <w:rFonts w:ascii="Arial" w:hAnsi="Arial" w:cs="Arial"/>
        </w:rPr>
        <w:t xml:space="preserve">was </w:t>
      </w:r>
      <w:r w:rsidR="007D3F09" w:rsidRPr="005B0735">
        <w:rPr>
          <w:rFonts w:ascii="Arial" w:hAnsi="Arial" w:cs="Arial"/>
        </w:rPr>
        <w:t>beyond S</w:t>
      </w:r>
      <w:r>
        <w:rPr>
          <w:rFonts w:ascii="Arial" w:hAnsi="Arial" w:cs="Arial"/>
        </w:rPr>
        <w:t>RIPL’</w:t>
      </w:r>
      <w:r w:rsidR="007D3F09" w:rsidRPr="005B0735">
        <w:rPr>
          <w:rFonts w:ascii="Arial" w:hAnsi="Arial" w:cs="Arial"/>
        </w:rPr>
        <w:t>s control</w:t>
      </w:r>
      <w:r w:rsidR="007D3F09" w:rsidRPr="00616CDE">
        <w:rPr>
          <w:rFonts w:ascii="Arial" w:hAnsi="Arial" w:cs="Arial"/>
        </w:rPr>
        <w:t xml:space="preserve"> </w:t>
      </w:r>
      <w:r w:rsidR="007D3F09" w:rsidRPr="005B0735">
        <w:rPr>
          <w:rFonts w:ascii="Arial" w:hAnsi="Arial" w:cs="Arial"/>
        </w:rPr>
        <w:t xml:space="preserve">and </w:t>
      </w:r>
      <w:r w:rsidR="007D3F09">
        <w:rPr>
          <w:rFonts w:ascii="Arial" w:hAnsi="Arial" w:cs="Arial"/>
        </w:rPr>
        <w:t xml:space="preserve">(iii) </w:t>
      </w:r>
      <w:r w:rsidR="007D3F09" w:rsidRPr="005B0735">
        <w:rPr>
          <w:rFonts w:ascii="Arial" w:hAnsi="Arial" w:cs="Arial"/>
        </w:rPr>
        <w:t>curtailment under T-GNA is not treated as force majeure.</w:t>
      </w:r>
      <w:r w:rsidR="007D3F09">
        <w:rPr>
          <w:rFonts w:ascii="Arial" w:hAnsi="Arial" w:cs="Arial"/>
        </w:rPr>
        <w:t xml:space="preserve"> </w:t>
      </w:r>
      <w:r w:rsidR="0061588D">
        <w:rPr>
          <w:rFonts w:ascii="Arial" w:hAnsi="Arial" w:cs="Arial"/>
        </w:rPr>
        <w:t>Therefore</w:t>
      </w:r>
      <w:r w:rsidR="007D3F09">
        <w:rPr>
          <w:rFonts w:ascii="Arial" w:hAnsi="Arial" w:cs="Arial"/>
        </w:rPr>
        <w:t>, c</w:t>
      </w:r>
      <w:r w:rsidR="007D3F09" w:rsidRPr="00ED0658">
        <w:rPr>
          <w:rFonts w:ascii="Arial" w:hAnsi="Arial" w:cs="Arial"/>
        </w:rPr>
        <w:t xml:space="preserve">urtailment under T-GNA </w:t>
      </w:r>
      <w:r w:rsidR="007D3F09">
        <w:rPr>
          <w:rFonts w:ascii="Arial" w:hAnsi="Arial" w:cs="Arial"/>
        </w:rPr>
        <w:t>may result in</w:t>
      </w:r>
      <w:r w:rsidR="007D3F09" w:rsidRPr="00ED0658">
        <w:rPr>
          <w:rFonts w:ascii="Arial" w:hAnsi="Arial" w:cs="Arial"/>
        </w:rPr>
        <w:t xml:space="preserve"> generation losses and levy of liquidated damages under the PDA</w:t>
      </w:r>
      <w:r w:rsidR="007D3F09">
        <w:rPr>
          <w:rFonts w:ascii="Arial" w:hAnsi="Arial" w:cs="Arial"/>
        </w:rPr>
        <w:t>s. For instance, Renewable Energy</w:t>
      </w:r>
      <w:r w:rsidR="007D3F09" w:rsidRPr="00ED0658">
        <w:rPr>
          <w:rFonts w:ascii="Arial" w:hAnsi="Arial" w:cs="Arial"/>
        </w:rPr>
        <w:t xml:space="preserve"> Projects located in Rajasthan are currently stranded and are unable to evacuate approximately 100% of the power generated since December 2025,</w:t>
      </w:r>
      <w:r w:rsidR="007D3F09">
        <w:rPr>
          <w:rFonts w:ascii="Arial" w:hAnsi="Arial" w:cs="Arial"/>
        </w:rPr>
        <w:t xml:space="preserve"> due to </w:t>
      </w:r>
      <w:r w:rsidR="007D3F09" w:rsidRPr="00ED0658">
        <w:rPr>
          <w:rFonts w:ascii="Arial" w:hAnsi="Arial" w:cs="Arial"/>
        </w:rPr>
        <w:t>commissioning of the Khetri-Narela Line which led to reduction of available margins for T-GNA.</w:t>
      </w:r>
    </w:p>
    <w:p w14:paraId="18E5B360" w14:textId="6347E20C" w:rsidR="00305A00" w:rsidRPr="008079A0" w:rsidRDefault="005D0B06" w:rsidP="00305A00">
      <w:pPr>
        <w:spacing w:line="360" w:lineRule="auto"/>
        <w:jc w:val="both"/>
        <w:rPr>
          <w:rFonts w:ascii="Arial" w:hAnsi="Arial" w:cs="Arial"/>
          <w:lang w:val="en-US"/>
        </w:rPr>
      </w:pPr>
      <w:r w:rsidRPr="41E4CB6E">
        <w:rPr>
          <w:rFonts w:ascii="Arial" w:hAnsi="Arial" w:cs="Arial"/>
          <w:lang w:val="en-US"/>
        </w:rPr>
        <w:t>92</w:t>
      </w:r>
      <w:r w:rsidR="00305A00" w:rsidRPr="41E4CB6E">
        <w:rPr>
          <w:rFonts w:ascii="Arial" w:hAnsi="Arial" w:cs="Arial"/>
          <w:lang w:val="en-US"/>
        </w:rPr>
        <w:t>.</w:t>
      </w:r>
      <w:r>
        <w:tab/>
      </w:r>
      <w:r w:rsidR="00305A00" w:rsidRPr="41E4CB6E">
        <w:rPr>
          <w:rFonts w:ascii="Arial" w:hAnsi="Arial" w:cs="Arial"/>
          <w:lang w:val="en-US"/>
        </w:rPr>
        <w:t xml:space="preserve">In any event, SRI3PL has </w:t>
      </w:r>
      <w:r w:rsidR="00305A00" w:rsidRPr="41E4CB6E">
        <w:rPr>
          <w:rFonts w:ascii="Arial" w:hAnsi="Arial" w:cs="Arial"/>
          <w:highlight w:val="yellow"/>
          <w:lang w:val="en-US"/>
        </w:rPr>
        <w:t xml:space="preserve">commissioned </w:t>
      </w:r>
      <w:del w:id="77" w:author="Ravi Kalra" w:date="2026-09-04T07:46:00Z" w16du:dateUtc="2026-09-04T07:46:25Z">
        <w:r w:rsidRPr="41E4CB6E" w:rsidDel="00305A00">
          <w:rPr>
            <w:rFonts w:ascii="Arial" w:hAnsi="Arial" w:cs="Arial"/>
            <w:highlight w:val="yellow"/>
            <w:lang w:val="en-US"/>
          </w:rPr>
          <w:delText>[•]</w:delText>
        </w:r>
      </w:del>
      <w:commentRangeStart w:id="78"/>
      <w:commentRangeStart w:id="79"/>
      <w:ins w:id="80" w:author="Ravi Kalra" w:date="2026-09-04T07:46:00Z" w16du:dateUtc="2026-09-04T07:46:26Z">
        <w:r w:rsidR="59E43B27" w:rsidRPr="41E4CB6E">
          <w:rPr>
            <w:rFonts w:ascii="Arial" w:hAnsi="Arial" w:cs="Arial"/>
            <w:highlight w:val="yellow"/>
            <w:lang w:val="en-US"/>
          </w:rPr>
          <w:t>372</w:t>
        </w:r>
      </w:ins>
      <w:commentRangeEnd w:id="78"/>
      <w:r w:rsidRPr="41E4CB6E">
        <w:rPr>
          <w:rStyle w:val="CommentReference"/>
          <w:rFonts w:ascii="Arial" w:hAnsi="Arial" w:cs="Arial"/>
          <w:sz w:val="24"/>
          <w:szCs w:val="24"/>
          <w:highlight w:val="yellow"/>
          <w:lang w:val="en-US"/>
        </w:rPr>
        <w:commentReference w:id="78"/>
      </w:r>
      <w:commentRangeEnd w:id="79"/>
      <w:r w:rsidR="00480211" w:rsidRPr="41E4CB6E">
        <w:rPr>
          <w:rStyle w:val="CommentReference"/>
          <w:rFonts w:ascii="Arial" w:hAnsi="Arial" w:cs="Arial"/>
          <w:sz w:val="24"/>
          <w:szCs w:val="24"/>
          <w:highlight w:val="yellow"/>
          <w:lang w:val="en-US"/>
        </w:rPr>
        <w:commentReference w:id="79"/>
      </w:r>
      <w:r w:rsidR="00305A00" w:rsidRPr="41E4CB6E">
        <w:rPr>
          <w:rFonts w:ascii="Arial" w:hAnsi="Arial" w:cs="Arial"/>
          <w:highlight w:val="yellow"/>
          <w:lang w:val="en-US"/>
        </w:rPr>
        <w:t xml:space="preserve"> MW capacity</w:t>
      </w:r>
      <w:r w:rsidR="00305A00" w:rsidRPr="41E4CB6E">
        <w:rPr>
          <w:rFonts w:ascii="Arial" w:hAnsi="Arial" w:cs="Arial"/>
          <w:lang w:val="en-US"/>
        </w:rPr>
        <w:t xml:space="preserve"> of the Project by June 2026, and therefore, is eligible for 100% waiver of ISTS charges.</w:t>
      </w:r>
    </w:p>
    <w:p w14:paraId="57D0DC0F" w14:textId="0D6FCAEF" w:rsidR="008079A0" w:rsidRPr="00E02DE6" w:rsidRDefault="00E02DE6" w:rsidP="00B90F82">
      <w:pPr>
        <w:spacing w:line="360" w:lineRule="auto"/>
        <w:jc w:val="both"/>
        <w:rPr>
          <w:rFonts w:ascii="Arial" w:hAnsi="Arial" w:cs="Arial"/>
          <w:lang w:val="en-US"/>
        </w:rPr>
      </w:pPr>
      <w:r w:rsidRPr="00E02DE6">
        <w:rPr>
          <w:rFonts w:ascii="Arial" w:hAnsi="Arial" w:cs="Arial"/>
          <w:lang w:val="en-US"/>
        </w:rPr>
        <w:t>93</w:t>
      </w:r>
      <w:r w:rsidR="006309DD" w:rsidRPr="00E02DE6">
        <w:rPr>
          <w:rFonts w:ascii="Arial" w:hAnsi="Arial" w:cs="Arial"/>
          <w:lang w:val="en-US"/>
        </w:rPr>
        <w:t>.</w:t>
      </w:r>
      <w:r w:rsidR="006309DD" w:rsidRPr="00E02DE6">
        <w:rPr>
          <w:rFonts w:ascii="Arial" w:hAnsi="Arial" w:cs="Arial"/>
          <w:lang w:val="en-US"/>
        </w:rPr>
        <w:tab/>
      </w:r>
      <w:r w:rsidR="008079A0" w:rsidRPr="00E02DE6">
        <w:rPr>
          <w:rFonts w:ascii="Arial" w:hAnsi="Arial" w:cs="Arial"/>
          <w:lang w:val="en-US"/>
        </w:rPr>
        <w:t xml:space="preserve">The delay in achieving SCOD on account of the delay in readiness of the CTS and consequent operationalisation of connectivity for the Project has also been recognized by the Committee. </w:t>
      </w:r>
      <w:r w:rsidR="008079A0" w:rsidRPr="00E02DE6">
        <w:rPr>
          <w:rFonts w:ascii="Arial" w:hAnsi="Arial" w:cs="Arial"/>
          <w:i/>
          <w:iCs/>
          <w:lang w:val="en-US"/>
        </w:rPr>
        <w:t>Vide</w:t>
      </w:r>
      <w:r w:rsidR="008079A0" w:rsidRPr="00E02DE6">
        <w:rPr>
          <w:rFonts w:ascii="Arial" w:hAnsi="Arial" w:cs="Arial"/>
          <w:lang w:val="en-US"/>
        </w:rPr>
        <w:t xml:space="preserve"> its Report dated 11.06.2026, the Committee has specifically observed that [Para 9]:</w:t>
      </w:r>
    </w:p>
    <w:p w14:paraId="75820743" w14:textId="618CA0FC" w:rsidR="008079A0" w:rsidRPr="00E02DE6" w:rsidRDefault="00E02DE6" w:rsidP="00E02DE6">
      <w:pPr>
        <w:spacing w:line="360" w:lineRule="auto"/>
        <w:ind w:left="720" w:hanging="720"/>
        <w:jc w:val="both"/>
        <w:rPr>
          <w:rFonts w:ascii="Arial" w:hAnsi="Arial" w:cs="Arial"/>
          <w:lang w:val="en-US"/>
        </w:rPr>
      </w:pPr>
      <w:r w:rsidRPr="00E02DE6">
        <w:rPr>
          <w:rFonts w:ascii="Arial" w:hAnsi="Arial" w:cs="Arial"/>
          <w:lang w:val="en-US"/>
        </w:rPr>
        <w:t>(a</w:t>
      </w:r>
      <w:r w:rsidR="008079A0" w:rsidRPr="00E02DE6">
        <w:rPr>
          <w:rFonts w:ascii="Arial" w:hAnsi="Arial" w:cs="Arial"/>
          <w:lang w:val="en-US"/>
        </w:rPr>
        <w:t>)</w:t>
      </w:r>
      <w:r w:rsidRPr="00E02DE6">
        <w:rPr>
          <w:rFonts w:ascii="Arial" w:hAnsi="Arial" w:cs="Arial"/>
          <w:lang w:val="en-US"/>
        </w:rPr>
        <w:tab/>
      </w:r>
      <w:r w:rsidR="008079A0" w:rsidRPr="00E02DE6">
        <w:rPr>
          <w:rFonts w:ascii="Arial" w:hAnsi="Arial" w:cs="Arial"/>
          <w:lang w:val="en-US"/>
        </w:rPr>
        <w:t>The major delay occurred because the CTS required for effective evacuation, particularly the Narendra New - Pune 765 kV D/C Line, has been substantially delayed and is now expected only by October 2026.</w:t>
      </w:r>
    </w:p>
    <w:p w14:paraId="185D7D92" w14:textId="23684235" w:rsidR="008079A0" w:rsidRPr="00E02DE6" w:rsidRDefault="00E02DE6" w:rsidP="00E02DE6">
      <w:pPr>
        <w:spacing w:line="360" w:lineRule="auto"/>
        <w:ind w:left="720" w:hanging="720"/>
        <w:jc w:val="both"/>
        <w:rPr>
          <w:rFonts w:ascii="Arial" w:hAnsi="Arial" w:cs="Arial"/>
          <w:lang w:val="en-US"/>
        </w:rPr>
      </w:pPr>
      <w:r w:rsidRPr="00E02DE6">
        <w:rPr>
          <w:rFonts w:ascii="Arial" w:hAnsi="Arial" w:cs="Arial"/>
          <w:lang w:val="en-US"/>
        </w:rPr>
        <w:lastRenderedPageBreak/>
        <w:t>(b)</w:t>
      </w:r>
      <w:r w:rsidRPr="00E02DE6">
        <w:rPr>
          <w:rFonts w:ascii="Arial" w:hAnsi="Arial" w:cs="Arial"/>
          <w:lang w:val="en-US"/>
        </w:rPr>
        <w:tab/>
      </w:r>
      <w:r w:rsidR="008079A0" w:rsidRPr="00E02DE6">
        <w:rPr>
          <w:rFonts w:ascii="Arial" w:hAnsi="Arial" w:cs="Arial"/>
          <w:lang w:val="en-US"/>
        </w:rPr>
        <w:t>The project-side infrastructure including DTL and PSS was substantially ready, and large capacity has already been commissioned.</w:t>
      </w:r>
    </w:p>
    <w:p w14:paraId="55A7078E" w14:textId="71BF9B1A" w:rsidR="008079A0" w:rsidRPr="00E02DE6" w:rsidRDefault="00E02DE6" w:rsidP="00E02DE6">
      <w:pPr>
        <w:spacing w:line="360" w:lineRule="auto"/>
        <w:ind w:left="720" w:hanging="720"/>
        <w:jc w:val="both"/>
        <w:rPr>
          <w:rFonts w:ascii="Arial" w:hAnsi="Arial" w:cs="Arial"/>
          <w:lang w:val="en-US"/>
        </w:rPr>
      </w:pPr>
      <w:r w:rsidRPr="00E02DE6">
        <w:rPr>
          <w:rFonts w:ascii="Arial" w:hAnsi="Arial" w:cs="Arial"/>
          <w:lang w:val="en-US"/>
        </w:rPr>
        <w:t>(c)</w:t>
      </w:r>
      <w:r w:rsidRPr="00E02DE6">
        <w:rPr>
          <w:rFonts w:ascii="Arial" w:hAnsi="Arial" w:cs="Arial"/>
          <w:lang w:val="en-US"/>
        </w:rPr>
        <w:tab/>
      </w:r>
      <w:r w:rsidR="008079A0" w:rsidRPr="00E02DE6">
        <w:rPr>
          <w:rFonts w:ascii="Arial" w:hAnsi="Arial" w:cs="Arial"/>
          <w:lang w:val="en-US"/>
        </w:rPr>
        <w:t>The delay in SCOD of the Project is therefore primarily attributable to transmission system delay and other force majeure events, and not due to lack of readiness on the part of the developer.</w:t>
      </w:r>
    </w:p>
    <w:p w14:paraId="03D9B14D" w14:textId="4BA26B94" w:rsidR="008079A0" w:rsidRDefault="00E02DE6" w:rsidP="00B90F82">
      <w:pPr>
        <w:spacing w:line="360" w:lineRule="auto"/>
        <w:jc w:val="both"/>
        <w:rPr>
          <w:rFonts w:ascii="Arial" w:hAnsi="Arial" w:cs="Arial"/>
          <w:lang w:val="en-US"/>
        </w:rPr>
      </w:pPr>
      <w:r>
        <w:rPr>
          <w:rFonts w:ascii="Arial" w:hAnsi="Arial" w:cs="Arial"/>
          <w:lang w:val="en-US"/>
        </w:rPr>
        <w:t>94</w:t>
      </w:r>
      <w:r w:rsidR="006309DD">
        <w:rPr>
          <w:rFonts w:ascii="Arial" w:hAnsi="Arial" w:cs="Arial"/>
          <w:lang w:val="en-US"/>
        </w:rPr>
        <w:t>.</w:t>
      </w:r>
      <w:r w:rsidR="006309DD">
        <w:rPr>
          <w:rFonts w:ascii="Arial" w:hAnsi="Arial" w:cs="Arial"/>
          <w:lang w:val="en-US"/>
        </w:rPr>
        <w:tab/>
      </w:r>
      <w:r w:rsidR="008079A0" w:rsidRPr="008079A0">
        <w:rPr>
          <w:rFonts w:ascii="Arial" w:hAnsi="Arial" w:cs="Arial"/>
          <w:lang w:val="en-US"/>
        </w:rPr>
        <w:t xml:space="preserve">In consideration of the above, the Committee granted extension of SCOD of the Project up to 30.06.2026 (two extensions of 6 months in terms of Regulation 13(2)(h)), or </w:t>
      </w:r>
      <w:r w:rsidR="008079A0" w:rsidRPr="008079A0">
        <w:rPr>
          <w:rFonts w:ascii="Arial" w:hAnsi="Arial" w:cs="Arial"/>
          <w:b/>
          <w:bCs/>
          <w:i/>
          <w:iCs/>
          <w:lang w:val="en-US"/>
        </w:rPr>
        <w:t>till commissioning of the CTS associated with the Gadag PS / actual COD of balance capacity</w:t>
      </w:r>
      <w:r w:rsidR="008079A0" w:rsidRPr="008079A0">
        <w:rPr>
          <w:rFonts w:ascii="Arial" w:hAnsi="Arial" w:cs="Arial"/>
          <w:lang w:val="en-US"/>
        </w:rPr>
        <w:t>, whichever is earlier.</w:t>
      </w:r>
    </w:p>
    <w:p w14:paraId="11EB796D" w14:textId="603AE149" w:rsidR="007D3F09" w:rsidRPr="00E02DE6" w:rsidRDefault="007D3F09" w:rsidP="007D3F09">
      <w:pPr>
        <w:spacing w:line="360" w:lineRule="auto"/>
        <w:ind w:left="720" w:hanging="720"/>
        <w:jc w:val="both"/>
        <w:rPr>
          <w:rFonts w:ascii="Arial" w:hAnsi="Arial" w:cs="Arial"/>
          <w:b/>
          <w:bCs/>
          <w:i/>
          <w:iCs/>
        </w:rPr>
      </w:pPr>
      <w:r w:rsidRPr="00E02DE6">
        <w:rPr>
          <w:rFonts w:ascii="Arial" w:hAnsi="Arial" w:cs="Arial"/>
          <w:b/>
          <w:bCs/>
          <w:i/>
          <w:iCs/>
        </w:rPr>
        <w:t>C.</w:t>
      </w:r>
      <w:r w:rsidRPr="00E02DE6">
        <w:rPr>
          <w:rFonts w:ascii="Arial" w:hAnsi="Arial" w:cs="Arial"/>
          <w:b/>
          <w:bCs/>
          <w:i/>
          <w:iCs/>
        </w:rPr>
        <w:tab/>
        <w:t>Delay in land acquisition and challenge of cost escalation</w:t>
      </w:r>
    </w:p>
    <w:p w14:paraId="119E17ED" w14:textId="13130BC8" w:rsidR="007D3F09" w:rsidRDefault="00E02DE6" w:rsidP="007D3F09">
      <w:pPr>
        <w:spacing w:line="360" w:lineRule="auto"/>
        <w:jc w:val="both"/>
        <w:rPr>
          <w:rFonts w:ascii="Arial" w:hAnsi="Arial" w:cs="Arial"/>
          <w:lang w:val="en-US"/>
        </w:rPr>
      </w:pPr>
      <w:r>
        <w:rPr>
          <w:rFonts w:ascii="Arial" w:hAnsi="Arial" w:cs="Arial"/>
        </w:rPr>
        <w:t>95,</w:t>
      </w:r>
      <w:r w:rsidR="007D3F09">
        <w:rPr>
          <w:rFonts w:ascii="Arial" w:hAnsi="Arial" w:cs="Arial"/>
        </w:rPr>
        <w:tab/>
        <w:t xml:space="preserve">As stated above, all power projects plan their activities so as to </w:t>
      </w:r>
      <w:r w:rsidR="007D3F09" w:rsidRPr="00EE588C">
        <w:rPr>
          <w:rFonts w:ascii="Arial" w:hAnsi="Arial" w:cs="Arial"/>
          <w:lang w:val="en-US"/>
        </w:rPr>
        <w:t xml:space="preserve">synchronize </w:t>
      </w:r>
      <w:r w:rsidR="007D3F09">
        <w:rPr>
          <w:rFonts w:ascii="Arial" w:hAnsi="Arial" w:cs="Arial"/>
          <w:lang w:val="en-US"/>
        </w:rPr>
        <w:t xml:space="preserve">the SCOD of the Project </w:t>
      </w:r>
      <w:r w:rsidR="007D3F09" w:rsidRPr="00EE588C">
        <w:rPr>
          <w:rFonts w:ascii="Arial" w:hAnsi="Arial" w:cs="Arial"/>
          <w:lang w:val="en-US"/>
        </w:rPr>
        <w:t>with the start date of connectivity in order to avoid any stranded capacity</w:t>
      </w:r>
      <w:r w:rsidR="007D3F09">
        <w:rPr>
          <w:rFonts w:ascii="Arial" w:hAnsi="Arial" w:cs="Arial"/>
          <w:lang w:val="en-US"/>
        </w:rPr>
        <w:t xml:space="preserve">. </w:t>
      </w:r>
    </w:p>
    <w:p w14:paraId="7908A3F4" w14:textId="5B4F5B3F" w:rsidR="007D3F09" w:rsidRDefault="00E02DE6" w:rsidP="007D3F09">
      <w:pPr>
        <w:spacing w:line="360" w:lineRule="auto"/>
        <w:jc w:val="both"/>
        <w:rPr>
          <w:rFonts w:ascii="Arial" w:hAnsi="Arial" w:cs="Arial"/>
          <w:lang w:val="en-US"/>
        </w:rPr>
      </w:pPr>
      <w:r>
        <w:rPr>
          <w:rFonts w:ascii="Arial" w:hAnsi="Arial" w:cs="Arial"/>
          <w:lang w:val="en-US"/>
        </w:rPr>
        <w:t>96</w:t>
      </w:r>
      <w:r w:rsidR="007D3F09">
        <w:rPr>
          <w:rFonts w:ascii="Arial" w:hAnsi="Arial" w:cs="Arial"/>
          <w:lang w:val="en-US"/>
        </w:rPr>
        <w:t>.</w:t>
      </w:r>
      <w:r w:rsidR="007D3F09">
        <w:rPr>
          <w:rFonts w:ascii="Arial" w:hAnsi="Arial" w:cs="Arial"/>
          <w:lang w:val="en-US"/>
        </w:rPr>
        <w:tab/>
        <w:t>SRI3PL faced significant delay in land acquisition due to the following reasons which were beyond its control:-</w:t>
      </w:r>
    </w:p>
    <w:p w14:paraId="5B86C512" w14:textId="6054C31E" w:rsidR="007D3F09" w:rsidRPr="000F3712" w:rsidRDefault="007D3F09" w:rsidP="007D3F09">
      <w:pPr>
        <w:spacing w:line="360" w:lineRule="auto"/>
        <w:jc w:val="both"/>
        <w:rPr>
          <w:rFonts w:ascii="Arial" w:hAnsi="Arial" w:cs="Arial"/>
          <w:b/>
          <w:bCs/>
          <w:i/>
          <w:iCs/>
          <w:lang w:val="en-US"/>
        </w:rPr>
      </w:pPr>
      <w:r>
        <w:rPr>
          <w:rFonts w:ascii="Arial" w:hAnsi="Arial" w:cs="Arial"/>
          <w:b/>
          <w:bCs/>
          <w:i/>
          <w:iCs/>
          <w:lang w:val="en-US"/>
        </w:rPr>
        <w:t>C1.</w:t>
      </w:r>
      <w:r>
        <w:rPr>
          <w:rFonts w:ascii="Arial" w:hAnsi="Arial" w:cs="Arial"/>
          <w:b/>
          <w:bCs/>
          <w:i/>
          <w:iCs/>
          <w:lang w:val="en-US"/>
        </w:rPr>
        <w:tab/>
        <w:t>Uncertainty and delay due to transition into GNA Regime</w:t>
      </w:r>
    </w:p>
    <w:p w14:paraId="5C432013" w14:textId="3E1BF7E6" w:rsidR="007D3F09" w:rsidRDefault="007D3F09" w:rsidP="007D3F09">
      <w:pPr>
        <w:spacing w:line="360" w:lineRule="auto"/>
        <w:ind w:left="720" w:hanging="720"/>
        <w:jc w:val="both"/>
        <w:rPr>
          <w:rFonts w:ascii="Arial" w:hAnsi="Arial" w:cs="Arial"/>
          <w:lang w:val="en-US"/>
        </w:rPr>
      </w:pPr>
      <w:r>
        <w:rPr>
          <w:rFonts w:ascii="Arial" w:hAnsi="Arial" w:cs="Arial"/>
          <w:lang w:val="en-US"/>
        </w:rPr>
        <w:t>(a)</w:t>
      </w:r>
      <w:r>
        <w:rPr>
          <w:rFonts w:ascii="Arial" w:hAnsi="Arial" w:cs="Arial"/>
          <w:lang w:val="en-US"/>
        </w:rPr>
        <w:tab/>
        <w:t xml:space="preserve">Post notification of Regulation 37 of the GNA Regulations 2022, there was uncertainty regarding the timelines for operationalization of connectivity with respect to the Project. As a result, SRI3PL did not have visibility as to the date on which connectivity would be operationalized including the commissioning of the CTS including </w:t>
      </w:r>
      <w:r>
        <w:rPr>
          <w:rFonts w:ascii="Arial" w:hAnsi="Arial" w:cs="Arial"/>
        </w:rPr>
        <w:t xml:space="preserve">Narendra New line and the Gadag – </w:t>
      </w:r>
      <w:r w:rsidRPr="0091318B">
        <w:rPr>
          <w:rFonts w:ascii="Arial" w:hAnsi="Arial" w:cs="Arial"/>
        </w:rPr>
        <w:t>Koppal line</w:t>
      </w:r>
      <w:r>
        <w:rPr>
          <w:rFonts w:ascii="Arial" w:hAnsi="Arial" w:cs="Arial"/>
        </w:rPr>
        <w:t xml:space="preserve">. </w:t>
      </w:r>
      <w:r>
        <w:rPr>
          <w:rFonts w:ascii="Arial" w:hAnsi="Arial" w:cs="Arial"/>
          <w:lang w:val="en-US"/>
        </w:rPr>
        <w:t xml:space="preserve">Consequently, there was uncertainty as to the point of evacuation for the power generated from the Project which resulted in the land acquisition activities being delayed. </w:t>
      </w:r>
    </w:p>
    <w:p w14:paraId="16325F42" w14:textId="3A03F510" w:rsidR="007D3F09" w:rsidRPr="000F3712" w:rsidRDefault="007D3F09" w:rsidP="007D3F09">
      <w:pPr>
        <w:spacing w:line="360" w:lineRule="auto"/>
        <w:jc w:val="both"/>
        <w:rPr>
          <w:rFonts w:ascii="Arial" w:hAnsi="Arial" w:cs="Arial"/>
          <w:b/>
          <w:bCs/>
          <w:i/>
          <w:iCs/>
          <w:lang w:val="en-US"/>
        </w:rPr>
      </w:pPr>
      <w:r>
        <w:rPr>
          <w:rFonts w:ascii="Arial" w:hAnsi="Arial" w:cs="Arial"/>
          <w:b/>
          <w:bCs/>
          <w:i/>
          <w:iCs/>
          <w:lang w:val="en-US"/>
        </w:rPr>
        <w:t>C2.</w:t>
      </w:r>
      <w:r>
        <w:rPr>
          <w:rFonts w:ascii="Arial" w:hAnsi="Arial" w:cs="Arial"/>
          <w:b/>
          <w:bCs/>
          <w:i/>
          <w:iCs/>
          <w:lang w:val="en-US"/>
        </w:rPr>
        <w:tab/>
        <w:t>Unprecedented increase in price of contiguous land</w:t>
      </w:r>
    </w:p>
    <w:p w14:paraId="257D1F1A" w14:textId="77777777" w:rsidR="007D3F09" w:rsidRDefault="007D3F09" w:rsidP="007D3F09">
      <w:pPr>
        <w:spacing w:line="360" w:lineRule="auto"/>
        <w:ind w:left="720" w:hanging="720"/>
        <w:jc w:val="both"/>
        <w:rPr>
          <w:rFonts w:ascii="Arial" w:hAnsi="Arial" w:cs="Arial"/>
        </w:rPr>
      </w:pPr>
      <w:r>
        <w:rPr>
          <w:rFonts w:ascii="Arial" w:hAnsi="Arial" w:cs="Arial"/>
          <w:lang w:val="en-US"/>
        </w:rPr>
        <w:t>(b)</w:t>
      </w:r>
      <w:r>
        <w:rPr>
          <w:rFonts w:ascii="Arial" w:hAnsi="Arial" w:cs="Arial"/>
          <w:lang w:val="en-US"/>
        </w:rPr>
        <w:tab/>
        <w:t xml:space="preserve">Commissioning of the Project has also been delayed on account of an unprecedented increase in the price of contiguous land </w:t>
      </w:r>
      <w:r>
        <w:rPr>
          <w:rFonts w:ascii="Arial" w:hAnsi="Arial" w:cs="Arial"/>
        </w:rPr>
        <w:t xml:space="preserve">resulting in a sharp increase in the initial </w:t>
      </w:r>
      <w:r w:rsidRPr="00DC3DBB">
        <w:rPr>
          <w:rFonts w:ascii="Arial" w:hAnsi="Arial" w:cs="Arial"/>
        </w:rPr>
        <w:t xml:space="preserve">budgeted cost </w:t>
      </w:r>
      <w:r>
        <w:rPr>
          <w:rFonts w:ascii="Arial" w:hAnsi="Arial" w:cs="Arial"/>
        </w:rPr>
        <w:t>of Rs. 30 crores towards</w:t>
      </w:r>
      <w:r w:rsidRPr="00DC3DBB">
        <w:rPr>
          <w:rFonts w:ascii="Arial" w:hAnsi="Arial" w:cs="Arial"/>
        </w:rPr>
        <w:t xml:space="preserve"> land </w:t>
      </w:r>
      <w:r>
        <w:rPr>
          <w:rFonts w:ascii="Arial" w:hAnsi="Arial" w:cs="Arial"/>
        </w:rPr>
        <w:t>to an</w:t>
      </w:r>
      <w:r w:rsidRPr="00DC3DBB">
        <w:rPr>
          <w:rFonts w:ascii="Arial" w:hAnsi="Arial" w:cs="Arial"/>
        </w:rPr>
        <w:t xml:space="preserve"> estimated cost </w:t>
      </w:r>
      <w:r>
        <w:rPr>
          <w:rFonts w:ascii="Arial" w:hAnsi="Arial" w:cs="Arial"/>
        </w:rPr>
        <w:t>of</w:t>
      </w:r>
      <w:r w:rsidRPr="00DC3DBB">
        <w:rPr>
          <w:rFonts w:ascii="Arial" w:hAnsi="Arial" w:cs="Arial"/>
        </w:rPr>
        <w:t xml:space="preserve"> </w:t>
      </w:r>
      <w:r w:rsidRPr="00AA7AB8">
        <w:rPr>
          <w:rFonts w:ascii="Arial" w:hAnsi="Arial" w:cs="Arial"/>
        </w:rPr>
        <w:t xml:space="preserve">Rs. </w:t>
      </w:r>
      <w:r w:rsidRPr="00616CDE">
        <w:rPr>
          <w:rFonts w:ascii="Arial" w:hAnsi="Arial" w:cs="Arial"/>
        </w:rPr>
        <w:t>1</w:t>
      </w:r>
      <w:r>
        <w:rPr>
          <w:rFonts w:ascii="Arial" w:hAnsi="Arial" w:cs="Arial"/>
        </w:rPr>
        <w:t>18</w:t>
      </w:r>
      <w:r w:rsidRPr="00AA7AB8">
        <w:rPr>
          <w:rFonts w:ascii="Arial" w:hAnsi="Arial" w:cs="Arial"/>
        </w:rPr>
        <w:t xml:space="preserve"> crores</w:t>
      </w:r>
      <w:r>
        <w:rPr>
          <w:rFonts w:ascii="Arial" w:hAnsi="Arial" w:cs="Arial"/>
        </w:rPr>
        <w:t xml:space="preserve"> (almost four times the budgeted cost) along with significant RoW issues such as verbal threats to workers at the project </w:t>
      </w:r>
      <w:r>
        <w:rPr>
          <w:rFonts w:ascii="Arial" w:hAnsi="Arial" w:cs="Arial"/>
        </w:rPr>
        <w:lastRenderedPageBreak/>
        <w:t xml:space="preserve">sites by the local landowners, difficulty in filing FIRs, etc. Such delay in land acquisition was for reasons not attributable to SRI3PL. </w:t>
      </w:r>
    </w:p>
    <w:p w14:paraId="4C1EDDCB" w14:textId="3C54A60A" w:rsidR="007D3F09" w:rsidRDefault="00A31834" w:rsidP="007D3F09">
      <w:pPr>
        <w:spacing w:line="360" w:lineRule="auto"/>
        <w:jc w:val="both"/>
        <w:rPr>
          <w:rFonts w:ascii="Arial" w:hAnsi="Arial" w:cs="Arial"/>
          <w:lang w:val="en-US"/>
        </w:rPr>
      </w:pPr>
      <w:r>
        <w:rPr>
          <w:rFonts w:ascii="Arial" w:hAnsi="Arial" w:cs="Arial"/>
        </w:rPr>
        <w:t>97</w:t>
      </w:r>
      <w:r w:rsidR="007D3F09">
        <w:rPr>
          <w:rFonts w:ascii="Arial" w:hAnsi="Arial" w:cs="Arial"/>
        </w:rPr>
        <w:t>.</w:t>
      </w:r>
      <w:r w:rsidR="007D3F09">
        <w:rPr>
          <w:rFonts w:ascii="Arial" w:hAnsi="Arial" w:cs="Arial"/>
        </w:rPr>
        <w:tab/>
      </w:r>
      <w:r w:rsidR="007D3F09">
        <w:rPr>
          <w:rFonts w:ascii="Arial" w:hAnsi="Arial" w:cs="Arial"/>
          <w:lang w:val="en-US"/>
        </w:rPr>
        <w:t xml:space="preserve">Land acquisition for solar and wind projects has been adversely impacted due to difficulties in acquiring pathway land required to access the WTGs, family disputes of landowners, incomplete land records in tehsil office, exorbitant prices demanded by the landowners, etc. </w:t>
      </w:r>
    </w:p>
    <w:p w14:paraId="191338EF" w14:textId="64D7E27A" w:rsidR="008079A0" w:rsidRDefault="00F15C8A" w:rsidP="00B90F82">
      <w:pPr>
        <w:spacing w:line="360" w:lineRule="auto"/>
        <w:jc w:val="both"/>
        <w:rPr>
          <w:rFonts w:ascii="Arial" w:hAnsi="Arial" w:cs="Arial"/>
          <w:lang w:val="en-US"/>
        </w:rPr>
      </w:pPr>
      <w:r>
        <w:rPr>
          <w:rFonts w:ascii="Arial" w:hAnsi="Arial" w:cs="Arial"/>
          <w:lang w:val="en-US"/>
        </w:rPr>
        <w:t>98</w:t>
      </w:r>
      <w:r w:rsidR="006309DD">
        <w:rPr>
          <w:rFonts w:ascii="Arial" w:hAnsi="Arial" w:cs="Arial"/>
          <w:lang w:val="en-US"/>
        </w:rPr>
        <w:t>.</w:t>
      </w:r>
      <w:r w:rsidR="006309DD">
        <w:rPr>
          <w:rFonts w:ascii="Arial" w:hAnsi="Arial" w:cs="Arial"/>
          <w:lang w:val="en-US"/>
        </w:rPr>
        <w:tab/>
      </w:r>
      <w:r w:rsidR="008079A0" w:rsidRPr="008079A0">
        <w:rPr>
          <w:rFonts w:ascii="Arial" w:hAnsi="Arial" w:cs="Arial"/>
          <w:lang w:val="en-US"/>
        </w:rPr>
        <w:t>It is a prudent utility practice that developers plan project timelines in a manner to align SCOD of the Project with the start date / operationalization of the connectivity in order to avoid capacity being stranded in the absence of requisite evacuation facilities. Therefore, uncertainty</w:t>
      </w:r>
      <w:r w:rsidR="007D3F09">
        <w:rPr>
          <w:rFonts w:ascii="Arial" w:hAnsi="Arial" w:cs="Arial"/>
          <w:lang w:val="en-US"/>
        </w:rPr>
        <w:t xml:space="preserve"> due to </w:t>
      </w:r>
      <w:r w:rsidR="008079A0" w:rsidRPr="008079A0">
        <w:rPr>
          <w:rFonts w:ascii="Arial" w:hAnsi="Arial" w:cs="Arial"/>
          <w:lang w:val="en-US"/>
        </w:rPr>
        <w:t>transition into the GNA regime</w:t>
      </w:r>
      <w:r w:rsidR="007D3F09">
        <w:rPr>
          <w:rFonts w:ascii="Arial" w:hAnsi="Arial" w:cs="Arial"/>
          <w:lang w:val="en-US"/>
        </w:rPr>
        <w:t xml:space="preserve"> and u</w:t>
      </w:r>
      <w:r w:rsidR="007D3F09" w:rsidRPr="007D3F09">
        <w:rPr>
          <w:rFonts w:ascii="Arial" w:hAnsi="Arial" w:cs="Arial"/>
          <w:lang w:val="en-US"/>
        </w:rPr>
        <w:t>nprecedented increase in price of contiguous land</w:t>
      </w:r>
      <w:r w:rsidR="007D3F09">
        <w:rPr>
          <w:rFonts w:ascii="Arial" w:hAnsi="Arial" w:cs="Arial"/>
          <w:lang w:val="en-US"/>
        </w:rPr>
        <w:t xml:space="preserve"> </w:t>
      </w:r>
      <w:r w:rsidR="008079A0" w:rsidRPr="008079A0">
        <w:rPr>
          <w:rFonts w:ascii="Arial" w:hAnsi="Arial" w:cs="Arial"/>
          <w:lang w:val="en-US"/>
        </w:rPr>
        <w:t>led to delay in the timelines for achieving different Project Milestones (including land acquisition). This delay is for reasons beyond SRI3PL's control and falls within the scope of Regulation 13(2)(h) of the Sharing Regulations.</w:t>
      </w:r>
    </w:p>
    <w:p w14:paraId="56530BE8" w14:textId="35D97F6D" w:rsidR="007D3F09" w:rsidRPr="008079A0" w:rsidRDefault="00F15C8A" w:rsidP="007D3F09">
      <w:pPr>
        <w:spacing w:line="360" w:lineRule="auto"/>
        <w:jc w:val="both"/>
        <w:rPr>
          <w:rFonts w:ascii="Arial" w:hAnsi="Arial" w:cs="Arial"/>
          <w:lang w:val="en-US"/>
        </w:rPr>
      </w:pPr>
      <w:r>
        <w:rPr>
          <w:rFonts w:ascii="Arial" w:hAnsi="Arial" w:cs="Arial"/>
          <w:b/>
          <w:bCs/>
          <w:i/>
          <w:iCs/>
          <w:lang w:val="en-US"/>
        </w:rPr>
        <w:t>D</w:t>
      </w:r>
      <w:r w:rsidR="007D3F09" w:rsidRPr="008079A0">
        <w:rPr>
          <w:rFonts w:ascii="Arial" w:hAnsi="Arial" w:cs="Arial"/>
          <w:b/>
          <w:bCs/>
          <w:i/>
          <w:iCs/>
          <w:lang w:val="en-US"/>
        </w:rPr>
        <w:t>.</w:t>
      </w:r>
      <w:r w:rsidR="00684412">
        <w:rPr>
          <w:rFonts w:ascii="Arial" w:hAnsi="Arial" w:cs="Arial"/>
          <w:b/>
          <w:bCs/>
          <w:i/>
          <w:iCs/>
          <w:lang w:val="en-US"/>
        </w:rPr>
        <w:tab/>
        <w:t>D</w:t>
      </w:r>
      <w:r w:rsidR="007D3F09" w:rsidRPr="008079A0">
        <w:rPr>
          <w:rFonts w:ascii="Arial" w:hAnsi="Arial" w:cs="Arial"/>
          <w:b/>
          <w:bCs/>
          <w:i/>
          <w:iCs/>
          <w:lang w:val="en-US"/>
        </w:rPr>
        <w:t>elay in completion of project works on account of severe RoW issues</w:t>
      </w:r>
    </w:p>
    <w:p w14:paraId="4AFCB326" w14:textId="5400E9F3" w:rsidR="007D3F09" w:rsidRPr="008079A0" w:rsidRDefault="00F15C8A" w:rsidP="007D3F09">
      <w:pPr>
        <w:spacing w:line="360" w:lineRule="auto"/>
        <w:jc w:val="both"/>
        <w:rPr>
          <w:rFonts w:ascii="Arial" w:hAnsi="Arial" w:cs="Arial"/>
          <w:lang w:val="en-US"/>
        </w:rPr>
      </w:pPr>
      <w:r>
        <w:rPr>
          <w:rFonts w:ascii="Arial" w:hAnsi="Arial" w:cs="Arial"/>
          <w:lang w:val="en-US"/>
        </w:rPr>
        <w:t>9</w:t>
      </w:r>
      <w:r w:rsidR="007D3F09">
        <w:rPr>
          <w:rFonts w:ascii="Arial" w:hAnsi="Arial" w:cs="Arial"/>
          <w:lang w:val="en-US"/>
        </w:rPr>
        <w:t>9.</w:t>
      </w:r>
      <w:r w:rsidR="007D3F09">
        <w:rPr>
          <w:rFonts w:ascii="Arial" w:hAnsi="Arial" w:cs="Arial"/>
          <w:lang w:val="en-US"/>
        </w:rPr>
        <w:tab/>
      </w:r>
      <w:r w:rsidR="007D3F09" w:rsidRPr="008079A0">
        <w:rPr>
          <w:rFonts w:ascii="Arial" w:hAnsi="Arial" w:cs="Arial"/>
          <w:lang w:val="en-US"/>
        </w:rPr>
        <w:t>Despite timely action by SRI3PL, there has been a delay in completion of construction works in the Project due to severe RoW issues and heavy rainfall which adversely impacted the Project timelines.</w:t>
      </w:r>
    </w:p>
    <w:p w14:paraId="5B7199E9" w14:textId="6AB4E014" w:rsidR="007D3F09" w:rsidRPr="008079A0" w:rsidRDefault="00F15C8A" w:rsidP="007D3F09">
      <w:pPr>
        <w:spacing w:line="360" w:lineRule="auto"/>
        <w:jc w:val="both"/>
        <w:rPr>
          <w:rFonts w:ascii="Arial" w:hAnsi="Arial" w:cs="Arial"/>
          <w:lang w:val="en-US"/>
        </w:rPr>
      </w:pPr>
      <w:r>
        <w:rPr>
          <w:rFonts w:ascii="Arial" w:hAnsi="Arial" w:cs="Arial"/>
          <w:lang w:val="en-US"/>
        </w:rPr>
        <w:t>100</w:t>
      </w:r>
      <w:r w:rsidR="007D3F09">
        <w:rPr>
          <w:rFonts w:ascii="Arial" w:hAnsi="Arial" w:cs="Arial"/>
          <w:lang w:val="en-US"/>
        </w:rPr>
        <w:t>.</w:t>
      </w:r>
      <w:r w:rsidR="007D3F09">
        <w:rPr>
          <w:rFonts w:ascii="Arial" w:hAnsi="Arial" w:cs="Arial"/>
          <w:lang w:val="en-US"/>
        </w:rPr>
        <w:tab/>
      </w:r>
      <w:r w:rsidR="007D3F09" w:rsidRPr="008079A0">
        <w:rPr>
          <w:rFonts w:ascii="Arial" w:hAnsi="Arial" w:cs="Arial"/>
          <w:lang w:val="en-US"/>
        </w:rPr>
        <w:t>SRI3PL faced significant RoW and Law &amp; Order issues on account of verbal threats from the local population, denial of access due to farmer/local agitation, lack of guidelines for compensation qua the 33 kV line, obstructions created by locals (including obstacles which adversely impacted vehicular movement) and before courts.</w:t>
      </w:r>
    </w:p>
    <w:p w14:paraId="302A6912" w14:textId="70AA2470" w:rsidR="007D3F09" w:rsidRPr="008079A0" w:rsidRDefault="00F15C8A" w:rsidP="007D3F09">
      <w:pPr>
        <w:spacing w:line="360" w:lineRule="auto"/>
        <w:jc w:val="both"/>
        <w:rPr>
          <w:rFonts w:ascii="Arial" w:hAnsi="Arial" w:cs="Arial"/>
          <w:lang w:val="en-US"/>
        </w:rPr>
      </w:pPr>
      <w:r>
        <w:rPr>
          <w:rFonts w:ascii="Arial" w:hAnsi="Arial" w:cs="Arial"/>
          <w:lang w:val="en-US"/>
        </w:rPr>
        <w:t>101</w:t>
      </w:r>
      <w:r w:rsidR="007D3F09">
        <w:rPr>
          <w:rFonts w:ascii="Arial" w:hAnsi="Arial" w:cs="Arial"/>
          <w:lang w:val="en-US"/>
        </w:rPr>
        <w:t>.</w:t>
      </w:r>
      <w:r w:rsidR="007D3F09">
        <w:rPr>
          <w:rFonts w:ascii="Arial" w:hAnsi="Arial" w:cs="Arial"/>
          <w:lang w:val="en-US"/>
        </w:rPr>
        <w:tab/>
      </w:r>
      <w:r w:rsidR="007D3F09" w:rsidRPr="008079A0">
        <w:rPr>
          <w:rFonts w:ascii="Arial" w:hAnsi="Arial" w:cs="Arial"/>
          <w:lang w:val="en-US"/>
        </w:rPr>
        <w:t xml:space="preserve">With respect to the wind component, SRI3PL faced a cumulative delay from March 2024 till date on account of RoW issues pertaining to civil and mechanical works for the wind component of the Project and the foundation, erection and stringing works relating to the 33kV line. In spite of the 'Guidelines for payment of compensation in regard to RoW for transmission line' notified by the MoP on 14.06.2024, the locals have been demanding exorbitant amounts towards RoW compensation for laying down dedicated transmission lines. Further, denial of access to WTG locations by the farmers and repeated obstruction to the access roads by the landowners have delayed </w:t>
      </w:r>
      <w:r w:rsidR="007D3F09" w:rsidRPr="008079A0">
        <w:rPr>
          <w:rFonts w:ascii="Arial" w:hAnsi="Arial" w:cs="Arial"/>
          <w:lang w:val="en-US"/>
        </w:rPr>
        <w:lastRenderedPageBreak/>
        <w:t>movement of material and equipment to the WTG locations thereby resulting in stoppage of project works (including civil and mechanical) at the WTG locations and disruption of project timelines.</w:t>
      </w:r>
    </w:p>
    <w:p w14:paraId="660DA0D1" w14:textId="33C12AB0" w:rsidR="007D3F09" w:rsidRPr="008079A0" w:rsidRDefault="00F15C8A" w:rsidP="007D3F09">
      <w:pPr>
        <w:spacing w:line="360" w:lineRule="auto"/>
        <w:jc w:val="both"/>
        <w:rPr>
          <w:rFonts w:ascii="Arial" w:hAnsi="Arial" w:cs="Arial"/>
          <w:lang w:val="en-US"/>
        </w:rPr>
      </w:pPr>
      <w:r>
        <w:rPr>
          <w:rFonts w:ascii="Arial" w:hAnsi="Arial" w:cs="Arial"/>
          <w:lang w:val="en-US"/>
        </w:rPr>
        <w:t>102</w:t>
      </w:r>
      <w:r w:rsidR="007D3F09">
        <w:rPr>
          <w:rFonts w:ascii="Arial" w:hAnsi="Arial" w:cs="Arial"/>
          <w:lang w:val="en-US"/>
        </w:rPr>
        <w:t>.</w:t>
      </w:r>
      <w:r w:rsidR="007D3F09">
        <w:rPr>
          <w:rFonts w:ascii="Arial" w:hAnsi="Arial" w:cs="Arial"/>
          <w:lang w:val="en-US"/>
        </w:rPr>
        <w:tab/>
      </w:r>
      <w:r w:rsidR="007D3F09" w:rsidRPr="008079A0">
        <w:rPr>
          <w:rFonts w:ascii="Arial" w:hAnsi="Arial" w:cs="Arial"/>
          <w:lang w:val="en-US"/>
        </w:rPr>
        <w:t>With respect to the solar component, SRI3PL faced a cumulative delay from April 2024 till date on account of RoW issues created by the locals at the Solar Project site, such as denial of access to the project site to the Engineers and EPC contractors by the farmers, and deliberate obstructions created by landowners - digging trenches, placing barricades, blocking roads with vehicles, etc., which prevented movement of material and personnel.</w:t>
      </w:r>
    </w:p>
    <w:p w14:paraId="33DF647E" w14:textId="22AC7A4E" w:rsidR="007D3F09" w:rsidRPr="008079A0" w:rsidRDefault="00F15C8A" w:rsidP="007D3F09">
      <w:pPr>
        <w:spacing w:line="360" w:lineRule="auto"/>
        <w:jc w:val="both"/>
        <w:rPr>
          <w:rFonts w:ascii="Arial" w:hAnsi="Arial" w:cs="Arial"/>
          <w:lang w:val="en-US"/>
        </w:rPr>
      </w:pPr>
      <w:r>
        <w:rPr>
          <w:rFonts w:ascii="Arial" w:hAnsi="Arial" w:cs="Arial"/>
          <w:lang w:val="en-US"/>
        </w:rPr>
        <w:t>103</w:t>
      </w:r>
      <w:r w:rsidR="007D3F09">
        <w:rPr>
          <w:rFonts w:ascii="Arial" w:hAnsi="Arial" w:cs="Arial"/>
          <w:lang w:val="en-US"/>
        </w:rPr>
        <w:t>.</w:t>
      </w:r>
      <w:r w:rsidR="007D3F09">
        <w:rPr>
          <w:rFonts w:ascii="Arial" w:hAnsi="Arial" w:cs="Arial"/>
          <w:lang w:val="en-US"/>
        </w:rPr>
        <w:tab/>
      </w:r>
      <w:r w:rsidR="007D3F09" w:rsidRPr="008079A0">
        <w:rPr>
          <w:rFonts w:ascii="Arial" w:hAnsi="Arial" w:cs="Arial"/>
          <w:lang w:val="en-US"/>
        </w:rPr>
        <w:t xml:space="preserve">In this regard, SRI3PL wrote multiple letters from March 2024 to February 2026 to the District Collector, Gadag seeking urgent intervention for resolution of the above-mentioned law and order issues at various locations. Copies of SRI3PL's letters to the DC, Gadag are annexed hereto and marked as </w:t>
      </w:r>
      <w:r w:rsidR="007D3F09" w:rsidRPr="008079A0">
        <w:rPr>
          <w:rFonts w:ascii="Arial" w:hAnsi="Arial" w:cs="Arial"/>
          <w:b/>
          <w:bCs/>
          <w:lang w:val="en-US"/>
        </w:rPr>
        <w:t xml:space="preserve">Annexure </w:t>
      </w:r>
      <w:r>
        <w:rPr>
          <w:rFonts w:ascii="Arial" w:hAnsi="Arial" w:cs="Arial"/>
          <w:b/>
          <w:bCs/>
          <w:lang w:val="en-US"/>
        </w:rPr>
        <w:t>P [•]</w:t>
      </w:r>
      <w:r w:rsidR="007D3F09" w:rsidRPr="008079A0">
        <w:rPr>
          <w:rFonts w:ascii="Arial" w:hAnsi="Arial" w:cs="Arial"/>
          <w:b/>
          <w:bCs/>
          <w:lang w:val="en-US"/>
        </w:rPr>
        <w:t xml:space="preserve"> (Colly.)</w:t>
      </w:r>
      <w:r w:rsidR="007D3F09" w:rsidRPr="008079A0">
        <w:rPr>
          <w:rFonts w:ascii="Arial" w:hAnsi="Arial" w:cs="Arial"/>
          <w:lang w:val="en-US"/>
        </w:rPr>
        <w:t xml:space="preserve"> (wind component) and </w:t>
      </w:r>
      <w:r w:rsidR="007D3F09" w:rsidRPr="008079A0">
        <w:rPr>
          <w:rFonts w:ascii="Arial" w:hAnsi="Arial" w:cs="Arial"/>
          <w:b/>
          <w:bCs/>
          <w:lang w:val="en-US"/>
        </w:rPr>
        <w:t xml:space="preserve">Annexure </w:t>
      </w:r>
      <w:r>
        <w:rPr>
          <w:rFonts w:ascii="Arial" w:hAnsi="Arial" w:cs="Arial"/>
          <w:b/>
          <w:bCs/>
          <w:lang w:val="en-US"/>
        </w:rPr>
        <w:t>P [•]</w:t>
      </w:r>
      <w:r w:rsidR="007D3F09" w:rsidRPr="008079A0">
        <w:rPr>
          <w:rFonts w:ascii="Arial" w:hAnsi="Arial" w:cs="Arial"/>
          <w:b/>
          <w:bCs/>
          <w:lang w:val="en-US"/>
        </w:rPr>
        <w:t xml:space="preserve"> (Colly.)</w:t>
      </w:r>
      <w:r w:rsidR="007D3F09" w:rsidRPr="008079A0">
        <w:rPr>
          <w:rFonts w:ascii="Arial" w:hAnsi="Arial" w:cs="Arial"/>
          <w:lang w:val="en-US"/>
        </w:rPr>
        <w:t xml:space="preserve"> (solar component).</w:t>
      </w:r>
    </w:p>
    <w:p w14:paraId="12706997" w14:textId="725F2738" w:rsidR="007D3F09" w:rsidRPr="008079A0" w:rsidRDefault="00684412" w:rsidP="007D3F09">
      <w:pPr>
        <w:spacing w:line="360" w:lineRule="auto"/>
        <w:jc w:val="both"/>
        <w:rPr>
          <w:rFonts w:ascii="Arial" w:hAnsi="Arial" w:cs="Arial"/>
          <w:lang w:val="en-US"/>
        </w:rPr>
      </w:pPr>
      <w:r>
        <w:rPr>
          <w:rFonts w:ascii="Arial" w:hAnsi="Arial" w:cs="Arial"/>
          <w:b/>
          <w:bCs/>
          <w:i/>
          <w:iCs/>
          <w:lang w:val="en-US"/>
        </w:rPr>
        <w:t>E.</w:t>
      </w:r>
      <w:r>
        <w:rPr>
          <w:rFonts w:ascii="Arial" w:hAnsi="Arial" w:cs="Arial"/>
          <w:b/>
          <w:bCs/>
          <w:i/>
          <w:iCs/>
          <w:lang w:val="en-US"/>
        </w:rPr>
        <w:tab/>
      </w:r>
      <w:r w:rsidR="007D3F09" w:rsidRPr="008079A0">
        <w:rPr>
          <w:rFonts w:ascii="Arial" w:hAnsi="Arial" w:cs="Arial"/>
          <w:b/>
          <w:bCs/>
          <w:i/>
          <w:iCs/>
          <w:lang w:val="en-US"/>
        </w:rPr>
        <w:t>Delay due to heavy rainfall</w:t>
      </w:r>
    </w:p>
    <w:p w14:paraId="7D8F9294" w14:textId="7B739296" w:rsidR="007D3F09" w:rsidRPr="008079A0" w:rsidRDefault="00684412" w:rsidP="007D3F09">
      <w:pPr>
        <w:spacing w:line="360" w:lineRule="auto"/>
        <w:jc w:val="both"/>
        <w:rPr>
          <w:rFonts w:ascii="Arial" w:hAnsi="Arial" w:cs="Arial"/>
          <w:lang w:val="en-US"/>
        </w:rPr>
      </w:pPr>
      <w:r>
        <w:rPr>
          <w:rFonts w:ascii="Arial" w:hAnsi="Arial" w:cs="Arial"/>
          <w:lang w:val="en-US"/>
        </w:rPr>
        <w:t>104</w:t>
      </w:r>
      <w:r w:rsidR="007D3F09">
        <w:rPr>
          <w:rFonts w:ascii="Arial" w:hAnsi="Arial" w:cs="Arial"/>
          <w:lang w:val="en-US"/>
        </w:rPr>
        <w:t>.</w:t>
      </w:r>
      <w:r w:rsidR="007D3F09">
        <w:rPr>
          <w:rFonts w:ascii="Arial" w:hAnsi="Arial" w:cs="Arial"/>
          <w:lang w:val="en-US"/>
        </w:rPr>
        <w:tab/>
      </w:r>
      <w:r w:rsidR="007D3F09" w:rsidRPr="008079A0">
        <w:rPr>
          <w:rFonts w:ascii="Arial" w:hAnsi="Arial" w:cs="Arial"/>
          <w:lang w:val="en-US"/>
        </w:rPr>
        <w:t>It is submitted that from May 2024 to September 2024 and then May 2025 to September 2025, there was an unprecedented amount of rainfall which rendered the pathways to the site inaccessible and further delayed construction activities as the rain made the soil soggy and unfit for heavy machinery movement. The unprecedented rainfall in May 2024 to September 2024 had adversely impacted the development works at the WTG locations. Further, the unprecedented rains during May 2025 to September 2025 impacted the WTGs readiness for undergoing trial runs which require SCADA communication, metering checks, time drift report, protection relay mapping as per signal list, signature test for equipment etc.</w:t>
      </w:r>
    </w:p>
    <w:p w14:paraId="07F737F9" w14:textId="3BC5100C" w:rsidR="007D3F09" w:rsidRPr="008079A0" w:rsidRDefault="00E42E82" w:rsidP="007D3F09">
      <w:pPr>
        <w:spacing w:line="360" w:lineRule="auto"/>
        <w:jc w:val="both"/>
        <w:rPr>
          <w:rFonts w:ascii="Arial" w:hAnsi="Arial" w:cs="Arial"/>
          <w:lang w:val="en-US"/>
        </w:rPr>
      </w:pPr>
      <w:r>
        <w:rPr>
          <w:rFonts w:ascii="Arial" w:hAnsi="Arial" w:cs="Arial"/>
          <w:lang w:val="en-US"/>
        </w:rPr>
        <w:t>105</w:t>
      </w:r>
      <w:r w:rsidR="007D3F09">
        <w:rPr>
          <w:rFonts w:ascii="Arial" w:hAnsi="Arial" w:cs="Arial"/>
          <w:lang w:val="en-US"/>
        </w:rPr>
        <w:t>.</w:t>
      </w:r>
      <w:r w:rsidR="007D3F09">
        <w:rPr>
          <w:rFonts w:ascii="Arial" w:hAnsi="Arial" w:cs="Arial"/>
          <w:lang w:val="en-US"/>
        </w:rPr>
        <w:tab/>
      </w:r>
      <w:r w:rsidR="007D3F09" w:rsidRPr="008079A0">
        <w:rPr>
          <w:rFonts w:ascii="Arial" w:hAnsi="Arial" w:cs="Arial"/>
          <w:lang w:val="en-US"/>
        </w:rPr>
        <w:t>The factum of excess rainfall in Gadag and surrounding districts is supported from the data provided by Karnataka State Natural Disaster Monitoring Centre (</w:t>
      </w:r>
      <w:r w:rsidR="007D3F09">
        <w:rPr>
          <w:rFonts w:ascii="Arial" w:hAnsi="Arial" w:cs="Arial"/>
          <w:lang w:val="en-US"/>
        </w:rPr>
        <w:t>“</w:t>
      </w:r>
      <w:r w:rsidR="007D3F09" w:rsidRPr="001B3449">
        <w:rPr>
          <w:rFonts w:ascii="Arial" w:hAnsi="Arial" w:cs="Arial"/>
          <w:b/>
          <w:bCs/>
          <w:lang w:val="en-US"/>
        </w:rPr>
        <w:t>KSNDMC</w:t>
      </w:r>
      <w:r w:rsidR="007D3F09">
        <w:rPr>
          <w:rFonts w:ascii="Arial" w:hAnsi="Arial" w:cs="Arial"/>
          <w:lang w:val="en-US"/>
        </w:rPr>
        <w:t>”</w:t>
      </w:r>
      <w:r w:rsidR="007D3F09" w:rsidRPr="008079A0">
        <w:rPr>
          <w:rFonts w:ascii="Arial" w:hAnsi="Arial" w:cs="Arial"/>
          <w:lang w:val="en-US"/>
        </w:rPr>
        <w:t xml:space="preserve">). This is corroborated by data provided by Water Resource Department, Government of Karnataka. Copy of the data provided by KSNDMC is annexed hereto and marked as </w:t>
      </w:r>
      <w:r w:rsidR="007D3F09" w:rsidRPr="008079A0">
        <w:rPr>
          <w:rFonts w:ascii="Arial" w:hAnsi="Arial" w:cs="Arial"/>
          <w:b/>
          <w:bCs/>
          <w:lang w:val="en-US"/>
        </w:rPr>
        <w:t>Annexure P</w:t>
      </w:r>
      <w:r w:rsidR="00F02A76">
        <w:rPr>
          <w:rFonts w:ascii="Arial" w:hAnsi="Arial" w:cs="Arial"/>
          <w:b/>
          <w:bCs/>
          <w:lang w:val="en-US"/>
        </w:rPr>
        <w:t xml:space="preserve"> [•].</w:t>
      </w:r>
    </w:p>
    <w:p w14:paraId="322AF6D7" w14:textId="2231164A" w:rsidR="007D3F09" w:rsidRPr="008079A0" w:rsidRDefault="00E42E82" w:rsidP="007D3F09">
      <w:pPr>
        <w:spacing w:line="360" w:lineRule="auto"/>
        <w:jc w:val="both"/>
        <w:rPr>
          <w:rFonts w:ascii="Arial" w:hAnsi="Arial" w:cs="Arial"/>
          <w:lang w:val="en-US"/>
        </w:rPr>
      </w:pPr>
      <w:r>
        <w:rPr>
          <w:rFonts w:ascii="Arial" w:hAnsi="Arial" w:cs="Arial"/>
          <w:lang w:val="en-US"/>
        </w:rPr>
        <w:t>106</w:t>
      </w:r>
      <w:r w:rsidR="007D3F09">
        <w:rPr>
          <w:rFonts w:ascii="Arial" w:hAnsi="Arial" w:cs="Arial"/>
          <w:lang w:val="en-US"/>
        </w:rPr>
        <w:t>.</w:t>
      </w:r>
      <w:r w:rsidR="007D3F09">
        <w:rPr>
          <w:rFonts w:ascii="Arial" w:hAnsi="Arial" w:cs="Arial"/>
          <w:lang w:val="en-US"/>
        </w:rPr>
        <w:tab/>
      </w:r>
      <w:r w:rsidR="007D3F09" w:rsidRPr="008079A0">
        <w:rPr>
          <w:rFonts w:ascii="Arial" w:hAnsi="Arial" w:cs="Arial"/>
          <w:lang w:val="en-US"/>
        </w:rPr>
        <w:t xml:space="preserve">As a result of such unprecedented and heavy rainfall, the soil at the WTG locations became very soft due to significant absorption of water. Consequently, water </w:t>
      </w:r>
      <w:r w:rsidR="007D3F09" w:rsidRPr="008079A0">
        <w:rPr>
          <w:rFonts w:ascii="Arial" w:hAnsi="Arial" w:cs="Arial"/>
          <w:lang w:val="en-US"/>
        </w:rPr>
        <w:lastRenderedPageBreak/>
        <w:t>logging has been caused at WTG sites and adversely impacted the Project works in spite of measures taken by SRI3PL to mitigate the impact of seasonal rainfall.</w:t>
      </w:r>
    </w:p>
    <w:p w14:paraId="325DDF7A" w14:textId="06CBAD8B" w:rsidR="007D3F09" w:rsidRPr="00E42E82" w:rsidRDefault="00E42E82" w:rsidP="00E42E82">
      <w:pPr>
        <w:spacing w:line="360" w:lineRule="auto"/>
        <w:ind w:left="720" w:hanging="720"/>
        <w:jc w:val="both"/>
        <w:rPr>
          <w:rFonts w:ascii="Arial" w:hAnsi="Arial" w:cs="Arial"/>
          <w:b/>
          <w:bCs/>
          <w:i/>
          <w:iCs/>
        </w:rPr>
      </w:pPr>
      <w:r w:rsidRPr="00E42E82">
        <w:rPr>
          <w:rFonts w:ascii="Arial" w:hAnsi="Arial" w:cs="Arial"/>
          <w:b/>
          <w:bCs/>
          <w:i/>
          <w:iCs/>
        </w:rPr>
        <w:t>F.</w:t>
      </w:r>
      <w:r w:rsidRPr="00E42E82">
        <w:rPr>
          <w:rFonts w:ascii="Arial" w:hAnsi="Arial" w:cs="Arial"/>
          <w:b/>
          <w:bCs/>
          <w:i/>
          <w:iCs/>
        </w:rPr>
        <w:tab/>
      </w:r>
      <w:r w:rsidR="007D3F09" w:rsidRPr="00E42E82">
        <w:rPr>
          <w:rFonts w:ascii="Arial" w:hAnsi="Arial" w:cs="Arial"/>
          <w:b/>
          <w:bCs/>
          <w:i/>
          <w:iCs/>
        </w:rPr>
        <w:t xml:space="preserve">Delay in commissioning of installed capacity of 360.5 MW </w:t>
      </w:r>
      <w:r>
        <w:rPr>
          <w:rFonts w:ascii="Arial" w:hAnsi="Arial" w:cs="Arial"/>
          <w:b/>
          <w:bCs/>
          <w:i/>
          <w:iCs/>
        </w:rPr>
        <w:t>for</w:t>
      </w:r>
      <w:r w:rsidR="007D3F09" w:rsidRPr="00E42E82">
        <w:rPr>
          <w:rFonts w:ascii="Arial" w:hAnsi="Arial" w:cs="Arial"/>
          <w:b/>
          <w:bCs/>
          <w:i/>
          <w:iCs/>
        </w:rPr>
        <w:t xml:space="preserve"> reasons beyond the control of SRI3PL</w:t>
      </w:r>
    </w:p>
    <w:p w14:paraId="01CC9B29" w14:textId="6EA07C1D" w:rsidR="007D3F09" w:rsidRDefault="00E42E82" w:rsidP="007D3F09">
      <w:pPr>
        <w:spacing w:line="360" w:lineRule="auto"/>
        <w:jc w:val="both"/>
        <w:rPr>
          <w:rFonts w:ascii="Arial" w:hAnsi="Arial" w:cs="Arial"/>
        </w:rPr>
      </w:pPr>
      <w:r>
        <w:rPr>
          <w:rFonts w:ascii="Arial" w:hAnsi="Arial" w:cs="Arial"/>
        </w:rPr>
        <w:t>107</w:t>
      </w:r>
      <w:r w:rsidR="007D3F09">
        <w:rPr>
          <w:rFonts w:ascii="Arial" w:hAnsi="Arial" w:cs="Arial"/>
        </w:rPr>
        <w:t>.</w:t>
      </w:r>
      <w:r w:rsidR="007D3F09">
        <w:rPr>
          <w:rFonts w:ascii="Arial" w:hAnsi="Arial" w:cs="Arial"/>
        </w:rPr>
        <w:tab/>
        <w:t xml:space="preserve">It is submitted that in spite of the above-mentioned events, SRI3PL acquired the requisite land and successfully installed a total of 360.5 MW capacity </w:t>
      </w:r>
      <w:r w:rsidR="007D3F09" w:rsidRPr="00EE588C">
        <w:rPr>
          <w:rFonts w:ascii="Arial" w:hAnsi="Arial" w:cs="Arial"/>
        </w:rPr>
        <w:t>with the available land</w:t>
      </w:r>
      <w:r w:rsidR="007D3F09">
        <w:rPr>
          <w:rFonts w:ascii="Arial" w:hAnsi="Arial" w:cs="Arial"/>
        </w:rPr>
        <w:t xml:space="preserve"> as on 30.06.2025, i.e., (i) Solar - </w:t>
      </w:r>
      <w:r w:rsidR="007D3F09" w:rsidRPr="00EE588C">
        <w:rPr>
          <w:rFonts w:ascii="Arial" w:hAnsi="Arial" w:cs="Arial"/>
        </w:rPr>
        <w:t>162.5 MW out of 200 MW</w:t>
      </w:r>
      <w:r w:rsidR="007D3F09">
        <w:rPr>
          <w:rFonts w:ascii="Arial" w:hAnsi="Arial" w:cs="Arial"/>
        </w:rPr>
        <w:t xml:space="preserve">; </w:t>
      </w:r>
      <w:r w:rsidR="007D3F09" w:rsidRPr="00EE588C">
        <w:rPr>
          <w:rFonts w:ascii="Arial" w:hAnsi="Arial" w:cs="Arial"/>
        </w:rPr>
        <w:t>and</w:t>
      </w:r>
      <w:r w:rsidR="007D3F09">
        <w:rPr>
          <w:rFonts w:ascii="Arial" w:hAnsi="Arial" w:cs="Arial"/>
        </w:rPr>
        <w:t xml:space="preserve"> (ii) Wind - </w:t>
      </w:r>
      <w:r w:rsidR="007D3F09" w:rsidRPr="00EE588C">
        <w:rPr>
          <w:rFonts w:ascii="Arial" w:hAnsi="Arial" w:cs="Arial"/>
        </w:rPr>
        <w:t>198 MW out of 270 MW</w:t>
      </w:r>
      <w:r w:rsidR="007D3F09">
        <w:rPr>
          <w:rFonts w:ascii="Arial" w:hAnsi="Arial" w:cs="Arial"/>
        </w:rPr>
        <w:t>, as detailed hereunder:</w:t>
      </w:r>
    </w:p>
    <w:p w14:paraId="21692FFD" w14:textId="77777777" w:rsidR="007D3F09" w:rsidRDefault="007D3F09" w:rsidP="007D3F09">
      <w:pPr>
        <w:spacing w:line="360" w:lineRule="auto"/>
        <w:ind w:left="720" w:hanging="720"/>
        <w:jc w:val="both"/>
        <w:rPr>
          <w:rFonts w:ascii="Arial" w:hAnsi="Arial" w:cs="Arial"/>
          <w:lang w:val="en-US"/>
        </w:rPr>
      </w:pPr>
      <w:r>
        <w:rPr>
          <w:rFonts w:ascii="Arial" w:hAnsi="Arial" w:cs="Arial"/>
        </w:rPr>
        <w:t>(a)</w:t>
      </w:r>
      <w:r>
        <w:rPr>
          <w:rFonts w:ascii="Arial" w:hAnsi="Arial" w:cs="Arial"/>
        </w:rPr>
        <w:tab/>
      </w:r>
      <w:r w:rsidRPr="007D1025">
        <w:rPr>
          <w:rFonts w:ascii="Arial" w:hAnsi="Arial" w:cs="Arial"/>
          <w:b/>
          <w:bCs/>
          <w:lang w:val="en-US"/>
        </w:rPr>
        <w:t>Wind component</w:t>
      </w:r>
      <w:r>
        <w:rPr>
          <w:rFonts w:ascii="Arial" w:hAnsi="Arial" w:cs="Arial"/>
          <w:b/>
          <w:bCs/>
          <w:lang w:val="en-US"/>
        </w:rPr>
        <w:t xml:space="preserve"> </w:t>
      </w:r>
      <w:r w:rsidRPr="00E42758">
        <w:rPr>
          <w:rFonts w:ascii="Arial" w:hAnsi="Arial" w:cs="Arial"/>
          <w:lang w:val="en-US"/>
        </w:rPr>
        <w:t>(</w:t>
      </w:r>
      <w:r>
        <w:rPr>
          <w:rFonts w:ascii="Arial" w:hAnsi="Arial" w:cs="Arial"/>
          <w:lang w:val="en-US"/>
        </w:rPr>
        <w:t xml:space="preserve">198 MW out of 270 MW): </w:t>
      </w:r>
      <w:r w:rsidRPr="007D1025">
        <w:rPr>
          <w:rFonts w:ascii="Arial" w:hAnsi="Arial" w:cs="Arial"/>
          <w:lang w:val="en-US"/>
        </w:rPr>
        <w:t>Wind PSS</w:t>
      </w:r>
      <w:r>
        <w:rPr>
          <w:rFonts w:ascii="Arial" w:hAnsi="Arial" w:cs="Arial"/>
          <w:lang w:val="en-US"/>
        </w:rPr>
        <w:t xml:space="preserve"> and</w:t>
      </w:r>
      <w:r w:rsidRPr="007D1025">
        <w:rPr>
          <w:rFonts w:ascii="Arial" w:hAnsi="Arial" w:cs="Arial"/>
          <w:lang w:val="en-US"/>
        </w:rPr>
        <w:t xml:space="preserve"> 25 WTGs were mechanically ready and installed as on 30.03.2024 and Wind PSS to Solar PSS </w:t>
      </w:r>
      <w:r>
        <w:rPr>
          <w:rFonts w:ascii="Arial" w:hAnsi="Arial" w:cs="Arial"/>
          <w:lang w:val="en-US"/>
        </w:rPr>
        <w:t xml:space="preserve">DTL </w:t>
      </w:r>
      <w:r w:rsidRPr="007D1025">
        <w:rPr>
          <w:rFonts w:ascii="Arial" w:hAnsi="Arial" w:cs="Arial"/>
          <w:lang w:val="en-US"/>
        </w:rPr>
        <w:t>was ready as on 30.06.2024. Further, 55 WTGs (198 MW) were ready as on 30.06.2025.</w:t>
      </w:r>
    </w:p>
    <w:p w14:paraId="5B62CA50" w14:textId="77777777" w:rsidR="007D3F09" w:rsidRDefault="007D3F09" w:rsidP="007D3F09">
      <w:pPr>
        <w:spacing w:line="360" w:lineRule="auto"/>
        <w:ind w:left="720" w:hanging="720"/>
        <w:jc w:val="both"/>
        <w:rPr>
          <w:rFonts w:ascii="Arial" w:hAnsi="Arial" w:cs="Arial"/>
        </w:rPr>
      </w:pPr>
      <w:r w:rsidRPr="41E4CB6E">
        <w:rPr>
          <w:rFonts w:ascii="Arial" w:hAnsi="Arial" w:cs="Arial"/>
          <w:lang w:val="en-US"/>
        </w:rPr>
        <w:t>(b)</w:t>
      </w:r>
      <w:r>
        <w:tab/>
      </w:r>
      <w:r w:rsidRPr="41E4CB6E">
        <w:rPr>
          <w:rFonts w:ascii="Arial" w:hAnsi="Arial" w:cs="Arial"/>
          <w:b/>
          <w:bCs/>
          <w:lang w:val="en-US"/>
        </w:rPr>
        <w:t xml:space="preserve">Solar component </w:t>
      </w:r>
      <w:r w:rsidRPr="41E4CB6E">
        <w:rPr>
          <w:rFonts w:ascii="Arial" w:hAnsi="Arial" w:cs="Arial"/>
          <w:lang w:val="en-US"/>
        </w:rPr>
        <w:t>(</w:t>
      </w:r>
      <w:commentRangeStart w:id="81"/>
      <w:commentRangeStart w:id="82"/>
      <w:r w:rsidRPr="41E4CB6E">
        <w:rPr>
          <w:rFonts w:ascii="Arial" w:hAnsi="Arial" w:cs="Arial"/>
          <w:lang w:val="en-US"/>
        </w:rPr>
        <w:t>162</w:t>
      </w:r>
      <w:commentRangeEnd w:id="81"/>
      <w:r w:rsidRPr="41E4CB6E">
        <w:rPr>
          <w:rStyle w:val="CommentReference"/>
          <w:rFonts w:ascii="Arial" w:hAnsi="Arial" w:cs="Arial"/>
          <w:sz w:val="24"/>
          <w:szCs w:val="24"/>
          <w:lang w:val="en-US"/>
        </w:rPr>
        <w:commentReference w:id="81"/>
      </w:r>
      <w:commentRangeEnd w:id="82"/>
      <w:r w:rsidR="00354411" w:rsidRPr="41E4CB6E">
        <w:rPr>
          <w:rStyle w:val="CommentReference"/>
          <w:rFonts w:ascii="Arial" w:hAnsi="Arial" w:cs="Arial"/>
          <w:sz w:val="24"/>
          <w:szCs w:val="24"/>
          <w:lang w:val="en-US"/>
        </w:rPr>
        <w:commentReference w:id="82"/>
      </w:r>
      <w:r w:rsidRPr="41E4CB6E">
        <w:rPr>
          <w:rFonts w:ascii="Arial" w:hAnsi="Arial" w:cs="Arial"/>
          <w:lang w:val="en-US"/>
        </w:rPr>
        <w:t xml:space="preserve">.5 MW out of 200 MW): Solar PSS was ready as on 31.03.2024 and DTL from Solar PSS to ISTS substation was ready as on 30.05.2024 and 100 MW Solar capacity was installed as on 30.11.2024. However, trial run for the said capacity could not be undertaken due to the absence of Connectivity Agreement (which was executed on 19.03.2025) as Con 4 was under evaluation. As on 30.06.2025, 162.5 MW solar out of total of 200 MW was installed. </w:t>
      </w:r>
    </w:p>
    <w:p w14:paraId="6550F706" w14:textId="77777777" w:rsidR="007966C9" w:rsidRDefault="007D3F09" w:rsidP="007D3F09">
      <w:pPr>
        <w:spacing w:line="360" w:lineRule="auto"/>
        <w:jc w:val="both"/>
        <w:rPr>
          <w:rFonts w:ascii="Arial" w:hAnsi="Arial" w:cs="Arial"/>
        </w:rPr>
      </w:pPr>
      <w:r>
        <w:rPr>
          <w:rFonts w:ascii="Arial" w:hAnsi="Arial" w:cs="Arial"/>
        </w:rPr>
        <w:t xml:space="preserve">Therefore, with the requisite evacuation facilities, SRI3PL would have been able to commission part capacity of the Project on 23.05.2025, i.e., before the ISTS waiver cut-off date of 30.06.2025. </w:t>
      </w:r>
    </w:p>
    <w:p w14:paraId="77F841E4" w14:textId="17754BF4" w:rsidR="007D3F09" w:rsidRPr="007966C9" w:rsidRDefault="007966C9" w:rsidP="007D3F09">
      <w:pPr>
        <w:spacing w:line="360" w:lineRule="auto"/>
        <w:jc w:val="both"/>
        <w:rPr>
          <w:rFonts w:ascii="Arial" w:hAnsi="Arial" w:cs="Arial"/>
        </w:rPr>
      </w:pPr>
      <w:r w:rsidRPr="007966C9">
        <w:rPr>
          <w:rFonts w:ascii="Arial" w:hAnsi="Arial" w:cs="Arial"/>
        </w:rPr>
        <w:t>108.</w:t>
      </w:r>
      <w:r w:rsidRPr="007966C9">
        <w:rPr>
          <w:rFonts w:ascii="Arial" w:hAnsi="Arial" w:cs="Arial"/>
        </w:rPr>
        <w:tab/>
      </w:r>
      <w:r w:rsidR="007D3F09" w:rsidRPr="007966C9">
        <w:rPr>
          <w:rFonts w:ascii="Arial" w:hAnsi="Arial" w:cs="Arial"/>
        </w:rPr>
        <w:t>As on date</w:t>
      </w:r>
      <w:r w:rsidRPr="007966C9">
        <w:rPr>
          <w:rFonts w:ascii="Arial" w:hAnsi="Arial" w:cs="Arial"/>
        </w:rPr>
        <w:t xml:space="preserve"> of filing of the application fo</w:t>
      </w:r>
      <w:ins w:id="83" w:author="Kunal Lalit Kaistha" w:date="2026-09-16T19:01:00Z" w16du:dateUtc="2026-09-16T13:31:00Z">
        <w:r w:rsidR="00422F32">
          <w:rPr>
            <w:rFonts w:ascii="Arial" w:hAnsi="Arial" w:cs="Arial"/>
          </w:rPr>
          <w:t>r</w:t>
        </w:r>
      </w:ins>
      <w:del w:id="84" w:author="Kunal Lalit Kaistha" w:date="2026-09-16T19:01:00Z" w16du:dateUtc="2026-09-16T13:31:00Z">
        <w:r w:rsidRPr="007966C9" w:rsidDel="00422F32">
          <w:rPr>
            <w:rFonts w:ascii="Arial" w:hAnsi="Arial" w:cs="Arial"/>
          </w:rPr>
          <w:delText>e</w:delText>
        </w:r>
      </w:del>
      <w:r w:rsidRPr="007966C9">
        <w:rPr>
          <w:rFonts w:ascii="Arial" w:hAnsi="Arial" w:cs="Arial"/>
        </w:rPr>
        <w:t xml:space="preserve"> extension of SCOD before the Committee on 12.03.2026</w:t>
      </w:r>
      <w:r w:rsidR="007D3F09" w:rsidRPr="007966C9">
        <w:rPr>
          <w:rFonts w:ascii="Arial" w:hAnsi="Arial" w:cs="Arial"/>
        </w:rPr>
        <w:t xml:space="preserve">, the following capacity </w:t>
      </w:r>
      <w:r w:rsidRPr="007966C9">
        <w:rPr>
          <w:rFonts w:ascii="Arial" w:hAnsi="Arial" w:cs="Arial"/>
        </w:rPr>
        <w:t>was</w:t>
      </w:r>
      <w:r w:rsidR="007D3F09" w:rsidRPr="007966C9">
        <w:rPr>
          <w:rFonts w:ascii="Arial" w:hAnsi="Arial" w:cs="Arial"/>
        </w:rPr>
        <w:t xml:space="preserve"> ready for commissioning as is evident from the following CEIG Safety approvals issued to SRI3PL:</w:t>
      </w:r>
    </w:p>
    <w:p w14:paraId="0A04B813" w14:textId="77777777" w:rsidR="007D3F09" w:rsidRPr="007966C9" w:rsidRDefault="007D3F09" w:rsidP="007D3F09">
      <w:pPr>
        <w:spacing w:line="360" w:lineRule="auto"/>
        <w:ind w:left="720" w:hanging="720"/>
        <w:jc w:val="both"/>
        <w:rPr>
          <w:rFonts w:ascii="Arial" w:hAnsi="Arial" w:cs="Arial"/>
        </w:rPr>
      </w:pPr>
      <w:r w:rsidRPr="007966C9">
        <w:rPr>
          <w:rFonts w:ascii="Arial" w:hAnsi="Arial" w:cs="Arial"/>
        </w:rPr>
        <w:t>(a)</w:t>
      </w:r>
      <w:r w:rsidRPr="007966C9">
        <w:rPr>
          <w:rFonts w:ascii="Arial" w:hAnsi="Arial" w:cs="Arial"/>
        </w:rPr>
        <w:tab/>
        <w:t xml:space="preserve">Solar component - PSS (31.03.2024), DTL (30.05.2024), 100 MW (30.11.2024), 162.5 MW including previous 100 MW (10.06.2025) and the total 200 MW (07.01.2026) </w:t>
      </w:r>
    </w:p>
    <w:p w14:paraId="72166846" w14:textId="77777777" w:rsidR="007D3F09" w:rsidRPr="007966C9" w:rsidRDefault="007D3F09" w:rsidP="007D3F09">
      <w:pPr>
        <w:spacing w:line="360" w:lineRule="auto"/>
        <w:ind w:left="720" w:hanging="720"/>
        <w:jc w:val="both"/>
        <w:rPr>
          <w:rFonts w:ascii="Arial" w:hAnsi="Arial" w:cs="Arial"/>
        </w:rPr>
      </w:pPr>
      <w:r w:rsidRPr="007966C9">
        <w:rPr>
          <w:rFonts w:ascii="Arial" w:hAnsi="Arial" w:cs="Arial"/>
        </w:rPr>
        <w:t>(b)</w:t>
      </w:r>
      <w:r w:rsidRPr="007966C9">
        <w:rPr>
          <w:rFonts w:ascii="Arial" w:hAnsi="Arial" w:cs="Arial"/>
        </w:rPr>
        <w:tab/>
        <w:t xml:space="preserve">Wind component - PSS (30.03.2024), DTL (30.06.2024), Wind Capacity: 25 WTGs (11.04.2024), 14 WTGs (31.03.2025), 10 WTGs (06.06.2025), 31WTGs </w:t>
      </w:r>
      <w:r w:rsidRPr="007966C9">
        <w:rPr>
          <w:rFonts w:ascii="Arial" w:hAnsi="Arial" w:cs="Arial"/>
        </w:rPr>
        <w:lastRenderedPageBreak/>
        <w:t>including previous 25 WTGs (20.06.2025), 15 WTGs including pervious 10 WTGs (29.12.2025</w:t>
      </w:r>
    </w:p>
    <w:p w14:paraId="60AB282F" w14:textId="67ED70CB" w:rsidR="007D3F09" w:rsidRDefault="007D3F09" w:rsidP="007D3F09">
      <w:pPr>
        <w:spacing w:line="360" w:lineRule="auto"/>
        <w:jc w:val="both"/>
        <w:rPr>
          <w:rFonts w:ascii="Arial" w:hAnsi="Arial" w:cs="Arial"/>
        </w:rPr>
      </w:pPr>
      <w:r w:rsidRPr="007966C9">
        <w:rPr>
          <w:rFonts w:ascii="Arial" w:hAnsi="Arial" w:cs="Arial"/>
        </w:rPr>
        <w:t xml:space="preserve">The CEIG Safety approvals dated 31.03.2024, 30.05.2024, 30.11.2024, 10.06.2025, 07.01.2026 for the solar component and CEIG Safety approvals dated 30.03.2024, 30.06.2024, 11.04.2024, 31.03.2025, 06.06.2025, 20.06.2025 and 29.12.2025 for wind component are enclosed as </w:t>
      </w:r>
      <w:r w:rsidR="009E6471" w:rsidRPr="00997EF9">
        <w:rPr>
          <w:rFonts w:ascii="Arial" w:hAnsi="Arial" w:cs="Arial"/>
          <w:b/>
          <w:bCs/>
        </w:rPr>
        <w:t xml:space="preserve">Annexure </w:t>
      </w:r>
      <w:r w:rsidR="009E6471">
        <w:rPr>
          <w:rFonts w:ascii="Arial" w:hAnsi="Arial" w:cs="Arial"/>
          <w:b/>
          <w:bCs/>
        </w:rPr>
        <w:t>P [•]</w:t>
      </w:r>
      <w:r w:rsidR="009E6471" w:rsidRPr="00997EF9">
        <w:rPr>
          <w:rFonts w:ascii="Arial" w:hAnsi="Arial" w:cs="Arial"/>
          <w:b/>
          <w:bCs/>
        </w:rPr>
        <w:t>.</w:t>
      </w:r>
      <w:r w:rsidR="009E6471" w:rsidRPr="007966C9">
        <w:rPr>
          <w:rFonts w:ascii="Arial" w:hAnsi="Arial" w:cs="Arial"/>
          <w:b/>
          <w:bCs/>
        </w:rPr>
        <w:t xml:space="preserve"> </w:t>
      </w:r>
      <w:r w:rsidRPr="007966C9">
        <w:rPr>
          <w:rFonts w:ascii="Arial" w:hAnsi="Arial" w:cs="Arial"/>
          <w:b/>
          <w:bCs/>
        </w:rPr>
        <w:t>(Colly.).</w:t>
      </w:r>
      <w:r>
        <w:rPr>
          <w:rFonts w:ascii="Arial" w:hAnsi="Arial" w:cs="Arial"/>
        </w:rPr>
        <w:t xml:space="preserve"> </w:t>
      </w:r>
    </w:p>
    <w:p w14:paraId="033E8FED" w14:textId="0A548F7A" w:rsidR="007966C9" w:rsidRDefault="007966C9" w:rsidP="007D3F09">
      <w:pPr>
        <w:spacing w:line="360" w:lineRule="auto"/>
        <w:jc w:val="both"/>
        <w:rPr>
          <w:rFonts w:ascii="Arial" w:hAnsi="Arial" w:cs="Arial"/>
        </w:rPr>
      </w:pPr>
      <w:r>
        <w:rPr>
          <w:rFonts w:ascii="Arial" w:hAnsi="Arial" w:cs="Arial"/>
        </w:rPr>
        <w:t>109.</w:t>
      </w:r>
      <w:r>
        <w:rPr>
          <w:rFonts w:ascii="Arial" w:hAnsi="Arial" w:cs="Arial"/>
        </w:rPr>
        <w:tab/>
        <w:t xml:space="preserve">However, in spite of the same, the Project could not be commissioned </w:t>
      </w:r>
      <w:r w:rsidR="00B85B9F">
        <w:rPr>
          <w:rFonts w:ascii="Arial" w:hAnsi="Arial" w:cs="Arial"/>
        </w:rPr>
        <w:t>on account of</w:t>
      </w:r>
      <w:r w:rsidR="00D26388">
        <w:rPr>
          <w:rFonts w:ascii="Arial" w:hAnsi="Arial" w:cs="Arial"/>
        </w:rPr>
        <w:t xml:space="preserve"> </w:t>
      </w:r>
      <w:r w:rsidR="00E72CEF">
        <w:rPr>
          <w:rFonts w:ascii="Arial" w:hAnsi="Arial" w:cs="Arial"/>
        </w:rPr>
        <w:t xml:space="preserve">administrative delay in Con-4 approval and the </w:t>
      </w:r>
      <w:r w:rsidR="00D26388">
        <w:rPr>
          <w:rFonts w:ascii="Arial" w:hAnsi="Arial" w:cs="Arial"/>
        </w:rPr>
        <w:t>force majeure event of</w:t>
      </w:r>
      <w:r w:rsidR="00B85B9F">
        <w:rPr>
          <w:rFonts w:ascii="Arial" w:hAnsi="Arial" w:cs="Arial"/>
        </w:rPr>
        <w:t xml:space="preserve"> tower collapse at 5 locations </w:t>
      </w:r>
      <w:r w:rsidR="00E72CEF">
        <w:rPr>
          <w:rFonts w:ascii="Arial" w:hAnsi="Arial" w:cs="Arial"/>
        </w:rPr>
        <w:t xml:space="preserve">and </w:t>
      </w:r>
      <w:r w:rsidR="00D26388">
        <w:rPr>
          <w:rFonts w:ascii="Arial" w:hAnsi="Arial" w:cs="Arial"/>
        </w:rPr>
        <w:t>detailed below:</w:t>
      </w:r>
    </w:p>
    <w:p w14:paraId="7565936D" w14:textId="16BF3BD5" w:rsidR="009E6471" w:rsidRPr="009E6471" w:rsidRDefault="00E72CEF" w:rsidP="009E6471">
      <w:pPr>
        <w:spacing w:line="360" w:lineRule="auto"/>
        <w:jc w:val="both"/>
        <w:rPr>
          <w:rFonts w:ascii="Arial" w:hAnsi="Arial" w:cs="Arial"/>
          <w:b/>
          <w:bCs/>
          <w:i/>
          <w:iCs/>
          <w:lang w:val="en-US"/>
        </w:rPr>
      </w:pPr>
      <w:r w:rsidRPr="009E6471">
        <w:rPr>
          <w:rFonts w:ascii="Arial" w:hAnsi="Arial" w:cs="Arial"/>
          <w:b/>
          <w:bCs/>
          <w:i/>
          <w:iCs/>
        </w:rPr>
        <w:t>D1.</w:t>
      </w:r>
      <w:r w:rsidR="009E6471" w:rsidRPr="009E6471">
        <w:rPr>
          <w:rFonts w:ascii="Arial" w:hAnsi="Arial" w:cs="Arial"/>
          <w:b/>
          <w:bCs/>
          <w:i/>
          <w:iCs/>
        </w:rPr>
        <w:tab/>
      </w:r>
      <w:r w:rsidR="009E6471" w:rsidRPr="009E6471">
        <w:rPr>
          <w:rFonts w:ascii="Arial" w:hAnsi="Arial" w:cs="Arial"/>
          <w:b/>
          <w:bCs/>
          <w:i/>
          <w:iCs/>
          <w:lang w:val="en-US"/>
        </w:rPr>
        <w:t>Administrative Delay in CON-4 Approval</w:t>
      </w:r>
    </w:p>
    <w:p w14:paraId="54D5AC64" w14:textId="301469BB" w:rsidR="009E6471" w:rsidRDefault="009E6471" w:rsidP="009E6471">
      <w:pPr>
        <w:spacing w:line="360" w:lineRule="auto"/>
        <w:jc w:val="both"/>
        <w:rPr>
          <w:rFonts w:ascii="Arial" w:hAnsi="Arial" w:cs="Arial"/>
        </w:rPr>
      </w:pPr>
      <w:r>
        <w:rPr>
          <w:rFonts w:ascii="Arial" w:hAnsi="Arial" w:cs="Arial"/>
        </w:rPr>
        <w:t>110</w:t>
      </w:r>
      <w:r w:rsidRPr="0031520E">
        <w:rPr>
          <w:rFonts w:ascii="Arial" w:hAnsi="Arial" w:cs="Arial"/>
        </w:rPr>
        <w:t>.</w:t>
      </w:r>
      <w:r w:rsidRPr="0031520E">
        <w:rPr>
          <w:rFonts w:ascii="Arial" w:hAnsi="Arial" w:cs="Arial"/>
        </w:rPr>
        <w:tab/>
      </w:r>
      <w:r w:rsidRPr="0098523E">
        <w:rPr>
          <w:rFonts w:ascii="Arial" w:hAnsi="Arial" w:cs="Arial"/>
        </w:rPr>
        <w:t>On 25.01.2024, SRI3PL</w:t>
      </w:r>
      <w:r w:rsidRPr="0031520E">
        <w:rPr>
          <w:rFonts w:ascii="Arial" w:hAnsi="Arial" w:cs="Arial"/>
        </w:rPr>
        <w:t xml:space="preserve"> applied for CON-4 approval for the hybrid capacity of 285 MW connectivity for its 470 MW Project. However, the approval process was prolonged due to multiple iterations and technical queries from CTU/SRLDC.</w:t>
      </w:r>
      <w:r>
        <w:rPr>
          <w:rFonts w:ascii="Arial" w:hAnsi="Arial" w:cs="Arial"/>
        </w:rPr>
        <w:t xml:space="preserve"> Copy of SRI3PL’s application dated 25.01.2024 is enclosed as </w:t>
      </w:r>
      <w:r w:rsidRPr="00997EF9">
        <w:rPr>
          <w:rFonts w:ascii="Arial" w:hAnsi="Arial" w:cs="Arial"/>
          <w:b/>
          <w:bCs/>
        </w:rPr>
        <w:t xml:space="preserve">Annexure </w:t>
      </w:r>
      <w:r>
        <w:rPr>
          <w:rFonts w:ascii="Arial" w:hAnsi="Arial" w:cs="Arial"/>
          <w:b/>
          <w:bCs/>
        </w:rPr>
        <w:t>P [•]</w:t>
      </w:r>
      <w:r w:rsidRPr="00997EF9">
        <w:rPr>
          <w:rFonts w:ascii="Arial" w:hAnsi="Arial" w:cs="Arial"/>
          <w:b/>
          <w:bCs/>
        </w:rPr>
        <w:t>.</w:t>
      </w:r>
    </w:p>
    <w:p w14:paraId="24435278" w14:textId="5D1EF72D" w:rsidR="009E6471" w:rsidRPr="003D661A" w:rsidRDefault="009E6471" w:rsidP="009E6471">
      <w:pPr>
        <w:spacing w:line="360" w:lineRule="auto"/>
        <w:jc w:val="both"/>
        <w:rPr>
          <w:rFonts w:ascii="Arial" w:hAnsi="Arial" w:cs="Arial"/>
        </w:rPr>
      </w:pPr>
      <w:r>
        <w:rPr>
          <w:rFonts w:ascii="Arial" w:hAnsi="Arial" w:cs="Arial"/>
        </w:rPr>
        <w:t>111</w:t>
      </w:r>
      <w:r w:rsidRPr="0031520E">
        <w:rPr>
          <w:rFonts w:ascii="Arial" w:hAnsi="Arial" w:cs="Arial"/>
        </w:rPr>
        <w:t>.</w:t>
      </w:r>
      <w:r w:rsidRPr="0031520E">
        <w:rPr>
          <w:rFonts w:ascii="Arial" w:hAnsi="Arial" w:cs="Arial"/>
        </w:rPr>
        <w:tab/>
        <w:t>Consequently, the Connectivity Agreement was only executed on 19.03.2025</w:t>
      </w:r>
      <w:r>
        <w:rPr>
          <w:rFonts w:ascii="Arial" w:hAnsi="Arial" w:cs="Arial"/>
        </w:rPr>
        <w:t xml:space="preserve"> Since trail runs could not have commenced without a valid Connectivity Agreement, the above-mentioned a</w:t>
      </w:r>
      <w:r w:rsidRPr="0031520E">
        <w:rPr>
          <w:rFonts w:ascii="Arial" w:hAnsi="Arial" w:cs="Arial"/>
        </w:rPr>
        <w:t xml:space="preserve">dministrative delay </w:t>
      </w:r>
      <w:r>
        <w:rPr>
          <w:rFonts w:ascii="Arial" w:hAnsi="Arial" w:cs="Arial"/>
        </w:rPr>
        <w:t xml:space="preserve">resulting in delaying </w:t>
      </w:r>
      <w:r w:rsidRPr="0031520E">
        <w:rPr>
          <w:rFonts w:ascii="Arial" w:hAnsi="Arial" w:cs="Arial"/>
        </w:rPr>
        <w:t>the commissioning timeline</w:t>
      </w:r>
      <w:r>
        <w:rPr>
          <w:rFonts w:ascii="Arial" w:hAnsi="Arial" w:cs="Arial"/>
        </w:rPr>
        <w:t xml:space="preserve">. Copy of the Connectivity Agreement dated 19.03.2025 is enclosed as </w:t>
      </w:r>
      <w:r w:rsidRPr="00997EF9">
        <w:rPr>
          <w:rFonts w:ascii="Arial" w:hAnsi="Arial" w:cs="Arial"/>
          <w:b/>
          <w:bCs/>
        </w:rPr>
        <w:t xml:space="preserve">Annexure </w:t>
      </w:r>
      <w:r>
        <w:rPr>
          <w:rFonts w:ascii="Arial" w:hAnsi="Arial" w:cs="Arial"/>
          <w:b/>
          <w:bCs/>
        </w:rPr>
        <w:t>P [•]</w:t>
      </w:r>
      <w:r w:rsidRPr="00997EF9">
        <w:rPr>
          <w:rFonts w:ascii="Arial" w:hAnsi="Arial" w:cs="Arial"/>
          <w:b/>
          <w:bCs/>
        </w:rPr>
        <w:t>.</w:t>
      </w:r>
    </w:p>
    <w:p w14:paraId="54B4FB0A" w14:textId="45BF8CC7" w:rsidR="00E72CEF" w:rsidRDefault="00E72CEF" w:rsidP="007D3F09">
      <w:pPr>
        <w:spacing w:line="360" w:lineRule="auto"/>
        <w:jc w:val="both"/>
        <w:rPr>
          <w:rFonts w:ascii="Arial" w:hAnsi="Arial" w:cs="Arial"/>
        </w:rPr>
      </w:pPr>
    </w:p>
    <w:p w14:paraId="21317C80" w14:textId="49106082" w:rsidR="007D3F09" w:rsidRPr="0031520E" w:rsidRDefault="007D3F09" w:rsidP="007D3F09">
      <w:pPr>
        <w:spacing w:line="360" w:lineRule="auto"/>
        <w:jc w:val="both"/>
        <w:rPr>
          <w:rFonts w:ascii="Arial" w:hAnsi="Arial" w:cs="Arial"/>
          <w:b/>
          <w:bCs/>
          <w:i/>
          <w:iCs/>
        </w:rPr>
      </w:pPr>
      <w:r w:rsidRPr="0031520E">
        <w:rPr>
          <w:rFonts w:ascii="Arial" w:hAnsi="Arial" w:cs="Arial"/>
          <w:b/>
          <w:bCs/>
          <w:i/>
          <w:iCs/>
        </w:rPr>
        <w:t>D</w:t>
      </w:r>
      <w:r w:rsidR="00E72CEF">
        <w:rPr>
          <w:rFonts w:ascii="Arial" w:hAnsi="Arial" w:cs="Arial"/>
          <w:b/>
          <w:bCs/>
          <w:i/>
          <w:iCs/>
        </w:rPr>
        <w:t>2</w:t>
      </w:r>
      <w:r w:rsidRPr="0031520E">
        <w:rPr>
          <w:rFonts w:ascii="Arial" w:hAnsi="Arial" w:cs="Arial"/>
          <w:b/>
          <w:bCs/>
          <w:i/>
          <w:iCs/>
        </w:rPr>
        <w:t>.</w:t>
      </w:r>
      <w:r w:rsidRPr="0031520E">
        <w:rPr>
          <w:rFonts w:ascii="Arial" w:hAnsi="Arial" w:cs="Arial"/>
          <w:b/>
          <w:bCs/>
          <w:i/>
          <w:iCs/>
        </w:rPr>
        <w:tab/>
        <w:t>Delay due to force majeure event of collapse of towers at 5 locations</w:t>
      </w:r>
    </w:p>
    <w:p w14:paraId="028203C9" w14:textId="209A7A01" w:rsidR="007D3F09" w:rsidRDefault="00D26388" w:rsidP="007D3F09">
      <w:pPr>
        <w:spacing w:line="360" w:lineRule="auto"/>
        <w:jc w:val="both"/>
        <w:rPr>
          <w:rFonts w:ascii="Arial" w:hAnsi="Arial" w:cs="Arial"/>
        </w:rPr>
      </w:pPr>
      <w:r>
        <w:rPr>
          <w:rFonts w:ascii="Arial" w:hAnsi="Arial" w:cs="Arial"/>
        </w:rPr>
        <w:t>11</w:t>
      </w:r>
      <w:r w:rsidR="009E6471">
        <w:rPr>
          <w:rFonts w:ascii="Arial" w:hAnsi="Arial" w:cs="Arial"/>
        </w:rPr>
        <w:t>2</w:t>
      </w:r>
      <w:r w:rsidR="007D3F09">
        <w:rPr>
          <w:rFonts w:ascii="Arial" w:hAnsi="Arial" w:cs="Arial"/>
        </w:rPr>
        <w:t>.</w:t>
      </w:r>
      <w:r w:rsidR="007D3F09">
        <w:rPr>
          <w:rFonts w:ascii="Arial" w:hAnsi="Arial" w:cs="Arial"/>
        </w:rPr>
        <w:tab/>
        <w:t xml:space="preserve">Even after the successful installation of 360.5 MW capacity, such capacity could not be commissioned on account collapse of </w:t>
      </w:r>
      <w:r w:rsidR="007D3F09" w:rsidRPr="0031716A">
        <w:rPr>
          <w:rFonts w:ascii="Arial" w:hAnsi="Arial" w:cs="Arial"/>
        </w:rPr>
        <w:t>400KV D/C (Twin HTLS) Gadag ISTS -Narendra New Transmission line tower connecting Gadag ISTS S/s to Narendra (New) S/s at 5 locations</w:t>
      </w:r>
      <w:r w:rsidR="007D3F09">
        <w:rPr>
          <w:rFonts w:ascii="Arial" w:hAnsi="Arial" w:cs="Arial"/>
        </w:rPr>
        <w:t xml:space="preserve"> due to inclement weather conditions which qualify as a Force Majeure Event. The relevant details regarding the force majeure event and the delay caused on account of the same is detailed below:</w:t>
      </w:r>
    </w:p>
    <w:p w14:paraId="50D7DBDC" w14:textId="26955DBB" w:rsidR="007D3F09" w:rsidRDefault="007D3F09" w:rsidP="007D3F09">
      <w:pPr>
        <w:spacing w:line="360" w:lineRule="auto"/>
        <w:ind w:left="720" w:hanging="720"/>
        <w:jc w:val="both"/>
        <w:rPr>
          <w:rFonts w:ascii="Arial" w:hAnsi="Arial" w:cs="Arial"/>
        </w:rPr>
      </w:pPr>
      <w:r>
        <w:rPr>
          <w:rFonts w:ascii="Arial" w:hAnsi="Arial" w:cs="Arial"/>
        </w:rPr>
        <w:t>(a)</w:t>
      </w:r>
      <w:r>
        <w:rPr>
          <w:rFonts w:ascii="Arial" w:hAnsi="Arial" w:cs="Arial"/>
        </w:rPr>
        <w:tab/>
        <w:t xml:space="preserve">The Project is connected to the </w:t>
      </w:r>
      <w:r w:rsidRPr="0031716A">
        <w:rPr>
          <w:rFonts w:ascii="Arial" w:hAnsi="Arial" w:cs="Arial"/>
        </w:rPr>
        <w:t xml:space="preserve">400KV D/C (Twin HTLS) Gadag ISTS-Narendra New Transmission line. </w:t>
      </w:r>
      <w:r>
        <w:rPr>
          <w:rFonts w:ascii="Arial" w:hAnsi="Arial" w:cs="Arial"/>
        </w:rPr>
        <w:t xml:space="preserve">On 13.05.2025, five towers at Location Nos. </w:t>
      </w:r>
      <w:r w:rsidRPr="0031716A">
        <w:rPr>
          <w:rFonts w:ascii="Arial" w:hAnsi="Arial" w:cs="Arial"/>
        </w:rPr>
        <w:t>16/4,16/6,16/7,16/8</w:t>
      </w:r>
      <w:r>
        <w:rPr>
          <w:rFonts w:ascii="Arial" w:hAnsi="Arial" w:cs="Arial"/>
        </w:rPr>
        <w:t xml:space="preserve"> of the said line collapsed due to inclement weather </w:t>
      </w:r>
      <w:r>
        <w:rPr>
          <w:rFonts w:ascii="Arial" w:hAnsi="Arial" w:cs="Arial"/>
        </w:rPr>
        <w:lastRenderedPageBreak/>
        <w:t xml:space="preserve">conditions. The same is evident from the report of the Southern Region Load Despatch Centre dated 19.05.2025 which is enclosed as </w:t>
      </w:r>
      <w:r w:rsidRPr="00676C95">
        <w:rPr>
          <w:rFonts w:ascii="Arial" w:hAnsi="Arial" w:cs="Arial"/>
          <w:b/>
          <w:bCs/>
        </w:rPr>
        <w:t xml:space="preserve">Annexure </w:t>
      </w:r>
      <w:r w:rsidR="00D26388">
        <w:rPr>
          <w:rFonts w:ascii="Arial" w:hAnsi="Arial" w:cs="Arial"/>
          <w:b/>
          <w:bCs/>
        </w:rPr>
        <w:t>P [•].</w:t>
      </w:r>
    </w:p>
    <w:p w14:paraId="041A565A" w14:textId="7387E72C" w:rsidR="007D3F09" w:rsidRDefault="007D3F09" w:rsidP="007D3F09">
      <w:pPr>
        <w:spacing w:line="360" w:lineRule="auto"/>
        <w:ind w:left="720" w:hanging="720"/>
        <w:jc w:val="both"/>
        <w:rPr>
          <w:rFonts w:ascii="Arial" w:hAnsi="Arial" w:cs="Arial"/>
        </w:rPr>
      </w:pPr>
      <w:r>
        <w:rPr>
          <w:rFonts w:ascii="Arial" w:hAnsi="Arial" w:cs="Arial"/>
        </w:rPr>
        <w:t>(b)</w:t>
      </w:r>
      <w:r>
        <w:rPr>
          <w:rFonts w:ascii="Arial" w:hAnsi="Arial" w:cs="Arial"/>
        </w:rPr>
        <w:tab/>
        <w:t xml:space="preserve">On 23.05.2025, SRI3PL issued the force majeure notice to its beneficiaries under Article 11 of the respective PDAs notifying them about the force majeure event of collapse of 5 towers of the relevant transmission line which are enclosed as </w:t>
      </w:r>
      <w:r w:rsidR="00D26388" w:rsidRPr="00676C95">
        <w:rPr>
          <w:rFonts w:ascii="Arial" w:hAnsi="Arial" w:cs="Arial"/>
          <w:b/>
          <w:bCs/>
        </w:rPr>
        <w:t xml:space="preserve">Annexure </w:t>
      </w:r>
      <w:r w:rsidR="00D26388">
        <w:rPr>
          <w:rFonts w:ascii="Arial" w:hAnsi="Arial" w:cs="Arial"/>
          <w:b/>
          <w:bCs/>
        </w:rPr>
        <w:t>P [•].</w:t>
      </w:r>
    </w:p>
    <w:p w14:paraId="016F737F" w14:textId="3EE78FD7" w:rsidR="007D3F09" w:rsidRDefault="007D3F09" w:rsidP="007D3F09">
      <w:pPr>
        <w:spacing w:line="360" w:lineRule="auto"/>
        <w:ind w:left="720" w:hanging="720"/>
        <w:jc w:val="both"/>
        <w:rPr>
          <w:rFonts w:ascii="Arial" w:hAnsi="Arial" w:cs="Arial"/>
        </w:rPr>
      </w:pPr>
      <w:r>
        <w:rPr>
          <w:rFonts w:ascii="Arial" w:hAnsi="Arial" w:cs="Arial"/>
        </w:rPr>
        <w:t>(c)</w:t>
      </w:r>
      <w:r>
        <w:rPr>
          <w:rFonts w:ascii="Arial" w:hAnsi="Arial" w:cs="Arial"/>
        </w:rPr>
        <w:tab/>
      </w:r>
      <w:r w:rsidRPr="00EE588C">
        <w:rPr>
          <w:rFonts w:ascii="Arial" w:hAnsi="Arial" w:cs="Arial"/>
        </w:rPr>
        <w:t>S</w:t>
      </w:r>
      <w:r>
        <w:rPr>
          <w:rFonts w:ascii="Arial" w:hAnsi="Arial" w:cs="Arial"/>
        </w:rPr>
        <w:t xml:space="preserve">RI3PL </w:t>
      </w:r>
      <w:r w:rsidRPr="00EE588C">
        <w:rPr>
          <w:rFonts w:ascii="Arial" w:hAnsi="Arial" w:cs="Arial"/>
        </w:rPr>
        <w:t>wrote multiple letters to</w:t>
      </w:r>
      <w:r>
        <w:rPr>
          <w:rFonts w:ascii="Arial" w:hAnsi="Arial" w:cs="Arial"/>
        </w:rPr>
        <w:t xml:space="preserve"> the Transmission Licensee - </w:t>
      </w:r>
      <w:r w:rsidRPr="00EE588C">
        <w:rPr>
          <w:rFonts w:ascii="Arial" w:hAnsi="Arial" w:cs="Arial"/>
        </w:rPr>
        <w:t>Renew Transmission Ventures Pvt Ltd and CTUIL for early restoration of tower</w:t>
      </w:r>
      <w:r>
        <w:rPr>
          <w:rFonts w:ascii="Arial" w:hAnsi="Arial" w:cs="Arial"/>
        </w:rPr>
        <w:t>s</w:t>
      </w:r>
      <w:r w:rsidRPr="00EE588C">
        <w:rPr>
          <w:rFonts w:ascii="Arial" w:hAnsi="Arial" w:cs="Arial"/>
        </w:rPr>
        <w:t xml:space="preserve"> </w:t>
      </w:r>
      <w:r>
        <w:rPr>
          <w:rFonts w:ascii="Arial" w:hAnsi="Arial" w:cs="Arial"/>
        </w:rPr>
        <w:t>so as to facilitate commissioning of</w:t>
      </w:r>
      <w:r w:rsidRPr="00EE588C">
        <w:rPr>
          <w:rFonts w:ascii="Arial" w:hAnsi="Arial" w:cs="Arial"/>
        </w:rPr>
        <w:t xml:space="preserve"> 360.5 MW project in phases before 30.06.2025. The letters dated 27.05.2025 and 11.06.2025 from S</w:t>
      </w:r>
      <w:r>
        <w:rPr>
          <w:rFonts w:ascii="Arial" w:hAnsi="Arial" w:cs="Arial"/>
        </w:rPr>
        <w:t>RI3PL</w:t>
      </w:r>
      <w:r w:rsidRPr="00EE588C">
        <w:rPr>
          <w:rFonts w:ascii="Arial" w:hAnsi="Arial" w:cs="Arial"/>
        </w:rPr>
        <w:t xml:space="preserve"> to Renew Transmission Ventures Private Limited </w:t>
      </w:r>
      <w:r>
        <w:rPr>
          <w:rFonts w:ascii="Arial" w:hAnsi="Arial" w:cs="Arial"/>
        </w:rPr>
        <w:t xml:space="preserve">are enclosed </w:t>
      </w:r>
      <w:r w:rsidRPr="00EE588C">
        <w:rPr>
          <w:rFonts w:ascii="Arial" w:hAnsi="Arial" w:cs="Arial"/>
        </w:rPr>
        <w:t xml:space="preserve">as </w:t>
      </w:r>
      <w:r w:rsidR="00D26388" w:rsidRPr="00676C95">
        <w:rPr>
          <w:rFonts w:ascii="Arial" w:hAnsi="Arial" w:cs="Arial"/>
          <w:b/>
          <w:bCs/>
        </w:rPr>
        <w:t xml:space="preserve">Annexure </w:t>
      </w:r>
      <w:r w:rsidR="00D26388">
        <w:rPr>
          <w:rFonts w:ascii="Arial" w:hAnsi="Arial" w:cs="Arial"/>
          <w:b/>
          <w:bCs/>
        </w:rPr>
        <w:t>P [•].</w:t>
      </w:r>
    </w:p>
    <w:p w14:paraId="33DB0C5C" w14:textId="36A52732" w:rsidR="007D3F09" w:rsidRDefault="007D3F09" w:rsidP="00D26388">
      <w:pPr>
        <w:spacing w:line="360" w:lineRule="auto"/>
        <w:ind w:left="720" w:hanging="720"/>
        <w:jc w:val="both"/>
        <w:rPr>
          <w:rFonts w:ascii="Arial" w:hAnsi="Arial" w:cs="Arial"/>
        </w:rPr>
      </w:pPr>
      <w:r>
        <w:rPr>
          <w:rFonts w:ascii="Arial" w:hAnsi="Arial" w:cs="Arial"/>
        </w:rPr>
        <w:t>(d)</w:t>
      </w:r>
      <w:r>
        <w:rPr>
          <w:rFonts w:ascii="Arial" w:hAnsi="Arial" w:cs="Arial"/>
        </w:rPr>
        <w:tab/>
        <w:t xml:space="preserve">Finally, on 28.06.2025, the towers were restored. </w:t>
      </w:r>
    </w:p>
    <w:p w14:paraId="6BDA0AE8" w14:textId="7346444C" w:rsidR="007D3F09" w:rsidRDefault="009E6471" w:rsidP="007D3F09">
      <w:pPr>
        <w:spacing w:line="360" w:lineRule="auto"/>
        <w:jc w:val="both"/>
        <w:rPr>
          <w:rFonts w:ascii="Arial" w:hAnsi="Arial" w:cs="Arial"/>
        </w:rPr>
      </w:pPr>
      <w:r>
        <w:rPr>
          <w:rFonts w:ascii="Arial" w:hAnsi="Arial" w:cs="Arial"/>
        </w:rPr>
        <w:t>113</w:t>
      </w:r>
      <w:r w:rsidR="007D3F09">
        <w:rPr>
          <w:rFonts w:ascii="Arial" w:hAnsi="Arial" w:cs="Arial"/>
        </w:rPr>
        <w:t>.</w:t>
      </w:r>
      <w:r w:rsidR="007D3F09">
        <w:rPr>
          <w:rFonts w:ascii="Arial" w:hAnsi="Arial" w:cs="Arial"/>
        </w:rPr>
        <w:tab/>
        <w:t>In view of the foregoing, it is submitted that as on the ISTS waiver cut-off date – 30.06.2025, SRI3PL was well placed to commission part capacity of 360.5 MW but could not commission the same in view of the abov</w:t>
      </w:r>
      <w:r w:rsidR="006635E2">
        <w:rPr>
          <w:rFonts w:ascii="Arial" w:hAnsi="Arial" w:cs="Arial"/>
        </w:rPr>
        <w:t>e</w:t>
      </w:r>
      <w:r w:rsidR="007D3F09">
        <w:rPr>
          <w:rFonts w:ascii="Arial" w:hAnsi="Arial" w:cs="Arial"/>
        </w:rPr>
        <w:t xml:space="preserve">. Accordingly, in spite of its prudent efforts to mitigate delay in the SCOD of the Project, SRI3PL could not commission its Project on or before the ISTS waiver cut-off date. </w:t>
      </w:r>
    </w:p>
    <w:p w14:paraId="29B3FFF9" w14:textId="30A0EADB" w:rsidR="008079A0" w:rsidRPr="008079A0" w:rsidRDefault="006635E2" w:rsidP="00B90F82">
      <w:pPr>
        <w:spacing w:line="360" w:lineRule="auto"/>
        <w:jc w:val="both"/>
        <w:rPr>
          <w:rFonts w:ascii="Arial" w:hAnsi="Arial" w:cs="Arial"/>
          <w:lang w:val="en-US"/>
        </w:rPr>
      </w:pPr>
      <w:r>
        <w:rPr>
          <w:rFonts w:ascii="Arial" w:hAnsi="Arial" w:cs="Arial"/>
          <w:lang w:val="en-US"/>
        </w:rPr>
        <w:t>114</w:t>
      </w:r>
      <w:r w:rsidR="006309DD">
        <w:rPr>
          <w:rFonts w:ascii="Arial" w:hAnsi="Arial" w:cs="Arial"/>
          <w:lang w:val="en-US"/>
        </w:rPr>
        <w:t>.</w:t>
      </w:r>
      <w:r w:rsidR="006309DD">
        <w:rPr>
          <w:rFonts w:ascii="Arial" w:hAnsi="Arial" w:cs="Arial"/>
          <w:lang w:val="en-US"/>
        </w:rPr>
        <w:tab/>
      </w:r>
      <w:r w:rsidR="008079A0" w:rsidRPr="008079A0">
        <w:rPr>
          <w:rFonts w:ascii="Arial" w:hAnsi="Arial" w:cs="Arial"/>
          <w:lang w:val="en-US"/>
        </w:rPr>
        <w:t xml:space="preserve">It is submitted that </w:t>
      </w:r>
      <w:r w:rsidR="008079A0" w:rsidRPr="008079A0">
        <w:rPr>
          <w:rFonts w:ascii="Arial" w:hAnsi="Arial" w:cs="Arial"/>
          <w:i/>
          <w:iCs/>
          <w:lang w:val="en-US"/>
        </w:rPr>
        <w:t>vide</w:t>
      </w:r>
      <w:r w:rsidR="008079A0" w:rsidRPr="008079A0">
        <w:rPr>
          <w:rFonts w:ascii="Arial" w:hAnsi="Arial" w:cs="Arial"/>
          <w:lang w:val="en-US"/>
        </w:rPr>
        <w:t xml:space="preserve"> Report dated 11.06.2026, the Committee has specifically acknowledged that the delay in commissioning of SRI3PL's Project is also </w:t>
      </w:r>
      <w:r w:rsidR="008079A0" w:rsidRPr="006635E2">
        <w:rPr>
          <w:rFonts w:ascii="Arial" w:hAnsi="Arial" w:cs="Arial"/>
          <w:lang w:val="en-US"/>
        </w:rPr>
        <w:t xml:space="preserve">attributable to force majeure events including delay due to RoW issues, unprecedented rainfall, delay due to land acquisition and administrative delays </w:t>
      </w:r>
      <w:r w:rsidR="008079A0" w:rsidRPr="006635E2">
        <w:rPr>
          <w:rFonts w:ascii="Arial" w:hAnsi="Arial" w:cs="Arial"/>
          <w:i/>
          <w:iCs/>
          <w:lang w:val="en-US"/>
        </w:rPr>
        <w:t>[Para 8.1]</w:t>
      </w:r>
      <w:r w:rsidR="008079A0" w:rsidRPr="006635E2">
        <w:rPr>
          <w:rFonts w:ascii="Arial" w:hAnsi="Arial" w:cs="Arial"/>
          <w:lang w:val="en-US"/>
        </w:rPr>
        <w:t>.</w:t>
      </w:r>
    </w:p>
    <w:p w14:paraId="796FB9E3" w14:textId="483AA7A0" w:rsidR="008079A0" w:rsidRPr="008079A0" w:rsidRDefault="006309DD" w:rsidP="00B90F82">
      <w:pPr>
        <w:spacing w:line="360" w:lineRule="auto"/>
        <w:jc w:val="both"/>
        <w:rPr>
          <w:rFonts w:ascii="Arial" w:hAnsi="Arial" w:cs="Arial"/>
          <w:lang w:val="en-US"/>
        </w:rPr>
      </w:pPr>
      <w:r>
        <w:rPr>
          <w:rFonts w:ascii="Arial" w:hAnsi="Arial" w:cs="Arial"/>
          <w:lang w:val="en-US"/>
        </w:rPr>
        <w:t>1</w:t>
      </w:r>
      <w:r w:rsidR="006635E2">
        <w:rPr>
          <w:rFonts w:ascii="Arial" w:hAnsi="Arial" w:cs="Arial"/>
          <w:lang w:val="en-US"/>
        </w:rPr>
        <w:t>15</w:t>
      </w:r>
      <w:r>
        <w:rPr>
          <w:rFonts w:ascii="Arial" w:hAnsi="Arial" w:cs="Arial"/>
          <w:lang w:val="en-US"/>
        </w:rPr>
        <w:t>.</w:t>
      </w:r>
      <w:r>
        <w:rPr>
          <w:rFonts w:ascii="Arial" w:hAnsi="Arial" w:cs="Arial"/>
          <w:lang w:val="en-US"/>
        </w:rPr>
        <w:tab/>
      </w:r>
      <w:r w:rsidR="008079A0" w:rsidRPr="008079A0">
        <w:rPr>
          <w:rFonts w:ascii="Arial" w:hAnsi="Arial" w:cs="Arial"/>
          <w:lang w:val="en-US"/>
        </w:rPr>
        <w:t>Further, the Committee also reiterated that in terms of Regulation 13(2)(h), RE projects with SCOD on or before 30.06.2025, are eligible for 100% waiver of ISTS charges, if the delay in achieving SCOD is attributable to non-availability of transmission or other force majeure events.</w:t>
      </w:r>
    </w:p>
    <w:p w14:paraId="4E3B2FC7" w14:textId="4BFE0FED" w:rsidR="008079A0" w:rsidRPr="008079A0" w:rsidRDefault="00D82E45" w:rsidP="00D82E45">
      <w:pPr>
        <w:spacing w:line="360" w:lineRule="auto"/>
        <w:ind w:left="720" w:hanging="720"/>
        <w:jc w:val="both"/>
        <w:rPr>
          <w:rFonts w:ascii="Arial" w:hAnsi="Arial" w:cs="Arial"/>
          <w:lang w:val="en-US"/>
        </w:rPr>
      </w:pPr>
      <w:r>
        <w:rPr>
          <w:rFonts w:ascii="Arial" w:hAnsi="Arial" w:cs="Arial"/>
          <w:b/>
          <w:bCs/>
          <w:i/>
          <w:iCs/>
          <w:lang w:val="en-US"/>
        </w:rPr>
        <w:t>E</w:t>
      </w:r>
      <w:r w:rsidR="008079A0" w:rsidRPr="008079A0">
        <w:rPr>
          <w:rFonts w:ascii="Arial" w:hAnsi="Arial" w:cs="Arial"/>
          <w:b/>
          <w:bCs/>
          <w:i/>
          <w:iCs/>
          <w:lang w:val="en-US"/>
        </w:rPr>
        <w:t>.</w:t>
      </w:r>
      <w:r w:rsidR="006B4029">
        <w:rPr>
          <w:rFonts w:ascii="Arial" w:hAnsi="Arial" w:cs="Arial"/>
          <w:b/>
          <w:bCs/>
          <w:i/>
          <w:iCs/>
          <w:lang w:val="en-US"/>
        </w:rPr>
        <w:tab/>
      </w:r>
      <w:r w:rsidR="008079A0" w:rsidRPr="008079A0">
        <w:rPr>
          <w:rFonts w:ascii="Arial" w:hAnsi="Arial" w:cs="Arial"/>
          <w:b/>
          <w:bCs/>
          <w:i/>
          <w:iCs/>
          <w:lang w:val="en-US"/>
        </w:rPr>
        <w:t>SRI3PL has acted diligently and made substantial progress with project work</w:t>
      </w:r>
    </w:p>
    <w:p w14:paraId="4FA4B7F0" w14:textId="042249C4" w:rsidR="008079A0" w:rsidRPr="008079A0" w:rsidRDefault="006309DD" w:rsidP="00B90F82">
      <w:pPr>
        <w:spacing w:line="360" w:lineRule="auto"/>
        <w:jc w:val="both"/>
        <w:rPr>
          <w:rFonts w:ascii="Arial" w:hAnsi="Arial" w:cs="Arial"/>
          <w:lang w:val="en-US"/>
        </w:rPr>
      </w:pPr>
      <w:r>
        <w:rPr>
          <w:rFonts w:ascii="Arial" w:hAnsi="Arial" w:cs="Arial"/>
          <w:lang w:val="en-US"/>
        </w:rPr>
        <w:t>1</w:t>
      </w:r>
      <w:r w:rsidR="006B4029">
        <w:rPr>
          <w:rFonts w:ascii="Arial" w:hAnsi="Arial" w:cs="Arial"/>
          <w:lang w:val="en-US"/>
        </w:rPr>
        <w:t>16</w:t>
      </w:r>
      <w:r>
        <w:rPr>
          <w:rFonts w:ascii="Arial" w:hAnsi="Arial" w:cs="Arial"/>
          <w:lang w:val="en-US"/>
        </w:rPr>
        <w:t>.</w:t>
      </w:r>
      <w:r>
        <w:rPr>
          <w:rFonts w:ascii="Arial" w:hAnsi="Arial" w:cs="Arial"/>
          <w:lang w:val="en-US"/>
        </w:rPr>
        <w:tab/>
      </w:r>
      <w:r w:rsidR="008079A0" w:rsidRPr="008079A0">
        <w:rPr>
          <w:rFonts w:ascii="Arial" w:hAnsi="Arial" w:cs="Arial"/>
          <w:lang w:val="en-US"/>
        </w:rPr>
        <w:t xml:space="preserve">It is submitted that the Committee has also acknowledged that even as on the date of filing of the Application, SRI3PL has achieved substantial completion of the </w:t>
      </w:r>
      <w:r w:rsidR="008079A0" w:rsidRPr="008079A0">
        <w:rPr>
          <w:rFonts w:ascii="Arial" w:hAnsi="Arial" w:cs="Arial"/>
          <w:lang w:val="en-US"/>
        </w:rPr>
        <w:lastRenderedPageBreak/>
        <w:t xml:space="preserve">Project including, complete land aggregation for wind capacity, installation of substantial generation capacity, readiness of PSS and DTL, supply of requisite material and equipment, significant capital expenditure, etc. </w:t>
      </w:r>
      <w:r w:rsidR="008079A0" w:rsidRPr="008079A0">
        <w:rPr>
          <w:rFonts w:ascii="Arial" w:hAnsi="Arial" w:cs="Arial"/>
          <w:i/>
          <w:iCs/>
          <w:lang w:val="en-US"/>
        </w:rPr>
        <w:t>[Para 9.4]</w:t>
      </w:r>
      <w:r w:rsidR="008079A0" w:rsidRPr="008079A0">
        <w:rPr>
          <w:rFonts w:ascii="Arial" w:hAnsi="Arial" w:cs="Arial"/>
          <w:lang w:val="en-US"/>
        </w:rPr>
        <w:t>.</w:t>
      </w:r>
    </w:p>
    <w:p w14:paraId="7D31596F" w14:textId="4FD7159E" w:rsidR="008079A0" w:rsidRPr="008079A0" w:rsidRDefault="006309DD" w:rsidP="00B90F82">
      <w:pPr>
        <w:spacing w:line="360" w:lineRule="auto"/>
        <w:jc w:val="both"/>
        <w:rPr>
          <w:rFonts w:ascii="Arial" w:hAnsi="Arial" w:cs="Arial"/>
          <w:lang w:val="en-US"/>
        </w:rPr>
      </w:pPr>
      <w:r w:rsidRPr="41E4CB6E">
        <w:rPr>
          <w:rFonts w:ascii="Arial" w:hAnsi="Arial" w:cs="Arial"/>
          <w:lang w:val="en-US"/>
        </w:rPr>
        <w:t>1</w:t>
      </w:r>
      <w:r w:rsidR="006B4029" w:rsidRPr="41E4CB6E">
        <w:rPr>
          <w:rFonts w:ascii="Arial" w:hAnsi="Arial" w:cs="Arial"/>
          <w:lang w:val="en-US"/>
        </w:rPr>
        <w:t>17</w:t>
      </w:r>
      <w:r w:rsidRPr="41E4CB6E">
        <w:rPr>
          <w:rFonts w:ascii="Arial" w:hAnsi="Arial" w:cs="Arial"/>
          <w:lang w:val="en-US"/>
        </w:rPr>
        <w:t>.</w:t>
      </w:r>
      <w:r>
        <w:tab/>
      </w:r>
      <w:r w:rsidR="008079A0" w:rsidRPr="41E4CB6E">
        <w:rPr>
          <w:rFonts w:ascii="Arial" w:hAnsi="Arial" w:cs="Arial"/>
          <w:lang w:val="en-US"/>
        </w:rPr>
        <w:t xml:space="preserve">Till date, SRI3PL has incurred an expenditure of approximately </w:t>
      </w:r>
      <w:commentRangeStart w:id="85"/>
      <w:r w:rsidR="008079A0" w:rsidRPr="41E4CB6E">
        <w:rPr>
          <w:rFonts w:ascii="Arial" w:hAnsi="Arial" w:cs="Arial"/>
          <w:highlight w:val="yellow"/>
          <w:lang w:val="en-US"/>
        </w:rPr>
        <w:t>Rs</w:t>
      </w:r>
      <w:commentRangeEnd w:id="85"/>
      <w:r w:rsidRPr="41E4CB6E">
        <w:rPr>
          <w:rStyle w:val="CommentReference"/>
          <w:rFonts w:ascii="Arial" w:hAnsi="Arial" w:cs="Arial"/>
          <w:sz w:val="24"/>
          <w:szCs w:val="24"/>
          <w:highlight w:val="yellow"/>
          <w:lang w:val="en-US"/>
        </w:rPr>
        <w:commentReference w:id="85"/>
      </w:r>
      <w:r w:rsidR="008079A0" w:rsidRPr="41E4CB6E">
        <w:rPr>
          <w:rFonts w:ascii="Arial" w:hAnsi="Arial" w:cs="Arial"/>
          <w:highlight w:val="yellow"/>
          <w:lang w:val="en-US"/>
        </w:rPr>
        <w:t xml:space="preserve">. </w:t>
      </w:r>
      <w:ins w:id="86" w:author="Trilegal " w:date="2026-09-17T16:34:00Z" w16du:dateUtc="2026-09-17T11:04:00Z">
        <w:r w:rsidR="00D73FAE">
          <w:rPr>
            <w:rFonts w:ascii="Arial" w:hAnsi="Arial" w:cs="Arial"/>
            <w:highlight w:val="yellow"/>
            <w:lang w:val="en-US"/>
          </w:rPr>
          <w:t>4241.93</w:t>
        </w:r>
      </w:ins>
      <w:del w:id="87" w:author="Trilegal " w:date="2026-09-17T16:34:00Z" w16du:dateUtc="2026-09-17T11:04:00Z">
        <w:r w:rsidR="007D3F09" w:rsidRPr="41E4CB6E" w:rsidDel="00D73FAE">
          <w:rPr>
            <w:rFonts w:ascii="Arial" w:hAnsi="Arial" w:cs="Arial"/>
            <w:highlight w:val="yellow"/>
            <w:lang w:val="en-US"/>
          </w:rPr>
          <w:delText>[•]</w:delText>
        </w:r>
      </w:del>
      <w:r w:rsidR="008079A0" w:rsidRPr="41E4CB6E">
        <w:rPr>
          <w:rFonts w:ascii="Arial" w:hAnsi="Arial" w:cs="Arial"/>
          <w:highlight w:val="yellow"/>
          <w:lang w:val="en-US"/>
        </w:rPr>
        <w:t xml:space="preserve"> Crores</w:t>
      </w:r>
      <w:r w:rsidR="008079A0" w:rsidRPr="41E4CB6E">
        <w:rPr>
          <w:rFonts w:ascii="Arial" w:hAnsi="Arial" w:cs="Arial"/>
          <w:lang w:val="en-US"/>
        </w:rPr>
        <w:t xml:space="preserve"> as of 3</w:t>
      </w:r>
      <w:ins w:id="88" w:author="Trilegal " w:date="2026-09-17T16:34:00Z" w16du:dateUtc="2026-09-17T11:04:00Z">
        <w:r w:rsidR="00D73FAE">
          <w:rPr>
            <w:rFonts w:ascii="Arial" w:hAnsi="Arial" w:cs="Arial"/>
            <w:lang w:val="en-US"/>
          </w:rPr>
          <w:t>1</w:t>
        </w:r>
      </w:ins>
      <w:del w:id="89" w:author="Trilegal " w:date="2026-09-17T16:34:00Z" w16du:dateUtc="2026-09-17T11:04:00Z">
        <w:r w:rsidR="007D3F09" w:rsidRPr="41E4CB6E" w:rsidDel="00D73FAE">
          <w:rPr>
            <w:rFonts w:ascii="Arial" w:hAnsi="Arial" w:cs="Arial"/>
            <w:lang w:val="en-US"/>
          </w:rPr>
          <w:delText>0</w:delText>
        </w:r>
      </w:del>
      <w:r w:rsidR="008079A0" w:rsidRPr="41E4CB6E">
        <w:rPr>
          <w:rFonts w:ascii="Arial" w:hAnsi="Arial" w:cs="Arial"/>
          <w:lang w:val="en-US"/>
        </w:rPr>
        <w:t>.0</w:t>
      </w:r>
      <w:ins w:id="90" w:author="Trilegal " w:date="2026-09-17T16:34:00Z" w16du:dateUtc="2026-09-17T11:04:00Z">
        <w:r w:rsidR="00D73FAE">
          <w:rPr>
            <w:rFonts w:ascii="Arial" w:hAnsi="Arial" w:cs="Arial"/>
            <w:lang w:val="en-US"/>
          </w:rPr>
          <w:t>8</w:t>
        </w:r>
      </w:ins>
      <w:del w:id="91" w:author="Trilegal " w:date="2026-09-17T16:34:00Z" w16du:dateUtc="2026-09-17T11:04:00Z">
        <w:r w:rsidR="007D3F09" w:rsidRPr="41E4CB6E" w:rsidDel="00D73FAE">
          <w:rPr>
            <w:rFonts w:ascii="Arial" w:hAnsi="Arial" w:cs="Arial"/>
            <w:lang w:val="en-US"/>
          </w:rPr>
          <w:delText>6</w:delText>
        </w:r>
      </w:del>
      <w:r w:rsidR="008079A0" w:rsidRPr="41E4CB6E">
        <w:rPr>
          <w:rFonts w:ascii="Arial" w:hAnsi="Arial" w:cs="Arial"/>
          <w:lang w:val="en-US"/>
        </w:rPr>
        <w:t>.2026. The certificate by SRI3PL's Chartered Accountant dated</w:t>
      </w:r>
      <w:ins w:id="92" w:author="Trilegal " w:date="2026-09-17T16:34:00Z" w16du:dateUtc="2026-09-17T11:04:00Z">
        <w:r w:rsidR="00D73FAE">
          <w:rPr>
            <w:rFonts w:ascii="Arial" w:hAnsi="Arial" w:cs="Arial"/>
            <w:lang w:val="en-US"/>
          </w:rPr>
          <w:t xml:space="preserve"> 03.09.2026</w:t>
        </w:r>
      </w:ins>
      <w:del w:id="93" w:author="Trilegal " w:date="2026-09-17T16:34:00Z" w16du:dateUtc="2026-09-17T11:04:00Z">
        <w:r w:rsidR="008079A0" w:rsidRPr="41E4CB6E" w:rsidDel="00D73FAE">
          <w:rPr>
            <w:rFonts w:ascii="Arial" w:hAnsi="Arial" w:cs="Arial"/>
            <w:lang w:val="en-US"/>
          </w:rPr>
          <w:delText xml:space="preserve"> </w:delText>
        </w:r>
        <w:r w:rsidR="007D3F09" w:rsidRPr="41E4CB6E" w:rsidDel="00D73FAE">
          <w:rPr>
            <w:rFonts w:ascii="Arial" w:hAnsi="Arial" w:cs="Arial"/>
            <w:lang w:val="en-US"/>
          </w:rPr>
          <w:delText>[•]</w:delText>
        </w:r>
      </w:del>
      <w:r w:rsidR="008079A0" w:rsidRPr="41E4CB6E">
        <w:rPr>
          <w:rFonts w:ascii="Arial" w:hAnsi="Arial" w:cs="Arial"/>
          <w:lang w:val="en-US"/>
        </w:rPr>
        <w:t xml:space="preserve"> verifying the details of the expenditure incurred as on 31.0</w:t>
      </w:r>
      <w:ins w:id="94" w:author="Trilegal " w:date="2026-09-17T16:34:00Z" w16du:dateUtc="2026-09-17T11:04:00Z">
        <w:r w:rsidR="00D73FAE">
          <w:rPr>
            <w:rFonts w:ascii="Arial" w:hAnsi="Arial" w:cs="Arial"/>
            <w:lang w:val="en-US"/>
          </w:rPr>
          <w:t>8</w:t>
        </w:r>
      </w:ins>
      <w:del w:id="95" w:author="Trilegal " w:date="2026-09-17T16:34:00Z" w16du:dateUtc="2026-09-17T11:04:00Z">
        <w:r w:rsidR="007D3F09" w:rsidRPr="41E4CB6E" w:rsidDel="00D73FAE">
          <w:rPr>
            <w:rFonts w:ascii="Arial" w:hAnsi="Arial" w:cs="Arial"/>
            <w:lang w:val="en-US"/>
          </w:rPr>
          <w:delText>6</w:delText>
        </w:r>
      </w:del>
      <w:r w:rsidR="008079A0" w:rsidRPr="41E4CB6E">
        <w:rPr>
          <w:rFonts w:ascii="Arial" w:hAnsi="Arial" w:cs="Arial"/>
          <w:lang w:val="en-US"/>
        </w:rPr>
        <w:t>.2026 is annexed hereto and marked as</w:t>
      </w:r>
      <w:r w:rsidR="008079A0" w:rsidRPr="41E4CB6E">
        <w:rPr>
          <w:rFonts w:ascii="Arial" w:hAnsi="Arial" w:cs="Arial"/>
          <w:b/>
          <w:bCs/>
          <w:lang w:val="en-US"/>
        </w:rPr>
        <w:t xml:space="preserve"> </w:t>
      </w:r>
      <w:r w:rsidR="006B4029" w:rsidRPr="41E4CB6E">
        <w:rPr>
          <w:rFonts w:ascii="Arial" w:hAnsi="Arial" w:cs="Arial"/>
          <w:b/>
          <w:bCs/>
        </w:rPr>
        <w:t>Annexure P [•]</w:t>
      </w:r>
      <w:r w:rsidR="008079A0" w:rsidRPr="41E4CB6E">
        <w:rPr>
          <w:rFonts w:ascii="Arial" w:hAnsi="Arial" w:cs="Arial"/>
          <w:b/>
          <w:bCs/>
          <w:lang w:val="en-US"/>
        </w:rPr>
        <w:t>.</w:t>
      </w:r>
    </w:p>
    <w:p w14:paraId="69410310" w14:textId="31132311" w:rsidR="008079A0" w:rsidRPr="008079A0" w:rsidRDefault="006309DD" w:rsidP="00B90F82">
      <w:pPr>
        <w:spacing w:line="360" w:lineRule="auto"/>
        <w:jc w:val="both"/>
        <w:rPr>
          <w:rFonts w:ascii="Arial" w:hAnsi="Arial" w:cs="Arial"/>
          <w:lang w:val="en-US"/>
        </w:rPr>
      </w:pPr>
      <w:r>
        <w:rPr>
          <w:rFonts w:ascii="Arial" w:hAnsi="Arial" w:cs="Arial"/>
          <w:lang w:val="en-US"/>
        </w:rPr>
        <w:t>1</w:t>
      </w:r>
      <w:r w:rsidR="001C6578">
        <w:rPr>
          <w:rFonts w:ascii="Arial" w:hAnsi="Arial" w:cs="Arial"/>
          <w:lang w:val="en-US"/>
        </w:rPr>
        <w:t>18.</w:t>
      </w:r>
      <w:r>
        <w:rPr>
          <w:rFonts w:ascii="Arial" w:hAnsi="Arial" w:cs="Arial"/>
          <w:lang w:val="en-US"/>
        </w:rPr>
        <w:tab/>
      </w:r>
      <w:r w:rsidR="008079A0" w:rsidRPr="008079A0">
        <w:rPr>
          <w:rFonts w:ascii="Arial" w:hAnsi="Arial" w:cs="Arial"/>
          <w:lang w:val="en-US"/>
        </w:rPr>
        <w:t>These facts establish the Petitioners' bona fides and make it clear that the Project was being seriously implemented and only stood delayed due to external constraints affecting evacuation, approvals and regulatory transition.</w:t>
      </w:r>
    </w:p>
    <w:p w14:paraId="7E1F73DF" w14:textId="5A86F0A1" w:rsidR="008079A0" w:rsidRPr="008079A0" w:rsidRDefault="001C6578" w:rsidP="001C6578">
      <w:pPr>
        <w:spacing w:line="360" w:lineRule="auto"/>
        <w:ind w:left="720" w:hanging="720"/>
        <w:jc w:val="both"/>
        <w:rPr>
          <w:rFonts w:ascii="Arial" w:hAnsi="Arial" w:cs="Arial"/>
          <w:lang w:val="en-US"/>
        </w:rPr>
      </w:pPr>
      <w:r>
        <w:rPr>
          <w:rFonts w:ascii="Arial" w:hAnsi="Arial" w:cs="Arial"/>
          <w:b/>
          <w:bCs/>
          <w:i/>
          <w:iCs/>
          <w:lang w:val="en-US"/>
        </w:rPr>
        <w:t>F</w:t>
      </w:r>
      <w:r w:rsidR="008079A0" w:rsidRPr="008079A0">
        <w:rPr>
          <w:rFonts w:ascii="Arial" w:hAnsi="Arial" w:cs="Arial"/>
          <w:b/>
          <w:bCs/>
          <w:i/>
          <w:iCs/>
          <w:lang w:val="en-US"/>
        </w:rPr>
        <w:t>.</w:t>
      </w:r>
      <w:r w:rsidR="00F77145">
        <w:rPr>
          <w:rFonts w:ascii="Arial" w:hAnsi="Arial" w:cs="Arial"/>
          <w:b/>
          <w:bCs/>
          <w:i/>
          <w:iCs/>
          <w:lang w:val="en-US"/>
        </w:rPr>
        <w:tab/>
      </w:r>
      <w:r w:rsidR="008079A0" w:rsidRPr="008079A0">
        <w:rPr>
          <w:rFonts w:ascii="Arial" w:hAnsi="Arial" w:cs="Arial"/>
          <w:b/>
          <w:bCs/>
          <w:i/>
          <w:iCs/>
          <w:lang w:val="en-US"/>
        </w:rPr>
        <w:t>The Petitioners' case falls within Regulation 13(2)(h) of the Sharing Regulations</w:t>
      </w:r>
    </w:p>
    <w:p w14:paraId="17AD23E8" w14:textId="1B744C7B" w:rsidR="008079A0" w:rsidRPr="008079A0" w:rsidRDefault="006309DD" w:rsidP="00B90F82">
      <w:pPr>
        <w:spacing w:line="360" w:lineRule="auto"/>
        <w:jc w:val="both"/>
        <w:rPr>
          <w:rFonts w:ascii="Arial" w:hAnsi="Arial" w:cs="Arial"/>
          <w:lang w:val="en-US"/>
        </w:rPr>
      </w:pPr>
      <w:r>
        <w:rPr>
          <w:rFonts w:ascii="Arial" w:hAnsi="Arial" w:cs="Arial"/>
          <w:lang w:val="en-US"/>
        </w:rPr>
        <w:t>1</w:t>
      </w:r>
      <w:r w:rsidR="001C6578">
        <w:rPr>
          <w:rFonts w:ascii="Arial" w:hAnsi="Arial" w:cs="Arial"/>
          <w:lang w:val="en-US"/>
        </w:rPr>
        <w:t>19</w:t>
      </w:r>
      <w:r>
        <w:rPr>
          <w:rFonts w:ascii="Arial" w:hAnsi="Arial" w:cs="Arial"/>
          <w:lang w:val="en-US"/>
        </w:rPr>
        <w:t>.</w:t>
      </w:r>
      <w:r>
        <w:rPr>
          <w:rFonts w:ascii="Arial" w:hAnsi="Arial" w:cs="Arial"/>
          <w:lang w:val="en-US"/>
        </w:rPr>
        <w:tab/>
      </w:r>
      <w:r w:rsidR="008079A0" w:rsidRPr="008079A0">
        <w:rPr>
          <w:rFonts w:ascii="Arial" w:hAnsi="Arial" w:cs="Arial"/>
          <w:lang w:val="en-US"/>
        </w:rPr>
        <w:t>The Petitioners submit that Regulation 13(2)(h), as amended, contemplates relief where delay in commissioning is attributable to non-availability of transmission system or other force majeure-type circumstances not attributable to the developer, subject to the applicable framework.</w:t>
      </w:r>
    </w:p>
    <w:p w14:paraId="6847325A" w14:textId="67AC317A" w:rsidR="008079A0" w:rsidRPr="008079A0" w:rsidRDefault="006309DD" w:rsidP="00B90F82">
      <w:pPr>
        <w:spacing w:line="360" w:lineRule="auto"/>
        <w:jc w:val="both"/>
        <w:rPr>
          <w:rFonts w:ascii="Arial" w:hAnsi="Arial" w:cs="Arial"/>
          <w:lang w:val="en-US"/>
        </w:rPr>
      </w:pPr>
      <w:r>
        <w:rPr>
          <w:rFonts w:ascii="Arial" w:hAnsi="Arial" w:cs="Arial"/>
          <w:lang w:val="en-US"/>
        </w:rPr>
        <w:t>1</w:t>
      </w:r>
      <w:r w:rsidR="001C6578">
        <w:rPr>
          <w:rFonts w:ascii="Arial" w:hAnsi="Arial" w:cs="Arial"/>
          <w:lang w:val="en-US"/>
        </w:rPr>
        <w:t>20</w:t>
      </w:r>
      <w:r>
        <w:rPr>
          <w:rFonts w:ascii="Arial" w:hAnsi="Arial" w:cs="Arial"/>
          <w:lang w:val="en-US"/>
        </w:rPr>
        <w:t>.</w:t>
      </w:r>
      <w:r>
        <w:rPr>
          <w:rFonts w:ascii="Arial" w:hAnsi="Arial" w:cs="Arial"/>
          <w:lang w:val="en-US"/>
        </w:rPr>
        <w:tab/>
      </w:r>
      <w:r w:rsidR="008079A0" w:rsidRPr="008079A0">
        <w:rPr>
          <w:rFonts w:ascii="Arial" w:hAnsi="Arial" w:cs="Arial"/>
          <w:lang w:val="en-US"/>
        </w:rPr>
        <w:t>The present case falls squarely within such framework because:</w:t>
      </w:r>
    </w:p>
    <w:p w14:paraId="0E6393F2" w14:textId="767CEF5D" w:rsidR="008079A0" w:rsidRPr="008079A0" w:rsidRDefault="008079A0" w:rsidP="00B90F82">
      <w:pPr>
        <w:spacing w:line="360" w:lineRule="auto"/>
        <w:ind w:left="1440" w:hanging="720"/>
        <w:jc w:val="both"/>
        <w:rPr>
          <w:rFonts w:ascii="Arial" w:hAnsi="Arial" w:cs="Arial"/>
          <w:lang w:val="en-US"/>
        </w:rPr>
      </w:pPr>
      <w:r w:rsidRPr="008079A0">
        <w:rPr>
          <w:rFonts w:ascii="Arial" w:hAnsi="Arial" w:cs="Arial"/>
          <w:lang w:val="en-US"/>
        </w:rPr>
        <w:t xml:space="preserve">(a) </w:t>
      </w:r>
      <w:r w:rsidR="00F77145">
        <w:rPr>
          <w:rFonts w:ascii="Arial" w:hAnsi="Arial" w:cs="Arial"/>
          <w:lang w:val="en-US"/>
        </w:rPr>
        <w:tab/>
        <w:t>T</w:t>
      </w:r>
      <w:r w:rsidRPr="008079A0">
        <w:rPr>
          <w:rFonts w:ascii="Arial" w:hAnsi="Arial" w:cs="Arial"/>
          <w:lang w:val="en-US"/>
        </w:rPr>
        <w:t>he Project commissioning schedule was crystallised through contractual commitments with VAL, Sterlite Copper and Cairn India;</w:t>
      </w:r>
    </w:p>
    <w:p w14:paraId="1D2F57F3" w14:textId="5F9B373C" w:rsidR="008079A0" w:rsidRPr="008079A0" w:rsidRDefault="008079A0" w:rsidP="00B90F82">
      <w:pPr>
        <w:spacing w:line="360" w:lineRule="auto"/>
        <w:ind w:left="720"/>
        <w:jc w:val="both"/>
        <w:rPr>
          <w:rFonts w:ascii="Arial" w:hAnsi="Arial" w:cs="Arial"/>
          <w:lang w:val="en-US"/>
        </w:rPr>
      </w:pPr>
      <w:r w:rsidRPr="008079A0">
        <w:rPr>
          <w:rFonts w:ascii="Arial" w:hAnsi="Arial" w:cs="Arial"/>
          <w:lang w:val="en-US"/>
        </w:rPr>
        <w:t xml:space="preserve">(b) </w:t>
      </w:r>
      <w:r w:rsidR="003427A6">
        <w:rPr>
          <w:rFonts w:ascii="Arial" w:hAnsi="Arial" w:cs="Arial"/>
          <w:lang w:val="en-US"/>
        </w:rPr>
        <w:tab/>
      </w:r>
      <w:r w:rsidRPr="008079A0">
        <w:rPr>
          <w:rFonts w:ascii="Arial" w:hAnsi="Arial" w:cs="Arial"/>
          <w:lang w:val="en-US"/>
        </w:rPr>
        <w:t>S</w:t>
      </w:r>
      <w:r w:rsidR="001C6578">
        <w:rPr>
          <w:rFonts w:ascii="Arial" w:hAnsi="Arial" w:cs="Arial"/>
          <w:lang w:val="en-US"/>
        </w:rPr>
        <w:t>RIPL</w:t>
      </w:r>
      <w:r w:rsidRPr="008079A0">
        <w:rPr>
          <w:rFonts w:ascii="Arial" w:hAnsi="Arial" w:cs="Arial"/>
          <w:lang w:val="en-US"/>
        </w:rPr>
        <w:t xml:space="preserve"> applied for connectivity sufficiently in advance;</w:t>
      </w:r>
    </w:p>
    <w:p w14:paraId="3C4DBF1F" w14:textId="66DC63AD" w:rsidR="008079A0" w:rsidRPr="008079A0" w:rsidRDefault="008079A0" w:rsidP="00B90F82">
      <w:pPr>
        <w:spacing w:line="360" w:lineRule="auto"/>
        <w:ind w:left="1440" w:hanging="720"/>
        <w:jc w:val="both"/>
        <w:rPr>
          <w:rFonts w:ascii="Arial" w:hAnsi="Arial" w:cs="Arial"/>
          <w:lang w:val="en-US"/>
        </w:rPr>
      </w:pPr>
      <w:r w:rsidRPr="008079A0">
        <w:rPr>
          <w:rFonts w:ascii="Arial" w:hAnsi="Arial" w:cs="Arial"/>
          <w:lang w:val="en-US"/>
        </w:rPr>
        <w:t xml:space="preserve">(c) </w:t>
      </w:r>
      <w:r w:rsidR="003427A6">
        <w:rPr>
          <w:rFonts w:ascii="Arial" w:hAnsi="Arial" w:cs="Arial"/>
          <w:lang w:val="en-US"/>
        </w:rPr>
        <w:tab/>
      </w:r>
      <w:r w:rsidRPr="008079A0">
        <w:rPr>
          <w:rFonts w:ascii="Arial" w:hAnsi="Arial" w:cs="Arial"/>
          <w:lang w:val="en-US"/>
        </w:rPr>
        <w:t>SRI3PL faced delayed operationalisation of connectivity and associated evacuation system beyond its control, including on account of the Narendra New line and the Gadag-Koppal line;</w:t>
      </w:r>
    </w:p>
    <w:p w14:paraId="0DA9EACC" w14:textId="4E68B5B8" w:rsidR="008079A0" w:rsidRPr="008079A0" w:rsidRDefault="008079A0" w:rsidP="00B90F82">
      <w:pPr>
        <w:spacing w:line="360" w:lineRule="auto"/>
        <w:ind w:left="1440" w:hanging="720"/>
        <w:jc w:val="both"/>
        <w:rPr>
          <w:rFonts w:ascii="Arial" w:hAnsi="Arial" w:cs="Arial"/>
          <w:lang w:val="en-US"/>
        </w:rPr>
      </w:pPr>
      <w:r w:rsidRPr="008079A0">
        <w:rPr>
          <w:rFonts w:ascii="Arial" w:hAnsi="Arial" w:cs="Arial"/>
          <w:lang w:val="en-US"/>
        </w:rPr>
        <w:t>(d)</w:t>
      </w:r>
      <w:r w:rsidR="001C6578">
        <w:rPr>
          <w:rFonts w:ascii="Arial" w:hAnsi="Arial" w:cs="Arial"/>
          <w:lang w:val="en-US"/>
        </w:rPr>
        <w:tab/>
      </w:r>
      <w:r w:rsidRPr="008079A0">
        <w:rPr>
          <w:rFonts w:ascii="Arial" w:hAnsi="Arial" w:cs="Arial"/>
          <w:lang w:val="en-US"/>
        </w:rPr>
        <w:t>SRI3PL also faced uncertainty arising from the transition into the GNA framework and other reasons beyond its control</w:t>
      </w:r>
      <w:r w:rsidR="001C6578">
        <w:rPr>
          <w:rFonts w:ascii="Arial" w:hAnsi="Arial" w:cs="Arial"/>
          <w:lang w:val="en-US"/>
        </w:rPr>
        <w:t>,</w:t>
      </w:r>
    </w:p>
    <w:p w14:paraId="4AA1421D" w14:textId="3845DBEC" w:rsidR="008079A0" w:rsidRPr="008079A0" w:rsidRDefault="008079A0" w:rsidP="00B90F82">
      <w:pPr>
        <w:spacing w:line="360" w:lineRule="auto"/>
        <w:ind w:left="1440" w:hanging="720"/>
        <w:jc w:val="both"/>
        <w:rPr>
          <w:rFonts w:ascii="Arial" w:hAnsi="Arial" w:cs="Arial"/>
          <w:lang w:val="en-US"/>
        </w:rPr>
      </w:pPr>
      <w:r w:rsidRPr="008079A0">
        <w:rPr>
          <w:rFonts w:ascii="Arial" w:hAnsi="Arial" w:cs="Arial"/>
          <w:lang w:val="en-US"/>
        </w:rPr>
        <w:t>(e)</w:t>
      </w:r>
      <w:r w:rsidR="001C6578">
        <w:rPr>
          <w:rFonts w:ascii="Arial" w:hAnsi="Arial" w:cs="Arial"/>
          <w:lang w:val="en-US"/>
        </w:rPr>
        <w:tab/>
        <w:t>S</w:t>
      </w:r>
      <w:r w:rsidRPr="008079A0">
        <w:rPr>
          <w:rFonts w:ascii="Arial" w:hAnsi="Arial" w:cs="Arial"/>
          <w:lang w:val="en-US"/>
        </w:rPr>
        <w:t>RI3PL nevertheless made substantial implementation progres</w:t>
      </w:r>
      <w:r w:rsidR="001C6578">
        <w:rPr>
          <w:rFonts w:ascii="Arial" w:hAnsi="Arial" w:cs="Arial"/>
          <w:lang w:val="en-US"/>
        </w:rPr>
        <w:t>s</w:t>
      </w:r>
    </w:p>
    <w:p w14:paraId="2772409B" w14:textId="08393A4E" w:rsidR="008079A0" w:rsidRPr="008079A0" w:rsidRDefault="008079A0" w:rsidP="00B90F82">
      <w:pPr>
        <w:spacing w:line="360" w:lineRule="auto"/>
        <w:jc w:val="both"/>
        <w:rPr>
          <w:rFonts w:ascii="Arial" w:hAnsi="Arial" w:cs="Arial"/>
          <w:lang w:val="en-US"/>
        </w:rPr>
      </w:pPr>
      <w:r w:rsidRPr="008079A0">
        <w:rPr>
          <w:rFonts w:ascii="Arial" w:hAnsi="Arial" w:cs="Arial"/>
          <w:lang w:val="en-US"/>
        </w:rPr>
        <w:t>1</w:t>
      </w:r>
      <w:r w:rsidR="001C6578">
        <w:rPr>
          <w:rFonts w:ascii="Arial" w:hAnsi="Arial" w:cs="Arial"/>
          <w:lang w:val="en-US"/>
        </w:rPr>
        <w:t>21.</w:t>
      </w:r>
      <w:r w:rsidR="001C6578">
        <w:rPr>
          <w:rFonts w:ascii="Arial" w:hAnsi="Arial" w:cs="Arial"/>
          <w:lang w:val="en-US"/>
        </w:rPr>
        <w:tab/>
      </w:r>
      <w:r w:rsidRPr="008079A0">
        <w:rPr>
          <w:rFonts w:ascii="Arial" w:hAnsi="Arial" w:cs="Arial"/>
          <w:lang w:val="en-US"/>
        </w:rPr>
        <w:t xml:space="preserve">Each of the principal causes of delay pleaded by SRI3PL is external to SRI3PL and bears directly upon the ability to commission and evacuate power from the Project. </w:t>
      </w:r>
      <w:r w:rsidRPr="008079A0">
        <w:rPr>
          <w:rFonts w:ascii="Arial" w:hAnsi="Arial" w:cs="Arial"/>
          <w:lang w:val="en-US"/>
        </w:rPr>
        <w:lastRenderedPageBreak/>
        <w:t>SRI3PL, therefore, satisfies the conditions for grant of extension for the purpose of maintaining eligibility for waiver of ISTS charges.</w:t>
      </w:r>
    </w:p>
    <w:p w14:paraId="65254DA0" w14:textId="4302B2B4" w:rsidR="008079A0" w:rsidRPr="008079A0" w:rsidRDefault="006309DD" w:rsidP="00B90F82">
      <w:pPr>
        <w:spacing w:line="360" w:lineRule="auto"/>
        <w:jc w:val="both"/>
        <w:rPr>
          <w:rFonts w:ascii="Arial" w:hAnsi="Arial" w:cs="Arial"/>
          <w:lang w:val="en-US"/>
        </w:rPr>
      </w:pPr>
      <w:r>
        <w:rPr>
          <w:rFonts w:ascii="Arial" w:hAnsi="Arial" w:cs="Arial"/>
          <w:lang w:val="en-US"/>
        </w:rPr>
        <w:t>1</w:t>
      </w:r>
      <w:r w:rsidR="001456A1">
        <w:rPr>
          <w:rFonts w:ascii="Arial" w:hAnsi="Arial" w:cs="Arial"/>
          <w:lang w:val="en-US"/>
        </w:rPr>
        <w:t>22</w:t>
      </w:r>
      <w:r>
        <w:rPr>
          <w:rFonts w:ascii="Arial" w:hAnsi="Arial" w:cs="Arial"/>
          <w:lang w:val="en-US"/>
        </w:rPr>
        <w:t>.</w:t>
      </w:r>
      <w:r>
        <w:rPr>
          <w:rFonts w:ascii="Arial" w:hAnsi="Arial" w:cs="Arial"/>
          <w:lang w:val="en-US"/>
        </w:rPr>
        <w:tab/>
      </w:r>
      <w:r w:rsidR="008079A0" w:rsidRPr="008079A0">
        <w:rPr>
          <w:rFonts w:ascii="Arial" w:hAnsi="Arial" w:cs="Arial"/>
          <w:lang w:val="en-US"/>
        </w:rPr>
        <w:t>The Addendum dated 14.01.2026 provides that the Committee shall give its recommendation in the form of a report to this Hon'ble Commission with a copy to the applicant, and that thereafter the concerned applicant shall approach this Hon'ble Commission through a miscellaneous petition along with the report of the Committee and relevant supporting documents. The present Petition has been filed in terms of the aforesaid procedural framework, i.e., pursuant to the Committee Report dated 11.06.2026, wherein it has been recommended that SCOD of the Project be extended up to 30.06.2026 (two 6 months extensions from 30.06.2025), or till date of commissioning of CTS / actual COD of balance capacity, whichever is earlier.</w:t>
      </w:r>
    </w:p>
    <w:p w14:paraId="631FF2BA" w14:textId="6BE60DE1" w:rsidR="008079A0" w:rsidRPr="008079A0" w:rsidRDefault="006309DD" w:rsidP="00B90F82">
      <w:pPr>
        <w:spacing w:line="360" w:lineRule="auto"/>
        <w:jc w:val="both"/>
        <w:rPr>
          <w:rFonts w:ascii="Arial" w:hAnsi="Arial" w:cs="Arial"/>
          <w:lang w:val="en-US"/>
        </w:rPr>
      </w:pPr>
      <w:r>
        <w:rPr>
          <w:rFonts w:ascii="Arial" w:hAnsi="Arial" w:cs="Arial"/>
          <w:lang w:val="en-US"/>
        </w:rPr>
        <w:t>1</w:t>
      </w:r>
      <w:r w:rsidR="001456A1">
        <w:rPr>
          <w:rFonts w:ascii="Arial" w:hAnsi="Arial" w:cs="Arial"/>
          <w:lang w:val="en-US"/>
        </w:rPr>
        <w:t>23</w:t>
      </w:r>
      <w:r>
        <w:rPr>
          <w:rFonts w:ascii="Arial" w:hAnsi="Arial" w:cs="Arial"/>
          <w:lang w:val="en-US"/>
        </w:rPr>
        <w:t>.</w:t>
      </w:r>
      <w:r>
        <w:rPr>
          <w:rFonts w:ascii="Arial" w:hAnsi="Arial" w:cs="Arial"/>
          <w:lang w:val="en-US"/>
        </w:rPr>
        <w:tab/>
      </w:r>
      <w:r w:rsidR="008079A0" w:rsidRPr="008079A0">
        <w:rPr>
          <w:rFonts w:ascii="Arial" w:hAnsi="Arial" w:cs="Arial"/>
          <w:lang w:val="en-US"/>
        </w:rPr>
        <w:t>The relief sought in the present Petition is confined to extension of the Project timeline / SCOD for the limited purpose of maintaining eligibility for waiver of ISTS charges as recommended by the Committee Report dated 11.06.2026.</w:t>
      </w:r>
    </w:p>
    <w:p w14:paraId="5BAFB039" w14:textId="7C9EBDBE" w:rsidR="008079A0" w:rsidRPr="008079A0" w:rsidRDefault="006309DD" w:rsidP="00B90F82">
      <w:pPr>
        <w:spacing w:line="360" w:lineRule="auto"/>
        <w:jc w:val="both"/>
        <w:rPr>
          <w:rFonts w:ascii="Arial" w:hAnsi="Arial" w:cs="Arial"/>
          <w:lang w:val="en-US"/>
        </w:rPr>
      </w:pPr>
      <w:r>
        <w:rPr>
          <w:rFonts w:ascii="Arial" w:hAnsi="Arial" w:cs="Arial"/>
          <w:lang w:val="en-US"/>
        </w:rPr>
        <w:t>1</w:t>
      </w:r>
      <w:r w:rsidR="001456A1">
        <w:rPr>
          <w:rFonts w:ascii="Arial" w:hAnsi="Arial" w:cs="Arial"/>
          <w:lang w:val="en-US"/>
        </w:rPr>
        <w:t>24</w:t>
      </w:r>
      <w:r>
        <w:rPr>
          <w:rFonts w:ascii="Arial" w:hAnsi="Arial" w:cs="Arial"/>
          <w:lang w:val="en-US"/>
        </w:rPr>
        <w:t>.</w:t>
      </w:r>
      <w:r>
        <w:rPr>
          <w:rFonts w:ascii="Arial" w:hAnsi="Arial" w:cs="Arial"/>
          <w:lang w:val="en-US"/>
        </w:rPr>
        <w:tab/>
      </w:r>
      <w:r w:rsidR="008079A0" w:rsidRPr="008079A0">
        <w:rPr>
          <w:rFonts w:ascii="Arial" w:hAnsi="Arial" w:cs="Arial"/>
          <w:lang w:val="en-US"/>
        </w:rPr>
        <w:t>Without such relief, SRI3PL would be denied waiver eligibility despite having acted diligently and despite delay having arisen due to factors such as transmission non-availability, tower collapse, delayed statutory approval and regulatory transition that were wholly or substantially beyond its control.</w:t>
      </w:r>
    </w:p>
    <w:p w14:paraId="7E084EB3" w14:textId="1000D805" w:rsidR="008079A0" w:rsidRPr="008079A0" w:rsidRDefault="006309DD" w:rsidP="00B90F82">
      <w:pPr>
        <w:spacing w:line="360" w:lineRule="auto"/>
        <w:jc w:val="both"/>
        <w:rPr>
          <w:rFonts w:ascii="Arial" w:hAnsi="Arial" w:cs="Arial"/>
          <w:lang w:val="en-US"/>
        </w:rPr>
      </w:pPr>
      <w:r>
        <w:rPr>
          <w:rFonts w:ascii="Arial" w:hAnsi="Arial" w:cs="Arial"/>
          <w:lang w:val="en-US"/>
        </w:rPr>
        <w:t>1</w:t>
      </w:r>
      <w:r w:rsidR="001456A1">
        <w:rPr>
          <w:rFonts w:ascii="Arial" w:hAnsi="Arial" w:cs="Arial"/>
          <w:lang w:val="en-US"/>
        </w:rPr>
        <w:t>25</w:t>
      </w:r>
      <w:r>
        <w:rPr>
          <w:rFonts w:ascii="Arial" w:hAnsi="Arial" w:cs="Arial"/>
          <w:lang w:val="en-US"/>
        </w:rPr>
        <w:t>.</w:t>
      </w:r>
      <w:r>
        <w:rPr>
          <w:rFonts w:ascii="Arial" w:hAnsi="Arial" w:cs="Arial"/>
          <w:lang w:val="en-US"/>
        </w:rPr>
        <w:tab/>
      </w:r>
      <w:r w:rsidR="008079A0" w:rsidRPr="008079A0">
        <w:rPr>
          <w:rFonts w:ascii="Arial" w:hAnsi="Arial" w:cs="Arial"/>
          <w:lang w:val="en-US"/>
        </w:rPr>
        <w:t>In the circumstances, SRI3PL is entitled to appropriate orders from this Hon'ble Commission in terms of Section 79(1)(c) read with Regulation 13(2)(h) of the Sharing Regulations.</w:t>
      </w:r>
    </w:p>
    <w:p w14:paraId="1FC01A9F" w14:textId="0247AC1B" w:rsidR="008079A0" w:rsidRPr="008079A0" w:rsidRDefault="008079A0" w:rsidP="00B90F82">
      <w:pPr>
        <w:spacing w:line="360" w:lineRule="auto"/>
        <w:jc w:val="both"/>
        <w:rPr>
          <w:rFonts w:ascii="Arial" w:hAnsi="Arial" w:cs="Arial"/>
          <w:lang w:val="en-US"/>
        </w:rPr>
      </w:pPr>
      <w:r w:rsidRPr="008079A0">
        <w:rPr>
          <w:rFonts w:ascii="Arial" w:hAnsi="Arial" w:cs="Arial"/>
          <w:b/>
          <w:bCs/>
          <w:lang w:val="en-US"/>
        </w:rPr>
        <w:t>VII.</w:t>
      </w:r>
      <w:r w:rsidR="001456A1">
        <w:rPr>
          <w:rFonts w:ascii="Arial" w:hAnsi="Arial" w:cs="Arial"/>
          <w:b/>
          <w:bCs/>
          <w:lang w:val="en-US"/>
        </w:rPr>
        <w:tab/>
      </w:r>
      <w:r w:rsidRPr="008079A0">
        <w:rPr>
          <w:rFonts w:ascii="Arial" w:hAnsi="Arial" w:cs="Arial"/>
          <w:b/>
          <w:bCs/>
          <w:lang w:val="en-US"/>
        </w:rPr>
        <w:t>Matters not previously filed or pending with any other court</w:t>
      </w:r>
    </w:p>
    <w:p w14:paraId="27CA0753" w14:textId="1B3FE1FC" w:rsidR="008079A0" w:rsidRPr="008079A0" w:rsidRDefault="006309DD" w:rsidP="00B90F82">
      <w:pPr>
        <w:spacing w:line="360" w:lineRule="auto"/>
        <w:jc w:val="both"/>
        <w:rPr>
          <w:rFonts w:ascii="Arial" w:hAnsi="Arial" w:cs="Arial"/>
          <w:lang w:val="en-US"/>
        </w:rPr>
      </w:pPr>
      <w:r>
        <w:rPr>
          <w:rFonts w:ascii="Arial" w:hAnsi="Arial" w:cs="Arial"/>
          <w:lang w:val="en-US"/>
        </w:rPr>
        <w:t>1</w:t>
      </w:r>
      <w:r w:rsidR="001456A1">
        <w:rPr>
          <w:rFonts w:ascii="Arial" w:hAnsi="Arial" w:cs="Arial"/>
          <w:lang w:val="en-US"/>
        </w:rPr>
        <w:t>26</w:t>
      </w:r>
      <w:r>
        <w:rPr>
          <w:rFonts w:ascii="Arial" w:hAnsi="Arial" w:cs="Arial"/>
          <w:lang w:val="en-US"/>
        </w:rPr>
        <w:t>.</w:t>
      </w:r>
      <w:r>
        <w:rPr>
          <w:rFonts w:ascii="Arial" w:hAnsi="Arial" w:cs="Arial"/>
          <w:lang w:val="en-US"/>
        </w:rPr>
        <w:tab/>
      </w:r>
      <w:r w:rsidR="008079A0" w:rsidRPr="008079A0">
        <w:rPr>
          <w:rFonts w:ascii="Arial" w:hAnsi="Arial" w:cs="Arial"/>
          <w:lang w:val="en-US"/>
        </w:rPr>
        <w:t>No matter has been filed by SRI3PL seeking the same reliefs as prayed for in the present Petition on the same cause of action before this Hon'ble Commission.</w:t>
      </w:r>
    </w:p>
    <w:p w14:paraId="0C87D286" w14:textId="2C5AC5F4" w:rsidR="008079A0" w:rsidRPr="008079A0" w:rsidRDefault="008079A0" w:rsidP="00B90F82">
      <w:pPr>
        <w:spacing w:line="360" w:lineRule="auto"/>
        <w:jc w:val="both"/>
        <w:rPr>
          <w:rFonts w:ascii="Arial" w:hAnsi="Arial" w:cs="Arial"/>
          <w:lang w:val="en-US"/>
        </w:rPr>
      </w:pPr>
      <w:r w:rsidRPr="008079A0">
        <w:rPr>
          <w:rFonts w:ascii="Arial" w:hAnsi="Arial" w:cs="Arial"/>
          <w:b/>
          <w:bCs/>
          <w:lang w:val="en-US"/>
        </w:rPr>
        <w:t>VIII.</w:t>
      </w:r>
      <w:r w:rsidR="001456A1">
        <w:rPr>
          <w:rFonts w:ascii="Arial" w:hAnsi="Arial" w:cs="Arial"/>
          <w:b/>
          <w:bCs/>
          <w:lang w:val="en-US"/>
        </w:rPr>
        <w:tab/>
        <w:t>R</w:t>
      </w:r>
      <w:r w:rsidRPr="008079A0">
        <w:rPr>
          <w:rFonts w:ascii="Arial" w:hAnsi="Arial" w:cs="Arial"/>
          <w:b/>
          <w:bCs/>
          <w:lang w:val="en-US"/>
        </w:rPr>
        <w:t>elief(s) sought</w:t>
      </w:r>
    </w:p>
    <w:p w14:paraId="51A40A36" w14:textId="108E79AB" w:rsidR="008079A0" w:rsidRPr="008079A0" w:rsidRDefault="006309DD" w:rsidP="00B90F82">
      <w:pPr>
        <w:spacing w:line="360" w:lineRule="auto"/>
        <w:jc w:val="both"/>
        <w:rPr>
          <w:rFonts w:ascii="Arial" w:hAnsi="Arial" w:cs="Arial"/>
          <w:lang w:val="en-US"/>
        </w:rPr>
      </w:pPr>
      <w:r>
        <w:rPr>
          <w:rFonts w:ascii="Arial" w:hAnsi="Arial" w:cs="Arial"/>
          <w:lang w:val="en-US"/>
        </w:rPr>
        <w:t>1</w:t>
      </w:r>
      <w:r w:rsidR="001456A1">
        <w:rPr>
          <w:rFonts w:ascii="Arial" w:hAnsi="Arial" w:cs="Arial"/>
          <w:lang w:val="en-US"/>
        </w:rPr>
        <w:t>27</w:t>
      </w:r>
      <w:r>
        <w:rPr>
          <w:rFonts w:ascii="Arial" w:hAnsi="Arial" w:cs="Arial"/>
          <w:lang w:val="en-US"/>
        </w:rPr>
        <w:t>.</w:t>
      </w:r>
      <w:r>
        <w:rPr>
          <w:rFonts w:ascii="Arial" w:hAnsi="Arial" w:cs="Arial"/>
          <w:lang w:val="en-US"/>
        </w:rPr>
        <w:tab/>
      </w:r>
      <w:r w:rsidR="008079A0" w:rsidRPr="008079A0">
        <w:rPr>
          <w:rFonts w:ascii="Arial" w:hAnsi="Arial" w:cs="Arial"/>
          <w:lang w:val="en-US"/>
        </w:rPr>
        <w:t>In light of the facts and circumstances stated hereinabove, it is most respectfully prayed that this Hon'ble Commission may be pleased to:</w:t>
      </w:r>
    </w:p>
    <w:p w14:paraId="1D28A7EA" w14:textId="55EC6355" w:rsidR="008079A0" w:rsidRPr="008079A0" w:rsidRDefault="008079A0" w:rsidP="00B90F82">
      <w:pPr>
        <w:spacing w:line="360" w:lineRule="auto"/>
        <w:ind w:left="1440" w:hanging="720"/>
        <w:jc w:val="both"/>
        <w:rPr>
          <w:rFonts w:ascii="Arial" w:hAnsi="Arial" w:cs="Arial"/>
          <w:lang w:val="en-US"/>
        </w:rPr>
      </w:pPr>
      <w:r w:rsidRPr="008079A0">
        <w:rPr>
          <w:rFonts w:ascii="Arial" w:hAnsi="Arial" w:cs="Arial"/>
          <w:lang w:val="en-US"/>
        </w:rPr>
        <w:t xml:space="preserve">(a) </w:t>
      </w:r>
      <w:r w:rsidR="008C7F48">
        <w:rPr>
          <w:rFonts w:ascii="Arial" w:hAnsi="Arial" w:cs="Arial"/>
          <w:lang w:val="en-US"/>
        </w:rPr>
        <w:tab/>
      </w:r>
      <w:r w:rsidRPr="008079A0">
        <w:rPr>
          <w:rFonts w:ascii="Arial" w:hAnsi="Arial" w:cs="Arial"/>
          <w:lang w:val="en-US"/>
        </w:rPr>
        <w:t xml:space="preserve">Hold and declare that the delay in commissioning of the 470 MW Hybrid (200 MW solar and 270 MW wind) power Project in Gadag, in the State of Karnataka is on account of various force majeure events, particularly </w:t>
      </w:r>
      <w:r w:rsidRPr="008079A0">
        <w:rPr>
          <w:rFonts w:ascii="Arial" w:hAnsi="Arial" w:cs="Arial"/>
          <w:lang w:val="en-US"/>
        </w:rPr>
        <w:lastRenderedPageBreak/>
        <w:t>the delay in commissioning of the evacuation/common transmission system associated with Gadag PS including the Narendra New (GIS) - Pune (GIS) 765kV D/C line and the Gadag PS - Koppal PS 400 kV D/C line, as</w:t>
      </w:r>
      <w:r w:rsidR="001456A1">
        <w:rPr>
          <w:rFonts w:ascii="Arial" w:hAnsi="Arial" w:cs="Arial"/>
          <w:lang w:val="en-US"/>
        </w:rPr>
        <w:t xml:space="preserve"> also</w:t>
      </w:r>
      <w:r w:rsidRPr="008079A0">
        <w:rPr>
          <w:rFonts w:ascii="Arial" w:hAnsi="Arial" w:cs="Arial"/>
          <w:lang w:val="en-US"/>
        </w:rPr>
        <w:t xml:space="preserve"> noted by the Committee </w:t>
      </w:r>
      <w:r w:rsidRPr="008079A0">
        <w:rPr>
          <w:rFonts w:ascii="Arial" w:hAnsi="Arial" w:cs="Arial"/>
          <w:i/>
          <w:iCs/>
          <w:lang w:val="en-US"/>
        </w:rPr>
        <w:t>vide</w:t>
      </w:r>
      <w:r w:rsidRPr="008079A0">
        <w:rPr>
          <w:rFonts w:ascii="Arial" w:hAnsi="Arial" w:cs="Arial"/>
          <w:lang w:val="en-US"/>
        </w:rPr>
        <w:t xml:space="preserve"> Report dated 11.06.2026;</w:t>
      </w:r>
    </w:p>
    <w:p w14:paraId="3BBE7DDF" w14:textId="65AE46A4" w:rsidR="008079A0" w:rsidRPr="008079A0" w:rsidRDefault="008079A0" w:rsidP="516B2D09">
      <w:pPr>
        <w:spacing w:line="360" w:lineRule="auto"/>
        <w:ind w:left="1440" w:hanging="720"/>
        <w:jc w:val="both"/>
        <w:rPr>
          <w:rFonts w:ascii="Arial" w:hAnsi="Arial" w:cs="Arial"/>
          <w:lang w:val="en-US"/>
        </w:rPr>
      </w:pPr>
      <w:r w:rsidRPr="516B2D09">
        <w:rPr>
          <w:rFonts w:ascii="Arial" w:hAnsi="Arial" w:cs="Arial"/>
          <w:lang w:val="en-US"/>
        </w:rPr>
        <w:t xml:space="preserve">(b) </w:t>
      </w:r>
      <w:r>
        <w:tab/>
      </w:r>
      <w:r w:rsidRPr="516B2D09">
        <w:rPr>
          <w:rFonts w:ascii="Arial" w:hAnsi="Arial" w:cs="Arial"/>
          <w:lang w:val="en-US"/>
        </w:rPr>
        <w:t xml:space="preserve">Grant extension of the Scheduled Commercial Operation Date / commissioning timeline till 30.06.2026 for the </w:t>
      </w:r>
      <w:ins w:id="96" w:author="Ravi Kalra" w:date="2026-09-04T09:03:00Z" w16du:dateUtc="2026-09-04T09:03:29Z">
        <w:r w:rsidR="368A1CF1" w:rsidRPr="516B2D09">
          <w:rPr>
            <w:rFonts w:ascii="Arial" w:hAnsi="Arial" w:cs="Arial"/>
            <w:lang w:val="en-US"/>
          </w:rPr>
          <w:t xml:space="preserve">372 </w:t>
        </w:r>
      </w:ins>
      <w:del w:id="97" w:author="Ravi Kalra" w:date="2026-09-04T09:03:00Z" w16du:dateUtc="2026-09-04T09:03:11Z">
        <w:r w:rsidRPr="516B2D09" w:rsidDel="008079A0">
          <w:rPr>
            <w:rFonts w:ascii="Arial" w:hAnsi="Arial" w:cs="Arial"/>
            <w:lang w:val="en-US"/>
          </w:rPr>
          <w:delText xml:space="preserve">entire 470 </w:delText>
        </w:r>
      </w:del>
      <w:r w:rsidRPr="516B2D09">
        <w:rPr>
          <w:rFonts w:ascii="Arial" w:hAnsi="Arial" w:cs="Arial"/>
          <w:lang w:val="en-US"/>
        </w:rPr>
        <w:t>MW</w:t>
      </w:r>
      <w:ins w:id="98" w:author="Ravi Kalra" w:date="2026-09-04T09:25:00Z" w16du:dateUtc="2026-09-04T09:25:29Z">
        <w:r w:rsidR="2167ADF8" w:rsidRPr="516B2D09">
          <w:rPr>
            <w:rFonts w:ascii="Arial" w:hAnsi="Arial" w:cs="Arial"/>
            <w:lang w:val="en-US"/>
          </w:rPr>
          <w:t xml:space="preserve"> (146.87 MW Solar and 225.2 MW Wind)</w:t>
        </w:r>
      </w:ins>
      <w:r w:rsidRPr="516B2D09">
        <w:rPr>
          <w:rFonts w:ascii="Arial" w:hAnsi="Arial" w:cs="Arial"/>
          <w:lang w:val="en-US"/>
        </w:rPr>
        <w:t xml:space="preserve"> capacity of the Project in terms of the recommendations in the Report dated 11.06.2026 issued by the Committee such that the 470 MW capacity is eligible/entitled to 100% waiver from Inter-State Transmission System charges, as under:</w:t>
      </w:r>
    </w:p>
    <w:p w14:paraId="15EFA0E4" w14:textId="77777777" w:rsidR="008079A0" w:rsidRPr="008079A0" w:rsidRDefault="008079A0" w:rsidP="00B90F82">
      <w:pPr>
        <w:spacing w:line="360" w:lineRule="auto"/>
        <w:ind w:left="1440"/>
        <w:jc w:val="both"/>
        <w:rPr>
          <w:rFonts w:ascii="Arial" w:hAnsi="Arial" w:cs="Arial"/>
          <w:lang w:val="en-US"/>
        </w:rPr>
      </w:pPr>
      <w:r w:rsidRPr="008079A0">
        <w:rPr>
          <w:rFonts w:ascii="Arial" w:hAnsi="Arial" w:cs="Arial"/>
          <w:lang w:val="en-US"/>
        </w:rPr>
        <w:t>(i) first extension from 30.06.2025 to 31.12.2025; and</w:t>
      </w:r>
    </w:p>
    <w:p w14:paraId="24FC0C3E" w14:textId="77777777" w:rsidR="008079A0" w:rsidRPr="008079A0" w:rsidRDefault="008079A0" w:rsidP="00B90F82">
      <w:pPr>
        <w:spacing w:line="360" w:lineRule="auto"/>
        <w:ind w:left="1440"/>
        <w:jc w:val="both"/>
        <w:rPr>
          <w:rFonts w:ascii="Arial" w:hAnsi="Arial" w:cs="Arial"/>
          <w:lang w:val="en-US"/>
        </w:rPr>
      </w:pPr>
      <w:r w:rsidRPr="008079A0">
        <w:rPr>
          <w:rFonts w:ascii="Arial" w:hAnsi="Arial" w:cs="Arial"/>
          <w:lang w:val="en-US"/>
        </w:rPr>
        <w:t>(ii) second extension from 01.01.2026 to 30.06.2026,</w:t>
      </w:r>
    </w:p>
    <w:p w14:paraId="746E6FF3" w14:textId="1D8287B2" w:rsidR="008079A0" w:rsidRPr="008079A0" w:rsidRDefault="008079A0" w:rsidP="00C8551E">
      <w:pPr>
        <w:spacing w:line="360" w:lineRule="auto"/>
        <w:jc w:val="both"/>
        <w:rPr>
          <w:rFonts w:ascii="Arial" w:hAnsi="Arial" w:cs="Arial"/>
          <w:lang w:val="en-US"/>
        </w:rPr>
      </w:pPr>
      <w:r w:rsidRPr="008079A0">
        <w:rPr>
          <w:rFonts w:ascii="Arial" w:hAnsi="Arial" w:cs="Arial"/>
          <w:lang w:val="en-US"/>
        </w:rPr>
        <w:t>(c)</w:t>
      </w:r>
      <w:r w:rsidR="00C8551E">
        <w:rPr>
          <w:rFonts w:ascii="Arial" w:hAnsi="Arial" w:cs="Arial"/>
          <w:lang w:val="en-US"/>
        </w:rPr>
        <w:tab/>
      </w:r>
      <w:r w:rsidRPr="008079A0">
        <w:rPr>
          <w:rFonts w:ascii="Arial" w:hAnsi="Arial" w:cs="Arial"/>
          <w:lang w:val="en-US"/>
        </w:rPr>
        <w:t>Pass such further order(s) and / or direction(s) as this Hon'ble Commission may deem just and proper in the facts and circumstances of the present case.</w:t>
      </w:r>
    </w:p>
    <w:p w14:paraId="4BC9BDC7" w14:textId="01B023CF" w:rsidR="008079A0" w:rsidRPr="008079A0" w:rsidRDefault="008079A0" w:rsidP="00B90F82">
      <w:pPr>
        <w:spacing w:line="360" w:lineRule="auto"/>
        <w:jc w:val="both"/>
        <w:rPr>
          <w:rFonts w:ascii="Arial" w:hAnsi="Arial" w:cs="Arial"/>
          <w:lang w:val="en-US"/>
        </w:rPr>
      </w:pPr>
      <w:r w:rsidRPr="008079A0">
        <w:rPr>
          <w:rFonts w:ascii="Arial" w:hAnsi="Arial" w:cs="Arial"/>
          <w:b/>
          <w:bCs/>
          <w:lang w:val="en-US"/>
        </w:rPr>
        <w:t xml:space="preserve">IX. </w:t>
      </w:r>
      <w:r w:rsidR="00B90F82">
        <w:rPr>
          <w:rFonts w:ascii="Arial" w:hAnsi="Arial" w:cs="Arial"/>
          <w:b/>
          <w:bCs/>
          <w:lang w:val="en-US"/>
        </w:rPr>
        <w:tab/>
      </w:r>
      <w:r w:rsidRPr="008079A0">
        <w:rPr>
          <w:rFonts w:ascii="Arial" w:hAnsi="Arial" w:cs="Arial"/>
          <w:b/>
          <w:bCs/>
          <w:lang w:val="en-US"/>
        </w:rPr>
        <w:t>Interim reliefs sought, if any</w:t>
      </w:r>
    </w:p>
    <w:p w14:paraId="158268EA" w14:textId="3D549629" w:rsidR="008079A0" w:rsidRPr="008079A0" w:rsidRDefault="006309DD" w:rsidP="00B90F82">
      <w:pPr>
        <w:spacing w:line="360" w:lineRule="auto"/>
        <w:jc w:val="both"/>
        <w:rPr>
          <w:rFonts w:ascii="Arial" w:hAnsi="Arial" w:cs="Arial"/>
          <w:lang w:val="en-US"/>
        </w:rPr>
      </w:pPr>
      <w:r>
        <w:rPr>
          <w:rFonts w:ascii="Arial" w:hAnsi="Arial" w:cs="Arial"/>
          <w:lang w:val="en-US"/>
        </w:rPr>
        <w:t>1</w:t>
      </w:r>
      <w:r w:rsidR="00C8551E">
        <w:rPr>
          <w:rFonts w:ascii="Arial" w:hAnsi="Arial" w:cs="Arial"/>
          <w:lang w:val="en-US"/>
        </w:rPr>
        <w:t>28</w:t>
      </w:r>
      <w:r>
        <w:rPr>
          <w:rFonts w:ascii="Arial" w:hAnsi="Arial" w:cs="Arial"/>
          <w:lang w:val="en-US"/>
        </w:rPr>
        <w:t>.</w:t>
      </w:r>
      <w:r>
        <w:rPr>
          <w:rFonts w:ascii="Arial" w:hAnsi="Arial" w:cs="Arial"/>
          <w:lang w:val="en-US"/>
        </w:rPr>
        <w:tab/>
      </w:r>
      <w:r w:rsidR="008079A0" w:rsidRPr="008079A0">
        <w:rPr>
          <w:rFonts w:ascii="Arial" w:hAnsi="Arial" w:cs="Arial"/>
          <w:lang w:val="en-US"/>
        </w:rPr>
        <w:t>N/A</w:t>
      </w:r>
    </w:p>
    <w:p w14:paraId="46FFA8E2" w14:textId="16ACE3E9" w:rsidR="008079A0" w:rsidRPr="008079A0" w:rsidRDefault="008079A0" w:rsidP="00B90F82">
      <w:pPr>
        <w:spacing w:line="360" w:lineRule="auto"/>
        <w:jc w:val="both"/>
        <w:rPr>
          <w:rFonts w:ascii="Arial" w:hAnsi="Arial" w:cs="Arial"/>
          <w:lang w:val="en-US"/>
        </w:rPr>
      </w:pPr>
      <w:r w:rsidRPr="008079A0">
        <w:rPr>
          <w:rFonts w:ascii="Arial" w:hAnsi="Arial" w:cs="Arial"/>
          <w:b/>
          <w:bCs/>
          <w:lang w:val="en-US"/>
        </w:rPr>
        <w:t xml:space="preserve">X. </w:t>
      </w:r>
      <w:r w:rsidR="00B90F82">
        <w:rPr>
          <w:rFonts w:ascii="Arial" w:hAnsi="Arial" w:cs="Arial"/>
          <w:b/>
          <w:bCs/>
          <w:lang w:val="en-US"/>
        </w:rPr>
        <w:tab/>
      </w:r>
      <w:r w:rsidRPr="008079A0">
        <w:rPr>
          <w:rFonts w:ascii="Arial" w:hAnsi="Arial" w:cs="Arial"/>
          <w:b/>
          <w:bCs/>
          <w:lang w:val="en-US"/>
        </w:rPr>
        <w:t>List of Enclosures</w:t>
      </w:r>
    </w:p>
    <w:p w14:paraId="58FEB1B4" w14:textId="7589C513" w:rsidR="008079A0" w:rsidRPr="008079A0" w:rsidRDefault="006309DD" w:rsidP="00B90F82">
      <w:pPr>
        <w:spacing w:line="360" w:lineRule="auto"/>
        <w:jc w:val="both"/>
        <w:rPr>
          <w:rFonts w:ascii="Arial" w:hAnsi="Arial" w:cs="Arial"/>
          <w:lang w:val="en-US"/>
        </w:rPr>
      </w:pPr>
      <w:r>
        <w:rPr>
          <w:rFonts w:ascii="Arial" w:hAnsi="Arial" w:cs="Arial"/>
          <w:lang w:val="en-US"/>
        </w:rPr>
        <w:t>1</w:t>
      </w:r>
      <w:r w:rsidR="00C8551E">
        <w:rPr>
          <w:rFonts w:ascii="Arial" w:hAnsi="Arial" w:cs="Arial"/>
          <w:lang w:val="en-US"/>
        </w:rPr>
        <w:t>29</w:t>
      </w:r>
      <w:r>
        <w:rPr>
          <w:rFonts w:ascii="Arial" w:hAnsi="Arial" w:cs="Arial"/>
          <w:lang w:val="en-US"/>
        </w:rPr>
        <w:t>.</w:t>
      </w:r>
      <w:r>
        <w:rPr>
          <w:rFonts w:ascii="Arial" w:hAnsi="Arial" w:cs="Arial"/>
          <w:lang w:val="en-US"/>
        </w:rPr>
        <w:tab/>
      </w:r>
      <w:r w:rsidR="008079A0" w:rsidRPr="008079A0">
        <w:rPr>
          <w:rFonts w:ascii="Arial" w:hAnsi="Arial" w:cs="Arial"/>
          <w:lang w:val="en-US"/>
        </w:rPr>
        <w:t>As per the Index</w:t>
      </w:r>
    </w:p>
    <w:p w14:paraId="3DF42ACC" w14:textId="736F7A1F" w:rsidR="008079A0" w:rsidRPr="008079A0" w:rsidRDefault="008079A0" w:rsidP="00B90F82">
      <w:pPr>
        <w:spacing w:line="360" w:lineRule="auto"/>
        <w:jc w:val="both"/>
        <w:rPr>
          <w:rFonts w:ascii="Arial" w:hAnsi="Arial" w:cs="Arial"/>
          <w:lang w:val="en-US"/>
        </w:rPr>
      </w:pPr>
      <w:r w:rsidRPr="008079A0">
        <w:rPr>
          <w:rFonts w:ascii="Arial" w:hAnsi="Arial" w:cs="Arial"/>
          <w:b/>
          <w:bCs/>
          <w:lang w:val="en-US"/>
        </w:rPr>
        <w:t xml:space="preserve">XI. </w:t>
      </w:r>
      <w:r w:rsidR="00B90F82">
        <w:rPr>
          <w:rFonts w:ascii="Arial" w:hAnsi="Arial" w:cs="Arial"/>
          <w:b/>
          <w:bCs/>
          <w:lang w:val="en-US"/>
        </w:rPr>
        <w:tab/>
      </w:r>
      <w:r w:rsidRPr="008079A0">
        <w:rPr>
          <w:rFonts w:ascii="Arial" w:hAnsi="Arial" w:cs="Arial"/>
          <w:b/>
          <w:bCs/>
          <w:lang w:val="en-US"/>
        </w:rPr>
        <w:t>Proof of Payment</w:t>
      </w:r>
    </w:p>
    <w:p w14:paraId="5B1A96DF" w14:textId="148A32DC" w:rsidR="008079A0" w:rsidRPr="008079A0" w:rsidRDefault="006309DD" w:rsidP="00B90F82">
      <w:pPr>
        <w:spacing w:line="360" w:lineRule="auto"/>
        <w:jc w:val="both"/>
        <w:rPr>
          <w:rFonts w:ascii="Arial" w:hAnsi="Arial" w:cs="Arial"/>
          <w:lang w:val="en-US"/>
        </w:rPr>
      </w:pPr>
      <w:r>
        <w:rPr>
          <w:rFonts w:ascii="Arial" w:hAnsi="Arial" w:cs="Arial"/>
          <w:lang w:val="en-US"/>
        </w:rPr>
        <w:t>1</w:t>
      </w:r>
      <w:r w:rsidR="00C8551E">
        <w:rPr>
          <w:rFonts w:ascii="Arial" w:hAnsi="Arial" w:cs="Arial"/>
          <w:lang w:val="en-US"/>
        </w:rPr>
        <w:t>30</w:t>
      </w:r>
      <w:r>
        <w:rPr>
          <w:rFonts w:ascii="Arial" w:hAnsi="Arial" w:cs="Arial"/>
          <w:lang w:val="en-US"/>
        </w:rPr>
        <w:t>.</w:t>
      </w:r>
      <w:r>
        <w:rPr>
          <w:rFonts w:ascii="Arial" w:hAnsi="Arial" w:cs="Arial"/>
          <w:lang w:val="en-US"/>
        </w:rPr>
        <w:tab/>
      </w:r>
      <w:r w:rsidR="008079A0" w:rsidRPr="008079A0">
        <w:rPr>
          <w:rFonts w:ascii="Arial" w:hAnsi="Arial" w:cs="Arial"/>
          <w:lang w:val="en-US"/>
        </w:rPr>
        <w:t>The fee has been paid on bearing Transaction No.</w:t>
      </w:r>
    </w:p>
    <w:p w14:paraId="261ABCC9" w14:textId="6D0E9F5B" w:rsidR="008079A0" w:rsidRDefault="008079A0" w:rsidP="00B90F82">
      <w:pPr>
        <w:spacing w:line="360" w:lineRule="auto"/>
        <w:jc w:val="both"/>
        <w:rPr>
          <w:rFonts w:ascii="Arial" w:hAnsi="Arial" w:cs="Arial"/>
          <w:lang w:val="en-US"/>
        </w:rPr>
      </w:pPr>
      <w:r w:rsidRPr="008079A0">
        <w:rPr>
          <w:rFonts w:ascii="Arial" w:hAnsi="Arial" w:cs="Arial"/>
          <w:lang w:val="en-US"/>
        </w:rPr>
        <w:t xml:space="preserve">Dated at </w:t>
      </w:r>
      <w:r w:rsidR="00B90F82">
        <w:rPr>
          <w:rFonts w:ascii="Arial" w:hAnsi="Arial" w:cs="Arial"/>
          <w:lang w:val="en-US"/>
        </w:rPr>
        <w:t xml:space="preserve">                        </w:t>
      </w:r>
      <w:r w:rsidRPr="008079A0">
        <w:rPr>
          <w:rFonts w:ascii="Arial" w:hAnsi="Arial" w:cs="Arial"/>
          <w:lang w:val="en-US"/>
        </w:rPr>
        <w:t xml:space="preserve">on this </w:t>
      </w:r>
      <w:r w:rsidR="00B90F82">
        <w:rPr>
          <w:rFonts w:ascii="Arial" w:hAnsi="Arial" w:cs="Arial"/>
          <w:lang w:val="en-US"/>
        </w:rPr>
        <w:t xml:space="preserve">              </w:t>
      </w:r>
      <w:r w:rsidRPr="008079A0">
        <w:rPr>
          <w:rFonts w:ascii="Arial" w:hAnsi="Arial" w:cs="Arial"/>
          <w:lang w:val="en-US"/>
        </w:rPr>
        <w:t xml:space="preserve">day of </w:t>
      </w:r>
    </w:p>
    <w:p w14:paraId="398E8410" w14:textId="77777777" w:rsidR="00C8551E" w:rsidRDefault="00C8551E" w:rsidP="00B90F82">
      <w:pPr>
        <w:spacing w:line="360" w:lineRule="auto"/>
        <w:jc w:val="both"/>
        <w:rPr>
          <w:rFonts w:ascii="Arial" w:hAnsi="Arial" w:cs="Arial"/>
          <w:lang w:val="en-US"/>
        </w:rPr>
      </w:pPr>
    </w:p>
    <w:p w14:paraId="13896BB4" w14:textId="77777777" w:rsidR="00C8551E" w:rsidRPr="008079A0" w:rsidRDefault="00C8551E" w:rsidP="00B90F82">
      <w:pPr>
        <w:spacing w:line="360" w:lineRule="auto"/>
        <w:jc w:val="both"/>
        <w:rPr>
          <w:rFonts w:ascii="Arial" w:hAnsi="Arial" w:cs="Arial"/>
          <w:lang w:val="en-US"/>
        </w:rPr>
      </w:pPr>
    </w:p>
    <w:p w14:paraId="6AC92157" w14:textId="77777777" w:rsidR="008079A0" w:rsidRPr="008079A0" w:rsidRDefault="008079A0" w:rsidP="00B90F82">
      <w:pPr>
        <w:spacing w:line="360" w:lineRule="auto"/>
        <w:jc w:val="right"/>
        <w:rPr>
          <w:rFonts w:ascii="Arial" w:hAnsi="Arial" w:cs="Arial"/>
          <w:lang w:val="en-US"/>
        </w:rPr>
      </w:pPr>
      <w:r w:rsidRPr="008079A0">
        <w:rPr>
          <w:rFonts w:ascii="Arial" w:hAnsi="Arial" w:cs="Arial"/>
          <w:b/>
          <w:bCs/>
          <w:lang w:val="en-US"/>
        </w:rPr>
        <w:t>Serentica Renewables India 3 Private</w:t>
      </w:r>
    </w:p>
    <w:p w14:paraId="4110FAE5" w14:textId="77777777" w:rsidR="008079A0" w:rsidRDefault="008079A0" w:rsidP="00B90F82">
      <w:pPr>
        <w:spacing w:line="360" w:lineRule="auto"/>
        <w:jc w:val="right"/>
        <w:rPr>
          <w:rFonts w:ascii="Arial" w:hAnsi="Arial" w:cs="Arial"/>
          <w:b/>
          <w:bCs/>
          <w:lang w:val="en-US"/>
        </w:rPr>
      </w:pPr>
      <w:r w:rsidRPr="008079A0">
        <w:rPr>
          <w:rFonts w:ascii="Arial" w:hAnsi="Arial" w:cs="Arial"/>
          <w:b/>
          <w:bCs/>
          <w:lang w:val="en-US"/>
        </w:rPr>
        <w:t>Limited / Petitioner No. 1</w:t>
      </w:r>
    </w:p>
    <w:p w14:paraId="7B0F404F" w14:textId="77777777" w:rsidR="00C8551E" w:rsidRDefault="00C8551E" w:rsidP="00B90F82">
      <w:pPr>
        <w:spacing w:line="360" w:lineRule="auto"/>
        <w:jc w:val="right"/>
        <w:rPr>
          <w:rFonts w:ascii="Arial" w:hAnsi="Arial" w:cs="Arial"/>
          <w:b/>
          <w:bCs/>
          <w:lang w:val="en-US"/>
        </w:rPr>
      </w:pPr>
    </w:p>
    <w:p w14:paraId="44E1C5B3" w14:textId="77777777" w:rsidR="00C8551E" w:rsidRPr="008079A0" w:rsidRDefault="00C8551E" w:rsidP="00B90F82">
      <w:pPr>
        <w:spacing w:line="360" w:lineRule="auto"/>
        <w:jc w:val="right"/>
        <w:rPr>
          <w:rFonts w:ascii="Arial" w:hAnsi="Arial" w:cs="Arial"/>
          <w:lang w:val="en-US"/>
        </w:rPr>
      </w:pPr>
    </w:p>
    <w:p w14:paraId="4375F96F" w14:textId="77777777" w:rsidR="008079A0" w:rsidRPr="008079A0" w:rsidRDefault="008079A0" w:rsidP="00B90F82">
      <w:pPr>
        <w:spacing w:line="360" w:lineRule="auto"/>
        <w:jc w:val="right"/>
        <w:rPr>
          <w:rFonts w:ascii="Arial" w:hAnsi="Arial" w:cs="Arial"/>
          <w:lang w:val="en-US"/>
        </w:rPr>
      </w:pPr>
      <w:r w:rsidRPr="008079A0">
        <w:rPr>
          <w:rFonts w:ascii="Arial" w:hAnsi="Arial" w:cs="Arial"/>
          <w:b/>
          <w:bCs/>
          <w:lang w:val="en-US"/>
        </w:rPr>
        <w:lastRenderedPageBreak/>
        <w:t>Serentica Renewables India Private</w:t>
      </w:r>
    </w:p>
    <w:p w14:paraId="1FEEF3CA" w14:textId="77777777" w:rsidR="008079A0" w:rsidRPr="008079A0" w:rsidRDefault="008079A0" w:rsidP="00B90F82">
      <w:pPr>
        <w:spacing w:line="360" w:lineRule="auto"/>
        <w:jc w:val="right"/>
        <w:rPr>
          <w:rFonts w:ascii="Arial" w:hAnsi="Arial" w:cs="Arial"/>
          <w:lang w:val="en-US"/>
        </w:rPr>
      </w:pPr>
      <w:r w:rsidRPr="008079A0">
        <w:rPr>
          <w:rFonts w:ascii="Arial" w:hAnsi="Arial" w:cs="Arial"/>
          <w:b/>
          <w:bCs/>
          <w:lang w:val="en-US"/>
        </w:rPr>
        <w:t>Limited / Petitioner No. 2</w:t>
      </w:r>
    </w:p>
    <w:p w14:paraId="1D55427C" w14:textId="77777777" w:rsidR="00C8551E" w:rsidRDefault="00C8551E" w:rsidP="00B90F82">
      <w:pPr>
        <w:spacing w:line="360" w:lineRule="auto"/>
        <w:jc w:val="right"/>
        <w:rPr>
          <w:rFonts w:ascii="Arial" w:hAnsi="Arial" w:cs="Arial"/>
          <w:b/>
          <w:bCs/>
          <w:lang w:val="en-US"/>
        </w:rPr>
      </w:pPr>
    </w:p>
    <w:p w14:paraId="15216B8A" w14:textId="77777777" w:rsidR="00C8551E" w:rsidRDefault="00C8551E" w:rsidP="00B90F82">
      <w:pPr>
        <w:spacing w:line="360" w:lineRule="auto"/>
        <w:jc w:val="right"/>
        <w:rPr>
          <w:rFonts w:ascii="Arial" w:hAnsi="Arial" w:cs="Arial"/>
          <w:b/>
          <w:bCs/>
          <w:lang w:val="en-US"/>
        </w:rPr>
      </w:pPr>
    </w:p>
    <w:p w14:paraId="2D0B4568" w14:textId="5AD0BE4D" w:rsidR="008079A0" w:rsidRDefault="008079A0" w:rsidP="00B90F82">
      <w:pPr>
        <w:spacing w:line="360" w:lineRule="auto"/>
        <w:jc w:val="right"/>
        <w:rPr>
          <w:rFonts w:ascii="Arial" w:hAnsi="Arial" w:cs="Arial"/>
          <w:b/>
          <w:bCs/>
          <w:lang w:val="en-US"/>
        </w:rPr>
      </w:pPr>
      <w:r w:rsidRPr="008079A0">
        <w:rPr>
          <w:rFonts w:ascii="Arial" w:hAnsi="Arial" w:cs="Arial"/>
          <w:b/>
          <w:bCs/>
          <w:lang w:val="en-US"/>
        </w:rPr>
        <w:t>Filed by:</w:t>
      </w:r>
    </w:p>
    <w:p w14:paraId="0CA1BB01" w14:textId="77777777" w:rsidR="00C8551E" w:rsidRDefault="00C8551E" w:rsidP="00B90F82">
      <w:pPr>
        <w:spacing w:line="360" w:lineRule="auto"/>
        <w:jc w:val="right"/>
        <w:rPr>
          <w:rFonts w:ascii="Arial" w:hAnsi="Arial" w:cs="Arial"/>
          <w:b/>
          <w:bCs/>
          <w:lang w:val="en-US"/>
        </w:rPr>
      </w:pPr>
    </w:p>
    <w:p w14:paraId="2D6F1969" w14:textId="77777777" w:rsidR="00C8551E" w:rsidRPr="008079A0" w:rsidRDefault="00C8551E" w:rsidP="00B90F82">
      <w:pPr>
        <w:spacing w:line="360" w:lineRule="auto"/>
        <w:jc w:val="right"/>
        <w:rPr>
          <w:rFonts w:ascii="Arial" w:hAnsi="Arial" w:cs="Arial"/>
          <w:lang w:val="en-US"/>
        </w:rPr>
      </w:pPr>
    </w:p>
    <w:p w14:paraId="24726307" w14:textId="77777777" w:rsidR="008079A0" w:rsidRPr="008079A0" w:rsidRDefault="008079A0" w:rsidP="00B90F82">
      <w:pPr>
        <w:spacing w:line="360" w:lineRule="auto"/>
        <w:jc w:val="right"/>
        <w:rPr>
          <w:rFonts w:ascii="Arial" w:hAnsi="Arial" w:cs="Arial"/>
          <w:lang w:val="en-US"/>
        </w:rPr>
      </w:pPr>
      <w:r w:rsidRPr="008079A0">
        <w:rPr>
          <w:rFonts w:ascii="Arial" w:hAnsi="Arial" w:cs="Arial"/>
          <w:b/>
          <w:bCs/>
          <w:lang w:val="en-US"/>
        </w:rPr>
        <w:t>TRILEGAL</w:t>
      </w:r>
    </w:p>
    <w:p w14:paraId="534DB884" w14:textId="77777777" w:rsidR="008079A0" w:rsidRPr="008079A0" w:rsidRDefault="008079A0" w:rsidP="00C8551E">
      <w:pPr>
        <w:spacing w:line="240" w:lineRule="auto"/>
        <w:jc w:val="right"/>
        <w:rPr>
          <w:rFonts w:ascii="Arial" w:hAnsi="Arial" w:cs="Arial"/>
          <w:lang w:val="en-US"/>
        </w:rPr>
      </w:pPr>
      <w:r w:rsidRPr="008079A0">
        <w:rPr>
          <w:rFonts w:ascii="Arial" w:hAnsi="Arial" w:cs="Arial"/>
          <w:lang w:val="en-US"/>
        </w:rPr>
        <w:t>Advocate for the Petitioners</w:t>
      </w:r>
    </w:p>
    <w:p w14:paraId="67AC89E6" w14:textId="77777777" w:rsidR="008079A0" w:rsidRPr="008079A0" w:rsidRDefault="008079A0" w:rsidP="00C8551E">
      <w:pPr>
        <w:spacing w:line="240" w:lineRule="auto"/>
        <w:jc w:val="right"/>
        <w:rPr>
          <w:rFonts w:ascii="Arial" w:hAnsi="Arial" w:cs="Arial"/>
          <w:lang w:val="en-US"/>
        </w:rPr>
      </w:pPr>
      <w:r w:rsidRPr="008079A0">
        <w:rPr>
          <w:rFonts w:ascii="Arial" w:hAnsi="Arial" w:cs="Arial"/>
          <w:lang w:val="en-US"/>
        </w:rPr>
        <w:t>1st Floor, Wing A&amp;B, Prius Platinum</w:t>
      </w:r>
    </w:p>
    <w:p w14:paraId="6133369C" w14:textId="77777777" w:rsidR="008079A0" w:rsidRPr="008079A0" w:rsidRDefault="008079A0" w:rsidP="00C8551E">
      <w:pPr>
        <w:spacing w:line="240" w:lineRule="auto"/>
        <w:jc w:val="right"/>
        <w:rPr>
          <w:rFonts w:ascii="Arial" w:hAnsi="Arial" w:cs="Arial"/>
          <w:lang w:val="en-US"/>
        </w:rPr>
      </w:pPr>
      <w:r w:rsidRPr="008079A0">
        <w:rPr>
          <w:rFonts w:ascii="Arial" w:hAnsi="Arial" w:cs="Arial"/>
          <w:lang w:val="en-US"/>
        </w:rPr>
        <w:t>D-3, District Centre, Saket,</w:t>
      </w:r>
    </w:p>
    <w:p w14:paraId="2418D78E" w14:textId="22EC81ED" w:rsidR="00AA3AB2" w:rsidRDefault="008079A0" w:rsidP="00C8551E">
      <w:pPr>
        <w:spacing w:line="240" w:lineRule="auto"/>
        <w:jc w:val="right"/>
        <w:rPr>
          <w:rFonts w:ascii="Arial" w:hAnsi="Arial" w:cs="Arial"/>
          <w:lang w:val="en-US"/>
        </w:rPr>
      </w:pPr>
      <w:r w:rsidRPr="008079A0">
        <w:rPr>
          <w:rFonts w:ascii="Arial" w:hAnsi="Arial" w:cs="Arial"/>
          <w:lang w:val="en-US"/>
        </w:rPr>
        <w:t>New Delhi - 110017</w:t>
      </w:r>
    </w:p>
    <w:sectPr w:rsidR="00AA3AB2">
      <w:headerReference w:type="even" r:id="rId20"/>
      <w:headerReference w:type="default" r:id="rId21"/>
      <w:footerReference w:type="even" r:id="rId22"/>
      <w:footerReference w:type="default" r:id="rId23"/>
      <w:headerReference w:type="first" r:id="rId24"/>
      <w:footerReference w:type="first" r:id="rId25"/>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7" w:author="Trilegal " w:date="2026-09-17T14:00:00Z" w:initials="TL">
    <w:p w14:paraId="63A26CD7" w14:textId="77777777" w:rsidR="00FC769A" w:rsidRDefault="00FC769A" w:rsidP="00FC769A">
      <w:pPr>
        <w:pStyle w:val="CommentText"/>
      </w:pPr>
      <w:r>
        <w:rPr>
          <w:rStyle w:val="CommentReference"/>
        </w:rPr>
        <w:annotationRef/>
      </w:r>
      <w:r>
        <w:t>This is confirmed as per Article 3 of the report dated 11.06.2026.</w:t>
      </w:r>
    </w:p>
  </w:comment>
  <w:comment w:id="32" w:author="Kunal Lalit Kaistha" w:date="2026-09-16T14:16:00Z" w:initials="KK">
    <w:p w14:paraId="4318E6DD" w14:textId="77777777" w:rsidR="00161258" w:rsidRPr="00046126" w:rsidRDefault="00161258" w:rsidP="00161258">
      <w:pPr>
        <w:pStyle w:val="CommentText"/>
        <w:rPr>
          <w:lang w:val="en-US"/>
        </w:rPr>
      </w:pPr>
      <w:r>
        <w:rPr>
          <w:rStyle w:val="CommentReference"/>
        </w:rPr>
        <w:annotationRef/>
      </w:r>
      <w:r>
        <w:t>We should first talk of GNA transition delay followed by land acquisition delay + high cost</w:t>
      </w:r>
    </w:p>
  </w:comment>
  <w:comment w:id="33" w:author="Trilegal " w:date="2026-09-17T15:20:00Z" w:initials="TL">
    <w:p w14:paraId="7514F0E4" w14:textId="77777777" w:rsidR="00B30183" w:rsidRDefault="00B30183" w:rsidP="00B30183">
      <w:pPr>
        <w:pStyle w:val="CommentText"/>
      </w:pPr>
      <w:r>
        <w:rPr>
          <w:rStyle w:val="CommentReference"/>
        </w:rPr>
        <w:annotationRef/>
      </w:r>
      <w:r>
        <w:t>Resolved.</w:t>
      </w:r>
    </w:p>
  </w:comment>
  <w:comment w:id="40" w:author="Kunal Lalit Kaistha" w:date="2026-09-16T18:31:00Z" w:initials="KK">
    <w:p w14:paraId="74EC13ED" w14:textId="77777777" w:rsidR="00345351" w:rsidRDefault="00345351" w:rsidP="00345351">
      <w:pPr>
        <w:pStyle w:val="CommentText"/>
      </w:pPr>
      <w:r>
        <w:rPr>
          <w:rStyle w:val="CommentReference"/>
        </w:rPr>
        <w:annotationRef/>
      </w:r>
      <w:r>
        <w:t>@Ravi is this para part of our original submission before the committee</w:t>
      </w:r>
    </w:p>
  </w:comment>
  <w:comment w:id="41" w:author="Ravi Kalra" w:date="2026-09-17T10:26:00Z" w:initials="RK">
    <w:p w14:paraId="47040C53" w14:textId="429E8C92" w:rsidR="00AF609A" w:rsidRDefault="00AF609A">
      <w:pPr>
        <w:pStyle w:val="CommentText"/>
      </w:pPr>
      <w:r>
        <w:rPr>
          <w:rStyle w:val="CommentReference"/>
        </w:rPr>
        <w:annotationRef/>
      </w:r>
      <w:r w:rsidRPr="48C6F796">
        <w:t>Yes</w:t>
      </w:r>
    </w:p>
  </w:comment>
  <w:comment w:id="42" w:author="Trilegal " w:date="2026-09-17T15:31:00Z" w:initials="TL">
    <w:p w14:paraId="3E19BF02" w14:textId="77777777" w:rsidR="00543A34" w:rsidRDefault="00543A34" w:rsidP="00543A34">
      <w:pPr>
        <w:pStyle w:val="CommentText"/>
      </w:pPr>
      <w:r>
        <w:rPr>
          <w:rStyle w:val="CommentReference"/>
        </w:rPr>
        <w:annotationRef/>
      </w:r>
      <w:r>
        <w:t>This date can be confirmed basis para 86(b) of the SRIPL Application which is extracted below:</w:t>
      </w:r>
    </w:p>
    <w:p w14:paraId="7CC17BED" w14:textId="77777777" w:rsidR="00543A34" w:rsidRDefault="00543A34" w:rsidP="00543A34">
      <w:pPr>
        <w:pStyle w:val="CommentText"/>
      </w:pPr>
    </w:p>
    <w:p w14:paraId="4D2AC18A" w14:textId="77777777" w:rsidR="00543A34" w:rsidRDefault="00543A34" w:rsidP="00543A34">
      <w:pPr>
        <w:pStyle w:val="CommentText"/>
      </w:pPr>
      <w:r>
        <w:rPr>
          <w:i/>
          <w:iCs/>
        </w:rPr>
        <w:t>“</w:t>
      </w:r>
      <w:r>
        <w:rPr>
          <w:i/>
          <w:iCs/>
          <w:lang w:val="en-GB"/>
        </w:rPr>
        <w:t xml:space="preserve">On 23.05.2025, SRI3PL issued the force majeure notice to its beneficiaries under Article 11 of the respective PDAs notifying them about the force majeure event of collapse of 5 towers of the relevant transmission line which are enclosed as </w:t>
      </w:r>
      <w:r>
        <w:rPr>
          <w:b/>
          <w:bCs/>
          <w:i/>
          <w:iCs/>
          <w:lang w:val="en-GB"/>
        </w:rPr>
        <w:t>Annexure 40.”</w:t>
      </w:r>
    </w:p>
  </w:comment>
  <w:comment w:id="43" w:author="Trilegal " w:date="2026-09-17T15:36:00Z" w:initials="TL">
    <w:p w14:paraId="75FB5203" w14:textId="77777777" w:rsidR="001B32A7" w:rsidRDefault="001B32A7" w:rsidP="001B32A7">
      <w:pPr>
        <w:pStyle w:val="CommentText"/>
      </w:pPr>
      <w:r>
        <w:rPr>
          <w:rStyle w:val="CommentReference"/>
        </w:rPr>
        <w:annotationRef/>
      </w:r>
      <w:r>
        <w:t>This can also be confirmed via Annexure P-33 (which we used for internal referencing).</w:t>
      </w:r>
    </w:p>
  </w:comment>
  <w:comment w:id="48" w:author="Ravi Kalra" w:date="1900-01-01T00:00:00Z" w:initials="RK">
    <w:p w14:paraId="5EB33761" w14:textId="4B5F36F0" w:rsidR="00AF609A" w:rsidRDefault="00AF609A">
      <w:pPr>
        <w:pStyle w:val="CommentText"/>
      </w:pPr>
      <w:r>
        <w:rPr>
          <w:rStyle w:val="CommentReference"/>
        </w:rPr>
        <w:annotationRef/>
      </w:r>
      <w:r w:rsidRPr="2BE74416">
        <w:t>though as on date we have commissioned 178.12 MW on 20 July 2026. so should we ask waiver for 178.12 MW solar? @janmali</w:t>
      </w:r>
    </w:p>
  </w:comment>
  <w:comment w:id="60" w:author="Ravi Kalra" w:date="2026-09-04T13:08:00Z" w:initials="RK">
    <w:p w14:paraId="6C279194" w14:textId="3960B10A" w:rsidR="004E4081" w:rsidRDefault="00AF609A">
      <w:pPr>
        <w:pStyle w:val="CommentText"/>
      </w:pPr>
      <w:r>
        <w:rPr>
          <w:rStyle w:val="CommentReference"/>
        </w:rPr>
        <w:annotationRef/>
      </w:r>
      <w:r w:rsidRPr="0B75492B">
        <w:t>attaching mail</w:t>
      </w:r>
    </w:p>
  </w:comment>
  <w:comment w:id="61" w:author="Kunal Lalit Kaistha" w:date="2026-09-16T18:40:00Z" w:initials="KK">
    <w:p w14:paraId="3DAA7FDC" w14:textId="77777777" w:rsidR="001C77EB" w:rsidRDefault="001C77EB" w:rsidP="001C77EB">
      <w:pPr>
        <w:pStyle w:val="CommentText"/>
      </w:pPr>
      <w:r>
        <w:rPr>
          <w:rStyle w:val="CommentReference"/>
        </w:rPr>
        <w:annotationRef/>
      </w:r>
      <w:r>
        <w:t>Do we need this table? I suggest that we simply mention the present cod status and that remaining will progressively commission</w:t>
      </w:r>
    </w:p>
  </w:comment>
  <w:comment w:id="62" w:author="Ravi Kalra" w:date="2026-09-17T10:27:00Z" w:initials="RK">
    <w:p w14:paraId="11BC6373" w14:textId="174EDABA" w:rsidR="00AF609A" w:rsidRDefault="00AF609A">
      <w:pPr>
        <w:pStyle w:val="CommentText"/>
      </w:pPr>
      <w:r>
        <w:rPr>
          <w:rStyle w:val="CommentReference"/>
        </w:rPr>
        <w:annotationRef/>
      </w:r>
      <w:r w:rsidRPr="20C1D30E">
        <w:t>in my view as well we can remove this detailed table. and simply mention the present cod status and that remaining will progressively commission</w:t>
      </w:r>
    </w:p>
  </w:comment>
  <w:comment w:id="71" w:author="Kunal Lalit Kaistha" w:date="2026-09-16T18:42:00Z" w:initials="KK">
    <w:p w14:paraId="58F780CA" w14:textId="77777777" w:rsidR="00F92727" w:rsidRDefault="00F92727" w:rsidP="00F92727">
      <w:pPr>
        <w:pStyle w:val="CommentText"/>
      </w:pPr>
      <w:r>
        <w:rPr>
          <w:rStyle w:val="CommentReference"/>
        </w:rPr>
        <w:annotationRef/>
      </w:r>
      <w:r>
        <w:t>Administrative delay in con 4 needs to also be captured above in delays and across the length/breadth of this petition</w:t>
      </w:r>
    </w:p>
  </w:comment>
  <w:comment w:id="72" w:author="Trilegal " w:date="2026-09-17T16:18:00Z" w:initials="TL">
    <w:p w14:paraId="0D2793D2" w14:textId="77777777" w:rsidR="00F528BF" w:rsidRDefault="00F528BF" w:rsidP="00F528BF">
      <w:pPr>
        <w:pStyle w:val="CommentText"/>
      </w:pPr>
      <w:r>
        <w:rPr>
          <w:rStyle w:val="CommentReference"/>
        </w:rPr>
        <w:annotationRef/>
      </w:r>
      <w:r>
        <w:t>Relevant extracts from the application which may be used to resolve this comment:</w:t>
      </w:r>
    </w:p>
    <w:p w14:paraId="425E8641" w14:textId="77777777" w:rsidR="00F528BF" w:rsidRDefault="00F528BF" w:rsidP="00F528BF">
      <w:pPr>
        <w:pStyle w:val="CommentText"/>
      </w:pPr>
      <w:r>
        <w:t>:</w:t>
      </w:r>
    </w:p>
    <w:p w14:paraId="3F513079" w14:textId="77777777" w:rsidR="00F528BF" w:rsidRDefault="00F528BF" w:rsidP="00F528BF">
      <w:pPr>
        <w:pStyle w:val="CommentText"/>
      </w:pPr>
      <w:r>
        <w:rPr>
          <w:i/>
          <w:iCs/>
        </w:rPr>
        <w:t>“</w:t>
      </w:r>
      <w:r>
        <w:rPr>
          <w:b/>
          <w:bCs/>
          <w:i/>
          <w:iCs/>
        </w:rPr>
        <w:t xml:space="preserve">8f. </w:t>
      </w:r>
      <w:r>
        <w:rPr>
          <w:i/>
          <w:iCs/>
          <w:lang w:val="en-GB"/>
        </w:rPr>
        <w:t>Administrative delay in CON-4 Approval. While Serentica had applied for CON-4 approval for the hybrid capacity on 25.01.2024, the approval process was prolonged due to multiple iterations and technical queries from CTU/SRLDC.As a result, the Connectivity Agreement was executed only on 19.03.2025 thereby delaying trial run and commissioning timeline of the Project.”</w:t>
      </w:r>
    </w:p>
    <w:p w14:paraId="28BD6907" w14:textId="77777777" w:rsidR="00F528BF" w:rsidRDefault="00F528BF" w:rsidP="00F528BF">
      <w:pPr>
        <w:pStyle w:val="CommentText"/>
      </w:pPr>
    </w:p>
    <w:p w14:paraId="0572E792" w14:textId="77777777" w:rsidR="00F528BF" w:rsidRDefault="00F528BF" w:rsidP="00F528BF">
      <w:pPr>
        <w:pStyle w:val="CommentText"/>
      </w:pPr>
      <w:r>
        <w:rPr>
          <w:lang w:val="en-GB"/>
        </w:rPr>
        <w:t>“</w:t>
      </w:r>
      <w:r>
        <w:rPr>
          <w:b/>
          <w:bCs/>
          <w:i/>
          <w:iCs/>
          <w:lang w:val="en-GB"/>
        </w:rPr>
        <w:t>D2.</w:t>
      </w:r>
      <w:r>
        <w:rPr>
          <w:b/>
          <w:bCs/>
          <w:i/>
          <w:iCs/>
          <w:lang w:val="en-GB"/>
        </w:rPr>
        <w:tab/>
        <w:t>Administrative Delay in CON-4 Approval</w:t>
      </w:r>
    </w:p>
    <w:p w14:paraId="242A7E18" w14:textId="77777777" w:rsidR="00F528BF" w:rsidRDefault="00F528BF" w:rsidP="00F528BF">
      <w:pPr>
        <w:pStyle w:val="CommentText"/>
      </w:pPr>
      <w:r>
        <w:rPr>
          <w:lang w:val="en-GB"/>
        </w:rPr>
        <w:t>87.</w:t>
      </w:r>
      <w:r>
        <w:rPr>
          <w:lang w:val="en-GB"/>
        </w:rPr>
        <w:tab/>
        <w:t xml:space="preserve">On 25.01.2024, SRI3PL applied for CON-4 approval for the hybrid capacity of 285 MW connectivity for its 470 MW Project. However, the approval process was prolonged due to multiple iterations and technical queries from CTU/SRLDC. Copy of SRI3PL’s application dated 25.01.2024 is enclosed as </w:t>
      </w:r>
      <w:r>
        <w:rPr>
          <w:b/>
          <w:bCs/>
          <w:lang w:val="en-GB"/>
        </w:rPr>
        <w:t>Annexure 42.</w:t>
      </w:r>
    </w:p>
    <w:p w14:paraId="28C40587" w14:textId="77777777" w:rsidR="00F528BF" w:rsidRDefault="00F528BF" w:rsidP="00F528BF">
      <w:pPr>
        <w:pStyle w:val="CommentText"/>
      </w:pPr>
      <w:r>
        <w:rPr>
          <w:lang w:val="en-GB"/>
        </w:rPr>
        <w:t>88.</w:t>
      </w:r>
      <w:r>
        <w:rPr>
          <w:lang w:val="en-GB"/>
        </w:rPr>
        <w:tab/>
        <w:t xml:space="preserve">Consequently, the Connectivity Agreement was only executed on 19.03.2025 Since trail runs could not have commenced without a valid Connectivity Agreement, the above-mentioned administrative delay resulting in delaying the commissioning timeline. Copy of the Connectivity Agreement dated 19.03.2025 is enclosed as </w:t>
      </w:r>
      <w:r>
        <w:rPr>
          <w:b/>
          <w:bCs/>
          <w:lang w:val="en-GB"/>
        </w:rPr>
        <w:t>Annexure 43.</w:t>
      </w:r>
      <w:r>
        <w:rPr>
          <w:lang w:val="en-GB"/>
        </w:rPr>
        <w:t>”</w:t>
      </w:r>
    </w:p>
  </w:comment>
  <w:comment w:id="73" w:author="Kunal Lalit Kaistha" w:date="2026-09-16T18:44:00Z" w:initials="KK">
    <w:p w14:paraId="0D74D057" w14:textId="77777777" w:rsidR="00055A79" w:rsidRDefault="00055A79" w:rsidP="00055A79">
      <w:pPr>
        <w:pStyle w:val="CommentText"/>
      </w:pPr>
      <w:r>
        <w:rPr>
          <w:rStyle w:val="CommentReference"/>
        </w:rPr>
        <w:annotationRef/>
      </w:r>
      <w:r>
        <w:t>Is this associated or common transmission system</w:t>
      </w:r>
    </w:p>
  </w:comment>
  <w:comment w:id="74" w:author="Kunal Lalit Kaistha" w:date="2026-09-16T18:47:00Z" w:initials="KK">
    <w:p w14:paraId="2E02FDAF" w14:textId="77777777" w:rsidR="00357AD2" w:rsidRDefault="00357AD2" w:rsidP="00357AD2">
      <w:pPr>
        <w:pStyle w:val="CommentText"/>
      </w:pPr>
      <w:r>
        <w:rPr>
          <w:rStyle w:val="CommentReference"/>
        </w:rPr>
        <w:annotationRef/>
      </w:r>
      <w:r>
        <w:t>As per the committee order this is the entire commissioned capacity upto 470 MW till 30.06.26. Please check</w:t>
      </w:r>
    </w:p>
  </w:comment>
  <w:comment w:id="75" w:author="Trilegal " w:date="2026-09-17T16:30:00Z" w:initials="TL">
    <w:p w14:paraId="4CBEBE0E" w14:textId="77777777" w:rsidR="000C1E84" w:rsidRDefault="000C1E84" w:rsidP="000C1E84">
      <w:pPr>
        <w:pStyle w:val="CommentText"/>
      </w:pPr>
      <w:r>
        <w:rPr>
          <w:rStyle w:val="CommentReference"/>
        </w:rPr>
        <w:annotationRef/>
      </w:r>
      <w:r>
        <w:t>I believe yes.</w:t>
      </w:r>
    </w:p>
  </w:comment>
  <w:comment w:id="78" w:author="Ravi Kalra" w:date="2026-09-04T13:16:00Z" w:initials="RK">
    <w:p w14:paraId="165FC6D4" w14:textId="3A8362DA" w:rsidR="004E4081" w:rsidRDefault="00AF609A">
      <w:pPr>
        <w:pStyle w:val="CommentText"/>
      </w:pPr>
      <w:r>
        <w:rPr>
          <w:rStyle w:val="CommentReference"/>
        </w:rPr>
        <w:annotationRef/>
      </w:r>
      <w:r w:rsidRPr="4379EDA7">
        <w:t>as on 30.06.2026</w:t>
      </w:r>
    </w:p>
  </w:comment>
  <w:comment w:id="79" w:author="Trilegal " w:date="2026-09-17T16:31:00Z" w:initials="TL">
    <w:p w14:paraId="34369031" w14:textId="77777777" w:rsidR="00480211" w:rsidRDefault="00480211" w:rsidP="00480211">
      <w:pPr>
        <w:pStyle w:val="CommentText"/>
      </w:pPr>
      <w:r>
        <w:rPr>
          <w:rStyle w:val="CommentReference"/>
        </w:rPr>
        <w:annotationRef/>
      </w:r>
      <w:r>
        <w:t>Resolved</w:t>
      </w:r>
    </w:p>
  </w:comment>
  <w:comment w:id="81" w:author="Ravi Kalra" w:date="2026-09-04T13:18:00Z" w:initials="RK">
    <w:p w14:paraId="2866B30B" w14:textId="69FA11FF" w:rsidR="004E4081" w:rsidRDefault="00AF609A">
      <w:pPr>
        <w:pStyle w:val="CommentText"/>
      </w:pPr>
      <w:r>
        <w:rPr>
          <w:rStyle w:val="CommentReference"/>
        </w:rPr>
        <w:annotationRef/>
      </w:r>
      <w:r w:rsidRPr="2C8BF793">
        <w:t>we commissioned only 146.87 MW till 30.06.2026</w:t>
      </w:r>
    </w:p>
  </w:comment>
  <w:comment w:id="82" w:author="Trilegal " w:date="2026-09-17T16:32:00Z" w:initials="TL">
    <w:p w14:paraId="0034DD85" w14:textId="77777777" w:rsidR="00354411" w:rsidRDefault="00354411" w:rsidP="00354411">
      <w:pPr>
        <w:pStyle w:val="CommentText"/>
      </w:pPr>
      <w:r>
        <w:rPr>
          <w:rStyle w:val="CommentReference"/>
        </w:rPr>
        <w:annotationRef/>
      </w:r>
      <w:r>
        <w:t>Self-explanatory</w:t>
      </w:r>
    </w:p>
  </w:comment>
  <w:comment w:id="85" w:author="Ravi Kalra" w:date="2026-09-04T13:18:00Z" w:initials="RK">
    <w:p w14:paraId="6D645FB0" w14:textId="32195C59" w:rsidR="004E4081" w:rsidRDefault="00AF609A">
      <w:pPr>
        <w:pStyle w:val="CommentText"/>
      </w:pPr>
      <w:r>
        <w:rPr>
          <w:rStyle w:val="CommentReference"/>
        </w:rPr>
        <w:annotationRef/>
      </w:r>
      <w:r w:rsidRPr="2FF205C1">
        <w:t>sharing the CA updated certificate in mail pls use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3A26CD7" w15:done="0"/>
  <w15:commentEx w15:paraId="4318E6DD" w15:done="0"/>
  <w15:commentEx w15:paraId="7514F0E4" w15:paraIdParent="4318E6DD" w15:done="0"/>
  <w15:commentEx w15:paraId="74EC13ED" w15:done="0"/>
  <w15:commentEx w15:paraId="47040C53" w15:paraIdParent="74EC13ED" w15:done="0"/>
  <w15:commentEx w15:paraId="4D2AC18A" w15:paraIdParent="74EC13ED" w15:done="0"/>
  <w15:commentEx w15:paraId="75FB5203" w15:paraIdParent="74EC13ED" w15:done="0"/>
  <w15:commentEx w15:paraId="5EB33761" w15:done="0"/>
  <w15:commentEx w15:paraId="6C279194" w15:done="0"/>
  <w15:commentEx w15:paraId="3DAA7FDC" w15:done="0"/>
  <w15:commentEx w15:paraId="11BC6373" w15:paraIdParent="3DAA7FDC" w15:done="0"/>
  <w15:commentEx w15:paraId="58F780CA" w15:done="0"/>
  <w15:commentEx w15:paraId="28C40587" w15:paraIdParent="58F780CA" w15:done="0"/>
  <w15:commentEx w15:paraId="0D74D057" w15:done="0"/>
  <w15:commentEx w15:paraId="2E02FDAF" w15:done="0"/>
  <w15:commentEx w15:paraId="4CBEBE0E" w15:paraIdParent="2E02FDAF" w15:done="0"/>
  <w15:commentEx w15:paraId="165FC6D4" w15:done="0"/>
  <w15:commentEx w15:paraId="34369031" w15:paraIdParent="165FC6D4" w15:done="0"/>
  <w15:commentEx w15:paraId="2866B30B" w15:done="0"/>
  <w15:commentEx w15:paraId="0034DD85" w15:paraIdParent="2866B30B" w15:done="0"/>
  <w15:commentEx w15:paraId="6D645FB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1609EF1" w16cex:dateUtc="2026-09-17T08:30:00Z"/>
  <w16cex:commentExtensible w16cex:durableId="3E20BDF0" w16cex:dateUtc="2026-09-16T08:46:00Z"/>
  <w16cex:commentExtensible w16cex:durableId="685833F7" w16cex:dateUtc="2026-09-17T09:50:00Z"/>
  <w16cex:commentExtensible w16cex:durableId="575AD567" w16cex:dateUtc="2026-09-16T13:01:00Z"/>
  <w16cex:commentExtensible w16cex:durableId="51900F51" w16cex:dateUtc="2026-09-17T04:56:00Z"/>
  <w16cex:commentExtensible w16cex:durableId="754F37CD" w16cex:dateUtc="2026-09-17T10:01:00Z"/>
  <w16cex:commentExtensible w16cex:durableId="107B8646" w16cex:dateUtc="2026-09-17T10:06:00Z"/>
  <w16cex:commentExtensible w16cex:durableId="3ACFAB2E" w16cex:dateUtc="2026-09-04T07:37:00Z"/>
  <w16cex:commentExtensible w16cex:durableId="15771EFD" w16cex:dateUtc="2026-09-04T07:38:00Z"/>
  <w16cex:commentExtensible w16cex:durableId="3F1AD33F" w16cex:dateUtc="2026-09-16T13:10:00Z"/>
  <w16cex:commentExtensible w16cex:durableId="1CE044E0" w16cex:dateUtc="2026-09-17T04:57:00Z"/>
  <w16cex:commentExtensible w16cex:durableId="32FE5D12" w16cex:dateUtc="2026-09-16T13:12:00Z"/>
  <w16cex:commentExtensible w16cex:durableId="1A9E5653" w16cex:dateUtc="2026-09-17T10:48:00Z"/>
  <w16cex:commentExtensible w16cex:durableId="64EFD8B5" w16cex:dateUtc="2026-09-16T13:14:00Z"/>
  <w16cex:commentExtensible w16cex:durableId="076C1BD5" w16cex:dateUtc="2026-09-16T13:17:00Z"/>
  <w16cex:commentExtensible w16cex:durableId="49E0CE97" w16cex:dateUtc="2026-09-17T11:00:00Z"/>
  <w16cex:commentExtensible w16cex:durableId="219C0004" w16cex:dateUtc="2026-09-04T07:46:00Z"/>
  <w16cex:commentExtensible w16cex:durableId="7F2A13FD" w16cex:dateUtc="2026-09-17T11:01:00Z"/>
  <w16cex:commentExtensible w16cex:durableId="21397510" w16cex:dateUtc="2026-09-04T07:48:00Z"/>
  <w16cex:commentExtensible w16cex:durableId="500FD4B2" w16cex:dateUtc="2026-09-17T11:02:00Z"/>
  <w16cex:commentExtensible w16cex:durableId="5CD97C1D" w16cex:dateUtc="2026-09-04T07: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3A26CD7" w16cid:durableId="41609EF1"/>
  <w16cid:commentId w16cid:paraId="4318E6DD" w16cid:durableId="3E20BDF0"/>
  <w16cid:commentId w16cid:paraId="7514F0E4" w16cid:durableId="685833F7"/>
  <w16cid:commentId w16cid:paraId="74EC13ED" w16cid:durableId="575AD567"/>
  <w16cid:commentId w16cid:paraId="47040C53" w16cid:durableId="51900F51"/>
  <w16cid:commentId w16cid:paraId="4D2AC18A" w16cid:durableId="754F37CD"/>
  <w16cid:commentId w16cid:paraId="75FB5203" w16cid:durableId="107B8646"/>
  <w16cid:commentId w16cid:paraId="5EB33761" w16cid:durableId="3ACFAB2E"/>
  <w16cid:commentId w16cid:paraId="6C279194" w16cid:durableId="15771EFD"/>
  <w16cid:commentId w16cid:paraId="3DAA7FDC" w16cid:durableId="3F1AD33F"/>
  <w16cid:commentId w16cid:paraId="11BC6373" w16cid:durableId="1CE044E0"/>
  <w16cid:commentId w16cid:paraId="58F780CA" w16cid:durableId="32FE5D12"/>
  <w16cid:commentId w16cid:paraId="28C40587" w16cid:durableId="1A9E5653"/>
  <w16cid:commentId w16cid:paraId="0D74D057" w16cid:durableId="64EFD8B5"/>
  <w16cid:commentId w16cid:paraId="2E02FDAF" w16cid:durableId="076C1BD5"/>
  <w16cid:commentId w16cid:paraId="4CBEBE0E" w16cid:durableId="49E0CE97"/>
  <w16cid:commentId w16cid:paraId="165FC6D4" w16cid:durableId="219C0004"/>
  <w16cid:commentId w16cid:paraId="34369031" w16cid:durableId="7F2A13FD"/>
  <w16cid:commentId w16cid:paraId="2866B30B" w16cid:durableId="21397510"/>
  <w16cid:commentId w16cid:paraId="0034DD85" w16cid:durableId="500FD4B2"/>
  <w16cid:commentId w16cid:paraId="6D645FB0" w16cid:durableId="5CD97C1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6E6EB9" w14:textId="77777777" w:rsidR="00AF609A" w:rsidRDefault="00AF609A" w:rsidP="005D6A0E">
      <w:pPr>
        <w:spacing w:after="0" w:line="240" w:lineRule="auto"/>
      </w:pPr>
      <w:r>
        <w:separator/>
      </w:r>
    </w:p>
  </w:endnote>
  <w:endnote w:type="continuationSeparator" w:id="0">
    <w:p w14:paraId="77ACBC70" w14:textId="77777777" w:rsidR="00AF609A" w:rsidRDefault="00AF609A" w:rsidP="005D6A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CD8C8" w14:textId="77777777" w:rsidR="006309DD" w:rsidRDefault="006309D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68D24" w14:textId="77777777" w:rsidR="006309DD" w:rsidRDefault="006309D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22B1E" w14:textId="77777777" w:rsidR="006309DD" w:rsidRDefault="006309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B8A457" w14:textId="77777777" w:rsidR="00AF609A" w:rsidRDefault="00AF609A" w:rsidP="005D6A0E">
      <w:pPr>
        <w:spacing w:after="0" w:line="240" w:lineRule="auto"/>
      </w:pPr>
      <w:r>
        <w:separator/>
      </w:r>
    </w:p>
  </w:footnote>
  <w:footnote w:type="continuationSeparator" w:id="0">
    <w:p w14:paraId="6ECDC4DB" w14:textId="77777777" w:rsidR="00AF609A" w:rsidRDefault="00AF609A" w:rsidP="005D6A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05B5B" w14:textId="77777777" w:rsidR="006309DD" w:rsidRDefault="006309D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5980298"/>
      <w:docPartObj>
        <w:docPartGallery w:val="Page Numbers (Top of Page)"/>
        <w:docPartUnique/>
      </w:docPartObj>
    </w:sdtPr>
    <w:sdtEndPr>
      <w:rPr>
        <w:noProof/>
      </w:rPr>
    </w:sdtEndPr>
    <w:sdtContent>
      <w:p w14:paraId="57E16D24" w14:textId="690E666D" w:rsidR="007B2A93" w:rsidRDefault="007B2A93">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74F0165" w14:textId="77777777" w:rsidR="007B2A93" w:rsidRDefault="007B2A9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5ECE8" w14:textId="77777777" w:rsidR="006309DD" w:rsidRDefault="006309DD">
    <w:pPr>
      <w:pStyle w:val="Header"/>
    </w:pPr>
  </w:p>
</w:hdr>
</file>

<file path=word/intelligence2.xml><?xml version="1.0" encoding="utf-8"?>
<int2:intelligence xmlns:int2="http://schemas.microsoft.com/office/intelligence/2020/intelligence" xmlns:oel="http://schemas.microsoft.com/office/2019/extlst">
  <int2:observations>
    <int2:textHash int2:hashCode="2pJoPYBl0T1znG" int2:id="nYynIGRh">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C381FE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25F6A87"/>
    <w:multiLevelType w:val="hybridMultilevel"/>
    <w:tmpl w:val="01CAE2B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 w15:restartNumberingAfterBreak="0">
    <w:nsid w:val="18C7487C"/>
    <w:multiLevelType w:val="multilevel"/>
    <w:tmpl w:val="31B8B048"/>
    <w:styleLink w:val="CurrentList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Letter"/>
      <w:lvlText w:val="(%3)"/>
      <w:lvlJc w:val="right"/>
      <w:pPr>
        <w:ind w:left="2160" w:hanging="180"/>
      </w:pPr>
      <w:rPr>
        <w:rFonts w:ascii="Cambria" w:eastAsia="Times New Roman" w:hAnsi="Cambria" w:cs="Times New Roman"/>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4370664D"/>
    <w:multiLevelType w:val="multilevel"/>
    <w:tmpl w:val="C1B27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FF2275"/>
    <w:multiLevelType w:val="multilevel"/>
    <w:tmpl w:val="33222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69578D"/>
    <w:multiLevelType w:val="multilevel"/>
    <w:tmpl w:val="2078F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051AC7"/>
    <w:multiLevelType w:val="multilevel"/>
    <w:tmpl w:val="01346C52"/>
    <w:lvl w:ilvl="0">
      <w:start w:val="36"/>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3F90628"/>
    <w:multiLevelType w:val="hybridMultilevel"/>
    <w:tmpl w:val="9628276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8" w15:restartNumberingAfterBreak="0">
    <w:nsid w:val="7EB40DD5"/>
    <w:multiLevelType w:val="multilevel"/>
    <w:tmpl w:val="D19E1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308116">
    <w:abstractNumId w:val="2"/>
  </w:num>
  <w:num w:numId="2" w16cid:durableId="809712405">
    <w:abstractNumId w:val="0"/>
  </w:num>
  <w:num w:numId="3" w16cid:durableId="1956598607">
    <w:abstractNumId w:val="4"/>
  </w:num>
  <w:num w:numId="4" w16cid:durableId="966201268">
    <w:abstractNumId w:val="5"/>
  </w:num>
  <w:num w:numId="5" w16cid:durableId="2085373192">
    <w:abstractNumId w:val="6"/>
  </w:num>
  <w:num w:numId="6" w16cid:durableId="2070809750">
    <w:abstractNumId w:val="3"/>
  </w:num>
  <w:num w:numId="7" w16cid:durableId="733506628">
    <w:abstractNumId w:val="8"/>
  </w:num>
  <w:num w:numId="8" w16cid:durableId="29230186">
    <w:abstractNumId w:val="1"/>
  </w:num>
  <w:num w:numId="9" w16cid:durableId="777483364">
    <w:abstractNumId w:val="7"/>
  </w:num>
  <w:numIdMacAtCleanup w:val="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vi Kalra">
    <w15:presenceInfo w15:providerId="AD" w15:userId="S::ravi.kalra@serenticaglobal.com::5b2877f6-7911-47d4-9bcd-291a75623e5f"/>
  </w15:person>
  <w15:person w15:author="Kunal Lalit Kaistha">
    <w15:presenceInfo w15:providerId="AD" w15:userId="S::kunal.kaistha@serenticaglobal.com::f4ffd800-9025-4a0e-ad6c-efa74c4320cd"/>
  </w15:person>
  <w15:person w15:author="Trilegal ">
    <w15:presenceInfo w15:providerId="None" w15:userId="Trilegal "/>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0B45"/>
    <w:rsid w:val="00001C03"/>
    <w:rsid w:val="0000411E"/>
    <w:rsid w:val="00006590"/>
    <w:rsid w:val="000110CC"/>
    <w:rsid w:val="00011A09"/>
    <w:rsid w:val="000120C3"/>
    <w:rsid w:val="000129D3"/>
    <w:rsid w:val="00012AD6"/>
    <w:rsid w:val="000131CE"/>
    <w:rsid w:val="00014874"/>
    <w:rsid w:val="00017378"/>
    <w:rsid w:val="0001747E"/>
    <w:rsid w:val="00017FA1"/>
    <w:rsid w:val="00025B36"/>
    <w:rsid w:val="00027FB1"/>
    <w:rsid w:val="00030170"/>
    <w:rsid w:val="00035285"/>
    <w:rsid w:val="00035492"/>
    <w:rsid w:val="00043228"/>
    <w:rsid w:val="0004477C"/>
    <w:rsid w:val="00046126"/>
    <w:rsid w:val="00046171"/>
    <w:rsid w:val="000523FE"/>
    <w:rsid w:val="0005284C"/>
    <w:rsid w:val="000555E3"/>
    <w:rsid w:val="00055A79"/>
    <w:rsid w:val="00067EE1"/>
    <w:rsid w:val="00073320"/>
    <w:rsid w:val="000735B1"/>
    <w:rsid w:val="0007789B"/>
    <w:rsid w:val="00077C60"/>
    <w:rsid w:val="00081367"/>
    <w:rsid w:val="0008139B"/>
    <w:rsid w:val="00082E69"/>
    <w:rsid w:val="000871B8"/>
    <w:rsid w:val="00090AF0"/>
    <w:rsid w:val="00090FFD"/>
    <w:rsid w:val="00092525"/>
    <w:rsid w:val="000926F6"/>
    <w:rsid w:val="000947FA"/>
    <w:rsid w:val="00096D13"/>
    <w:rsid w:val="000972A1"/>
    <w:rsid w:val="00097FF6"/>
    <w:rsid w:val="000A031A"/>
    <w:rsid w:val="000A15BB"/>
    <w:rsid w:val="000A5AE1"/>
    <w:rsid w:val="000A7D69"/>
    <w:rsid w:val="000A7E41"/>
    <w:rsid w:val="000B220C"/>
    <w:rsid w:val="000B4EDA"/>
    <w:rsid w:val="000B5837"/>
    <w:rsid w:val="000B650C"/>
    <w:rsid w:val="000B69F9"/>
    <w:rsid w:val="000B7559"/>
    <w:rsid w:val="000C1E84"/>
    <w:rsid w:val="000D0DC1"/>
    <w:rsid w:val="000D6939"/>
    <w:rsid w:val="000E2147"/>
    <w:rsid w:val="000E2E5E"/>
    <w:rsid w:val="000E5DA8"/>
    <w:rsid w:val="000F157B"/>
    <w:rsid w:val="000F3E91"/>
    <w:rsid w:val="001150E8"/>
    <w:rsid w:val="00115A06"/>
    <w:rsid w:val="00115F83"/>
    <w:rsid w:val="00117C52"/>
    <w:rsid w:val="00120B55"/>
    <w:rsid w:val="0012366D"/>
    <w:rsid w:val="00124190"/>
    <w:rsid w:val="00124E24"/>
    <w:rsid w:val="00124F77"/>
    <w:rsid w:val="00125705"/>
    <w:rsid w:val="00131A64"/>
    <w:rsid w:val="001332EF"/>
    <w:rsid w:val="001366BA"/>
    <w:rsid w:val="001374E9"/>
    <w:rsid w:val="00141592"/>
    <w:rsid w:val="0014471B"/>
    <w:rsid w:val="001456A1"/>
    <w:rsid w:val="00145CD3"/>
    <w:rsid w:val="00147DFD"/>
    <w:rsid w:val="00150957"/>
    <w:rsid w:val="0015269F"/>
    <w:rsid w:val="00153BE6"/>
    <w:rsid w:val="00155EE7"/>
    <w:rsid w:val="00156C1E"/>
    <w:rsid w:val="00161258"/>
    <w:rsid w:val="00161825"/>
    <w:rsid w:val="0016210B"/>
    <w:rsid w:val="00162443"/>
    <w:rsid w:val="00162793"/>
    <w:rsid w:val="00163930"/>
    <w:rsid w:val="00164328"/>
    <w:rsid w:val="00171743"/>
    <w:rsid w:val="00172492"/>
    <w:rsid w:val="00172DB8"/>
    <w:rsid w:val="00173999"/>
    <w:rsid w:val="001745A1"/>
    <w:rsid w:val="00175255"/>
    <w:rsid w:val="001805A9"/>
    <w:rsid w:val="00181FD4"/>
    <w:rsid w:val="0018225E"/>
    <w:rsid w:val="00190B1B"/>
    <w:rsid w:val="00194FBC"/>
    <w:rsid w:val="001A0590"/>
    <w:rsid w:val="001A1831"/>
    <w:rsid w:val="001A21EB"/>
    <w:rsid w:val="001A3954"/>
    <w:rsid w:val="001A6203"/>
    <w:rsid w:val="001B32A7"/>
    <w:rsid w:val="001B3449"/>
    <w:rsid w:val="001C3E36"/>
    <w:rsid w:val="001C54C5"/>
    <w:rsid w:val="001C5603"/>
    <w:rsid w:val="001C6578"/>
    <w:rsid w:val="001C74A1"/>
    <w:rsid w:val="001C77EB"/>
    <w:rsid w:val="001D0C47"/>
    <w:rsid w:val="001D104C"/>
    <w:rsid w:val="001D60E4"/>
    <w:rsid w:val="001D7789"/>
    <w:rsid w:val="001E1B58"/>
    <w:rsid w:val="001E2C5E"/>
    <w:rsid w:val="001E2EBA"/>
    <w:rsid w:val="001E67FA"/>
    <w:rsid w:val="001E78A2"/>
    <w:rsid w:val="001F031E"/>
    <w:rsid w:val="001F2402"/>
    <w:rsid w:val="001F4201"/>
    <w:rsid w:val="00200FB0"/>
    <w:rsid w:val="00203CC7"/>
    <w:rsid w:val="002053FE"/>
    <w:rsid w:val="00206D4A"/>
    <w:rsid w:val="00213C23"/>
    <w:rsid w:val="00215254"/>
    <w:rsid w:val="00215D17"/>
    <w:rsid w:val="0022039C"/>
    <w:rsid w:val="00220655"/>
    <w:rsid w:val="00220846"/>
    <w:rsid w:val="00220FF4"/>
    <w:rsid w:val="002211E0"/>
    <w:rsid w:val="0022616A"/>
    <w:rsid w:val="0022654B"/>
    <w:rsid w:val="00230B6F"/>
    <w:rsid w:val="00231CE2"/>
    <w:rsid w:val="00233EF2"/>
    <w:rsid w:val="0024029A"/>
    <w:rsid w:val="00242679"/>
    <w:rsid w:val="00246783"/>
    <w:rsid w:val="00251A88"/>
    <w:rsid w:val="002558F4"/>
    <w:rsid w:val="002604BA"/>
    <w:rsid w:val="0026382A"/>
    <w:rsid w:val="00264500"/>
    <w:rsid w:val="002658C8"/>
    <w:rsid w:val="002663B6"/>
    <w:rsid w:val="00266FEA"/>
    <w:rsid w:val="0027204C"/>
    <w:rsid w:val="002755C1"/>
    <w:rsid w:val="00280CB0"/>
    <w:rsid w:val="00281116"/>
    <w:rsid w:val="002830EE"/>
    <w:rsid w:val="00284C93"/>
    <w:rsid w:val="00285A50"/>
    <w:rsid w:val="00286AD6"/>
    <w:rsid w:val="0029394A"/>
    <w:rsid w:val="002A2134"/>
    <w:rsid w:val="002A326C"/>
    <w:rsid w:val="002A56E5"/>
    <w:rsid w:val="002A5CBA"/>
    <w:rsid w:val="002A6EA8"/>
    <w:rsid w:val="002A75A9"/>
    <w:rsid w:val="002B0564"/>
    <w:rsid w:val="002B2211"/>
    <w:rsid w:val="002B36A5"/>
    <w:rsid w:val="002B5AD4"/>
    <w:rsid w:val="002C3C68"/>
    <w:rsid w:val="002D43E6"/>
    <w:rsid w:val="002D4DA8"/>
    <w:rsid w:val="002D6E25"/>
    <w:rsid w:val="002E0E0F"/>
    <w:rsid w:val="002E2C5B"/>
    <w:rsid w:val="002E4284"/>
    <w:rsid w:val="002E5900"/>
    <w:rsid w:val="002E67C6"/>
    <w:rsid w:val="002F005C"/>
    <w:rsid w:val="002F053E"/>
    <w:rsid w:val="002F18B0"/>
    <w:rsid w:val="002F1FEF"/>
    <w:rsid w:val="002F27CE"/>
    <w:rsid w:val="002F3F7A"/>
    <w:rsid w:val="002F5B66"/>
    <w:rsid w:val="002F6BA6"/>
    <w:rsid w:val="003025FF"/>
    <w:rsid w:val="00305589"/>
    <w:rsid w:val="00305A00"/>
    <w:rsid w:val="003103B1"/>
    <w:rsid w:val="003122C4"/>
    <w:rsid w:val="003134FC"/>
    <w:rsid w:val="00313BB5"/>
    <w:rsid w:val="00314DC4"/>
    <w:rsid w:val="003151DF"/>
    <w:rsid w:val="00315F4B"/>
    <w:rsid w:val="00323AE7"/>
    <w:rsid w:val="0032409C"/>
    <w:rsid w:val="0032569E"/>
    <w:rsid w:val="003258D7"/>
    <w:rsid w:val="00325CF6"/>
    <w:rsid w:val="0033223C"/>
    <w:rsid w:val="003322B0"/>
    <w:rsid w:val="00332CB1"/>
    <w:rsid w:val="00334DEB"/>
    <w:rsid w:val="003427A6"/>
    <w:rsid w:val="00342F2C"/>
    <w:rsid w:val="00344360"/>
    <w:rsid w:val="00345351"/>
    <w:rsid w:val="00346F86"/>
    <w:rsid w:val="003508E6"/>
    <w:rsid w:val="00350CD9"/>
    <w:rsid w:val="003514AC"/>
    <w:rsid w:val="00352037"/>
    <w:rsid w:val="00354366"/>
    <w:rsid w:val="00354411"/>
    <w:rsid w:val="00357AD2"/>
    <w:rsid w:val="003617DA"/>
    <w:rsid w:val="00363E7E"/>
    <w:rsid w:val="00367A1D"/>
    <w:rsid w:val="003724A4"/>
    <w:rsid w:val="00380022"/>
    <w:rsid w:val="00381892"/>
    <w:rsid w:val="0038381D"/>
    <w:rsid w:val="00384334"/>
    <w:rsid w:val="00386424"/>
    <w:rsid w:val="00386C93"/>
    <w:rsid w:val="003914FE"/>
    <w:rsid w:val="00397AA5"/>
    <w:rsid w:val="003A101A"/>
    <w:rsid w:val="003A2121"/>
    <w:rsid w:val="003A4472"/>
    <w:rsid w:val="003A4D4B"/>
    <w:rsid w:val="003A55E4"/>
    <w:rsid w:val="003B05D3"/>
    <w:rsid w:val="003B1E85"/>
    <w:rsid w:val="003B25A9"/>
    <w:rsid w:val="003B6783"/>
    <w:rsid w:val="003B701F"/>
    <w:rsid w:val="003C1EB0"/>
    <w:rsid w:val="003C2073"/>
    <w:rsid w:val="003C743C"/>
    <w:rsid w:val="003C75B6"/>
    <w:rsid w:val="003D014D"/>
    <w:rsid w:val="003D1446"/>
    <w:rsid w:val="003D2A4F"/>
    <w:rsid w:val="003D2C85"/>
    <w:rsid w:val="003D39CA"/>
    <w:rsid w:val="003D5495"/>
    <w:rsid w:val="003D728C"/>
    <w:rsid w:val="003E0159"/>
    <w:rsid w:val="003E039F"/>
    <w:rsid w:val="003E1D74"/>
    <w:rsid w:val="003E2AEF"/>
    <w:rsid w:val="003E3EF0"/>
    <w:rsid w:val="003E4E38"/>
    <w:rsid w:val="003E52A1"/>
    <w:rsid w:val="003F2BA6"/>
    <w:rsid w:val="003F3CE0"/>
    <w:rsid w:val="003F449C"/>
    <w:rsid w:val="003F4F92"/>
    <w:rsid w:val="00410DFC"/>
    <w:rsid w:val="00411827"/>
    <w:rsid w:val="00415E24"/>
    <w:rsid w:val="00416154"/>
    <w:rsid w:val="00420BAA"/>
    <w:rsid w:val="00422F32"/>
    <w:rsid w:val="0042680A"/>
    <w:rsid w:val="00426CA3"/>
    <w:rsid w:val="0043081B"/>
    <w:rsid w:val="00430AF4"/>
    <w:rsid w:val="00434DE9"/>
    <w:rsid w:val="00435254"/>
    <w:rsid w:val="004364F9"/>
    <w:rsid w:val="0044224B"/>
    <w:rsid w:val="00442B25"/>
    <w:rsid w:val="00444227"/>
    <w:rsid w:val="00451EB6"/>
    <w:rsid w:val="0045493A"/>
    <w:rsid w:val="00456ACB"/>
    <w:rsid w:val="004622F3"/>
    <w:rsid w:val="00462969"/>
    <w:rsid w:val="00464045"/>
    <w:rsid w:val="004653A6"/>
    <w:rsid w:val="00465B4D"/>
    <w:rsid w:val="0046721A"/>
    <w:rsid w:val="00471AEA"/>
    <w:rsid w:val="00480211"/>
    <w:rsid w:val="004807F4"/>
    <w:rsid w:val="00486412"/>
    <w:rsid w:val="004866AA"/>
    <w:rsid w:val="00491CE4"/>
    <w:rsid w:val="00495990"/>
    <w:rsid w:val="00497168"/>
    <w:rsid w:val="004A4B0D"/>
    <w:rsid w:val="004A5227"/>
    <w:rsid w:val="004A539E"/>
    <w:rsid w:val="004A5F2C"/>
    <w:rsid w:val="004A6EA5"/>
    <w:rsid w:val="004A7E2F"/>
    <w:rsid w:val="004B2BFE"/>
    <w:rsid w:val="004B4173"/>
    <w:rsid w:val="004B7A76"/>
    <w:rsid w:val="004C00A6"/>
    <w:rsid w:val="004C0224"/>
    <w:rsid w:val="004C1711"/>
    <w:rsid w:val="004C57F8"/>
    <w:rsid w:val="004D0E22"/>
    <w:rsid w:val="004D27A9"/>
    <w:rsid w:val="004D2DCD"/>
    <w:rsid w:val="004D611F"/>
    <w:rsid w:val="004E254A"/>
    <w:rsid w:val="004E2D07"/>
    <w:rsid w:val="004E3277"/>
    <w:rsid w:val="004E3C68"/>
    <w:rsid w:val="004E4081"/>
    <w:rsid w:val="004E4928"/>
    <w:rsid w:val="004E783B"/>
    <w:rsid w:val="004F0069"/>
    <w:rsid w:val="004F3813"/>
    <w:rsid w:val="004F5191"/>
    <w:rsid w:val="004F62B9"/>
    <w:rsid w:val="0050124E"/>
    <w:rsid w:val="0050454A"/>
    <w:rsid w:val="0050544D"/>
    <w:rsid w:val="00505B55"/>
    <w:rsid w:val="005105F3"/>
    <w:rsid w:val="00511251"/>
    <w:rsid w:val="00514CA3"/>
    <w:rsid w:val="00514E1B"/>
    <w:rsid w:val="00517EBD"/>
    <w:rsid w:val="005209F7"/>
    <w:rsid w:val="00521606"/>
    <w:rsid w:val="005233F3"/>
    <w:rsid w:val="00523563"/>
    <w:rsid w:val="00523AAA"/>
    <w:rsid w:val="00525487"/>
    <w:rsid w:val="00525AAB"/>
    <w:rsid w:val="00526D9B"/>
    <w:rsid w:val="00535C75"/>
    <w:rsid w:val="00536329"/>
    <w:rsid w:val="005365A3"/>
    <w:rsid w:val="00543A34"/>
    <w:rsid w:val="005460A0"/>
    <w:rsid w:val="00550083"/>
    <w:rsid w:val="00554245"/>
    <w:rsid w:val="005556E7"/>
    <w:rsid w:val="005559C3"/>
    <w:rsid w:val="005566E8"/>
    <w:rsid w:val="00557BBA"/>
    <w:rsid w:val="005608D7"/>
    <w:rsid w:val="005631B5"/>
    <w:rsid w:val="00564599"/>
    <w:rsid w:val="0057088A"/>
    <w:rsid w:val="0057128E"/>
    <w:rsid w:val="00574C11"/>
    <w:rsid w:val="00582D05"/>
    <w:rsid w:val="00587038"/>
    <w:rsid w:val="005871D7"/>
    <w:rsid w:val="00593FEA"/>
    <w:rsid w:val="0059781B"/>
    <w:rsid w:val="005A0F5A"/>
    <w:rsid w:val="005B48CE"/>
    <w:rsid w:val="005B53AE"/>
    <w:rsid w:val="005B6506"/>
    <w:rsid w:val="005B65F6"/>
    <w:rsid w:val="005B780D"/>
    <w:rsid w:val="005C5269"/>
    <w:rsid w:val="005C64E0"/>
    <w:rsid w:val="005D0899"/>
    <w:rsid w:val="005D0B06"/>
    <w:rsid w:val="005D1041"/>
    <w:rsid w:val="005D15DF"/>
    <w:rsid w:val="005D395C"/>
    <w:rsid w:val="005D6A0E"/>
    <w:rsid w:val="005E0053"/>
    <w:rsid w:val="005E277D"/>
    <w:rsid w:val="005E54A3"/>
    <w:rsid w:val="005E798B"/>
    <w:rsid w:val="005E7F53"/>
    <w:rsid w:val="005F0EBF"/>
    <w:rsid w:val="005F3DEC"/>
    <w:rsid w:val="005F58CD"/>
    <w:rsid w:val="006036AA"/>
    <w:rsid w:val="00603DF0"/>
    <w:rsid w:val="006055E3"/>
    <w:rsid w:val="0060679C"/>
    <w:rsid w:val="0061003F"/>
    <w:rsid w:val="0061588D"/>
    <w:rsid w:val="00615C26"/>
    <w:rsid w:val="00617C9C"/>
    <w:rsid w:val="00620600"/>
    <w:rsid w:val="006217DC"/>
    <w:rsid w:val="0062305B"/>
    <w:rsid w:val="006245A8"/>
    <w:rsid w:val="006309DD"/>
    <w:rsid w:val="006316A7"/>
    <w:rsid w:val="00631DB2"/>
    <w:rsid w:val="00633512"/>
    <w:rsid w:val="00636CE2"/>
    <w:rsid w:val="00640421"/>
    <w:rsid w:val="00640CC7"/>
    <w:rsid w:val="00640CCB"/>
    <w:rsid w:val="0064155B"/>
    <w:rsid w:val="00643BE5"/>
    <w:rsid w:val="0064486A"/>
    <w:rsid w:val="006513E6"/>
    <w:rsid w:val="006516E3"/>
    <w:rsid w:val="00660742"/>
    <w:rsid w:val="00660B16"/>
    <w:rsid w:val="006627ED"/>
    <w:rsid w:val="006635E2"/>
    <w:rsid w:val="00664DED"/>
    <w:rsid w:val="006676F3"/>
    <w:rsid w:val="00670BDD"/>
    <w:rsid w:val="00672757"/>
    <w:rsid w:val="00674A31"/>
    <w:rsid w:val="006755AD"/>
    <w:rsid w:val="00676373"/>
    <w:rsid w:val="006840D5"/>
    <w:rsid w:val="00684412"/>
    <w:rsid w:val="006847F0"/>
    <w:rsid w:val="00691178"/>
    <w:rsid w:val="00694D5C"/>
    <w:rsid w:val="00697E97"/>
    <w:rsid w:val="006A11E7"/>
    <w:rsid w:val="006A36D9"/>
    <w:rsid w:val="006A570C"/>
    <w:rsid w:val="006B1B1A"/>
    <w:rsid w:val="006B2EA8"/>
    <w:rsid w:val="006B4029"/>
    <w:rsid w:val="006C3454"/>
    <w:rsid w:val="006C63C3"/>
    <w:rsid w:val="006D0010"/>
    <w:rsid w:val="006D52FE"/>
    <w:rsid w:val="006E0EF1"/>
    <w:rsid w:val="006E110D"/>
    <w:rsid w:val="006E2C8D"/>
    <w:rsid w:val="006E351C"/>
    <w:rsid w:val="006E5CD0"/>
    <w:rsid w:val="006F0A1B"/>
    <w:rsid w:val="006F14CD"/>
    <w:rsid w:val="006F2397"/>
    <w:rsid w:val="006F2ABE"/>
    <w:rsid w:val="006F3470"/>
    <w:rsid w:val="006F3E9F"/>
    <w:rsid w:val="006F54E3"/>
    <w:rsid w:val="006F6B49"/>
    <w:rsid w:val="006F6DB0"/>
    <w:rsid w:val="006F7AE5"/>
    <w:rsid w:val="00710F8A"/>
    <w:rsid w:val="00717490"/>
    <w:rsid w:val="0072096E"/>
    <w:rsid w:val="00723BA1"/>
    <w:rsid w:val="00730A11"/>
    <w:rsid w:val="00741377"/>
    <w:rsid w:val="00745580"/>
    <w:rsid w:val="0075399B"/>
    <w:rsid w:val="00755584"/>
    <w:rsid w:val="00756934"/>
    <w:rsid w:val="0075735D"/>
    <w:rsid w:val="007579E6"/>
    <w:rsid w:val="00760B45"/>
    <w:rsid w:val="00761D5B"/>
    <w:rsid w:val="0076520E"/>
    <w:rsid w:val="00767DB2"/>
    <w:rsid w:val="007767A4"/>
    <w:rsid w:val="0079318D"/>
    <w:rsid w:val="00795538"/>
    <w:rsid w:val="007966C9"/>
    <w:rsid w:val="00796C96"/>
    <w:rsid w:val="00797561"/>
    <w:rsid w:val="007A1681"/>
    <w:rsid w:val="007A2CDB"/>
    <w:rsid w:val="007A30DC"/>
    <w:rsid w:val="007A3A3C"/>
    <w:rsid w:val="007B2A93"/>
    <w:rsid w:val="007B3785"/>
    <w:rsid w:val="007B7AD3"/>
    <w:rsid w:val="007C16FE"/>
    <w:rsid w:val="007C19F3"/>
    <w:rsid w:val="007C769A"/>
    <w:rsid w:val="007C7E5B"/>
    <w:rsid w:val="007D323B"/>
    <w:rsid w:val="007D333B"/>
    <w:rsid w:val="007D3BD5"/>
    <w:rsid w:val="007D3D36"/>
    <w:rsid w:val="007D3E7A"/>
    <w:rsid w:val="007D3F09"/>
    <w:rsid w:val="007D47A6"/>
    <w:rsid w:val="007E3388"/>
    <w:rsid w:val="007E35FF"/>
    <w:rsid w:val="007E4A4B"/>
    <w:rsid w:val="007E6349"/>
    <w:rsid w:val="007F078B"/>
    <w:rsid w:val="007F2922"/>
    <w:rsid w:val="007F2E70"/>
    <w:rsid w:val="007F52CB"/>
    <w:rsid w:val="007F6A70"/>
    <w:rsid w:val="008013B8"/>
    <w:rsid w:val="0080146B"/>
    <w:rsid w:val="008027E3"/>
    <w:rsid w:val="008079A0"/>
    <w:rsid w:val="00813596"/>
    <w:rsid w:val="0081382F"/>
    <w:rsid w:val="00815FD9"/>
    <w:rsid w:val="00820F47"/>
    <w:rsid w:val="008218F3"/>
    <w:rsid w:val="008240E1"/>
    <w:rsid w:val="0082496D"/>
    <w:rsid w:val="00825834"/>
    <w:rsid w:val="008341B3"/>
    <w:rsid w:val="0083453A"/>
    <w:rsid w:val="0084754F"/>
    <w:rsid w:val="00852EE2"/>
    <w:rsid w:val="00853BAD"/>
    <w:rsid w:val="0085410A"/>
    <w:rsid w:val="008563E8"/>
    <w:rsid w:val="00856CD4"/>
    <w:rsid w:val="00857DD8"/>
    <w:rsid w:val="008608E7"/>
    <w:rsid w:val="00861A22"/>
    <w:rsid w:val="008633C2"/>
    <w:rsid w:val="00864AAC"/>
    <w:rsid w:val="0087017B"/>
    <w:rsid w:val="008725A5"/>
    <w:rsid w:val="00876812"/>
    <w:rsid w:val="00882C1D"/>
    <w:rsid w:val="00885370"/>
    <w:rsid w:val="008854FD"/>
    <w:rsid w:val="00886442"/>
    <w:rsid w:val="008878CF"/>
    <w:rsid w:val="00893AE5"/>
    <w:rsid w:val="00893E24"/>
    <w:rsid w:val="00896233"/>
    <w:rsid w:val="008A2AAF"/>
    <w:rsid w:val="008A48C5"/>
    <w:rsid w:val="008A4BD0"/>
    <w:rsid w:val="008A749E"/>
    <w:rsid w:val="008B5E75"/>
    <w:rsid w:val="008C10E4"/>
    <w:rsid w:val="008C12FD"/>
    <w:rsid w:val="008C17CB"/>
    <w:rsid w:val="008C28FF"/>
    <w:rsid w:val="008C6B92"/>
    <w:rsid w:val="008C7F48"/>
    <w:rsid w:val="008D1840"/>
    <w:rsid w:val="008D3536"/>
    <w:rsid w:val="008D4215"/>
    <w:rsid w:val="008D6044"/>
    <w:rsid w:val="008E09B5"/>
    <w:rsid w:val="008E1012"/>
    <w:rsid w:val="008E7BDD"/>
    <w:rsid w:val="008F0D66"/>
    <w:rsid w:val="008F12B8"/>
    <w:rsid w:val="008F1DA8"/>
    <w:rsid w:val="008F5622"/>
    <w:rsid w:val="00900F20"/>
    <w:rsid w:val="0090388E"/>
    <w:rsid w:val="00905E48"/>
    <w:rsid w:val="00907401"/>
    <w:rsid w:val="00907B7F"/>
    <w:rsid w:val="00912DF1"/>
    <w:rsid w:val="009135C5"/>
    <w:rsid w:val="009136A0"/>
    <w:rsid w:val="0091511C"/>
    <w:rsid w:val="00916446"/>
    <w:rsid w:val="0092063F"/>
    <w:rsid w:val="00923590"/>
    <w:rsid w:val="0092372B"/>
    <w:rsid w:val="009259A8"/>
    <w:rsid w:val="00927137"/>
    <w:rsid w:val="00937820"/>
    <w:rsid w:val="00942BB8"/>
    <w:rsid w:val="00947D6A"/>
    <w:rsid w:val="00952679"/>
    <w:rsid w:val="0095432F"/>
    <w:rsid w:val="00955BA7"/>
    <w:rsid w:val="009618D7"/>
    <w:rsid w:val="009635BF"/>
    <w:rsid w:val="00973F93"/>
    <w:rsid w:val="00975CD8"/>
    <w:rsid w:val="00976EA4"/>
    <w:rsid w:val="00981DCA"/>
    <w:rsid w:val="009837BD"/>
    <w:rsid w:val="0098478D"/>
    <w:rsid w:val="00986C65"/>
    <w:rsid w:val="009872B7"/>
    <w:rsid w:val="00994450"/>
    <w:rsid w:val="00995D05"/>
    <w:rsid w:val="009972F9"/>
    <w:rsid w:val="009A187A"/>
    <w:rsid w:val="009A3B3B"/>
    <w:rsid w:val="009B4A47"/>
    <w:rsid w:val="009B4A92"/>
    <w:rsid w:val="009B5E22"/>
    <w:rsid w:val="009B6719"/>
    <w:rsid w:val="009C6934"/>
    <w:rsid w:val="009C7BA2"/>
    <w:rsid w:val="009D1BD6"/>
    <w:rsid w:val="009D1CC7"/>
    <w:rsid w:val="009D2792"/>
    <w:rsid w:val="009D4E5F"/>
    <w:rsid w:val="009D4FE0"/>
    <w:rsid w:val="009D6F53"/>
    <w:rsid w:val="009E0812"/>
    <w:rsid w:val="009E2B2C"/>
    <w:rsid w:val="009E4922"/>
    <w:rsid w:val="009E4A7F"/>
    <w:rsid w:val="009E6471"/>
    <w:rsid w:val="009E7718"/>
    <w:rsid w:val="009F6F2F"/>
    <w:rsid w:val="00A01797"/>
    <w:rsid w:val="00A0310D"/>
    <w:rsid w:val="00A03305"/>
    <w:rsid w:val="00A10BBD"/>
    <w:rsid w:val="00A14D36"/>
    <w:rsid w:val="00A1621B"/>
    <w:rsid w:val="00A170FE"/>
    <w:rsid w:val="00A22669"/>
    <w:rsid w:val="00A2314A"/>
    <w:rsid w:val="00A24070"/>
    <w:rsid w:val="00A256CF"/>
    <w:rsid w:val="00A25886"/>
    <w:rsid w:val="00A27235"/>
    <w:rsid w:val="00A27EC1"/>
    <w:rsid w:val="00A3010C"/>
    <w:rsid w:val="00A31834"/>
    <w:rsid w:val="00A32AB2"/>
    <w:rsid w:val="00A42094"/>
    <w:rsid w:val="00A424EF"/>
    <w:rsid w:val="00A437A7"/>
    <w:rsid w:val="00A450B8"/>
    <w:rsid w:val="00A45550"/>
    <w:rsid w:val="00A4586B"/>
    <w:rsid w:val="00A50D00"/>
    <w:rsid w:val="00A513D0"/>
    <w:rsid w:val="00A51D57"/>
    <w:rsid w:val="00A535A0"/>
    <w:rsid w:val="00A536E0"/>
    <w:rsid w:val="00A54579"/>
    <w:rsid w:val="00A56B4A"/>
    <w:rsid w:val="00A573D8"/>
    <w:rsid w:val="00A70B3E"/>
    <w:rsid w:val="00A739DE"/>
    <w:rsid w:val="00A73DC6"/>
    <w:rsid w:val="00A75695"/>
    <w:rsid w:val="00A7569F"/>
    <w:rsid w:val="00A762E0"/>
    <w:rsid w:val="00A77438"/>
    <w:rsid w:val="00A77BD3"/>
    <w:rsid w:val="00A82ABA"/>
    <w:rsid w:val="00A855B0"/>
    <w:rsid w:val="00A955B3"/>
    <w:rsid w:val="00AA1AE4"/>
    <w:rsid w:val="00AA1B22"/>
    <w:rsid w:val="00AA3AB2"/>
    <w:rsid w:val="00AA3E7E"/>
    <w:rsid w:val="00AA5AA8"/>
    <w:rsid w:val="00AA6913"/>
    <w:rsid w:val="00AB0242"/>
    <w:rsid w:val="00AB0F89"/>
    <w:rsid w:val="00AB2776"/>
    <w:rsid w:val="00AB4508"/>
    <w:rsid w:val="00AB71D5"/>
    <w:rsid w:val="00AC0424"/>
    <w:rsid w:val="00AC3F36"/>
    <w:rsid w:val="00AC583A"/>
    <w:rsid w:val="00AD2693"/>
    <w:rsid w:val="00AD3D3D"/>
    <w:rsid w:val="00AD40C6"/>
    <w:rsid w:val="00AE1D53"/>
    <w:rsid w:val="00AE2773"/>
    <w:rsid w:val="00AE33FA"/>
    <w:rsid w:val="00AE50DF"/>
    <w:rsid w:val="00AE7674"/>
    <w:rsid w:val="00AF415F"/>
    <w:rsid w:val="00AF609A"/>
    <w:rsid w:val="00AF6C5A"/>
    <w:rsid w:val="00B0384D"/>
    <w:rsid w:val="00B0520B"/>
    <w:rsid w:val="00B1049E"/>
    <w:rsid w:val="00B15422"/>
    <w:rsid w:val="00B16E5A"/>
    <w:rsid w:val="00B222E2"/>
    <w:rsid w:val="00B2233F"/>
    <w:rsid w:val="00B22EA1"/>
    <w:rsid w:val="00B255A9"/>
    <w:rsid w:val="00B25E7C"/>
    <w:rsid w:val="00B27CDE"/>
    <w:rsid w:val="00B30183"/>
    <w:rsid w:val="00B33E4C"/>
    <w:rsid w:val="00B3462C"/>
    <w:rsid w:val="00B3508F"/>
    <w:rsid w:val="00B351C3"/>
    <w:rsid w:val="00B3544B"/>
    <w:rsid w:val="00B41204"/>
    <w:rsid w:val="00B435DC"/>
    <w:rsid w:val="00B439B0"/>
    <w:rsid w:val="00B46AA4"/>
    <w:rsid w:val="00B472BF"/>
    <w:rsid w:val="00B516CF"/>
    <w:rsid w:val="00B51A5E"/>
    <w:rsid w:val="00B51AE9"/>
    <w:rsid w:val="00B52176"/>
    <w:rsid w:val="00B52F4C"/>
    <w:rsid w:val="00B546B2"/>
    <w:rsid w:val="00B60197"/>
    <w:rsid w:val="00B6036A"/>
    <w:rsid w:val="00B62252"/>
    <w:rsid w:val="00B65A00"/>
    <w:rsid w:val="00B67AFC"/>
    <w:rsid w:val="00B72D4E"/>
    <w:rsid w:val="00B74BE7"/>
    <w:rsid w:val="00B813D2"/>
    <w:rsid w:val="00B81BDC"/>
    <w:rsid w:val="00B822FA"/>
    <w:rsid w:val="00B85B9F"/>
    <w:rsid w:val="00B86EDC"/>
    <w:rsid w:val="00B871F7"/>
    <w:rsid w:val="00B90F82"/>
    <w:rsid w:val="00B93048"/>
    <w:rsid w:val="00B937CC"/>
    <w:rsid w:val="00B95959"/>
    <w:rsid w:val="00B967F2"/>
    <w:rsid w:val="00B96F44"/>
    <w:rsid w:val="00B97792"/>
    <w:rsid w:val="00BA154D"/>
    <w:rsid w:val="00BA2CA4"/>
    <w:rsid w:val="00BA3E3F"/>
    <w:rsid w:val="00BA6862"/>
    <w:rsid w:val="00BA793C"/>
    <w:rsid w:val="00BB1B5A"/>
    <w:rsid w:val="00BB2E7F"/>
    <w:rsid w:val="00BB70B9"/>
    <w:rsid w:val="00BC6EDB"/>
    <w:rsid w:val="00BD2058"/>
    <w:rsid w:val="00BD3D7D"/>
    <w:rsid w:val="00BD470F"/>
    <w:rsid w:val="00BD549E"/>
    <w:rsid w:val="00BD60BD"/>
    <w:rsid w:val="00BD7E50"/>
    <w:rsid w:val="00BF146A"/>
    <w:rsid w:val="00C0007D"/>
    <w:rsid w:val="00C000A3"/>
    <w:rsid w:val="00C06DE6"/>
    <w:rsid w:val="00C12F54"/>
    <w:rsid w:val="00C16AAB"/>
    <w:rsid w:val="00C16C8C"/>
    <w:rsid w:val="00C20381"/>
    <w:rsid w:val="00C235A7"/>
    <w:rsid w:val="00C24397"/>
    <w:rsid w:val="00C31648"/>
    <w:rsid w:val="00C35570"/>
    <w:rsid w:val="00C40B77"/>
    <w:rsid w:val="00C462F7"/>
    <w:rsid w:val="00C4633B"/>
    <w:rsid w:val="00C4648D"/>
    <w:rsid w:val="00C46A19"/>
    <w:rsid w:val="00C50017"/>
    <w:rsid w:val="00C60CE5"/>
    <w:rsid w:val="00C72F92"/>
    <w:rsid w:val="00C76B27"/>
    <w:rsid w:val="00C82D9A"/>
    <w:rsid w:val="00C835EE"/>
    <w:rsid w:val="00C84536"/>
    <w:rsid w:val="00C8551E"/>
    <w:rsid w:val="00C92C13"/>
    <w:rsid w:val="00C96530"/>
    <w:rsid w:val="00C97491"/>
    <w:rsid w:val="00CA12F3"/>
    <w:rsid w:val="00CA22F3"/>
    <w:rsid w:val="00CA3460"/>
    <w:rsid w:val="00CA60D4"/>
    <w:rsid w:val="00CB0600"/>
    <w:rsid w:val="00CC23CE"/>
    <w:rsid w:val="00CC3737"/>
    <w:rsid w:val="00CC3FCA"/>
    <w:rsid w:val="00CC475A"/>
    <w:rsid w:val="00CC6C3D"/>
    <w:rsid w:val="00CC7306"/>
    <w:rsid w:val="00CD56B0"/>
    <w:rsid w:val="00CD5C79"/>
    <w:rsid w:val="00CD72AC"/>
    <w:rsid w:val="00CE0FA5"/>
    <w:rsid w:val="00CE1B02"/>
    <w:rsid w:val="00CE1E5F"/>
    <w:rsid w:val="00CE311A"/>
    <w:rsid w:val="00CE6395"/>
    <w:rsid w:val="00CF0105"/>
    <w:rsid w:val="00CF36FD"/>
    <w:rsid w:val="00CF3FB1"/>
    <w:rsid w:val="00CF6F8A"/>
    <w:rsid w:val="00D0283E"/>
    <w:rsid w:val="00D044DA"/>
    <w:rsid w:val="00D04EF6"/>
    <w:rsid w:val="00D05A6C"/>
    <w:rsid w:val="00D103FC"/>
    <w:rsid w:val="00D1094E"/>
    <w:rsid w:val="00D1124B"/>
    <w:rsid w:val="00D122E4"/>
    <w:rsid w:val="00D12869"/>
    <w:rsid w:val="00D12AFE"/>
    <w:rsid w:val="00D157CD"/>
    <w:rsid w:val="00D167D3"/>
    <w:rsid w:val="00D17DA1"/>
    <w:rsid w:val="00D211D9"/>
    <w:rsid w:val="00D24DE6"/>
    <w:rsid w:val="00D26388"/>
    <w:rsid w:val="00D26BDE"/>
    <w:rsid w:val="00D30779"/>
    <w:rsid w:val="00D30AC9"/>
    <w:rsid w:val="00D32CA8"/>
    <w:rsid w:val="00D33354"/>
    <w:rsid w:val="00D33A2A"/>
    <w:rsid w:val="00D34DD7"/>
    <w:rsid w:val="00D36878"/>
    <w:rsid w:val="00D36E5B"/>
    <w:rsid w:val="00D4010D"/>
    <w:rsid w:val="00D45516"/>
    <w:rsid w:val="00D4697E"/>
    <w:rsid w:val="00D47680"/>
    <w:rsid w:val="00D53492"/>
    <w:rsid w:val="00D616AA"/>
    <w:rsid w:val="00D64751"/>
    <w:rsid w:val="00D64ED1"/>
    <w:rsid w:val="00D675C5"/>
    <w:rsid w:val="00D7033D"/>
    <w:rsid w:val="00D73FAE"/>
    <w:rsid w:val="00D74606"/>
    <w:rsid w:val="00D74F49"/>
    <w:rsid w:val="00D80D39"/>
    <w:rsid w:val="00D81421"/>
    <w:rsid w:val="00D82595"/>
    <w:rsid w:val="00D82E45"/>
    <w:rsid w:val="00D83532"/>
    <w:rsid w:val="00D84F4B"/>
    <w:rsid w:val="00D858E6"/>
    <w:rsid w:val="00D93923"/>
    <w:rsid w:val="00DA382E"/>
    <w:rsid w:val="00DA40D6"/>
    <w:rsid w:val="00DA4216"/>
    <w:rsid w:val="00DA7168"/>
    <w:rsid w:val="00DB192C"/>
    <w:rsid w:val="00DB1BE2"/>
    <w:rsid w:val="00DB22EF"/>
    <w:rsid w:val="00DB3889"/>
    <w:rsid w:val="00DB4A95"/>
    <w:rsid w:val="00DB4C99"/>
    <w:rsid w:val="00DC1FC4"/>
    <w:rsid w:val="00DC2DF8"/>
    <w:rsid w:val="00DC79AB"/>
    <w:rsid w:val="00DD0040"/>
    <w:rsid w:val="00DD060E"/>
    <w:rsid w:val="00DD0F62"/>
    <w:rsid w:val="00DE544F"/>
    <w:rsid w:val="00DE58DF"/>
    <w:rsid w:val="00DF1B13"/>
    <w:rsid w:val="00DF2512"/>
    <w:rsid w:val="00DF2D89"/>
    <w:rsid w:val="00DF54AE"/>
    <w:rsid w:val="00DF648D"/>
    <w:rsid w:val="00E00D56"/>
    <w:rsid w:val="00E02DE6"/>
    <w:rsid w:val="00E06865"/>
    <w:rsid w:val="00E072A8"/>
    <w:rsid w:val="00E10B3B"/>
    <w:rsid w:val="00E13F90"/>
    <w:rsid w:val="00E16FF4"/>
    <w:rsid w:val="00E20667"/>
    <w:rsid w:val="00E20E4B"/>
    <w:rsid w:val="00E31FB6"/>
    <w:rsid w:val="00E40405"/>
    <w:rsid w:val="00E4245C"/>
    <w:rsid w:val="00E42E82"/>
    <w:rsid w:val="00E441B9"/>
    <w:rsid w:val="00E46CE7"/>
    <w:rsid w:val="00E47FFB"/>
    <w:rsid w:val="00E50B7D"/>
    <w:rsid w:val="00E51436"/>
    <w:rsid w:val="00E51916"/>
    <w:rsid w:val="00E5714D"/>
    <w:rsid w:val="00E643C6"/>
    <w:rsid w:val="00E650A2"/>
    <w:rsid w:val="00E72CEF"/>
    <w:rsid w:val="00E7759F"/>
    <w:rsid w:val="00E810E5"/>
    <w:rsid w:val="00E92336"/>
    <w:rsid w:val="00E963D2"/>
    <w:rsid w:val="00EA1483"/>
    <w:rsid w:val="00EA161D"/>
    <w:rsid w:val="00EA27F4"/>
    <w:rsid w:val="00EA5340"/>
    <w:rsid w:val="00EA7A4C"/>
    <w:rsid w:val="00EA7A89"/>
    <w:rsid w:val="00EB0B2C"/>
    <w:rsid w:val="00EB2DAE"/>
    <w:rsid w:val="00EB5810"/>
    <w:rsid w:val="00EC424D"/>
    <w:rsid w:val="00EC4EDF"/>
    <w:rsid w:val="00ED06DF"/>
    <w:rsid w:val="00ED2C8B"/>
    <w:rsid w:val="00ED5F9A"/>
    <w:rsid w:val="00EE0E18"/>
    <w:rsid w:val="00EE1037"/>
    <w:rsid w:val="00EE1888"/>
    <w:rsid w:val="00EE1CBD"/>
    <w:rsid w:val="00EE5B0D"/>
    <w:rsid w:val="00EF0E0C"/>
    <w:rsid w:val="00EF0FDA"/>
    <w:rsid w:val="00EF4DDB"/>
    <w:rsid w:val="00EF74FC"/>
    <w:rsid w:val="00F01759"/>
    <w:rsid w:val="00F018D4"/>
    <w:rsid w:val="00F01CEC"/>
    <w:rsid w:val="00F02A76"/>
    <w:rsid w:val="00F06CA5"/>
    <w:rsid w:val="00F1033D"/>
    <w:rsid w:val="00F11A45"/>
    <w:rsid w:val="00F11D64"/>
    <w:rsid w:val="00F135CB"/>
    <w:rsid w:val="00F15579"/>
    <w:rsid w:val="00F15B1C"/>
    <w:rsid w:val="00F15C8A"/>
    <w:rsid w:val="00F17B3A"/>
    <w:rsid w:val="00F21633"/>
    <w:rsid w:val="00F23A60"/>
    <w:rsid w:val="00F277E6"/>
    <w:rsid w:val="00F27A8C"/>
    <w:rsid w:val="00F302C5"/>
    <w:rsid w:val="00F348EF"/>
    <w:rsid w:val="00F36362"/>
    <w:rsid w:val="00F365C7"/>
    <w:rsid w:val="00F37A0B"/>
    <w:rsid w:val="00F40E94"/>
    <w:rsid w:val="00F42974"/>
    <w:rsid w:val="00F437DA"/>
    <w:rsid w:val="00F51860"/>
    <w:rsid w:val="00F528BF"/>
    <w:rsid w:val="00F77145"/>
    <w:rsid w:val="00F776A1"/>
    <w:rsid w:val="00F77C10"/>
    <w:rsid w:val="00F8045B"/>
    <w:rsid w:val="00F81714"/>
    <w:rsid w:val="00F827DC"/>
    <w:rsid w:val="00F9047C"/>
    <w:rsid w:val="00F92727"/>
    <w:rsid w:val="00F94D00"/>
    <w:rsid w:val="00F970D4"/>
    <w:rsid w:val="00FA1248"/>
    <w:rsid w:val="00FA36FD"/>
    <w:rsid w:val="00FA41EC"/>
    <w:rsid w:val="00FA55FE"/>
    <w:rsid w:val="00FB0EB9"/>
    <w:rsid w:val="00FB0FC4"/>
    <w:rsid w:val="00FB244A"/>
    <w:rsid w:val="00FB343D"/>
    <w:rsid w:val="00FB5788"/>
    <w:rsid w:val="00FB6F3E"/>
    <w:rsid w:val="00FC185A"/>
    <w:rsid w:val="00FC244C"/>
    <w:rsid w:val="00FC32E3"/>
    <w:rsid w:val="00FC4C05"/>
    <w:rsid w:val="00FC769A"/>
    <w:rsid w:val="00FD1D4A"/>
    <w:rsid w:val="00FD55ED"/>
    <w:rsid w:val="00FE4BBC"/>
    <w:rsid w:val="00FE4D53"/>
    <w:rsid w:val="00FE6565"/>
    <w:rsid w:val="00FF1638"/>
    <w:rsid w:val="00FF233D"/>
    <w:rsid w:val="00FF3EB7"/>
    <w:rsid w:val="00FF5A2A"/>
    <w:rsid w:val="00FF7C69"/>
    <w:rsid w:val="027500DD"/>
    <w:rsid w:val="033174DD"/>
    <w:rsid w:val="049B7667"/>
    <w:rsid w:val="061EB3DD"/>
    <w:rsid w:val="062D74D6"/>
    <w:rsid w:val="062D7D15"/>
    <w:rsid w:val="0BBF117A"/>
    <w:rsid w:val="12A23C2D"/>
    <w:rsid w:val="15DEDA70"/>
    <w:rsid w:val="1925DB76"/>
    <w:rsid w:val="1BEF394F"/>
    <w:rsid w:val="1D26157D"/>
    <w:rsid w:val="1D45157F"/>
    <w:rsid w:val="2073EB6C"/>
    <w:rsid w:val="2167ADF8"/>
    <w:rsid w:val="23D35AE9"/>
    <w:rsid w:val="261838B0"/>
    <w:rsid w:val="2912BC67"/>
    <w:rsid w:val="2F48A590"/>
    <w:rsid w:val="315FB68C"/>
    <w:rsid w:val="368A1CF1"/>
    <w:rsid w:val="419F7DE1"/>
    <w:rsid w:val="41E4CB6E"/>
    <w:rsid w:val="43E940CC"/>
    <w:rsid w:val="44091FC7"/>
    <w:rsid w:val="4837700B"/>
    <w:rsid w:val="4C5414EB"/>
    <w:rsid w:val="4C8C0C88"/>
    <w:rsid w:val="4E9A9055"/>
    <w:rsid w:val="4EBFFF4A"/>
    <w:rsid w:val="516B2D09"/>
    <w:rsid w:val="554AB33D"/>
    <w:rsid w:val="59E43B27"/>
    <w:rsid w:val="5A83D612"/>
    <w:rsid w:val="5EC11E26"/>
    <w:rsid w:val="602F3279"/>
    <w:rsid w:val="61053C6A"/>
    <w:rsid w:val="6440371B"/>
    <w:rsid w:val="67B81230"/>
    <w:rsid w:val="6BC00C61"/>
    <w:rsid w:val="6CB683F4"/>
    <w:rsid w:val="78800584"/>
    <w:rsid w:val="7F4E00A8"/>
    <w:rsid w:val="7F782268"/>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A4D59"/>
  <w15:chartTrackingRefBased/>
  <w15:docId w15:val="{A484D2EA-093D-4D22-858B-55EE25F948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2AAF"/>
  </w:style>
  <w:style w:type="paragraph" w:styleId="Heading1">
    <w:name w:val="heading 1"/>
    <w:basedOn w:val="Normal"/>
    <w:next w:val="Normal"/>
    <w:link w:val="Heading1Char"/>
    <w:uiPriority w:val="9"/>
    <w:qFormat/>
    <w:rsid w:val="00760B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0B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0B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0B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0B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0B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0B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0B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0B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0B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0B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0B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0B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0B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0B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0B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0B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0B45"/>
    <w:rPr>
      <w:rFonts w:eastAsiaTheme="majorEastAsia" w:cstheme="majorBidi"/>
      <w:color w:val="272727" w:themeColor="text1" w:themeTint="D8"/>
    </w:rPr>
  </w:style>
  <w:style w:type="paragraph" w:styleId="Title">
    <w:name w:val="Title"/>
    <w:basedOn w:val="Normal"/>
    <w:next w:val="Normal"/>
    <w:link w:val="TitleChar"/>
    <w:uiPriority w:val="10"/>
    <w:qFormat/>
    <w:rsid w:val="00760B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0B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0B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0B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0B45"/>
    <w:pPr>
      <w:spacing w:before="160"/>
      <w:jc w:val="center"/>
    </w:pPr>
    <w:rPr>
      <w:i/>
      <w:iCs/>
      <w:color w:val="404040" w:themeColor="text1" w:themeTint="BF"/>
    </w:rPr>
  </w:style>
  <w:style w:type="character" w:customStyle="1" w:styleId="QuoteChar">
    <w:name w:val="Quote Char"/>
    <w:basedOn w:val="DefaultParagraphFont"/>
    <w:link w:val="Quote"/>
    <w:uiPriority w:val="29"/>
    <w:rsid w:val="00760B45"/>
    <w:rPr>
      <w:i/>
      <w:iCs/>
      <w:color w:val="404040" w:themeColor="text1" w:themeTint="BF"/>
    </w:rPr>
  </w:style>
  <w:style w:type="paragraph" w:styleId="ListParagraph">
    <w:name w:val="List Paragraph"/>
    <w:aliases w:val="Citation List,Graphic,List Paragraph1,Table of contents numbered,List Paragraph Char Char,Resume Title,heading 4,Ha,section 1 para,Report Para,WinDForce-Letter,Medium Grid 1 - Accent 21,Annexure,heading 9,Bullet 05,Heading 91,Normal 1,Ref"/>
    <w:basedOn w:val="Normal"/>
    <w:link w:val="ListParagraphChar"/>
    <w:uiPriority w:val="34"/>
    <w:qFormat/>
    <w:rsid w:val="00760B45"/>
    <w:pPr>
      <w:ind w:left="720"/>
      <w:contextualSpacing/>
    </w:pPr>
  </w:style>
  <w:style w:type="character" w:styleId="IntenseEmphasis">
    <w:name w:val="Intense Emphasis"/>
    <w:basedOn w:val="DefaultParagraphFont"/>
    <w:uiPriority w:val="21"/>
    <w:qFormat/>
    <w:rsid w:val="00760B45"/>
    <w:rPr>
      <w:i/>
      <w:iCs/>
      <w:color w:val="0F4761" w:themeColor="accent1" w:themeShade="BF"/>
    </w:rPr>
  </w:style>
  <w:style w:type="paragraph" w:styleId="IntenseQuote">
    <w:name w:val="Intense Quote"/>
    <w:basedOn w:val="Normal"/>
    <w:next w:val="Normal"/>
    <w:link w:val="IntenseQuoteChar"/>
    <w:uiPriority w:val="30"/>
    <w:qFormat/>
    <w:rsid w:val="00760B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0B45"/>
    <w:rPr>
      <w:i/>
      <w:iCs/>
      <w:color w:val="0F4761" w:themeColor="accent1" w:themeShade="BF"/>
    </w:rPr>
  </w:style>
  <w:style w:type="character" w:styleId="IntenseReference">
    <w:name w:val="Intense Reference"/>
    <w:basedOn w:val="DefaultParagraphFont"/>
    <w:uiPriority w:val="32"/>
    <w:qFormat/>
    <w:rsid w:val="00760B45"/>
    <w:rPr>
      <w:b/>
      <w:bCs/>
      <w:smallCaps/>
      <w:color w:val="0F4761" w:themeColor="accent1" w:themeShade="BF"/>
      <w:spacing w:val="5"/>
    </w:rPr>
  </w:style>
  <w:style w:type="character" w:styleId="CommentReference">
    <w:name w:val="annotation reference"/>
    <w:basedOn w:val="DefaultParagraphFont"/>
    <w:uiPriority w:val="99"/>
    <w:semiHidden/>
    <w:unhideWhenUsed/>
    <w:rsid w:val="00760B45"/>
    <w:rPr>
      <w:sz w:val="16"/>
      <w:szCs w:val="16"/>
    </w:rPr>
  </w:style>
  <w:style w:type="paragraph" w:styleId="CommentText">
    <w:name w:val="annotation text"/>
    <w:basedOn w:val="Normal"/>
    <w:link w:val="CommentTextChar"/>
    <w:uiPriority w:val="99"/>
    <w:unhideWhenUsed/>
    <w:rsid w:val="00760B45"/>
    <w:pPr>
      <w:spacing w:line="240" w:lineRule="auto"/>
    </w:pPr>
    <w:rPr>
      <w:sz w:val="20"/>
      <w:szCs w:val="20"/>
    </w:rPr>
  </w:style>
  <w:style w:type="character" w:customStyle="1" w:styleId="CommentTextChar">
    <w:name w:val="Comment Text Char"/>
    <w:basedOn w:val="DefaultParagraphFont"/>
    <w:link w:val="CommentText"/>
    <w:uiPriority w:val="99"/>
    <w:rsid w:val="00760B45"/>
    <w:rPr>
      <w:sz w:val="20"/>
      <w:szCs w:val="20"/>
    </w:rPr>
  </w:style>
  <w:style w:type="character" w:styleId="Hyperlink">
    <w:name w:val="Hyperlink"/>
    <w:basedOn w:val="DefaultParagraphFont"/>
    <w:uiPriority w:val="99"/>
    <w:unhideWhenUsed/>
    <w:rsid w:val="007A3A3C"/>
    <w:rPr>
      <w:color w:val="467886" w:themeColor="hyperlink"/>
      <w:u w:val="single"/>
    </w:rPr>
  </w:style>
  <w:style w:type="character" w:styleId="UnresolvedMention">
    <w:name w:val="Unresolved Mention"/>
    <w:basedOn w:val="DefaultParagraphFont"/>
    <w:uiPriority w:val="99"/>
    <w:semiHidden/>
    <w:unhideWhenUsed/>
    <w:rsid w:val="007A3A3C"/>
    <w:rPr>
      <w:color w:val="605E5C"/>
      <w:shd w:val="clear" w:color="auto" w:fill="E1DFDD"/>
    </w:rPr>
  </w:style>
  <w:style w:type="paragraph" w:styleId="Header">
    <w:name w:val="header"/>
    <w:basedOn w:val="Normal"/>
    <w:link w:val="HeaderChar"/>
    <w:uiPriority w:val="99"/>
    <w:unhideWhenUsed/>
    <w:rsid w:val="00350CD9"/>
    <w:pPr>
      <w:tabs>
        <w:tab w:val="center" w:pos="4680"/>
        <w:tab w:val="right" w:pos="9360"/>
      </w:tabs>
      <w:spacing w:after="0" w:line="240" w:lineRule="auto"/>
    </w:pPr>
    <w:rPr>
      <w:rFonts w:ascii="Cambria" w:eastAsia="Times New Roman" w:hAnsi="Cambria" w:cs="Times New Roman"/>
      <w:kern w:val="0"/>
      <w:szCs w:val="22"/>
      <w:lang w:val="en-GB" w:eastAsia="en-IN"/>
      <w14:ligatures w14:val="none"/>
    </w:rPr>
  </w:style>
  <w:style w:type="character" w:customStyle="1" w:styleId="HeaderChar">
    <w:name w:val="Header Char"/>
    <w:basedOn w:val="DefaultParagraphFont"/>
    <w:link w:val="Header"/>
    <w:uiPriority w:val="99"/>
    <w:rsid w:val="00350CD9"/>
    <w:rPr>
      <w:rFonts w:ascii="Cambria" w:eastAsia="Times New Roman" w:hAnsi="Cambria" w:cs="Times New Roman"/>
      <w:kern w:val="0"/>
      <w:szCs w:val="22"/>
      <w:lang w:val="en-GB" w:eastAsia="en-IN"/>
      <w14:ligatures w14:val="none"/>
    </w:rPr>
  </w:style>
  <w:style w:type="paragraph" w:styleId="Footer">
    <w:name w:val="footer"/>
    <w:basedOn w:val="Normal"/>
    <w:link w:val="FooterChar"/>
    <w:uiPriority w:val="99"/>
    <w:unhideWhenUsed/>
    <w:rsid w:val="00350CD9"/>
    <w:pPr>
      <w:tabs>
        <w:tab w:val="center" w:pos="4680"/>
        <w:tab w:val="right" w:pos="9360"/>
      </w:tabs>
      <w:spacing w:after="0" w:line="240" w:lineRule="auto"/>
    </w:pPr>
    <w:rPr>
      <w:rFonts w:ascii="Cambria" w:eastAsia="Times New Roman" w:hAnsi="Cambria" w:cs="Times New Roman"/>
      <w:kern w:val="0"/>
      <w:szCs w:val="22"/>
      <w:lang w:val="en-GB" w:eastAsia="en-IN"/>
      <w14:ligatures w14:val="none"/>
    </w:rPr>
  </w:style>
  <w:style w:type="character" w:customStyle="1" w:styleId="FooterChar">
    <w:name w:val="Footer Char"/>
    <w:basedOn w:val="DefaultParagraphFont"/>
    <w:link w:val="Footer"/>
    <w:uiPriority w:val="99"/>
    <w:rsid w:val="00350CD9"/>
    <w:rPr>
      <w:rFonts w:ascii="Cambria" w:eastAsia="Times New Roman" w:hAnsi="Cambria" w:cs="Times New Roman"/>
      <w:kern w:val="0"/>
      <w:szCs w:val="22"/>
      <w:lang w:val="en-GB" w:eastAsia="en-IN"/>
      <w14:ligatures w14:val="none"/>
    </w:rPr>
  </w:style>
  <w:style w:type="character" w:styleId="PageNumber">
    <w:name w:val="page number"/>
    <w:basedOn w:val="DefaultParagraphFont"/>
    <w:uiPriority w:val="99"/>
    <w:semiHidden/>
    <w:unhideWhenUsed/>
    <w:rsid w:val="00350CD9"/>
  </w:style>
  <w:style w:type="character" w:customStyle="1" w:styleId="normaltextrun">
    <w:name w:val="normaltextrun"/>
    <w:basedOn w:val="DefaultParagraphFont"/>
    <w:rsid w:val="00350CD9"/>
  </w:style>
  <w:style w:type="character" w:customStyle="1" w:styleId="ListParagraphChar">
    <w:name w:val="List Paragraph Char"/>
    <w:aliases w:val="Citation List Char,Graphic Char,List Paragraph1 Char,Table of contents numbered Char,List Paragraph Char Char Char,Resume Title Char,heading 4 Char,Ha Char,section 1 para Char,Report Para Char,WinDForce-Letter Char,Annexure Char"/>
    <w:link w:val="ListParagraph"/>
    <w:uiPriority w:val="34"/>
    <w:qFormat/>
    <w:locked/>
    <w:rsid w:val="00350CD9"/>
  </w:style>
  <w:style w:type="numbering" w:customStyle="1" w:styleId="CurrentList1">
    <w:name w:val="Current List1"/>
    <w:uiPriority w:val="99"/>
    <w:rsid w:val="00350CD9"/>
    <w:pPr>
      <w:numPr>
        <w:numId w:val="1"/>
      </w:numPr>
    </w:pPr>
  </w:style>
  <w:style w:type="paragraph" w:styleId="Revision">
    <w:name w:val="Revision"/>
    <w:hidden/>
    <w:uiPriority w:val="99"/>
    <w:semiHidden/>
    <w:rsid w:val="00350CD9"/>
    <w:pPr>
      <w:spacing w:after="0" w:line="240" w:lineRule="auto"/>
    </w:pPr>
    <w:rPr>
      <w:rFonts w:ascii="Cambria" w:eastAsia="Times New Roman" w:hAnsi="Cambria" w:cs="Times New Roman"/>
      <w:kern w:val="0"/>
      <w:szCs w:val="22"/>
      <w:lang w:val="en-GB" w:eastAsia="en-IN"/>
      <w14:ligatures w14:val="none"/>
    </w:rPr>
  </w:style>
  <w:style w:type="table" w:styleId="TableGrid">
    <w:name w:val="Table Grid"/>
    <w:basedOn w:val="TableNormal"/>
    <w:uiPriority w:val="39"/>
    <w:rsid w:val="00350CD9"/>
    <w:pPr>
      <w:spacing w:after="0" w:line="240" w:lineRule="auto"/>
    </w:pPr>
    <w:rPr>
      <w:rFonts w:eastAsia="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350CD9"/>
    <w:pPr>
      <w:spacing w:after="200"/>
    </w:pPr>
    <w:rPr>
      <w:rFonts w:ascii="Cambria" w:eastAsia="Times New Roman" w:hAnsi="Cambria" w:cs="Times New Roman"/>
      <w:b/>
      <w:bCs/>
      <w:kern w:val="0"/>
      <w:lang w:val="en-GB" w:eastAsia="en-IN"/>
      <w14:ligatures w14:val="none"/>
    </w:rPr>
  </w:style>
  <w:style w:type="character" w:customStyle="1" w:styleId="CommentSubjectChar">
    <w:name w:val="Comment Subject Char"/>
    <w:basedOn w:val="CommentTextChar"/>
    <w:link w:val="CommentSubject"/>
    <w:uiPriority w:val="99"/>
    <w:semiHidden/>
    <w:rsid w:val="00350CD9"/>
    <w:rPr>
      <w:rFonts w:ascii="Cambria" w:eastAsia="Times New Roman" w:hAnsi="Cambria" w:cs="Times New Roman"/>
      <w:b/>
      <w:bCs/>
      <w:kern w:val="0"/>
      <w:sz w:val="20"/>
      <w:szCs w:val="20"/>
      <w:lang w:val="en-GB" w:eastAsia="en-IN"/>
      <w14:ligatures w14:val="none"/>
    </w:rPr>
  </w:style>
  <w:style w:type="paragraph" w:styleId="NormalWeb">
    <w:name w:val="Normal (Web)"/>
    <w:basedOn w:val="Normal"/>
    <w:uiPriority w:val="99"/>
    <w:semiHidden/>
    <w:unhideWhenUsed/>
    <w:rsid w:val="00350CD9"/>
    <w:pPr>
      <w:spacing w:after="200" w:line="276" w:lineRule="auto"/>
    </w:pPr>
    <w:rPr>
      <w:rFonts w:ascii="Times New Roman" w:eastAsia="Times New Roman" w:hAnsi="Times New Roman" w:cs="Times New Roman"/>
      <w:kern w:val="0"/>
      <w:lang w:val="en-GB" w:eastAsia="en-IN"/>
      <w14:ligatures w14:val="none"/>
    </w:rPr>
  </w:style>
  <w:style w:type="paragraph" w:styleId="ListBullet">
    <w:name w:val="List Bullet"/>
    <w:basedOn w:val="Normal"/>
    <w:uiPriority w:val="99"/>
    <w:unhideWhenUsed/>
    <w:rsid w:val="00B41204"/>
    <w:pPr>
      <w:numPr>
        <w:numId w:val="2"/>
      </w:numPr>
      <w:contextualSpacing/>
    </w:pPr>
  </w:style>
  <w:style w:type="character" w:styleId="Mention">
    <w:name w:val="Mention"/>
    <w:basedOn w:val="DefaultParagraphFont"/>
    <w:uiPriority w:val="99"/>
    <w:unhideWhenUsed/>
    <w:rsid w:val="00AC3F36"/>
    <w:rPr>
      <w:color w:val="2B579A"/>
      <w:shd w:val="clear" w:color="auto" w:fill="E1DFDD"/>
    </w:rPr>
  </w:style>
  <w:style w:type="character" w:styleId="BookTitle">
    <w:name w:val="Book Title"/>
    <w:basedOn w:val="DefaultParagraphFont"/>
    <w:uiPriority w:val="33"/>
    <w:qFormat/>
    <w:rsid w:val="006309DD"/>
    <w:rPr>
      <w:b/>
      <w:bCs/>
      <w:i/>
      <w:iCs/>
      <w:spacing w:val="5"/>
    </w:rPr>
  </w:style>
  <w:style w:type="paragraph" w:styleId="Caption">
    <w:name w:val="caption"/>
    <w:basedOn w:val="Normal"/>
    <w:next w:val="Normal"/>
    <w:uiPriority w:val="35"/>
    <w:semiHidden/>
    <w:unhideWhenUsed/>
    <w:qFormat/>
    <w:rsid w:val="006309DD"/>
    <w:pPr>
      <w:spacing w:after="200" w:line="240" w:lineRule="auto"/>
    </w:pPr>
    <w:rPr>
      <w:i/>
      <w:iCs/>
      <w:color w:val="0E2841" w:themeColor="text2"/>
      <w:sz w:val="18"/>
      <w:szCs w:val="18"/>
    </w:rPr>
  </w:style>
  <w:style w:type="character" w:styleId="Emphasis">
    <w:name w:val="Emphasis"/>
    <w:basedOn w:val="DefaultParagraphFont"/>
    <w:uiPriority w:val="20"/>
    <w:qFormat/>
    <w:rsid w:val="006309DD"/>
    <w:rPr>
      <w:i/>
      <w:iCs/>
    </w:rPr>
  </w:style>
  <w:style w:type="paragraph" w:styleId="NoSpacing">
    <w:name w:val="No Spacing"/>
    <w:uiPriority w:val="1"/>
    <w:qFormat/>
    <w:rsid w:val="006309DD"/>
    <w:pPr>
      <w:spacing w:after="0" w:line="240" w:lineRule="auto"/>
    </w:pPr>
  </w:style>
  <w:style w:type="character" w:styleId="Strong">
    <w:name w:val="Strong"/>
    <w:basedOn w:val="DefaultParagraphFont"/>
    <w:uiPriority w:val="22"/>
    <w:qFormat/>
    <w:rsid w:val="006309DD"/>
    <w:rPr>
      <w:b/>
      <w:bCs/>
    </w:rPr>
  </w:style>
  <w:style w:type="character" w:styleId="SubtleEmphasis">
    <w:name w:val="Subtle Emphasis"/>
    <w:basedOn w:val="DefaultParagraphFont"/>
    <w:uiPriority w:val="19"/>
    <w:qFormat/>
    <w:rsid w:val="006309DD"/>
    <w:rPr>
      <w:i/>
      <w:iCs/>
      <w:color w:val="404040" w:themeColor="text1" w:themeTint="BF"/>
    </w:rPr>
  </w:style>
  <w:style w:type="character" w:styleId="SubtleReference">
    <w:name w:val="Subtle Reference"/>
    <w:basedOn w:val="DefaultParagraphFont"/>
    <w:uiPriority w:val="31"/>
    <w:qFormat/>
    <w:rsid w:val="006309DD"/>
    <w:rPr>
      <w:smallCaps/>
      <w:color w:val="5A5A5A" w:themeColor="text1" w:themeTint="A5"/>
    </w:rPr>
  </w:style>
  <w:style w:type="paragraph" w:styleId="TOCHeading">
    <w:name w:val="TOC Heading"/>
    <w:basedOn w:val="Heading1"/>
    <w:next w:val="Normal"/>
    <w:uiPriority w:val="39"/>
    <w:semiHidden/>
    <w:unhideWhenUsed/>
    <w:qFormat/>
    <w:rsid w:val="006309DD"/>
    <w:pPr>
      <w:spacing w:before="240" w:after="0"/>
      <w:outlineLvl w:val="9"/>
    </w:pPr>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ravi.kalra@serenticaglobal.com" TargetMode="External"/><Relationship Id="rId18" Type="http://schemas.microsoft.com/office/2016/09/relationships/commentsIds" Target="commentsIds.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hyperlink" Target="mailto:regulatory@serenticaglobal.com" TargetMode="External"/><Relationship Id="rId17" Type="http://schemas.microsoft.com/office/2011/relationships/commentsExtended" Target="commentsExtended.xml"/><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header" Target="header1.xml"/><Relationship Id="rId29"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ravi.kalra@serenticaglobal.com" TargetMode="External"/><Relationship Id="rId24" Type="http://schemas.openxmlformats.org/officeDocument/2006/relationships/header" Target="header3.xml"/><Relationship Id="rId5" Type="http://schemas.openxmlformats.org/officeDocument/2006/relationships/numbering" Target="numbering.xml"/><Relationship Id="rId15" Type="http://schemas.openxmlformats.org/officeDocument/2006/relationships/hyperlink" Target="mailto:swapnilverma@powergrid.in" TargetMode="External"/><Relationship Id="rId23" Type="http://schemas.openxmlformats.org/officeDocument/2006/relationships/footer" Target="footer2.xml"/><Relationship Id="rId28" Type="http://schemas.openxmlformats.org/officeDocument/2006/relationships/theme" Target="theme/theme1.xml"/><Relationship Id="rId10" Type="http://schemas.openxmlformats.org/officeDocument/2006/relationships/endnotes" Target="endnotes.xml"/><Relationship Id="rId19" Type="http://schemas.microsoft.com/office/2018/08/relationships/commentsExtensible" Target="commentsExtensi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regulatory@serenticaglobal.com" TargetMode="External"/><Relationship Id="rId22" Type="http://schemas.openxmlformats.org/officeDocument/2006/relationships/footer" Target="footer1.xml"/><Relationship Id="rId27"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a477d217-9088-4f16-876d-2c37bfdd5378"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9647642C1D995F458E00FE90E1D6032F" ma:contentTypeVersion="10" ma:contentTypeDescription="Create a new document." ma:contentTypeScope="" ma:versionID="db7b04def2d1511792caa2512b61606e">
  <xsd:schema xmlns:xsd="http://www.w3.org/2001/XMLSchema" xmlns:xs="http://www.w3.org/2001/XMLSchema" xmlns:p="http://schemas.microsoft.com/office/2006/metadata/properties" xmlns:ns3="a477d217-9088-4f16-876d-2c37bfdd5378" targetNamespace="http://schemas.microsoft.com/office/2006/metadata/properties" ma:root="true" ma:fieldsID="0fab85a723dd8a23ef33e496febabeb9" ns3:_="">
    <xsd:import namespace="a477d217-9088-4f16-876d-2c37bfdd537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77d217-9088-4f16-876d-2c37bfdd537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9B611BD-25D0-4044-B215-9BD04B5E9D26}">
  <ds:schemaRefs>
    <ds:schemaRef ds:uri="http://schemas.openxmlformats.org/officeDocument/2006/bibliography"/>
  </ds:schemaRefs>
</ds:datastoreItem>
</file>

<file path=customXml/itemProps2.xml><?xml version="1.0" encoding="utf-8"?>
<ds:datastoreItem xmlns:ds="http://schemas.openxmlformats.org/officeDocument/2006/customXml" ds:itemID="{50DB44E9-7655-43AC-ADA1-C3F15C39F6B1}">
  <ds:schemaRefs>
    <ds:schemaRef ds:uri="http://schemas.microsoft.com/sharepoint/v3/contenttype/forms"/>
  </ds:schemaRefs>
</ds:datastoreItem>
</file>

<file path=customXml/itemProps3.xml><?xml version="1.0" encoding="utf-8"?>
<ds:datastoreItem xmlns:ds="http://schemas.openxmlformats.org/officeDocument/2006/customXml" ds:itemID="{6E21A1E3-7A39-442D-B95C-5B691F8B1BD5}">
  <ds:schemaRefs>
    <ds:schemaRef ds:uri="http://schemas.microsoft.com/office/2006/metadata/properties"/>
    <ds:schemaRef ds:uri="http://schemas.microsoft.com/office/infopath/2007/PartnerControls"/>
    <ds:schemaRef ds:uri="a477d217-9088-4f16-876d-2c37bfdd5378"/>
  </ds:schemaRefs>
</ds:datastoreItem>
</file>

<file path=customXml/itemProps4.xml><?xml version="1.0" encoding="utf-8"?>
<ds:datastoreItem xmlns:ds="http://schemas.openxmlformats.org/officeDocument/2006/customXml" ds:itemID="{C0D32AE1-2C04-4821-BFFD-2278AAAA95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77d217-9088-4f16-876d-2c37bfdd537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fd7143fa-1107-460d-98b1-8ef251b16d50}" enabled="0" method="" siteId="{fd7143fa-1107-460d-98b1-8ef251b16d50}" removed="1"/>
</clbl:labelList>
</file>

<file path=docProps/app.xml><?xml version="1.0" encoding="utf-8"?>
<Properties xmlns="http://schemas.openxmlformats.org/officeDocument/2006/extended-properties" xmlns:vt="http://schemas.openxmlformats.org/officeDocument/2006/docPropsVTypes">
  <Template>Normal</Template>
  <TotalTime>126</TotalTime>
  <Pages>39</Pages>
  <Words>11809</Words>
  <Characters>62473</Characters>
  <Application>Microsoft Office Word</Application>
  <DocSecurity>0</DocSecurity>
  <Lines>1274</Lines>
  <Paragraphs>546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Trilegal</dc:creator>
  <cp:keywords/>
  <dc:description/>
  <cp:lastModifiedBy>Trilegal </cp:lastModifiedBy>
  <cp:revision>138</cp:revision>
  <dcterms:created xsi:type="dcterms:W3CDTF">2026-09-03T14:18:00Z</dcterms:created>
  <dcterms:modified xsi:type="dcterms:W3CDTF">2026-09-17T11:04:00Z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0x0101009647642C1D995F458E00FE90E1D6032F</vt:lpwstr>
  </property>
  <property fmtid="{D5CDD505-2E9C-101B-9397-08002B2CF9AE}" pid="3" name="MSIP_Label_db218bf8-cad2-4933-b77a-b9b2aa53b6db_Enabled">
    <vt:lpwstr>true</vt:lpwstr>
  </property>
  <property fmtid="{D5CDD505-2E9C-101B-9397-08002B2CF9AE}" pid="4" name="MSIP_Label_db218bf8-cad2-4933-b77a-b9b2aa53b6db_SetDate">
    <vt:lpwstr>2026-07-27T09:17:10Z</vt:lpwstr>
  </property>
  <property fmtid="{D5CDD505-2E9C-101B-9397-08002B2CF9AE}" pid="5" name="MSIP_Label_db218bf8-cad2-4933-b77a-b9b2aa53b6db_Method">
    <vt:lpwstr>Standard</vt:lpwstr>
  </property>
  <property fmtid="{D5CDD505-2E9C-101B-9397-08002B2CF9AE}" pid="6" name="MSIP_Label_db218bf8-cad2-4933-b77a-b9b2aa53b6db_Name">
    <vt:lpwstr>Internal</vt:lpwstr>
  </property>
  <property fmtid="{D5CDD505-2E9C-101B-9397-08002B2CF9AE}" pid="7" name="MSIP_Label_db218bf8-cad2-4933-b77a-b9b2aa53b6db_SiteId">
    <vt:lpwstr>99796e3e-0445-4e05-839d-bd85abe5149a</vt:lpwstr>
  </property>
  <property fmtid="{D5CDD505-2E9C-101B-9397-08002B2CF9AE}" pid="8" name="MSIP_Label_db218bf8-cad2-4933-b77a-b9b2aa53b6db_ActionId">
    <vt:lpwstr>ee7a7886-1909-4506-b803-8c0cf26046e2</vt:lpwstr>
  </property>
  <property fmtid="{D5CDD505-2E9C-101B-9397-08002B2CF9AE}" pid="9" name="MSIP_Label_db218bf8-cad2-4933-b77a-b9b2aa53b6db_ContentBits">
    <vt:lpwstr>0</vt:lpwstr>
  </property>
  <property fmtid="{D5CDD505-2E9C-101B-9397-08002B2CF9AE}" pid="10" name="MSIP_Label_db218bf8-cad2-4933-b77a-b9b2aa53b6db_Tag">
    <vt:lpwstr>10, 3, 0, 2</vt:lpwstr>
  </property>
</Properties>
</file>