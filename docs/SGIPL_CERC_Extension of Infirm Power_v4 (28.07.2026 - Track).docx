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8AB6" w14:textId="77777777" w:rsidR="00BF6D93" w:rsidRPr="00473FF0" w:rsidRDefault="009428DA" w:rsidP="00473FF0">
      <w:pPr>
        <w:spacing w:before="240" w:after="60" w:line="360" w:lineRule="auto"/>
        <w:jc w:val="center"/>
        <w:rPr>
          <w:rFonts w:ascii="Times New Roman" w:hAnsi="Times New Roman" w:cs="Times New Roman"/>
        </w:rPr>
      </w:pPr>
      <w:r w:rsidRPr="00473FF0">
        <w:rPr>
          <w:rFonts w:ascii="Times New Roman" w:hAnsi="Times New Roman" w:cs="Times New Roman"/>
          <w:b/>
          <w:bCs/>
        </w:rPr>
        <w:t>BEFORE THE HON’BLE CENTRAL ELECTRICITY REGULATORY COMMISSION, NEW DELHI</w:t>
      </w:r>
    </w:p>
    <w:p w14:paraId="67348AB8" w14:textId="77777777" w:rsidR="00BF6D93" w:rsidRPr="00473FF0" w:rsidRDefault="009428DA" w:rsidP="00473FF0">
      <w:pPr>
        <w:spacing w:before="240" w:after="120" w:line="360" w:lineRule="auto"/>
        <w:jc w:val="center"/>
        <w:rPr>
          <w:rFonts w:ascii="Times New Roman" w:hAnsi="Times New Roman" w:cs="Times New Roman"/>
          <w:b/>
          <w:bCs/>
        </w:rPr>
      </w:pPr>
      <w:r w:rsidRPr="00473FF0">
        <w:rPr>
          <w:rFonts w:ascii="Times New Roman" w:hAnsi="Times New Roman" w:cs="Times New Roman"/>
          <w:b/>
          <w:bCs/>
        </w:rPr>
        <w:t>PETITION NO. ________ / MP / 2026</w:t>
      </w:r>
    </w:p>
    <w:p w14:paraId="67348AB9" w14:textId="6C656AC9" w:rsidR="00BF6D93" w:rsidRPr="00473FF0" w:rsidRDefault="00473FF0" w:rsidP="00473FF0">
      <w:pPr>
        <w:spacing w:before="240" w:after="120" w:line="360" w:lineRule="auto"/>
        <w:jc w:val="both"/>
        <w:rPr>
          <w:rFonts w:ascii="Times New Roman" w:hAnsi="Times New Roman" w:cs="Times New Roman"/>
        </w:rPr>
      </w:pPr>
      <w:r w:rsidRPr="00473FF0">
        <w:rPr>
          <w:rFonts w:ascii="Times New Roman" w:hAnsi="Times New Roman" w:cs="Times New Roman"/>
          <w:b/>
          <w:bCs/>
        </w:rPr>
        <w:t>IN THE MATTER OF:</w:t>
      </w:r>
      <w:r w:rsidRPr="00473FF0">
        <w:rPr>
          <w:rFonts w:ascii="Times New Roman" w:hAnsi="Times New Roman" w:cs="Times New Roman"/>
          <w:b/>
          <w:bCs/>
        </w:rPr>
        <w:tab/>
      </w:r>
      <w:r w:rsidRPr="00C85CBA">
        <w:rPr>
          <w:rFonts w:ascii="Times New Roman" w:hAnsi="Times New Roman" w:cs="Times New Roman"/>
          <w:i/>
          <w:iCs/>
        </w:rPr>
        <w:t>Sembcorp Green Infra Limited</w:t>
      </w:r>
    </w:p>
    <w:p w14:paraId="67348ABA" w14:textId="77777777" w:rsidR="00BF6D93" w:rsidRPr="00473FF0" w:rsidRDefault="009428DA" w:rsidP="00473FF0">
      <w:pPr>
        <w:spacing w:before="240" w:after="60" w:line="360" w:lineRule="auto"/>
        <w:jc w:val="both"/>
        <w:rPr>
          <w:rFonts w:ascii="Times New Roman" w:hAnsi="Times New Roman" w:cs="Times New Roman"/>
        </w:rPr>
      </w:pPr>
      <w:r w:rsidRPr="00473FF0">
        <w:rPr>
          <w:rFonts w:ascii="Times New Roman" w:hAnsi="Times New Roman" w:cs="Times New Roman"/>
          <w:b/>
          <w:bCs/>
        </w:rPr>
        <w:t>AND</w:t>
      </w:r>
    </w:p>
    <w:p w14:paraId="67348ABB" w14:textId="6814BDFA" w:rsidR="00BF6D93" w:rsidRPr="00E06A88" w:rsidRDefault="00473FF0" w:rsidP="00E06A88">
      <w:pPr>
        <w:spacing w:before="240" w:after="120"/>
        <w:ind w:left="2880" w:hanging="2880"/>
        <w:jc w:val="both"/>
        <w:rPr>
          <w:rFonts w:ascii="Times New Roman" w:hAnsi="Times New Roman" w:cs="Times New Roman"/>
          <w:i/>
          <w:iCs/>
        </w:rPr>
      </w:pPr>
      <w:r w:rsidRPr="00473FF0">
        <w:rPr>
          <w:rFonts w:ascii="Times New Roman" w:hAnsi="Times New Roman" w:cs="Times New Roman"/>
          <w:b/>
          <w:bCs/>
        </w:rPr>
        <w:t>IN THE MATTER OF:</w:t>
      </w:r>
      <w:r w:rsidRPr="00473FF0">
        <w:rPr>
          <w:rFonts w:ascii="Times New Roman" w:hAnsi="Times New Roman" w:cs="Times New Roman"/>
          <w:b/>
          <w:bCs/>
        </w:rPr>
        <w:tab/>
      </w:r>
      <w:r w:rsidR="00E06A88" w:rsidRPr="00E06A88">
        <w:rPr>
          <w:rFonts w:ascii="Times New Roman" w:hAnsi="Times New Roman" w:cs="Times New Roman"/>
          <w:i/>
          <w:iCs/>
        </w:rPr>
        <w:t xml:space="preserve">Petition under Section 79 of the Electricity Act read with </w:t>
      </w:r>
      <w:r w:rsidRPr="00E06A88">
        <w:rPr>
          <w:rFonts w:ascii="Times New Roman" w:hAnsi="Times New Roman" w:cs="Times New Roman"/>
          <w:i/>
          <w:iCs/>
        </w:rPr>
        <w:t>Regulation 19</w:t>
      </w:r>
      <w:r w:rsidR="00E06A88" w:rsidRPr="00E06A88">
        <w:rPr>
          <w:rFonts w:ascii="Times New Roman" w:hAnsi="Times New Roman" w:cs="Times New Roman"/>
          <w:i/>
          <w:iCs/>
        </w:rPr>
        <w:t>, 57 and 58</w:t>
      </w:r>
      <w:r w:rsidRPr="00E06A88">
        <w:rPr>
          <w:rFonts w:ascii="Times New Roman" w:hAnsi="Times New Roman" w:cs="Times New Roman"/>
          <w:i/>
          <w:iCs/>
        </w:rPr>
        <w:t xml:space="preserve"> of the Central Electricity Regulatory Commission (Indian Electricity Grid Code) Regulations, 2023</w:t>
      </w:r>
      <w:r w:rsidR="00E06A88" w:rsidRPr="00E06A88">
        <w:rPr>
          <w:rFonts w:ascii="Times New Roman" w:hAnsi="Times New Roman" w:cs="Times New Roman"/>
          <w:i/>
          <w:iCs/>
        </w:rPr>
        <w:t xml:space="preserve"> (as amended)</w:t>
      </w:r>
      <w:r w:rsidRPr="00E06A88">
        <w:rPr>
          <w:rFonts w:ascii="Times New Roman" w:hAnsi="Times New Roman" w:cs="Times New Roman"/>
          <w:i/>
          <w:iCs/>
        </w:rPr>
        <w:t xml:space="preserve"> seeking extension of time for injection of infirm power in respect of 5 Wind Turbine Generators aggregating 10.5 MW forming part of the </w:t>
      </w:r>
      <w:r w:rsidRPr="00F22161">
        <w:rPr>
          <w:rFonts w:ascii="Times New Roman" w:hAnsi="Times New Roman" w:cs="Times New Roman"/>
          <w:i/>
          <w:iCs/>
          <w:rPrChange w:id="0" w:author="Yashaswi Kant" w:date="2026-07-23T14:49:00Z" w16du:dateUtc="2026-07-23T09:19:00Z">
            <w:rPr>
              <w:rFonts w:ascii="Times New Roman" w:hAnsi="Times New Roman" w:cs="Times New Roman"/>
              <w:i/>
              <w:iCs/>
              <w:highlight w:val="yellow"/>
            </w:rPr>
          </w:rPrChange>
        </w:rPr>
        <w:t>Petitioner’s 180 MW ISTS-connected Kanakagiribad Wind Power Project at Koppal, Karnataka</w:t>
      </w:r>
      <w:ins w:id="1" w:author="Senthil Kumar Dharuman" w:date="2026-07-10T15:47:00Z" w16du:dateUtc="2026-07-10T10:17:00Z">
        <w:r w:rsidR="00317223">
          <w:rPr>
            <w:rFonts w:ascii="Times New Roman" w:hAnsi="Times New Roman" w:cs="Times New Roman"/>
            <w:i/>
            <w:iCs/>
          </w:rPr>
          <w:t xml:space="preserve"> under SECI</w:t>
        </w:r>
      </w:ins>
      <w:ins w:id="2" w:author="Senthil Kumar Dharuman" w:date="2026-07-10T15:49:00Z" w16du:dateUtc="2026-07-10T10:19:00Z">
        <w:r w:rsidR="002A3A66">
          <w:rPr>
            <w:rFonts w:ascii="Times New Roman" w:hAnsi="Times New Roman" w:cs="Times New Roman"/>
            <w:i/>
            <w:iCs/>
          </w:rPr>
          <w:t xml:space="preserve"> Wind</w:t>
        </w:r>
        <w:r w:rsidR="00766B70">
          <w:rPr>
            <w:rFonts w:ascii="Times New Roman" w:hAnsi="Times New Roman" w:cs="Times New Roman"/>
            <w:i/>
            <w:iCs/>
          </w:rPr>
          <w:t xml:space="preserve">                </w:t>
        </w:r>
      </w:ins>
      <w:ins w:id="3" w:author="Senthil Kumar Dharuman" w:date="2026-07-10T15:47:00Z" w16du:dateUtc="2026-07-10T10:17:00Z">
        <w:r w:rsidR="00317223">
          <w:rPr>
            <w:rFonts w:ascii="Times New Roman" w:hAnsi="Times New Roman" w:cs="Times New Roman"/>
            <w:i/>
            <w:iCs/>
          </w:rPr>
          <w:t xml:space="preserve"> </w:t>
        </w:r>
      </w:ins>
      <w:ins w:id="4" w:author="Senthil Kumar Dharuman" w:date="2026-07-10T15:48:00Z" w16du:dateUtc="2026-07-10T10:18:00Z">
        <w:r w:rsidR="00747651">
          <w:rPr>
            <w:rFonts w:ascii="Times New Roman" w:hAnsi="Times New Roman" w:cs="Times New Roman"/>
            <w:i/>
            <w:iCs/>
          </w:rPr>
          <w:t>Tranche- XI</w:t>
        </w:r>
      </w:ins>
      <w:r w:rsidRPr="00E06A88">
        <w:rPr>
          <w:rFonts w:ascii="Times New Roman" w:hAnsi="Times New Roman" w:cs="Times New Roman"/>
          <w:i/>
          <w:iCs/>
        </w:rPr>
        <w:t>, together with condonation / relaxation of the timeline for approaching this Hon’ble Commission under the proviso to Regulation 19(3).</w:t>
      </w:r>
    </w:p>
    <w:p w14:paraId="67348ABC" w14:textId="77777777" w:rsidR="00BF6D93" w:rsidRPr="00473FF0" w:rsidRDefault="009428DA" w:rsidP="00473FF0">
      <w:pPr>
        <w:spacing w:before="240" w:after="60" w:line="360" w:lineRule="auto"/>
        <w:jc w:val="both"/>
        <w:rPr>
          <w:rFonts w:ascii="Times New Roman" w:hAnsi="Times New Roman" w:cs="Times New Roman"/>
        </w:rPr>
      </w:pPr>
      <w:r w:rsidRPr="00473FF0">
        <w:rPr>
          <w:rFonts w:ascii="Times New Roman" w:hAnsi="Times New Roman" w:cs="Times New Roman"/>
          <w:b/>
          <w:bCs/>
        </w:rPr>
        <w:t>AND</w:t>
      </w:r>
    </w:p>
    <w:p w14:paraId="67348ABD" w14:textId="77777777" w:rsidR="00BF6D93" w:rsidRPr="00473FF0" w:rsidRDefault="009428DA" w:rsidP="00473FF0">
      <w:pPr>
        <w:spacing w:before="240" w:after="40" w:line="360" w:lineRule="auto"/>
        <w:jc w:val="both"/>
        <w:rPr>
          <w:rFonts w:ascii="Times New Roman" w:hAnsi="Times New Roman" w:cs="Times New Roman"/>
        </w:rPr>
      </w:pPr>
      <w:r w:rsidRPr="00473FF0">
        <w:rPr>
          <w:rFonts w:ascii="Times New Roman" w:hAnsi="Times New Roman" w:cs="Times New Roman"/>
          <w:b/>
          <w:bCs/>
        </w:rPr>
        <w:t>IN THE MATTER OF:</w:t>
      </w:r>
    </w:p>
    <w:p w14:paraId="67348AC1" w14:textId="3170B8FF" w:rsidR="00BF6D93" w:rsidRPr="00EC5096" w:rsidRDefault="009428DA" w:rsidP="00EC5096">
      <w:pPr>
        <w:jc w:val="both"/>
        <w:rPr>
          <w:rFonts w:ascii="Times New Roman" w:hAnsi="Times New Roman" w:cs="Times New Roman"/>
        </w:rPr>
      </w:pPr>
      <w:r w:rsidRPr="00EC5096">
        <w:rPr>
          <w:rFonts w:ascii="Times New Roman" w:hAnsi="Times New Roman" w:cs="Times New Roman"/>
        </w:rPr>
        <w:t>Sembcorp Green Infra Limited</w:t>
      </w:r>
    </w:p>
    <w:p w14:paraId="288AA78C" w14:textId="77777777" w:rsidR="00EC5096" w:rsidRPr="00EC5096" w:rsidRDefault="009428DA" w:rsidP="00EC5096">
      <w:pPr>
        <w:jc w:val="both"/>
        <w:rPr>
          <w:rFonts w:ascii="Times New Roman" w:hAnsi="Times New Roman" w:cs="Times New Roman"/>
        </w:rPr>
      </w:pPr>
      <w:r w:rsidRPr="00EC5096">
        <w:rPr>
          <w:rFonts w:ascii="Times New Roman" w:hAnsi="Times New Roman" w:cs="Times New Roman"/>
        </w:rPr>
        <w:t xml:space="preserve">(formerly Sembcorp Green Infra Private Limited, </w:t>
      </w:r>
    </w:p>
    <w:p w14:paraId="460393DB" w14:textId="77777777" w:rsidR="00EC5096" w:rsidRPr="00EC5096" w:rsidRDefault="009428DA" w:rsidP="00EC5096">
      <w:pPr>
        <w:jc w:val="both"/>
        <w:rPr>
          <w:rFonts w:ascii="Times New Roman" w:hAnsi="Times New Roman" w:cs="Times New Roman"/>
        </w:rPr>
      </w:pPr>
      <w:r w:rsidRPr="00EC5096">
        <w:rPr>
          <w:rFonts w:ascii="Times New Roman" w:hAnsi="Times New Roman" w:cs="Times New Roman"/>
        </w:rPr>
        <w:t xml:space="preserve">Green Infra Wind Energy Private Limited and </w:t>
      </w:r>
    </w:p>
    <w:p w14:paraId="67348AC2" w14:textId="6A4A78A7" w:rsidR="00BF6D93" w:rsidRPr="00EC5096" w:rsidRDefault="009428DA" w:rsidP="00EC5096">
      <w:pPr>
        <w:jc w:val="both"/>
        <w:rPr>
          <w:rFonts w:ascii="Times New Roman" w:hAnsi="Times New Roman" w:cs="Times New Roman"/>
        </w:rPr>
      </w:pPr>
      <w:r w:rsidRPr="00EC5096">
        <w:rPr>
          <w:rFonts w:ascii="Times New Roman" w:hAnsi="Times New Roman" w:cs="Times New Roman"/>
        </w:rPr>
        <w:t>Green Infra Wind Energy Limited)</w:t>
      </w:r>
    </w:p>
    <w:p w14:paraId="0BE91F0A" w14:textId="77777777" w:rsidR="00EC5096" w:rsidRPr="00EC5096" w:rsidRDefault="009428DA" w:rsidP="00EC5096">
      <w:pPr>
        <w:jc w:val="both"/>
        <w:rPr>
          <w:rFonts w:ascii="Times New Roman" w:hAnsi="Times New Roman" w:cs="Times New Roman"/>
        </w:rPr>
      </w:pPr>
      <w:r w:rsidRPr="00EC5096">
        <w:rPr>
          <w:rFonts w:ascii="Times New Roman" w:hAnsi="Times New Roman" w:cs="Times New Roman"/>
        </w:rPr>
        <w:t xml:space="preserve">Through its Authorised Representative, </w:t>
      </w:r>
    </w:p>
    <w:p w14:paraId="23391084" w14:textId="09CA8F3F" w:rsidR="00EC5096" w:rsidRPr="00EC5096" w:rsidRDefault="009428DA" w:rsidP="00EC5096">
      <w:pPr>
        <w:jc w:val="both"/>
        <w:rPr>
          <w:rFonts w:ascii="Times New Roman" w:hAnsi="Times New Roman" w:cs="Times New Roman"/>
        </w:rPr>
      </w:pPr>
      <w:del w:id="5" w:author="Senthil Kumar Dharuman" w:date="2026-07-10T15:51:00Z" w16du:dateUtc="2026-07-10T10:21:00Z">
        <w:r w:rsidRPr="00EC5096" w:rsidDel="00096CC4">
          <w:rPr>
            <w:rFonts w:ascii="Times New Roman" w:hAnsi="Times New Roman" w:cs="Times New Roman"/>
          </w:rPr>
          <w:delText>Building No. 8, Tower-C, 5th Floor</w:delText>
        </w:r>
      </w:del>
      <w:ins w:id="6" w:author="Senthil Kumar Dharuman" w:date="2026-07-10T15:51:00Z" w16du:dateUtc="2026-07-10T10:21:00Z">
        <w:r w:rsidR="00DF65EC" w:rsidRPr="00DF65EC">
          <w:t xml:space="preserve"> </w:t>
        </w:r>
        <w:r w:rsidR="00DF65EC" w:rsidRPr="00DF65EC">
          <w:rPr>
            <w:rFonts w:ascii="Times New Roman" w:hAnsi="Times New Roman" w:cs="Times New Roman"/>
          </w:rPr>
          <w:t xml:space="preserve">Building 7A, Level </w:t>
        </w:r>
        <w:del w:id="7" w:author="Priya Dwivedi" w:date="2026-07-16T16:41:00Z" w16du:dateUtc="2026-07-16T11:11:00Z">
          <w:r w:rsidR="00DF65EC" w:rsidRPr="00DF65EC">
            <w:rPr>
              <w:rFonts w:ascii="Times New Roman" w:hAnsi="Times New Roman" w:cs="Times New Roman"/>
            </w:rPr>
            <w:delText>5</w:delText>
          </w:r>
          <w:r w:rsidR="00096CC4">
            <w:rPr>
              <w:rFonts w:ascii="Times New Roman" w:hAnsi="Times New Roman" w:cs="Times New Roman"/>
            </w:rPr>
            <w:delText xml:space="preserve"> </w:delText>
          </w:r>
        </w:del>
      </w:ins>
      <w:del w:id="8" w:author="Priya Dwivedi" w:date="2026-07-16T16:41:00Z" w16du:dateUtc="2026-07-16T11:11:00Z">
        <w:r w:rsidRPr="00EC5096">
          <w:rPr>
            <w:rFonts w:ascii="Times New Roman" w:hAnsi="Times New Roman" w:cs="Times New Roman"/>
          </w:rPr>
          <w:delText>,</w:delText>
        </w:r>
      </w:del>
      <w:ins w:id="9" w:author="Priya Dwivedi" w:date="2026-07-16T16:41:00Z" w16du:dateUtc="2026-07-16T11:11:00Z">
        <w:r w:rsidR="00575D4E" w:rsidRPr="00DF65EC">
          <w:rPr>
            <w:rFonts w:ascii="Times New Roman" w:hAnsi="Times New Roman" w:cs="Times New Roman"/>
          </w:rPr>
          <w:t>5</w:t>
        </w:r>
        <w:r w:rsidR="00575D4E">
          <w:rPr>
            <w:rFonts w:ascii="Times New Roman" w:hAnsi="Times New Roman" w:cs="Times New Roman"/>
          </w:rPr>
          <w:t>,</w:t>
        </w:r>
      </w:ins>
      <w:r w:rsidRPr="00EC5096">
        <w:rPr>
          <w:rFonts w:ascii="Times New Roman" w:hAnsi="Times New Roman" w:cs="Times New Roman"/>
        </w:rPr>
        <w:t xml:space="preserve"> </w:t>
      </w:r>
    </w:p>
    <w:p w14:paraId="04336552" w14:textId="77777777" w:rsidR="00EC5096" w:rsidRPr="00EC5096" w:rsidRDefault="009428DA" w:rsidP="00EC5096">
      <w:pPr>
        <w:jc w:val="both"/>
        <w:rPr>
          <w:rFonts w:ascii="Times New Roman" w:hAnsi="Times New Roman" w:cs="Times New Roman"/>
        </w:rPr>
      </w:pPr>
      <w:r w:rsidRPr="00EC5096">
        <w:rPr>
          <w:rFonts w:ascii="Times New Roman" w:hAnsi="Times New Roman" w:cs="Times New Roman"/>
        </w:rPr>
        <w:t xml:space="preserve">DLF Cyber City, Gurugram, </w:t>
      </w:r>
    </w:p>
    <w:p w14:paraId="528DC26F" w14:textId="77777777" w:rsidR="00DC2F64" w:rsidRDefault="009428DA" w:rsidP="00EC5096">
      <w:pPr>
        <w:jc w:val="both"/>
        <w:rPr>
          <w:rFonts w:ascii="Times New Roman" w:hAnsi="Times New Roman" w:cs="Times New Roman"/>
        </w:rPr>
      </w:pPr>
      <w:r w:rsidRPr="00EC5096">
        <w:rPr>
          <w:rFonts w:ascii="Times New Roman" w:hAnsi="Times New Roman" w:cs="Times New Roman"/>
        </w:rPr>
        <w:t>Haryana – 122002</w:t>
      </w:r>
      <w:r w:rsidR="00EC5096" w:rsidRPr="00EC5096">
        <w:rPr>
          <w:rFonts w:ascii="Times New Roman" w:hAnsi="Times New Roman" w:cs="Times New Roman"/>
        </w:rPr>
        <w:t xml:space="preserve"> </w:t>
      </w:r>
      <w:r w:rsidR="00EC5096" w:rsidRPr="00EC5096">
        <w:rPr>
          <w:rFonts w:ascii="Times New Roman" w:hAnsi="Times New Roman" w:cs="Times New Roman"/>
        </w:rPr>
        <w:tab/>
      </w:r>
    </w:p>
    <w:p w14:paraId="4893DE37" w14:textId="2DCB3D00" w:rsidR="00DC2F64" w:rsidRPr="00DC2F64" w:rsidRDefault="00DC2F64" w:rsidP="00DC2F64">
      <w:pPr>
        <w:jc w:val="both"/>
        <w:rPr>
          <w:rFonts w:ascii="Times New Roman" w:hAnsi="Times New Roman" w:cs="Times New Roman"/>
        </w:rPr>
      </w:pPr>
      <w:r w:rsidRPr="00F22161">
        <w:rPr>
          <w:rFonts w:ascii="Times New Roman" w:hAnsi="Times New Roman" w:cs="Times New Roman"/>
          <w:rPrChange w:id="10" w:author="Yashaswi Kant" w:date="2026-07-23T14:49:00Z" w16du:dateUtc="2026-07-23T09:19:00Z">
            <w:rPr>
              <w:rFonts w:ascii="Times New Roman" w:hAnsi="Times New Roman" w:cs="Times New Roman"/>
              <w:highlight w:val="yellow"/>
            </w:rPr>
          </w:rPrChange>
        </w:rPr>
        <w:t>Phone No: + 91</w:t>
      </w:r>
      <w:del w:id="11" w:author="Ali Ahmed Chaudhary" w:date="2026-07-21T12:23:00Z" w16du:dateUtc="2026-07-21T06:53:00Z">
        <w:r w:rsidRPr="00DC2F64" w:rsidDel="00CD5E0E">
          <w:rPr>
            <w:rFonts w:ascii="Times New Roman" w:hAnsi="Times New Roman" w:cs="Times New Roman"/>
            <w:highlight w:val="yellow"/>
          </w:rPr>
          <w:delText xml:space="preserve"> </w:delText>
        </w:r>
      </w:del>
      <w:del w:id="12" w:author="Senthil Kumar Dharuman" w:date="2026-07-10T15:54:00Z" w16du:dateUtc="2026-07-10T10:24:00Z">
        <w:r w:rsidRPr="00DC2F64" w:rsidDel="00D90E2C">
          <w:rPr>
            <w:rFonts w:ascii="Times New Roman" w:hAnsi="Times New Roman" w:cs="Times New Roman"/>
            <w:highlight w:val="yellow"/>
          </w:rPr>
          <w:delText>[•]</w:delText>
        </w:r>
      </w:del>
      <w:ins w:id="13" w:author="Senthil Kumar Dharuman" w:date="2026-07-10T15:54:00Z" w16du:dateUtc="2026-07-10T10:24:00Z">
        <w:del w:id="14" w:author="Ali Ahmed Chaudhary" w:date="2026-07-21T12:23:00Z" w16du:dateUtc="2026-07-21T06:53:00Z">
          <w:r w:rsidR="00466ACD" w:rsidRPr="00466ACD" w:rsidDel="00CD5E0E">
            <w:rPr>
              <w:rFonts w:ascii="Times New Roman" w:hAnsi="Times New Roman" w:cs="Times New Roman"/>
            </w:rPr>
            <w:delText xml:space="preserve"> </w:delText>
          </w:r>
        </w:del>
        <w:r w:rsidR="00466ACD" w:rsidRPr="00466ACD">
          <w:rPr>
            <w:rFonts w:ascii="Times New Roman" w:hAnsi="Times New Roman" w:cs="Times New Roman"/>
          </w:rPr>
          <w:t>124 6846700/701</w:t>
        </w:r>
      </w:ins>
    </w:p>
    <w:p w14:paraId="67348AC4" w14:textId="5D8E75B7" w:rsidR="00BF6D93" w:rsidRPr="00EC5096" w:rsidRDefault="00DC2F64" w:rsidP="00DC2F64">
      <w:pPr>
        <w:jc w:val="both"/>
        <w:rPr>
          <w:rFonts w:ascii="Times New Roman" w:hAnsi="Times New Roman" w:cs="Times New Roman"/>
        </w:rPr>
      </w:pPr>
      <w:r w:rsidRPr="00DC2F64">
        <w:rPr>
          <w:rFonts w:ascii="Times New Roman" w:hAnsi="Times New Roman" w:cs="Times New Roman"/>
        </w:rPr>
        <w:t xml:space="preserve">E-mail: </w:t>
      </w:r>
      <w:hyperlink r:id="rId11" w:history="1">
        <w:r w:rsidRPr="00DC2F64">
          <w:rPr>
            <w:rStyle w:val="Hyperlink"/>
            <w:rFonts w:ascii="Times New Roman" w:hAnsi="Times New Roman" w:cs="Times New Roman"/>
          </w:rPr>
          <w:t>Priya.dwivedi@sembcorp.com</w:t>
        </w:r>
      </w:hyperlink>
      <w:r w:rsidR="00EC5096" w:rsidRPr="00EC5096">
        <w:rPr>
          <w:rFonts w:ascii="Times New Roman" w:hAnsi="Times New Roman" w:cs="Times New Roman"/>
        </w:rPr>
        <w:tab/>
      </w:r>
      <w:r w:rsidR="00EC5096" w:rsidRPr="00EC5096">
        <w:rPr>
          <w:rFonts w:ascii="Times New Roman" w:hAnsi="Times New Roman" w:cs="Times New Roman"/>
        </w:rPr>
        <w:tab/>
      </w:r>
      <w:r w:rsidR="00EC5096" w:rsidRPr="00EC5096">
        <w:rPr>
          <w:rFonts w:ascii="Times New Roman" w:hAnsi="Times New Roman" w:cs="Times New Roman"/>
        </w:rPr>
        <w:tab/>
      </w:r>
      <w:r w:rsidR="00EC5096" w:rsidRPr="00EC5096">
        <w:rPr>
          <w:rFonts w:ascii="Times New Roman" w:hAnsi="Times New Roman" w:cs="Times New Roman"/>
        </w:rPr>
        <w:tab/>
      </w:r>
      <w:r w:rsidR="00EC5096" w:rsidRPr="00EC5096">
        <w:rPr>
          <w:rFonts w:ascii="Times New Roman" w:hAnsi="Times New Roman" w:cs="Times New Roman"/>
        </w:rPr>
        <w:tab/>
      </w:r>
      <w:r w:rsidR="00EC5096" w:rsidRPr="00EC5096">
        <w:rPr>
          <w:rFonts w:ascii="Times New Roman" w:hAnsi="Times New Roman" w:cs="Times New Roman"/>
        </w:rPr>
        <w:tab/>
      </w:r>
      <w:r w:rsidRPr="00EC5096">
        <w:rPr>
          <w:rFonts w:ascii="Times New Roman" w:hAnsi="Times New Roman" w:cs="Times New Roman"/>
        </w:rPr>
        <w:t>…Petitioner</w:t>
      </w:r>
    </w:p>
    <w:p w14:paraId="67348AC5" w14:textId="77777777" w:rsidR="00BF6D93" w:rsidRPr="000342EF" w:rsidRDefault="009428DA" w:rsidP="00EC5096">
      <w:pPr>
        <w:spacing w:before="240" w:after="60" w:line="360" w:lineRule="auto"/>
        <w:jc w:val="center"/>
        <w:rPr>
          <w:rFonts w:ascii="Times New Roman" w:hAnsi="Times New Roman" w:cs="Times New Roman"/>
        </w:rPr>
      </w:pPr>
      <w:r w:rsidRPr="000342EF">
        <w:rPr>
          <w:rFonts w:ascii="Times New Roman" w:hAnsi="Times New Roman" w:cs="Times New Roman"/>
          <w:b/>
          <w:bCs/>
        </w:rPr>
        <w:t>Versus</w:t>
      </w:r>
    </w:p>
    <w:p w14:paraId="63C78102" w14:textId="67AF813F" w:rsidR="000342EF" w:rsidRPr="000342EF" w:rsidRDefault="000342EF" w:rsidP="000342EF">
      <w:pPr>
        <w:jc w:val="both"/>
        <w:rPr>
          <w:rFonts w:ascii="Times New Roman" w:hAnsi="Times New Roman" w:cs="Times New Roman"/>
        </w:rPr>
      </w:pPr>
      <w:r w:rsidRPr="000342EF">
        <w:rPr>
          <w:rFonts w:ascii="Times New Roman" w:hAnsi="Times New Roman" w:cs="Times New Roman"/>
          <w:b/>
          <w:bCs/>
        </w:rPr>
        <w:t>1. Southern Regional Load Despatch Centre</w:t>
      </w:r>
      <w:ins w:id="15" w:author="Senthil Kumar Dharuman" w:date="2026-07-27T14:53:00Z" w16du:dateUtc="2026-07-27T09:23:00Z">
        <w:r w:rsidR="00837A4D">
          <w:rPr>
            <w:rFonts w:ascii="Times New Roman" w:hAnsi="Times New Roman" w:cs="Times New Roman"/>
            <w:b/>
            <w:bCs/>
          </w:rPr>
          <w:t xml:space="preserve"> (</w:t>
        </w:r>
        <w:r w:rsidR="00837A4D" w:rsidRPr="00837A4D">
          <w:rPr>
            <w:rFonts w:ascii="Times New Roman" w:hAnsi="Times New Roman" w:cs="Times New Roman"/>
            <w:b/>
            <w:bCs/>
          </w:rPr>
          <w:t>Grid Controller of India Limited</w:t>
        </w:r>
        <w:r w:rsidR="00837A4D">
          <w:rPr>
            <w:rFonts w:ascii="Times New Roman" w:hAnsi="Times New Roman" w:cs="Times New Roman"/>
            <w:b/>
            <w:bCs/>
          </w:rPr>
          <w:t>)</w:t>
        </w:r>
      </w:ins>
      <w:r w:rsidRPr="000342EF">
        <w:rPr>
          <w:rFonts w:ascii="Times New Roman" w:hAnsi="Times New Roman" w:cs="Times New Roman"/>
          <w:b/>
          <w:bCs/>
        </w:rPr>
        <w:t>,</w:t>
      </w:r>
    </w:p>
    <w:p w14:paraId="63488FEC" w14:textId="4A961B22" w:rsidR="001C30B4" w:rsidRPr="000342EF" w:rsidDel="00E418EC" w:rsidRDefault="000342EF" w:rsidP="000342EF">
      <w:pPr>
        <w:jc w:val="both"/>
        <w:rPr>
          <w:del w:id="16" w:author="Ali Ahmed Chaudhary" w:date="2026-07-20T19:55:00Z" w16du:dateUtc="2026-07-20T14:25:00Z"/>
          <w:rFonts w:ascii="Times New Roman" w:hAnsi="Times New Roman" w:cs="Times New Roman"/>
        </w:rPr>
      </w:pPr>
      <w:commentRangeStart w:id="17"/>
      <w:commentRangeStart w:id="18"/>
      <w:commentRangeStart w:id="19"/>
      <w:r w:rsidRPr="00F22161">
        <w:rPr>
          <w:rFonts w:ascii="Times New Roman" w:hAnsi="Times New Roman" w:cs="Times New Roman"/>
          <w:rPrChange w:id="20" w:author="Yashaswi Kant" w:date="2026-07-23T14:49:00Z" w16du:dateUtc="2026-07-23T09:19:00Z">
            <w:rPr>
              <w:rFonts w:ascii="Times New Roman" w:hAnsi="Times New Roman" w:cs="Times New Roman"/>
              <w:highlight w:val="yellow"/>
            </w:rPr>
          </w:rPrChange>
        </w:rPr>
        <w:t xml:space="preserve">Through its </w:t>
      </w:r>
      <w:ins w:id="21" w:author="Ali Ahmed Chaudhary" w:date="2026-07-20T19:54:00Z" w16du:dateUtc="2026-07-20T14:24:00Z">
        <w:del w:id="22" w:author="Senthil Kumar Dharuman" w:date="2026-07-27T11:36:00Z" w16du:dateUtc="2026-07-27T06:06:00Z">
          <w:r w:rsidR="00E418EC" w:rsidRPr="001E14DA" w:rsidDel="00CB73D5">
            <w:rPr>
              <w:rFonts w:ascii="Times New Roman" w:hAnsi="Times New Roman" w:cs="Times New Roman"/>
            </w:rPr>
            <w:delText>G</w:delText>
          </w:r>
          <w:r w:rsidR="00E418EC" w:rsidDel="00CB73D5">
            <w:rPr>
              <w:rFonts w:ascii="Times New Roman" w:hAnsi="Times New Roman" w:cs="Times New Roman"/>
            </w:rPr>
            <w:delText>eneral Manager</w:delText>
          </w:r>
          <w:r w:rsidR="00E418EC" w:rsidRPr="00F22161" w:rsidDel="00CB73D5">
            <w:rPr>
              <w:rFonts w:ascii="Times New Roman" w:hAnsi="Times New Roman" w:cs="Times New Roman"/>
              <w:rPrChange w:id="23" w:author="Yashaswi Kant" w:date="2026-07-23T14:49:00Z" w16du:dateUtc="2026-07-23T09:19:00Z">
                <w:rPr>
                  <w:rFonts w:ascii="Times New Roman" w:hAnsi="Times New Roman" w:cs="Times New Roman"/>
                  <w:highlight w:val="yellow"/>
                </w:rPr>
              </w:rPrChange>
            </w:rPr>
            <w:delText xml:space="preserve"> </w:delText>
          </w:r>
        </w:del>
      </w:ins>
      <w:del w:id="24" w:author="Senthil Kumar Dharuman" w:date="2026-07-27T11:36:00Z" w16du:dateUtc="2026-07-27T06:06:00Z">
        <w:r w:rsidRPr="000342EF" w:rsidDel="00CB73D5">
          <w:rPr>
            <w:rFonts w:ascii="Times New Roman" w:hAnsi="Times New Roman" w:cs="Times New Roman"/>
            <w:highlight w:val="yellow"/>
          </w:rPr>
          <w:delText>[•]</w:delText>
        </w:r>
        <w:commentRangeEnd w:id="17"/>
        <w:r w:rsidR="00ED35AA" w:rsidDel="00CB73D5">
          <w:rPr>
            <w:rStyle w:val="CommentReference"/>
            <w:rFonts w:ascii="Times New Roman" w:hAnsi="Times New Roman" w:cs="Times New Roman"/>
            <w:sz w:val="24"/>
            <w:szCs w:val="24"/>
          </w:rPr>
          <w:commentReference w:id="17"/>
        </w:r>
        <w:commentRangeEnd w:id="18"/>
        <w:r w:rsidR="002B3F3E" w:rsidDel="00CB73D5">
          <w:rPr>
            <w:rStyle w:val="CommentReference"/>
            <w:rFonts w:ascii="Times New Roman" w:hAnsi="Times New Roman" w:cs="Times New Roman"/>
            <w:sz w:val="24"/>
            <w:szCs w:val="24"/>
          </w:rPr>
          <w:commentReference w:id="18"/>
        </w:r>
        <w:commentRangeEnd w:id="19"/>
        <w:r w:rsidR="0092668E" w:rsidDel="00CB73D5">
          <w:rPr>
            <w:rStyle w:val="CommentReference"/>
            <w:rFonts w:ascii="Times New Roman" w:hAnsi="Times New Roman" w:cs="Times New Roman"/>
            <w:sz w:val="24"/>
            <w:szCs w:val="24"/>
          </w:rPr>
          <w:commentReference w:id="19"/>
        </w:r>
      </w:del>
      <w:ins w:id="25" w:author="Senthil Kumar Dharuman" w:date="2026-07-27T11:35:00Z" w16du:dateUtc="2026-07-27T06:05:00Z">
        <w:r w:rsidR="00CB73D5">
          <w:rPr>
            <w:rFonts w:ascii="Times New Roman" w:hAnsi="Times New Roman" w:cs="Times New Roman"/>
          </w:rPr>
          <w:t xml:space="preserve">Executive Director </w:t>
        </w:r>
      </w:ins>
    </w:p>
    <w:p w14:paraId="44041C9F" w14:textId="29A611C8" w:rsidR="000342EF" w:rsidRPr="000342EF" w:rsidRDefault="000342EF" w:rsidP="000342EF">
      <w:pPr>
        <w:jc w:val="both"/>
        <w:rPr>
          <w:rFonts w:ascii="Times New Roman" w:hAnsi="Times New Roman" w:cs="Times New Roman"/>
        </w:rPr>
      </w:pPr>
      <w:r w:rsidRPr="000342EF">
        <w:rPr>
          <w:rFonts w:ascii="Times New Roman" w:hAnsi="Times New Roman" w:cs="Times New Roman"/>
        </w:rPr>
        <w:t>Grid Controller of India Limited</w:t>
      </w:r>
      <w:del w:id="26" w:author="Ali Ahmed Chaudhary" w:date="2026-07-20T19:54:00Z" w16du:dateUtc="2026-07-20T14:24:00Z">
        <w:r w:rsidRPr="000342EF" w:rsidDel="00E418EC">
          <w:rPr>
            <w:rFonts w:ascii="Times New Roman" w:hAnsi="Times New Roman" w:cs="Times New Roman"/>
          </w:rPr>
          <w:delText>,</w:delText>
        </w:r>
      </w:del>
    </w:p>
    <w:p w14:paraId="6CCAE92F" w14:textId="77777777" w:rsidR="000342EF" w:rsidRPr="000342EF" w:rsidRDefault="000342EF" w:rsidP="000342EF">
      <w:pPr>
        <w:jc w:val="both"/>
        <w:rPr>
          <w:rFonts w:ascii="Times New Roman" w:hAnsi="Times New Roman" w:cs="Times New Roman"/>
        </w:rPr>
      </w:pPr>
      <w:r w:rsidRPr="000342EF">
        <w:rPr>
          <w:rFonts w:ascii="Times New Roman" w:hAnsi="Times New Roman" w:cs="Times New Roman"/>
        </w:rPr>
        <w:t>29, Race Course Cross Road,</w:t>
      </w:r>
    </w:p>
    <w:p w14:paraId="3F609FB8" w14:textId="77777777" w:rsidR="000342EF" w:rsidRPr="000342EF" w:rsidRDefault="000342EF" w:rsidP="000342EF">
      <w:pPr>
        <w:jc w:val="both"/>
        <w:rPr>
          <w:rFonts w:ascii="Times New Roman" w:hAnsi="Times New Roman" w:cs="Times New Roman"/>
        </w:rPr>
      </w:pPr>
      <w:r w:rsidRPr="000342EF">
        <w:rPr>
          <w:rFonts w:ascii="Times New Roman" w:hAnsi="Times New Roman" w:cs="Times New Roman"/>
        </w:rPr>
        <w:t xml:space="preserve">Bengaluru – 560009, Karnataka </w:t>
      </w:r>
    </w:p>
    <w:p w14:paraId="78DC2231" w14:textId="2AD0730F" w:rsidR="000342EF" w:rsidRPr="000342EF" w:rsidRDefault="000342EF" w:rsidP="000342EF">
      <w:pPr>
        <w:jc w:val="both"/>
        <w:rPr>
          <w:rFonts w:ascii="Times New Roman" w:hAnsi="Times New Roman" w:cs="Times New Roman"/>
          <w:highlight w:val="yellow"/>
        </w:rPr>
      </w:pPr>
      <w:r w:rsidRPr="00D260E2">
        <w:rPr>
          <w:rFonts w:ascii="Times New Roman" w:hAnsi="Times New Roman" w:cs="Times New Roman"/>
          <w:rPrChange w:id="27" w:author="Yashaswi Kant" w:date="2026-07-23T14:49:00Z" w16du:dateUtc="2026-07-23T09:19:00Z">
            <w:rPr>
              <w:rFonts w:ascii="Times New Roman" w:hAnsi="Times New Roman" w:cs="Times New Roman"/>
              <w:highlight w:val="yellow"/>
            </w:rPr>
          </w:rPrChange>
        </w:rPr>
        <w:t xml:space="preserve">Phone No: + 91 </w:t>
      </w:r>
      <w:del w:id="28" w:author="Senthil Kumar Dharuman" w:date="2026-07-10T16:04:00Z" w16du:dateUtc="2026-07-10T10:34:00Z">
        <w:r w:rsidRPr="00D260E2" w:rsidDel="001F209D">
          <w:rPr>
            <w:rFonts w:ascii="Times New Roman" w:hAnsi="Times New Roman" w:cs="Times New Roman"/>
            <w:rPrChange w:id="29" w:author="Yashaswi Kant" w:date="2026-07-23T14:49:00Z" w16du:dateUtc="2026-07-23T09:19:00Z">
              <w:rPr>
                <w:rFonts w:ascii="Times New Roman" w:hAnsi="Times New Roman" w:cs="Times New Roman"/>
                <w:highlight w:val="yellow"/>
              </w:rPr>
            </w:rPrChange>
          </w:rPr>
          <w:delText>[•]</w:delText>
        </w:r>
      </w:del>
      <w:ins w:id="30" w:author="Senthil Kumar Dharuman" w:date="2026-07-10T16:04:00Z" w16du:dateUtc="2026-07-10T10:34:00Z">
        <w:r w:rsidR="001F209D">
          <w:rPr>
            <w:rFonts w:ascii="Times New Roman" w:hAnsi="Times New Roman" w:cs="Times New Roman"/>
          </w:rPr>
          <w:t xml:space="preserve"> </w:t>
        </w:r>
      </w:ins>
      <w:ins w:id="31" w:author="Senthil Kumar Dharuman" w:date="2026-07-10T16:03:00Z" w16du:dateUtc="2026-07-10T10:33:00Z">
        <w:r w:rsidR="00AA6182" w:rsidRPr="00AA6182">
          <w:rPr>
            <w:rFonts w:ascii="Times New Roman" w:hAnsi="Times New Roman" w:cs="Times New Roman"/>
          </w:rPr>
          <w:t>80-22254525</w:t>
        </w:r>
      </w:ins>
      <w:ins w:id="32" w:author="Senthil Kumar Dharuman" w:date="2026-07-10T16:04:00Z" w16du:dateUtc="2026-07-10T10:34:00Z">
        <w:r w:rsidR="001F209D">
          <w:rPr>
            <w:rFonts w:ascii="Times New Roman" w:hAnsi="Times New Roman" w:cs="Times New Roman"/>
          </w:rPr>
          <w:t>/</w:t>
        </w:r>
      </w:ins>
      <w:ins w:id="33" w:author="Senthil Kumar Dharuman" w:date="2026-07-10T16:03:00Z" w16du:dateUtc="2026-07-10T10:33:00Z">
        <w:r w:rsidR="00AA6182" w:rsidRPr="00AA6182">
          <w:rPr>
            <w:rFonts w:ascii="Times New Roman" w:hAnsi="Times New Roman" w:cs="Times New Roman"/>
          </w:rPr>
          <w:t>22351146</w:t>
        </w:r>
      </w:ins>
      <w:ins w:id="34" w:author="Senthil Kumar Dharuman" w:date="2026-07-10T16:04:00Z" w16du:dateUtc="2026-07-10T10:34:00Z">
        <w:r w:rsidR="001F209D">
          <w:rPr>
            <w:rFonts w:ascii="Times New Roman" w:hAnsi="Times New Roman" w:cs="Times New Roman"/>
          </w:rPr>
          <w:t>/</w:t>
        </w:r>
      </w:ins>
      <w:ins w:id="35" w:author="Senthil Kumar Dharuman" w:date="2026-07-10T16:03:00Z" w16du:dateUtc="2026-07-10T10:33:00Z">
        <w:r w:rsidR="00AA6182" w:rsidRPr="00AA6182">
          <w:rPr>
            <w:rFonts w:ascii="Times New Roman" w:hAnsi="Times New Roman" w:cs="Times New Roman"/>
          </w:rPr>
          <w:t>22352850</w:t>
        </w:r>
      </w:ins>
    </w:p>
    <w:p w14:paraId="593BF4EE" w14:textId="1F60B3EC" w:rsidR="00E418EC" w:rsidRPr="000342EF" w:rsidRDefault="000342EF" w:rsidP="00E418EC">
      <w:pPr>
        <w:jc w:val="both"/>
        <w:rPr>
          <w:ins w:id="36" w:author="Ali Ahmed Chaudhary" w:date="2026-07-20T19:55:00Z" w16du:dateUtc="2026-07-20T14:25:00Z"/>
          <w:rFonts w:ascii="Times New Roman" w:hAnsi="Times New Roman" w:cs="Times New Roman"/>
        </w:rPr>
      </w:pPr>
      <w:r w:rsidRPr="00D260E2">
        <w:rPr>
          <w:rFonts w:ascii="Times New Roman" w:hAnsi="Times New Roman" w:cs="Times New Roman"/>
          <w:rPrChange w:id="37" w:author="Yashaswi Kant" w:date="2026-07-23T14:49:00Z" w16du:dateUtc="2026-07-23T09:19:00Z">
            <w:rPr>
              <w:rFonts w:ascii="Times New Roman" w:hAnsi="Times New Roman" w:cs="Times New Roman"/>
              <w:highlight w:val="yellow"/>
            </w:rPr>
          </w:rPrChange>
        </w:rPr>
        <w:t xml:space="preserve">E-mail: </w:t>
      </w:r>
      <w:ins w:id="38" w:author="Ali Ahmed Chaudhary" w:date="2026-07-20T19:55:00Z" w16du:dateUtc="2026-07-20T14:25:00Z">
        <w:del w:id="39" w:author="Senthil Kumar Dharuman" w:date="2026-07-27T11:36:00Z" w16du:dateUtc="2026-07-27T06:06:00Z">
          <w:r w:rsidR="00E418EC" w:rsidRPr="004D4870" w:rsidDel="00CB73D5">
            <w:rPr>
              <w:rFonts w:ascii="Times New Roman" w:hAnsi="Times New Roman" w:cs="Times New Roman"/>
            </w:rPr>
            <w:delText>nadim@grid-india.in</w:delText>
          </w:r>
        </w:del>
      </w:ins>
      <w:ins w:id="40" w:author="Senthil Kumar Dharuman" w:date="2026-07-27T11:36:00Z" w16du:dateUtc="2026-07-27T06:06:00Z">
        <w:r w:rsidR="00CB73D5">
          <w:rPr>
            <w:rFonts w:ascii="Times New Roman" w:hAnsi="Times New Roman" w:cs="Times New Roman"/>
          </w:rPr>
          <w:t xml:space="preserve"> </w:t>
        </w:r>
        <w:r w:rsidR="005A6A05" w:rsidRPr="005A6A05">
          <w:rPr>
            <w:rFonts w:ascii="Times New Roman" w:hAnsi="Times New Roman" w:cs="Times New Roman"/>
          </w:rPr>
          <w:t>tsrinivas@grid-india.in</w:t>
        </w:r>
      </w:ins>
    </w:p>
    <w:p w14:paraId="3018B587" w14:textId="36148F6D" w:rsidR="000342EF" w:rsidRPr="000342EF" w:rsidRDefault="000342EF" w:rsidP="000342EF">
      <w:pPr>
        <w:spacing w:after="240"/>
        <w:jc w:val="both"/>
        <w:rPr>
          <w:rFonts w:ascii="Times New Roman" w:hAnsi="Times New Roman" w:cs="Times New Roman"/>
          <w:b/>
          <w:bCs/>
        </w:rPr>
      </w:pPr>
      <w:del w:id="41" w:author="Ali Ahmed Chaudhary" w:date="2026-07-20T19:55:00Z" w16du:dateUtc="2026-07-20T14:25:00Z">
        <w:r w:rsidDel="00E418EC">
          <w:fldChar w:fldCharType="begin"/>
        </w:r>
        <w:r w:rsidDel="00E418EC">
          <w:delInstrText>HYPERLINK "mailto:Priya.dwivedi@sembcorp.com"</w:delInstrText>
        </w:r>
        <w:r w:rsidDel="00E418EC">
          <w:fldChar w:fldCharType="separate"/>
        </w:r>
        <w:r w:rsidRPr="000342EF" w:rsidDel="00E418EC">
          <w:rPr>
            <w:rStyle w:val="Hyperlink"/>
            <w:rFonts w:ascii="Times New Roman" w:hAnsi="Times New Roman" w:cs="Times New Roman"/>
            <w:highlight w:val="yellow"/>
          </w:rPr>
          <w:delText>[•]</w:delText>
        </w:r>
        <w:r w:rsidDel="00E418EC">
          <w:fldChar w:fldCharType="end"/>
        </w:r>
        <w:r w:rsidRPr="000342EF" w:rsidDel="00E418EC">
          <w:rPr>
            <w:rFonts w:ascii="Times New Roman" w:hAnsi="Times New Roman" w:cs="Times New Roman"/>
          </w:rPr>
          <w:delText xml:space="preserve"> </w:delText>
        </w:r>
      </w:del>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t xml:space="preserve">     </w:t>
      </w:r>
      <w:ins w:id="42" w:author="Ali Ahmed Chaudhary" w:date="2026-07-21T10:30:00Z" w16du:dateUtc="2026-07-21T05:00:00Z">
        <w:r w:rsidR="00F11D26">
          <w:rPr>
            <w:rFonts w:ascii="Times New Roman" w:hAnsi="Times New Roman" w:cs="Times New Roman"/>
          </w:rPr>
          <w:t xml:space="preserve">                    </w:t>
        </w:r>
      </w:ins>
      <w:r w:rsidRPr="004B257E">
        <w:rPr>
          <w:rFonts w:ascii="Times New Roman" w:hAnsi="Times New Roman" w:cs="Times New Roman"/>
          <w:b/>
          <w:bCs/>
          <w:rPrChange w:id="43" w:author="Ali Ahmed Chaudhary" w:date="2026-07-21T10:32:00Z" w16du:dateUtc="2026-07-21T05:02:00Z">
            <w:rPr>
              <w:rFonts w:ascii="Times New Roman" w:hAnsi="Times New Roman" w:cs="Times New Roman"/>
            </w:rPr>
          </w:rPrChange>
        </w:rPr>
        <w:t>…Respondent No. 1</w:t>
      </w:r>
    </w:p>
    <w:p w14:paraId="3EF8BC1B" w14:textId="77777777" w:rsidR="000342EF" w:rsidRPr="000342EF" w:rsidRDefault="000342EF" w:rsidP="000342EF">
      <w:pPr>
        <w:jc w:val="both"/>
        <w:rPr>
          <w:rFonts w:ascii="Times New Roman" w:hAnsi="Times New Roman" w:cs="Times New Roman"/>
          <w:b/>
          <w:bCs/>
        </w:rPr>
      </w:pPr>
      <w:r w:rsidRPr="000342EF">
        <w:rPr>
          <w:rFonts w:ascii="Times New Roman" w:hAnsi="Times New Roman" w:cs="Times New Roman"/>
          <w:b/>
          <w:bCs/>
        </w:rPr>
        <w:t>2</w:t>
      </w:r>
      <w:commentRangeStart w:id="44"/>
      <w:commentRangeStart w:id="45"/>
      <w:r w:rsidRPr="000342EF">
        <w:rPr>
          <w:rFonts w:ascii="Times New Roman" w:hAnsi="Times New Roman" w:cs="Times New Roman"/>
          <w:b/>
          <w:bCs/>
        </w:rPr>
        <w:t>. Solar Energy Corporation of India Limited,</w:t>
      </w:r>
      <w:commentRangeEnd w:id="44"/>
      <w:r w:rsidR="000678FB" w:rsidRPr="000342EF">
        <w:rPr>
          <w:rStyle w:val="CommentReference"/>
          <w:rFonts w:ascii="Times New Roman" w:hAnsi="Times New Roman" w:cs="Times New Roman"/>
          <w:b/>
          <w:bCs/>
          <w:sz w:val="24"/>
          <w:szCs w:val="24"/>
        </w:rPr>
        <w:commentReference w:id="44"/>
      </w:r>
      <w:commentRangeEnd w:id="45"/>
      <w:r w:rsidR="001620BB" w:rsidRPr="000342EF">
        <w:rPr>
          <w:rStyle w:val="CommentReference"/>
          <w:rFonts w:ascii="Times New Roman" w:hAnsi="Times New Roman" w:cs="Times New Roman"/>
          <w:b/>
          <w:bCs/>
          <w:sz w:val="24"/>
          <w:szCs w:val="24"/>
        </w:rPr>
        <w:commentReference w:id="45"/>
      </w:r>
    </w:p>
    <w:p w14:paraId="67553D42" w14:textId="23DFCC72" w:rsidR="000342EF" w:rsidRPr="000342EF" w:rsidRDefault="000342EF" w:rsidP="000342EF">
      <w:pPr>
        <w:jc w:val="both"/>
        <w:rPr>
          <w:rFonts w:ascii="Times New Roman" w:hAnsi="Times New Roman" w:cs="Times New Roman"/>
        </w:rPr>
      </w:pPr>
      <w:r w:rsidRPr="00D260E2">
        <w:rPr>
          <w:rFonts w:ascii="Times New Roman" w:hAnsi="Times New Roman" w:cs="Times New Roman"/>
          <w:rPrChange w:id="46" w:author="Yashaswi Kant" w:date="2026-07-23T14:49:00Z" w16du:dateUtc="2026-07-23T09:19:00Z">
            <w:rPr>
              <w:rFonts w:ascii="Times New Roman" w:hAnsi="Times New Roman" w:cs="Times New Roman"/>
              <w:highlight w:val="yellow"/>
            </w:rPr>
          </w:rPrChange>
        </w:rPr>
        <w:t xml:space="preserve">Through its </w:t>
      </w:r>
      <w:ins w:id="47" w:author="Ali Ahmed Chaudhary" w:date="2026-07-20T20:04:00Z" w16du:dateUtc="2026-07-20T14:34:00Z">
        <w:del w:id="48" w:author="Yashaswi Kant" w:date="2026-07-23T14:51:00Z" w16du:dateUtc="2026-07-23T09:21:00Z">
          <w:r w:rsidR="00F52822" w:rsidRPr="00D260E2" w:rsidDel="006B755A">
            <w:rPr>
              <w:rFonts w:ascii="Times New Roman" w:hAnsi="Times New Roman" w:cs="Times New Roman"/>
              <w:rPrChange w:id="49" w:author="Yashaswi Kant" w:date="2026-07-23T14:49:00Z" w16du:dateUtc="2026-07-23T09:19:00Z">
                <w:rPr>
                  <w:rFonts w:ascii="Times New Roman" w:hAnsi="Times New Roman" w:cs="Times New Roman"/>
                  <w:highlight w:val="yellow"/>
                </w:rPr>
              </w:rPrChange>
            </w:rPr>
            <w:delText>Chairman</w:delText>
          </w:r>
        </w:del>
      </w:ins>
      <w:del w:id="50" w:author="Yashaswi Kant" w:date="2026-07-23T14:51:00Z" w16du:dateUtc="2026-07-23T09:21:00Z">
        <w:r w:rsidRPr="00D260E2" w:rsidDel="006B755A">
          <w:rPr>
            <w:rFonts w:ascii="Times New Roman" w:hAnsi="Times New Roman" w:cs="Times New Roman"/>
            <w:rPrChange w:id="51" w:author="Yashaswi Kant" w:date="2026-07-23T14:49:00Z" w16du:dateUtc="2026-07-23T09:19:00Z">
              <w:rPr>
                <w:rFonts w:ascii="Times New Roman" w:hAnsi="Times New Roman" w:cs="Times New Roman"/>
                <w:highlight w:val="yellow"/>
              </w:rPr>
            </w:rPrChange>
          </w:rPr>
          <w:delText>[•]</w:delText>
        </w:r>
      </w:del>
      <w:ins w:id="52" w:author="Senthil Kumar Dharuman" w:date="2026-07-10T16:05:00Z" w16du:dateUtc="2026-07-10T10:35:00Z">
        <w:del w:id="53" w:author="Yashaswi Kant" w:date="2026-07-23T14:51:00Z" w16du:dateUtc="2026-07-23T09:21:00Z">
          <w:r w:rsidR="00131D9F" w:rsidDel="006B755A">
            <w:rPr>
              <w:rFonts w:ascii="Times New Roman" w:hAnsi="Times New Roman" w:cs="Times New Roman"/>
            </w:rPr>
            <w:delText xml:space="preserve"> </w:delText>
          </w:r>
        </w:del>
      </w:ins>
      <w:ins w:id="54" w:author="Yashaswi Kant" w:date="2026-07-23T14:51:00Z" w16du:dateUtc="2026-07-23T09:21:00Z">
        <w:r w:rsidR="006B755A">
          <w:rPr>
            <w:rFonts w:ascii="Times New Roman" w:hAnsi="Times New Roman" w:cs="Times New Roman"/>
          </w:rPr>
          <w:t>Managing Director</w:t>
        </w:r>
      </w:ins>
    </w:p>
    <w:p w14:paraId="4C1C0AEE" w14:textId="004BA47A" w:rsidR="000342EF" w:rsidRPr="000342EF" w:rsidRDefault="000342EF" w:rsidP="000342EF">
      <w:pPr>
        <w:jc w:val="both"/>
        <w:rPr>
          <w:rFonts w:ascii="Times New Roman" w:hAnsi="Times New Roman" w:cs="Times New Roman"/>
        </w:rPr>
      </w:pPr>
      <w:r w:rsidRPr="000342EF">
        <w:rPr>
          <w:rFonts w:ascii="Times New Roman" w:hAnsi="Times New Roman" w:cs="Times New Roman"/>
        </w:rPr>
        <w:lastRenderedPageBreak/>
        <w:t>6th Floor, Plate-B, NBCC Office Block</w:t>
      </w:r>
      <w:del w:id="55" w:author="Senthil Kumar Dharuman" w:date="2026-07-10T16:10:00Z" w16du:dateUtc="2026-07-10T10:40:00Z">
        <w:r w:rsidRPr="000342EF" w:rsidDel="00A213CB">
          <w:rPr>
            <w:rFonts w:ascii="Times New Roman" w:hAnsi="Times New Roman" w:cs="Times New Roman"/>
          </w:rPr>
          <w:delText>,</w:delText>
        </w:r>
      </w:del>
      <w:r w:rsidRPr="000342EF">
        <w:rPr>
          <w:rFonts w:ascii="Times New Roman" w:hAnsi="Times New Roman" w:cs="Times New Roman"/>
        </w:rPr>
        <w:t xml:space="preserve"> Tower-2,</w:t>
      </w:r>
    </w:p>
    <w:p w14:paraId="6ADC3343" w14:textId="77777777" w:rsidR="000342EF" w:rsidRPr="000342EF" w:rsidRDefault="000342EF" w:rsidP="000342EF">
      <w:pPr>
        <w:jc w:val="both"/>
        <w:rPr>
          <w:rFonts w:ascii="Times New Roman" w:hAnsi="Times New Roman" w:cs="Times New Roman"/>
        </w:rPr>
      </w:pPr>
      <w:r w:rsidRPr="000342EF">
        <w:rPr>
          <w:rFonts w:ascii="Times New Roman" w:hAnsi="Times New Roman" w:cs="Times New Roman"/>
        </w:rPr>
        <w:t xml:space="preserve">East Kidwai Nagar, New Delhi – 110023 </w:t>
      </w:r>
    </w:p>
    <w:p w14:paraId="1CA77346" w14:textId="4C77D079" w:rsidR="000342EF" w:rsidDel="00D260E2" w:rsidRDefault="000342EF" w:rsidP="00400129">
      <w:pPr>
        <w:jc w:val="both"/>
        <w:rPr>
          <w:del w:id="56" w:author="Ali Ahmed Chaudhary" w:date="2026-07-20T20:06:00Z" w16du:dateUtc="2026-07-20T14:36:00Z"/>
          <w:rFonts w:ascii="Times New Roman" w:hAnsi="Times New Roman" w:cs="Times New Roman"/>
        </w:rPr>
      </w:pPr>
      <w:r w:rsidRPr="00D260E2">
        <w:rPr>
          <w:rFonts w:ascii="Times New Roman" w:hAnsi="Times New Roman" w:cs="Times New Roman"/>
          <w:rPrChange w:id="57" w:author="Yashaswi Kant" w:date="2026-07-23T14:50:00Z" w16du:dateUtc="2026-07-23T09:20:00Z">
            <w:rPr>
              <w:rFonts w:ascii="Times New Roman" w:hAnsi="Times New Roman" w:cs="Times New Roman"/>
              <w:highlight w:val="yellow"/>
            </w:rPr>
          </w:rPrChange>
        </w:rPr>
        <w:t xml:space="preserve">Phone No: + 91 </w:t>
      </w:r>
      <w:del w:id="58" w:author="Senthil Kumar Dharuman" w:date="2026-07-10T16:08:00Z" w16du:dateUtc="2026-07-10T10:38:00Z">
        <w:r w:rsidRPr="00D260E2" w:rsidDel="00AA543B">
          <w:rPr>
            <w:rFonts w:ascii="Times New Roman" w:hAnsi="Times New Roman" w:cs="Times New Roman"/>
            <w:rPrChange w:id="59" w:author="Yashaswi Kant" w:date="2026-07-23T14:50:00Z" w16du:dateUtc="2026-07-23T09:20:00Z">
              <w:rPr>
                <w:rFonts w:ascii="Times New Roman" w:hAnsi="Times New Roman" w:cs="Times New Roman"/>
                <w:highlight w:val="yellow"/>
              </w:rPr>
            </w:rPrChange>
          </w:rPr>
          <w:delText>[•]</w:delText>
        </w:r>
      </w:del>
      <w:ins w:id="60" w:author="Senthil Kumar Dharuman" w:date="2026-07-10T16:07:00Z" w16du:dateUtc="2026-07-10T10:37:00Z">
        <w:r w:rsidR="008261ED" w:rsidRPr="00D260E2">
          <w:rPr>
            <w:rFonts w:ascii="Times New Roman" w:hAnsi="Times New Roman" w:cs="Times New Roman"/>
            <w:rPrChange w:id="61" w:author="Yashaswi Kant" w:date="2026-07-23T14:50:00Z" w16du:dateUtc="2026-07-23T09:20:00Z">
              <w:rPr>
                <w:rFonts w:ascii="Times New Roman" w:hAnsi="Times New Roman" w:cs="Times New Roman"/>
                <w:highlight w:val="yellow"/>
              </w:rPr>
            </w:rPrChange>
          </w:rPr>
          <w:t xml:space="preserve"> </w:t>
        </w:r>
        <w:r w:rsidR="008261ED" w:rsidRPr="008261ED">
          <w:rPr>
            <w:rFonts w:ascii="Times New Roman" w:hAnsi="Times New Roman" w:cs="Times New Roman"/>
          </w:rPr>
          <w:t>11 24666200</w:t>
        </w:r>
      </w:ins>
    </w:p>
    <w:p w14:paraId="7EE9B3D6" w14:textId="77777777" w:rsidR="00D260E2" w:rsidRPr="000342EF" w:rsidRDefault="00D260E2" w:rsidP="000342EF">
      <w:pPr>
        <w:jc w:val="both"/>
        <w:rPr>
          <w:ins w:id="62" w:author="Yashaswi Kant" w:date="2026-07-23T14:50:00Z" w16du:dateUtc="2026-07-23T09:20:00Z"/>
          <w:rFonts w:ascii="Times New Roman" w:hAnsi="Times New Roman" w:cs="Times New Roman"/>
          <w:highlight w:val="yellow"/>
        </w:rPr>
      </w:pPr>
    </w:p>
    <w:p w14:paraId="5EFE077D" w14:textId="42937164" w:rsidR="000342EF" w:rsidRPr="00AA1D8C" w:rsidRDefault="000342EF" w:rsidP="00400129">
      <w:pPr>
        <w:jc w:val="both"/>
        <w:rPr>
          <w:rFonts w:ascii="Times New Roman" w:hAnsi="Times New Roman" w:cs="Times New Roman"/>
          <w:lang w:val="pt-BR"/>
          <w:rPrChange w:id="63" w:author="Yashaswi Kant" w:date="2026-07-23T15:21:00Z" w16du:dateUtc="2026-07-23T09:51:00Z">
            <w:rPr>
              <w:rFonts w:ascii="Times New Roman" w:hAnsi="Times New Roman" w:cs="Times New Roman"/>
            </w:rPr>
          </w:rPrChange>
        </w:rPr>
      </w:pPr>
      <w:r w:rsidRPr="00AA1D8C">
        <w:rPr>
          <w:rFonts w:ascii="Times New Roman" w:hAnsi="Times New Roman" w:cs="Times New Roman"/>
          <w:lang w:val="pt-BR"/>
          <w:rPrChange w:id="64" w:author="Yashaswi Kant" w:date="2026-07-23T15:21:00Z" w16du:dateUtc="2026-07-23T09:51:00Z">
            <w:rPr>
              <w:rFonts w:ascii="Times New Roman" w:hAnsi="Times New Roman" w:cs="Times New Roman"/>
              <w:highlight w:val="yellow"/>
            </w:rPr>
          </w:rPrChange>
        </w:rPr>
        <w:t>E-mail:</w:t>
      </w:r>
      <w:ins w:id="65" w:author="Ali Ahmed Chaudhary" w:date="2026-07-21T10:27:00Z" w16du:dateUtc="2026-07-21T04:57:00Z">
        <w:r w:rsidR="001B530F" w:rsidRPr="00AA1D8C">
          <w:rPr>
            <w:rFonts w:ascii="Times New Roman" w:hAnsi="Times New Roman" w:cs="Times New Roman"/>
            <w:lang w:val="pt-BR"/>
            <w:rPrChange w:id="66" w:author="Yashaswi Kant" w:date="2026-07-23T15:21:00Z" w16du:dateUtc="2026-07-23T09:51:00Z">
              <w:rPr>
                <w:rFonts w:ascii="Times New Roman" w:hAnsi="Times New Roman" w:cs="Times New Roman"/>
                <w:highlight w:val="yellow"/>
              </w:rPr>
            </w:rPrChange>
          </w:rPr>
          <w:t xml:space="preserve"> </w:t>
        </w:r>
      </w:ins>
      <w:ins w:id="67" w:author="Ali Ahmed Chaudhary" w:date="2026-07-21T10:28:00Z" w16du:dateUtc="2026-07-21T04:58:00Z">
        <w:del w:id="68" w:author="Yashaswi Kant" w:date="2026-07-23T15:21:00Z" w16du:dateUtc="2026-07-23T09:51:00Z">
          <w:r w:rsidR="001B530F" w:rsidRPr="00AA1D8C" w:rsidDel="00AA1D8C">
            <w:rPr>
              <w:rFonts w:ascii="Times New Roman" w:hAnsi="Times New Roman" w:cs="Times New Roman"/>
              <w:lang w:val="pt-BR"/>
              <w:rPrChange w:id="69" w:author="Yashaswi Kant" w:date="2026-07-23T15:21:00Z" w16du:dateUtc="2026-07-23T09:51:00Z">
                <w:rPr>
                  <w:rFonts w:ascii="Times New Roman" w:hAnsi="Times New Roman" w:cs="Times New Roman"/>
                </w:rPr>
              </w:rPrChange>
            </w:rPr>
            <w:delText>secy-mnre@nic.in</w:delText>
          </w:r>
        </w:del>
      </w:ins>
      <w:ins w:id="70" w:author="Yashaswi Kant" w:date="2026-07-23T15:21:00Z" w16du:dateUtc="2026-07-23T09:51:00Z">
        <w:r w:rsidR="00AA1D8C" w:rsidRPr="00AA1D8C">
          <w:rPr>
            <w:rFonts w:ascii="Times New Roman" w:hAnsi="Times New Roman" w:cs="Times New Roman"/>
            <w:lang w:val="pt-BR"/>
            <w:rPrChange w:id="71" w:author="Yashaswi Kant" w:date="2026-07-23T15:21:00Z" w16du:dateUtc="2026-07-23T09:51:00Z">
              <w:rPr>
                <w:rFonts w:ascii="Times New Roman" w:hAnsi="Times New Roman" w:cs="Times New Roman"/>
              </w:rPr>
            </w:rPrChange>
          </w:rPr>
          <w:t>corporate</w:t>
        </w:r>
        <w:r w:rsidR="00AA1D8C">
          <w:rPr>
            <w:rFonts w:ascii="Times New Roman" w:hAnsi="Times New Roman" w:cs="Times New Roman"/>
            <w:lang w:val="pt-BR"/>
          </w:rPr>
          <w:t>@seci.co.in</w:t>
        </w:r>
      </w:ins>
      <w:del w:id="72" w:author="Ali Ahmed Chaudhary" w:date="2026-07-21T10:27:00Z" w16du:dateUtc="2026-07-21T04:57:00Z">
        <w:r w:rsidRPr="00AA1D8C" w:rsidDel="000828F4">
          <w:rPr>
            <w:rFonts w:ascii="Times New Roman" w:hAnsi="Times New Roman" w:cs="Times New Roman"/>
            <w:highlight w:val="yellow"/>
            <w:lang w:val="pt-BR"/>
            <w:rPrChange w:id="73" w:author="Yashaswi Kant" w:date="2026-07-23T15:21:00Z" w16du:dateUtc="2026-07-23T09:51:00Z">
              <w:rPr>
                <w:rFonts w:ascii="Times New Roman" w:hAnsi="Times New Roman" w:cs="Times New Roman"/>
                <w:highlight w:val="yellow"/>
              </w:rPr>
            </w:rPrChange>
          </w:rPr>
          <w:delText xml:space="preserve"> </w:delText>
        </w:r>
        <w:r w:rsidDel="000828F4">
          <w:fldChar w:fldCharType="begin"/>
        </w:r>
        <w:r w:rsidRPr="00AA1D8C" w:rsidDel="000828F4">
          <w:rPr>
            <w:lang w:val="pt-BR"/>
            <w:rPrChange w:id="74" w:author="Yashaswi Kant" w:date="2026-07-23T15:21:00Z" w16du:dateUtc="2026-07-23T09:51:00Z">
              <w:rPr/>
            </w:rPrChange>
          </w:rPr>
          <w:delInstrText>HYPERLINK "mailto:Priya.dwivedi@sembcorp.com"</w:delInstrText>
        </w:r>
        <w:r w:rsidDel="000828F4">
          <w:fldChar w:fldCharType="separate"/>
        </w:r>
        <w:r w:rsidRPr="00AA1D8C" w:rsidDel="000828F4">
          <w:rPr>
            <w:rStyle w:val="Hyperlink"/>
            <w:rFonts w:ascii="Times New Roman" w:hAnsi="Times New Roman" w:cs="Times New Roman"/>
            <w:highlight w:val="yellow"/>
            <w:lang w:val="pt-BR"/>
            <w:rPrChange w:id="75" w:author="Yashaswi Kant" w:date="2026-07-23T15:21:00Z" w16du:dateUtc="2026-07-23T09:51:00Z">
              <w:rPr>
                <w:rStyle w:val="Hyperlink"/>
                <w:rFonts w:ascii="Times New Roman" w:hAnsi="Times New Roman" w:cs="Times New Roman"/>
                <w:highlight w:val="yellow"/>
              </w:rPr>
            </w:rPrChange>
          </w:rPr>
          <w:delText>[•]</w:delText>
        </w:r>
        <w:r w:rsidDel="000828F4">
          <w:fldChar w:fldCharType="end"/>
        </w:r>
      </w:del>
      <w:r w:rsidRPr="00AA1D8C">
        <w:rPr>
          <w:rFonts w:ascii="Times New Roman" w:hAnsi="Times New Roman" w:cs="Times New Roman"/>
          <w:lang w:val="pt-BR"/>
          <w:rPrChange w:id="76" w:author="Yashaswi Kant" w:date="2026-07-23T15:21:00Z" w16du:dateUtc="2026-07-23T09:51:00Z">
            <w:rPr>
              <w:rFonts w:ascii="Times New Roman" w:hAnsi="Times New Roman" w:cs="Times New Roman"/>
            </w:rPr>
          </w:rPrChange>
        </w:rPr>
        <w:tab/>
      </w:r>
      <w:ins w:id="77" w:author="Senthil Kumar Dharuman" w:date="2026-07-10T16:07:00Z" w16du:dateUtc="2026-07-10T10:37:00Z">
        <w:r w:rsidR="00263C93" w:rsidRPr="00AA1D8C">
          <w:rPr>
            <w:rFonts w:ascii="Times New Roman" w:hAnsi="Times New Roman" w:cs="Times New Roman"/>
            <w:lang w:val="pt-BR"/>
            <w:rPrChange w:id="78" w:author="Yashaswi Kant" w:date="2026-07-23T15:21:00Z" w16du:dateUtc="2026-07-23T09:51:00Z">
              <w:rPr>
                <w:rFonts w:ascii="Times New Roman" w:hAnsi="Times New Roman" w:cs="Times New Roman"/>
              </w:rPr>
            </w:rPrChange>
          </w:rPr>
          <w:t xml:space="preserve"> </w:t>
        </w:r>
      </w:ins>
      <w:ins w:id="79" w:author="Ali Ahmed Chaudhary" w:date="2026-07-21T10:28:00Z" w16du:dateUtc="2026-07-21T04:58:00Z">
        <w:r w:rsidR="009B6754" w:rsidRPr="00AA1D8C">
          <w:rPr>
            <w:rFonts w:ascii="Times New Roman" w:hAnsi="Times New Roman" w:cs="Times New Roman"/>
            <w:lang w:val="pt-BR"/>
            <w:rPrChange w:id="80" w:author="Yashaswi Kant" w:date="2026-07-23T15:21:00Z" w16du:dateUtc="2026-07-23T09:51:00Z">
              <w:rPr>
                <w:rFonts w:ascii="Times New Roman" w:hAnsi="Times New Roman" w:cs="Times New Roman"/>
              </w:rPr>
            </w:rPrChange>
          </w:rPr>
          <w:t xml:space="preserve">                                                                     </w:t>
        </w:r>
      </w:ins>
      <w:ins w:id="81" w:author="Ali Ahmed Chaudhary" w:date="2026-07-21T10:29:00Z" w16du:dateUtc="2026-07-21T04:59:00Z">
        <w:r w:rsidR="009B6754" w:rsidRPr="00AA1D8C">
          <w:rPr>
            <w:rFonts w:ascii="Times New Roman" w:hAnsi="Times New Roman" w:cs="Times New Roman"/>
            <w:lang w:val="pt-BR"/>
            <w:rPrChange w:id="82" w:author="Yashaswi Kant" w:date="2026-07-23T15:21:00Z" w16du:dateUtc="2026-07-23T09:51:00Z">
              <w:rPr>
                <w:rFonts w:ascii="Times New Roman" w:hAnsi="Times New Roman" w:cs="Times New Roman"/>
              </w:rPr>
            </w:rPrChange>
          </w:rPr>
          <w:t xml:space="preserve">  </w:t>
        </w:r>
      </w:ins>
      <w:ins w:id="83" w:author="Ali Ahmed Chaudhary" w:date="2026-07-21T10:31:00Z" w16du:dateUtc="2026-07-21T05:01:00Z">
        <w:r w:rsidR="004B257E" w:rsidRPr="00AA1D8C">
          <w:rPr>
            <w:rFonts w:ascii="Times New Roman" w:hAnsi="Times New Roman" w:cs="Times New Roman"/>
            <w:lang w:val="pt-BR"/>
            <w:rPrChange w:id="84" w:author="Yashaswi Kant" w:date="2026-07-23T15:21:00Z" w16du:dateUtc="2026-07-23T09:51:00Z">
              <w:rPr>
                <w:rFonts w:ascii="Times New Roman" w:hAnsi="Times New Roman" w:cs="Times New Roman"/>
              </w:rPr>
            </w:rPrChange>
          </w:rPr>
          <w:t xml:space="preserve"> </w:t>
        </w:r>
      </w:ins>
      <w:moveToRangeStart w:id="85" w:author="Ali Ahmed Chaudhary" w:date="2026-07-21T10:28:00Z" w:name="move235522148"/>
      <w:moveTo w:id="86" w:author="Ali Ahmed Chaudhary" w:date="2026-07-21T10:28:00Z" w16du:dateUtc="2026-07-21T04:58:00Z">
        <w:r w:rsidR="009B6754" w:rsidRPr="00AA1D8C">
          <w:rPr>
            <w:rFonts w:ascii="Times New Roman" w:hAnsi="Times New Roman" w:cs="Times New Roman"/>
            <w:b/>
            <w:bCs/>
            <w:lang w:val="pt-BR"/>
            <w:rPrChange w:id="87" w:author="Yashaswi Kant" w:date="2026-07-23T15:21:00Z" w16du:dateUtc="2026-07-23T09:51:00Z">
              <w:rPr>
                <w:rFonts w:ascii="Times New Roman" w:hAnsi="Times New Roman" w:cs="Times New Roman"/>
                <w:b/>
                <w:bCs/>
              </w:rPr>
            </w:rPrChange>
          </w:rPr>
          <w:t>…Respondent No. 2</w:t>
        </w:r>
      </w:moveTo>
      <w:moveToRangeEnd w:id="85"/>
      <w:r w:rsidRPr="00AA1D8C">
        <w:rPr>
          <w:rFonts w:ascii="Times New Roman" w:hAnsi="Times New Roman" w:cs="Times New Roman"/>
          <w:lang w:val="pt-BR"/>
          <w:rPrChange w:id="88" w:author="Yashaswi Kant" w:date="2026-07-23T15:21:00Z" w16du:dateUtc="2026-07-23T09:51:00Z">
            <w:rPr>
              <w:rFonts w:ascii="Times New Roman" w:hAnsi="Times New Roman" w:cs="Times New Roman"/>
            </w:rPr>
          </w:rPrChange>
        </w:rPr>
        <w:tab/>
      </w:r>
      <w:r w:rsidRPr="00AA1D8C">
        <w:rPr>
          <w:rFonts w:ascii="Times New Roman" w:hAnsi="Times New Roman" w:cs="Times New Roman"/>
          <w:lang w:val="pt-BR"/>
          <w:rPrChange w:id="89" w:author="Yashaswi Kant" w:date="2026-07-23T15:21:00Z" w16du:dateUtc="2026-07-23T09:51:00Z">
            <w:rPr>
              <w:rFonts w:ascii="Times New Roman" w:hAnsi="Times New Roman" w:cs="Times New Roman"/>
            </w:rPr>
          </w:rPrChange>
        </w:rPr>
        <w:tab/>
      </w:r>
      <w:r w:rsidRPr="00AA1D8C">
        <w:rPr>
          <w:rFonts w:ascii="Times New Roman" w:hAnsi="Times New Roman" w:cs="Times New Roman"/>
          <w:lang w:val="pt-BR"/>
          <w:rPrChange w:id="90" w:author="Yashaswi Kant" w:date="2026-07-23T15:21:00Z" w16du:dateUtc="2026-07-23T09:51:00Z">
            <w:rPr>
              <w:rFonts w:ascii="Times New Roman" w:hAnsi="Times New Roman" w:cs="Times New Roman"/>
            </w:rPr>
          </w:rPrChange>
        </w:rPr>
        <w:tab/>
      </w:r>
      <w:r w:rsidRPr="00AA1D8C">
        <w:rPr>
          <w:rFonts w:ascii="Times New Roman" w:hAnsi="Times New Roman" w:cs="Times New Roman"/>
          <w:lang w:val="pt-BR"/>
          <w:rPrChange w:id="91" w:author="Yashaswi Kant" w:date="2026-07-23T15:21:00Z" w16du:dateUtc="2026-07-23T09:51:00Z">
            <w:rPr>
              <w:rFonts w:ascii="Times New Roman" w:hAnsi="Times New Roman" w:cs="Times New Roman"/>
            </w:rPr>
          </w:rPrChange>
        </w:rPr>
        <w:tab/>
      </w:r>
      <w:r w:rsidRPr="00AA1D8C">
        <w:rPr>
          <w:rFonts w:ascii="Times New Roman" w:hAnsi="Times New Roman" w:cs="Times New Roman"/>
          <w:lang w:val="pt-BR"/>
          <w:rPrChange w:id="92" w:author="Yashaswi Kant" w:date="2026-07-23T15:21:00Z" w16du:dateUtc="2026-07-23T09:51:00Z">
            <w:rPr>
              <w:rFonts w:ascii="Times New Roman" w:hAnsi="Times New Roman" w:cs="Times New Roman"/>
            </w:rPr>
          </w:rPrChange>
        </w:rPr>
        <w:tab/>
      </w:r>
      <w:r w:rsidRPr="00AA1D8C">
        <w:rPr>
          <w:rFonts w:ascii="Times New Roman" w:hAnsi="Times New Roman" w:cs="Times New Roman"/>
          <w:lang w:val="pt-BR"/>
          <w:rPrChange w:id="93" w:author="Yashaswi Kant" w:date="2026-07-23T15:21:00Z" w16du:dateUtc="2026-07-23T09:51:00Z">
            <w:rPr>
              <w:rFonts w:ascii="Times New Roman" w:hAnsi="Times New Roman" w:cs="Times New Roman"/>
            </w:rPr>
          </w:rPrChange>
        </w:rPr>
        <w:tab/>
      </w:r>
      <w:del w:id="94" w:author="Ali Ahmed Chaudhary" w:date="2026-07-21T10:28:00Z" w16du:dateUtc="2026-07-21T04:58:00Z">
        <w:r w:rsidRPr="00AA1D8C" w:rsidDel="009B6754">
          <w:rPr>
            <w:rFonts w:ascii="Times New Roman" w:hAnsi="Times New Roman" w:cs="Times New Roman"/>
            <w:lang w:val="pt-BR"/>
            <w:rPrChange w:id="95" w:author="Yashaswi Kant" w:date="2026-07-23T15:21:00Z" w16du:dateUtc="2026-07-23T09:51:00Z">
              <w:rPr>
                <w:rFonts w:ascii="Times New Roman" w:hAnsi="Times New Roman" w:cs="Times New Roman"/>
              </w:rPr>
            </w:rPrChange>
          </w:rPr>
          <w:tab/>
        </w:r>
      </w:del>
      <w:moveFromRangeStart w:id="96" w:author="Ali Ahmed Chaudhary" w:date="2026-07-21T10:28:00Z" w:name="move235522148"/>
      <w:moveFrom w:id="97" w:author="Ali Ahmed Chaudhary" w:date="2026-07-21T10:28:00Z" w16du:dateUtc="2026-07-21T04:58:00Z">
        <w:r w:rsidRPr="00AA1D8C" w:rsidDel="009B6754">
          <w:rPr>
            <w:rFonts w:ascii="Times New Roman" w:hAnsi="Times New Roman" w:cs="Times New Roman"/>
            <w:b/>
            <w:bCs/>
            <w:lang w:val="pt-BR"/>
            <w:rPrChange w:id="98" w:author="Yashaswi Kant" w:date="2026-07-23T15:21:00Z" w16du:dateUtc="2026-07-23T09:51:00Z">
              <w:rPr>
                <w:rFonts w:ascii="Times New Roman" w:hAnsi="Times New Roman" w:cs="Times New Roman"/>
                <w:b/>
                <w:bCs/>
              </w:rPr>
            </w:rPrChange>
          </w:rPr>
          <w:t>…Respondent No. 2</w:t>
        </w:r>
      </w:moveFrom>
      <w:moveFromRangeEnd w:id="96"/>
    </w:p>
    <w:p w14:paraId="5272360D" w14:textId="77777777" w:rsidR="000342EF" w:rsidRPr="000342EF" w:rsidRDefault="000342EF" w:rsidP="000342EF">
      <w:pPr>
        <w:spacing w:before="240"/>
        <w:jc w:val="both"/>
        <w:rPr>
          <w:rFonts w:ascii="Times New Roman" w:hAnsi="Times New Roman" w:cs="Times New Roman"/>
        </w:rPr>
      </w:pPr>
      <w:r w:rsidRPr="000342EF">
        <w:rPr>
          <w:rFonts w:ascii="Times New Roman" w:hAnsi="Times New Roman" w:cs="Times New Roman"/>
          <w:b/>
          <w:bCs/>
        </w:rPr>
        <w:t xml:space="preserve">3. </w:t>
      </w:r>
      <w:commentRangeStart w:id="99"/>
      <w:commentRangeStart w:id="100"/>
      <w:r w:rsidRPr="000342EF">
        <w:rPr>
          <w:rFonts w:ascii="Times New Roman" w:hAnsi="Times New Roman" w:cs="Times New Roman"/>
          <w:b/>
          <w:bCs/>
        </w:rPr>
        <w:t>Central Transmission Utility of India Limited,</w:t>
      </w:r>
      <w:commentRangeEnd w:id="99"/>
      <w:r w:rsidR="00ED35AA" w:rsidRPr="000342EF">
        <w:rPr>
          <w:rStyle w:val="CommentReference"/>
          <w:rFonts w:ascii="Times New Roman" w:hAnsi="Times New Roman" w:cs="Times New Roman"/>
          <w:sz w:val="24"/>
          <w:szCs w:val="24"/>
        </w:rPr>
        <w:commentReference w:id="99"/>
      </w:r>
      <w:commentRangeEnd w:id="100"/>
      <w:r w:rsidR="006D581D" w:rsidRPr="000342EF">
        <w:rPr>
          <w:rStyle w:val="CommentReference"/>
          <w:rFonts w:ascii="Times New Roman" w:hAnsi="Times New Roman" w:cs="Times New Roman"/>
          <w:sz w:val="24"/>
          <w:szCs w:val="24"/>
        </w:rPr>
        <w:commentReference w:id="100"/>
      </w:r>
    </w:p>
    <w:p w14:paraId="0290834B" w14:textId="72BCA9E1" w:rsidR="000342EF" w:rsidRPr="000342EF" w:rsidRDefault="000342EF" w:rsidP="000342EF">
      <w:pPr>
        <w:jc w:val="both"/>
        <w:rPr>
          <w:rFonts w:ascii="Times New Roman" w:hAnsi="Times New Roman" w:cs="Times New Roman"/>
        </w:rPr>
      </w:pPr>
      <w:r w:rsidRPr="006D581D">
        <w:rPr>
          <w:rFonts w:ascii="Times New Roman" w:hAnsi="Times New Roman" w:cs="Times New Roman"/>
          <w:rPrChange w:id="101" w:author="Yashaswi Kant" w:date="2026-07-23T15:34:00Z" w16du:dateUtc="2026-07-23T10:04:00Z">
            <w:rPr>
              <w:rFonts w:ascii="Times New Roman" w:hAnsi="Times New Roman" w:cs="Times New Roman"/>
              <w:highlight w:val="yellow"/>
            </w:rPr>
          </w:rPrChange>
        </w:rPr>
        <w:t xml:space="preserve">Through its </w:t>
      </w:r>
      <w:ins w:id="102" w:author="Ali Ahmed Chaudhary" w:date="2026-07-20T20:07:00Z" w16du:dateUtc="2026-07-20T14:37:00Z">
        <w:r w:rsidR="001823BA" w:rsidRPr="006D581D">
          <w:rPr>
            <w:rFonts w:ascii="Times New Roman" w:hAnsi="Times New Roman" w:cs="Times New Roman"/>
            <w:rPrChange w:id="103" w:author="Yashaswi Kant" w:date="2026-07-23T15:34:00Z" w16du:dateUtc="2026-07-23T10:04:00Z">
              <w:rPr>
                <w:rFonts w:ascii="Times New Roman" w:hAnsi="Times New Roman" w:cs="Times New Roman"/>
                <w:highlight w:val="yellow"/>
              </w:rPr>
            </w:rPrChange>
          </w:rPr>
          <w:t>Chairman</w:t>
        </w:r>
      </w:ins>
      <w:del w:id="104" w:author="Ali Ahmed Chaudhary" w:date="2026-07-20T20:07:00Z" w16du:dateUtc="2026-07-20T14:37:00Z">
        <w:r w:rsidRPr="006D581D" w:rsidDel="001823BA">
          <w:rPr>
            <w:rFonts w:ascii="Times New Roman" w:hAnsi="Times New Roman" w:cs="Times New Roman"/>
            <w:rPrChange w:id="105" w:author="Yashaswi Kant" w:date="2026-07-23T15:34:00Z" w16du:dateUtc="2026-07-23T10:04:00Z">
              <w:rPr>
                <w:rFonts w:ascii="Times New Roman" w:hAnsi="Times New Roman" w:cs="Times New Roman"/>
                <w:highlight w:val="yellow"/>
              </w:rPr>
            </w:rPrChange>
          </w:rPr>
          <w:delText>[•]</w:delText>
        </w:r>
      </w:del>
    </w:p>
    <w:p w14:paraId="21612473" w14:textId="0BC43CA5" w:rsidR="00324E24" w:rsidRDefault="000A795D" w:rsidP="000342EF">
      <w:pPr>
        <w:jc w:val="both"/>
        <w:rPr>
          <w:ins w:id="106" w:author="Senthil Kumar Dharuman" w:date="2026-07-15T19:08:00Z" w16du:dateUtc="2026-07-15T13:38:00Z"/>
          <w:rFonts w:ascii="Times New Roman" w:hAnsi="Times New Roman" w:cs="Times New Roman"/>
        </w:rPr>
      </w:pPr>
      <w:ins w:id="107" w:author="Senthil Kumar Dharuman" w:date="2026-07-15T19:09:00Z" w16du:dateUtc="2026-07-15T13:39:00Z">
        <w:r w:rsidRPr="000A795D">
          <w:rPr>
            <w:rFonts w:ascii="Times New Roman" w:hAnsi="Times New Roman" w:cs="Times New Roman"/>
          </w:rPr>
          <w:t>Floors No. 5th-10th, IRCON International Tower, Tower 1,</w:t>
        </w:r>
      </w:ins>
    </w:p>
    <w:p w14:paraId="308D6D5F" w14:textId="18FB6293" w:rsidR="00324E24" w:rsidRDefault="00524ED9" w:rsidP="000342EF">
      <w:pPr>
        <w:jc w:val="both"/>
        <w:rPr>
          <w:ins w:id="108" w:author="Senthil Kumar Dharuman" w:date="2026-07-15T19:08:00Z" w16du:dateUtc="2026-07-15T13:38:00Z"/>
          <w:rFonts w:ascii="Times New Roman" w:hAnsi="Times New Roman" w:cs="Times New Roman"/>
        </w:rPr>
      </w:pPr>
      <w:ins w:id="109" w:author="Senthil Kumar Dharuman" w:date="2026-07-15T19:09:00Z" w16du:dateUtc="2026-07-15T13:39:00Z">
        <w:r w:rsidRPr="00524ED9">
          <w:rPr>
            <w:rFonts w:ascii="Times New Roman" w:hAnsi="Times New Roman" w:cs="Times New Roman"/>
          </w:rPr>
          <w:t>Plot No. 16, Institutional Area, Sector 32,</w:t>
        </w:r>
      </w:ins>
    </w:p>
    <w:p w14:paraId="7BE34705" w14:textId="5F075C13" w:rsidR="00324E24" w:rsidDel="001823BA" w:rsidRDefault="00AE153E" w:rsidP="000342EF">
      <w:pPr>
        <w:jc w:val="both"/>
        <w:rPr>
          <w:ins w:id="110" w:author="Senthil Kumar Dharuman" w:date="2026-07-15T19:08:00Z" w16du:dateUtc="2026-07-15T13:38:00Z"/>
          <w:del w:id="111" w:author="Ali Ahmed Chaudhary" w:date="2026-07-20T20:07:00Z" w16du:dateUtc="2026-07-20T14:37:00Z"/>
          <w:rFonts w:ascii="Times New Roman" w:hAnsi="Times New Roman" w:cs="Times New Roman"/>
        </w:rPr>
      </w:pPr>
      <w:ins w:id="112" w:author="Senthil Kumar Dharuman" w:date="2026-07-15T19:09:00Z" w16du:dateUtc="2026-07-15T13:39:00Z">
        <w:r w:rsidRPr="00AE153E">
          <w:rPr>
            <w:rFonts w:ascii="Times New Roman" w:hAnsi="Times New Roman" w:cs="Times New Roman"/>
          </w:rPr>
          <w:t>Gurugram 122003</w:t>
        </w:r>
      </w:ins>
      <w:ins w:id="113" w:author="Senthil Kumar Dharuman" w:date="2026-07-15T19:10:00Z" w16du:dateUtc="2026-07-15T13:40:00Z">
        <w:r>
          <w:rPr>
            <w:rFonts w:ascii="Times New Roman" w:hAnsi="Times New Roman" w:cs="Times New Roman"/>
          </w:rPr>
          <w:t xml:space="preserve"> ,</w:t>
        </w:r>
        <w:r w:rsidRPr="00AE153E">
          <w:rPr>
            <w:rFonts w:ascii="Times New Roman" w:hAnsi="Times New Roman" w:cs="Times New Roman"/>
          </w:rPr>
          <w:t xml:space="preserve"> Haryana</w:t>
        </w:r>
      </w:ins>
    </w:p>
    <w:p w14:paraId="2C4B1004" w14:textId="77777777" w:rsidR="00324E24" w:rsidRDefault="00324E24" w:rsidP="000342EF">
      <w:pPr>
        <w:jc w:val="both"/>
        <w:rPr>
          <w:ins w:id="114" w:author="Senthil Kumar Dharuman" w:date="2026-07-15T19:08:00Z" w16du:dateUtc="2026-07-15T13:38:00Z"/>
          <w:rFonts w:ascii="Times New Roman" w:hAnsi="Times New Roman" w:cs="Times New Roman"/>
        </w:rPr>
      </w:pPr>
    </w:p>
    <w:p w14:paraId="7D097D4E" w14:textId="54E33A94" w:rsidR="000342EF" w:rsidRPr="006D581D" w:rsidDel="00324E24" w:rsidRDefault="000342EF" w:rsidP="000342EF">
      <w:pPr>
        <w:jc w:val="both"/>
        <w:rPr>
          <w:del w:id="115" w:author="Senthil Kumar Dharuman" w:date="2026-07-15T19:08:00Z" w16du:dateUtc="2026-07-15T13:38:00Z"/>
          <w:rFonts w:ascii="Times New Roman" w:hAnsi="Times New Roman" w:cs="Times New Roman"/>
        </w:rPr>
      </w:pPr>
      <w:del w:id="116" w:author="Senthil Kumar Dharuman" w:date="2026-07-15T19:08:00Z" w16du:dateUtc="2026-07-15T13:38:00Z">
        <w:r w:rsidRPr="006D581D" w:rsidDel="00324E24">
          <w:rPr>
            <w:rFonts w:ascii="Times New Roman" w:hAnsi="Times New Roman" w:cs="Times New Roman"/>
          </w:rPr>
          <w:delText>Saudamini, Plot No. 2, Sector-29,</w:delText>
        </w:r>
      </w:del>
    </w:p>
    <w:p w14:paraId="701907DB" w14:textId="4B875989" w:rsidR="000342EF" w:rsidRPr="006D581D" w:rsidDel="00324E24" w:rsidRDefault="000342EF" w:rsidP="000342EF">
      <w:pPr>
        <w:jc w:val="both"/>
        <w:rPr>
          <w:del w:id="117" w:author="Senthil Kumar Dharuman" w:date="2026-07-15T19:08:00Z" w16du:dateUtc="2026-07-15T13:38:00Z"/>
          <w:rFonts w:ascii="Times New Roman" w:hAnsi="Times New Roman" w:cs="Times New Roman"/>
        </w:rPr>
      </w:pPr>
      <w:del w:id="118" w:author="Senthil Kumar Dharuman" w:date="2026-07-15T19:08:00Z" w16du:dateUtc="2026-07-15T13:38:00Z">
        <w:r w:rsidRPr="006D581D" w:rsidDel="00324E24">
          <w:rPr>
            <w:rFonts w:ascii="Times New Roman" w:hAnsi="Times New Roman" w:cs="Times New Roman"/>
          </w:rPr>
          <w:delText>Gurugram – 122001, Haryana.</w:delText>
        </w:r>
      </w:del>
    </w:p>
    <w:p w14:paraId="0B4F4A55" w14:textId="20B64E44" w:rsidR="000342EF" w:rsidRPr="000342EF" w:rsidRDefault="000342EF" w:rsidP="000342EF">
      <w:pPr>
        <w:jc w:val="both"/>
        <w:rPr>
          <w:rFonts w:ascii="Times New Roman" w:hAnsi="Times New Roman" w:cs="Times New Roman"/>
          <w:highlight w:val="yellow"/>
        </w:rPr>
      </w:pPr>
      <w:r w:rsidRPr="006D581D">
        <w:rPr>
          <w:rFonts w:ascii="Times New Roman" w:hAnsi="Times New Roman" w:cs="Times New Roman"/>
          <w:rPrChange w:id="119" w:author="Yashaswi Kant" w:date="2026-07-23T15:34:00Z" w16du:dateUtc="2026-07-23T10:04:00Z">
            <w:rPr>
              <w:rFonts w:ascii="Times New Roman" w:hAnsi="Times New Roman" w:cs="Times New Roman"/>
              <w:highlight w:val="yellow"/>
            </w:rPr>
          </w:rPrChange>
        </w:rPr>
        <w:t xml:space="preserve">Phone No: + 91 </w:t>
      </w:r>
      <w:del w:id="120" w:author="Senthil Kumar Dharuman" w:date="2026-07-15T19:07:00Z" w16du:dateUtc="2026-07-15T13:37:00Z">
        <w:r w:rsidRPr="006D581D" w:rsidDel="004D2950">
          <w:rPr>
            <w:rFonts w:ascii="Times New Roman" w:hAnsi="Times New Roman" w:cs="Times New Roman"/>
            <w:rPrChange w:id="121" w:author="Yashaswi Kant" w:date="2026-07-23T15:34:00Z" w16du:dateUtc="2026-07-23T10:04:00Z">
              <w:rPr>
                <w:rFonts w:ascii="Times New Roman" w:hAnsi="Times New Roman" w:cs="Times New Roman"/>
                <w:highlight w:val="yellow"/>
              </w:rPr>
            </w:rPrChange>
          </w:rPr>
          <w:delText>[•]</w:delText>
        </w:r>
      </w:del>
      <w:ins w:id="122" w:author="Senthil Kumar Dharuman" w:date="2026-07-15T19:07:00Z" w16du:dateUtc="2026-07-15T13:37:00Z">
        <w:r w:rsidR="004D2950" w:rsidRPr="006D581D">
          <w:rPr>
            <w:rFonts w:ascii="Times New Roman" w:hAnsi="Times New Roman" w:cs="Times New Roman"/>
            <w:rPrChange w:id="123" w:author="Yashaswi Kant" w:date="2026-07-23T15:34:00Z" w16du:dateUtc="2026-07-23T10:04:00Z">
              <w:rPr>
                <w:rFonts w:ascii="Times New Roman" w:hAnsi="Times New Roman" w:cs="Times New Roman"/>
                <w:highlight w:val="yellow"/>
              </w:rPr>
            </w:rPrChange>
          </w:rPr>
          <w:t xml:space="preserve"> </w:t>
        </w:r>
        <w:r w:rsidR="00904169" w:rsidRPr="00904169">
          <w:rPr>
            <w:rFonts w:ascii="Times New Roman" w:hAnsi="Times New Roman" w:cs="Times New Roman"/>
          </w:rPr>
          <w:t>124</w:t>
        </w:r>
        <w:r w:rsidR="00904169">
          <w:rPr>
            <w:rFonts w:ascii="Times New Roman" w:hAnsi="Times New Roman" w:cs="Times New Roman"/>
          </w:rPr>
          <w:t xml:space="preserve"> </w:t>
        </w:r>
        <w:r w:rsidR="000959A7" w:rsidRPr="000959A7">
          <w:rPr>
            <w:rFonts w:ascii="Times New Roman" w:hAnsi="Times New Roman" w:cs="Times New Roman"/>
          </w:rPr>
          <w:t>2012900</w:t>
        </w:r>
      </w:ins>
    </w:p>
    <w:p w14:paraId="67E1BBCE" w14:textId="2B61A8F2" w:rsidR="004B257E" w:rsidRPr="000342EF" w:rsidRDefault="000342EF" w:rsidP="004B257E">
      <w:pPr>
        <w:jc w:val="both"/>
        <w:rPr>
          <w:moveTo w:id="124" w:author="Ali Ahmed Chaudhary" w:date="2026-07-21T10:31:00Z" w16du:dateUtc="2026-07-21T05:01:00Z"/>
          <w:rFonts w:ascii="Times New Roman" w:hAnsi="Times New Roman" w:cs="Times New Roman"/>
        </w:rPr>
      </w:pPr>
      <w:r w:rsidRPr="006D581D">
        <w:rPr>
          <w:rFonts w:ascii="Times New Roman" w:hAnsi="Times New Roman" w:cs="Times New Roman"/>
          <w:rPrChange w:id="125" w:author="Yashaswi Kant" w:date="2026-07-23T15:34:00Z" w16du:dateUtc="2026-07-23T10:04:00Z">
            <w:rPr>
              <w:rFonts w:ascii="Times New Roman" w:hAnsi="Times New Roman" w:cs="Times New Roman"/>
              <w:highlight w:val="yellow"/>
            </w:rPr>
          </w:rPrChange>
        </w:rPr>
        <w:t>E-mail:</w:t>
      </w:r>
      <w:ins w:id="126" w:author="Ali Ahmed Chaudhary" w:date="2026-07-20T20:08:00Z" w16du:dateUtc="2026-07-20T14:38:00Z">
        <w:r w:rsidR="00B04C01" w:rsidRPr="006D581D">
          <w:rPr>
            <w:rFonts w:ascii="Times New Roman" w:hAnsi="Times New Roman" w:cs="Times New Roman"/>
            <w:rPrChange w:id="127" w:author="Yashaswi Kant" w:date="2026-07-23T15:34:00Z" w16du:dateUtc="2026-07-23T10:04:00Z">
              <w:rPr>
                <w:rFonts w:ascii="Times New Roman" w:hAnsi="Times New Roman" w:cs="Times New Roman"/>
                <w:highlight w:val="yellow"/>
              </w:rPr>
            </w:rPrChange>
          </w:rPr>
          <w:t xml:space="preserve"> </w:t>
        </w:r>
      </w:ins>
      <w:ins w:id="128" w:author="Ali Ahmed Chaudhary" w:date="2026-07-20T20:09:00Z" w16du:dateUtc="2026-07-20T14:39:00Z">
        <w:r w:rsidR="00B04C01" w:rsidRPr="00B04C01">
          <w:rPr>
            <w:rFonts w:ascii="Times New Roman" w:hAnsi="Times New Roman" w:cs="Times New Roman"/>
          </w:rPr>
          <w:t>do@powergrid.in</w:t>
        </w:r>
      </w:ins>
      <w:del w:id="129" w:author="Ali Ahmed Chaudhary" w:date="2026-07-20T20:08:00Z" w16du:dateUtc="2026-07-20T14:38:00Z">
        <w:r w:rsidRPr="000342EF" w:rsidDel="00B04C01">
          <w:rPr>
            <w:rFonts w:ascii="Times New Roman" w:hAnsi="Times New Roman" w:cs="Times New Roman"/>
            <w:highlight w:val="yellow"/>
          </w:rPr>
          <w:delText xml:space="preserve"> </w:delText>
        </w:r>
        <w:r w:rsidDel="00B04C01">
          <w:fldChar w:fldCharType="begin"/>
        </w:r>
        <w:r w:rsidDel="00B04C01">
          <w:delInstrText>HYPERLINK "mailto:Priya.dwivedi@sembcorp.com"</w:delInstrText>
        </w:r>
        <w:r w:rsidDel="00B04C01">
          <w:fldChar w:fldCharType="separate"/>
        </w:r>
        <w:r w:rsidRPr="000342EF" w:rsidDel="00B04C01">
          <w:rPr>
            <w:rStyle w:val="Hyperlink"/>
            <w:rFonts w:ascii="Times New Roman" w:hAnsi="Times New Roman" w:cs="Times New Roman"/>
            <w:highlight w:val="yellow"/>
          </w:rPr>
          <w:delText>[•]</w:delText>
        </w:r>
        <w:r w:rsidDel="00B04C01">
          <w:fldChar w:fldCharType="end"/>
        </w:r>
        <w:r w:rsidRPr="000342EF" w:rsidDel="00B04C01">
          <w:rPr>
            <w:rFonts w:ascii="Times New Roman" w:hAnsi="Times New Roman" w:cs="Times New Roman"/>
          </w:rPr>
          <w:delText xml:space="preserve"> </w:delText>
        </w:r>
      </w:del>
      <w:del w:id="130" w:author="Ali Ahmed Chaudhary" w:date="2026-07-20T20:09:00Z" w16du:dateUtc="2026-07-20T14:39:00Z">
        <w:r w:rsidRPr="000342EF" w:rsidDel="00B04C01">
          <w:rPr>
            <w:rFonts w:ascii="Times New Roman" w:hAnsi="Times New Roman" w:cs="Times New Roman"/>
          </w:rPr>
          <w:tab/>
        </w:r>
      </w:del>
      <w:ins w:id="131" w:author="Ali Ahmed Chaudhary" w:date="2026-07-21T10:31:00Z" w16du:dateUtc="2026-07-21T05:01:00Z">
        <w:r w:rsidR="004B257E">
          <w:rPr>
            <w:rFonts w:ascii="Times New Roman" w:hAnsi="Times New Roman" w:cs="Times New Roman"/>
          </w:rPr>
          <w:t xml:space="preserve">                                                                          </w:t>
        </w:r>
      </w:ins>
      <w:moveToRangeStart w:id="132" w:author="Ali Ahmed Chaudhary" w:date="2026-07-21T10:31:00Z" w:name="move235522310"/>
      <w:moveTo w:id="133" w:author="Ali Ahmed Chaudhary" w:date="2026-07-21T10:31:00Z" w16du:dateUtc="2026-07-21T05:01:00Z">
        <w:r w:rsidR="004B257E" w:rsidRPr="000342EF">
          <w:rPr>
            <w:rFonts w:ascii="Times New Roman" w:hAnsi="Times New Roman" w:cs="Times New Roman"/>
            <w:b/>
            <w:bCs/>
          </w:rPr>
          <w:t>...Respondent No. 3</w:t>
        </w:r>
      </w:moveTo>
    </w:p>
    <w:moveToRangeEnd w:id="132"/>
    <w:p w14:paraId="7BE35666" w14:textId="59EEC352" w:rsidR="000342EF" w:rsidRPr="000342EF" w:rsidRDefault="000342EF" w:rsidP="000342EF">
      <w:pPr>
        <w:jc w:val="both"/>
        <w:rPr>
          <w:rFonts w:ascii="Times New Roman" w:hAnsi="Times New Roman" w:cs="Times New Roman"/>
        </w:rPr>
      </w:pP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r w:rsidRPr="000342EF">
        <w:rPr>
          <w:rFonts w:ascii="Times New Roman" w:hAnsi="Times New Roman" w:cs="Times New Roman"/>
        </w:rPr>
        <w:tab/>
      </w:r>
      <w:moveFromRangeStart w:id="134" w:author="Ali Ahmed Chaudhary" w:date="2026-07-21T10:31:00Z" w:name="move235522310"/>
      <w:moveFrom w:id="135" w:author="Ali Ahmed Chaudhary" w:date="2026-07-21T10:31:00Z" w16du:dateUtc="2026-07-21T05:01:00Z">
        <w:r w:rsidRPr="000342EF" w:rsidDel="004B257E">
          <w:rPr>
            <w:rFonts w:ascii="Times New Roman" w:hAnsi="Times New Roman" w:cs="Times New Roman"/>
            <w:b/>
            <w:bCs/>
          </w:rPr>
          <w:t>...Respondent No. 3</w:t>
        </w:r>
      </w:moveFrom>
      <w:moveFromRangeEnd w:id="134"/>
    </w:p>
    <w:p w14:paraId="7E49260E" w14:textId="77777777" w:rsidR="00235582" w:rsidRDefault="00235582" w:rsidP="00235582">
      <w:pPr>
        <w:keepNext/>
        <w:spacing w:before="240" w:after="140" w:line="360" w:lineRule="auto"/>
        <w:jc w:val="center"/>
        <w:rPr>
          <w:rFonts w:ascii="Times New Roman" w:hAnsi="Times New Roman" w:cs="Times New Roman"/>
          <w:b/>
          <w:bCs/>
        </w:rPr>
      </w:pPr>
    </w:p>
    <w:p w14:paraId="0723FFC9" w14:textId="70B19371" w:rsidR="00F41EFB" w:rsidRPr="00F41EFB" w:rsidRDefault="00F41EFB" w:rsidP="00235582">
      <w:pPr>
        <w:keepNext/>
        <w:spacing w:before="240" w:after="140" w:line="360" w:lineRule="auto"/>
        <w:jc w:val="center"/>
        <w:rPr>
          <w:rFonts w:ascii="Times New Roman" w:hAnsi="Times New Roman" w:cs="Times New Roman"/>
          <w:b/>
          <w:bCs/>
        </w:rPr>
      </w:pPr>
      <w:r>
        <w:rPr>
          <w:rFonts w:ascii="Times New Roman" w:hAnsi="Times New Roman" w:cs="Times New Roman"/>
          <w:b/>
          <w:bCs/>
        </w:rPr>
        <w:t>PETITION UNDER SECTION 79 OF THE ELECTRICITY ACT</w:t>
      </w:r>
      <w:r w:rsidR="001C2AD7">
        <w:rPr>
          <w:rFonts w:ascii="Times New Roman" w:hAnsi="Times New Roman" w:cs="Times New Roman"/>
          <w:b/>
          <w:bCs/>
        </w:rPr>
        <w:t>, 2003</w:t>
      </w:r>
      <w:r>
        <w:rPr>
          <w:rFonts w:ascii="Times New Roman" w:hAnsi="Times New Roman" w:cs="Times New Roman"/>
          <w:b/>
          <w:bCs/>
        </w:rPr>
        <w:t xml:space="preserve"> AND REGULATION 19, 57</w:t>
      </w:r>
      <w:r w:rsidR="00235582">
        <w:rPr>
          <w:rFonts w:ascii="Times New Roman" w:hAnsi="Times New Roman" w:cs="Times New Roman"/>
          <w:b/>
          <w:bCs/>
        </w:rPr>
        <w:t xml:space="preserve"> AND 58 OF THE IEGC 2023</w:t>
      </w:r>
    </w:p>
    <w:p w14:paraId="34488FC9" w14:textId="77777777" w:rsidR="00054106" w:rsidRPr="00054106" w:rsidRDefault="00054106" w:rsidP="00054106">
      <w:pPr>
        <w:keepNext/>
        <w:numPr>
          <w:ilvl w:val="0"/>
          <w:numId w:val="7"/>
        </w:numPr>
        <w:spacing w:before="240" w:after="140" w:line="360" w:lineRule="auto"/>
        <w:ind w:left="0" w:firstLine="0"/>
        <w:jc w:val="both"/>
        <w:rPr>
          <w:rFonts w:ascii="Times New Roman" w:hAnsi="Times New Roman" w:cs="Times New Roman"/>
          <w:b/>
          <w:bCs/>
          <w:u w:val="single"/>
        </w:rPr>
      </w:pPr>
      <w:r w:rsidRPr="00054106">
        <w:rPr>
          <w:rFonts w:ascii="Times New Roman" w:hAnsi="Times New Roman" w:cs="Times New Roman"/>
          <w:b/>
          <w:bCs/>
          <w:u w:val="single"/>
        </w:rPr>
        <w:t>Executive Summary of the Petition</w:t>
      </w:r>
    </w:p>
    <w:p w14:paraId="5EC0DBC0" w14:textId="77777777" w:rsidR="00054106" w:rsidRPr="00054106" w:rsidRDefault="00054106" w:rsidP="00054106">
      <w:pPr>
        <w:keepNext/>
        <w:numPr>
          <w:ilvl w:val="0"/>
          <w:numId w:val="8"/>
        </w:numPr>
        <w:spacing w:before="240" w:after="140" w:line="360" w:lineRule="auto"/>
        <w:ind w:left="0" w:firstLine="0"/>
        <w:jc w:val="both"/>
        <w:rPr>
          <w:rFonts w:ascii="Times New Roman" w:hAnsi="Times New Roman" w:cs="Times New Roman"/>
          <w:b/>
          <w:bCs/>
        </w:rPr>
      </w:pPr>
      <w:r w:rsidRPr="00054106">
        <w:rPr>
          <w:rFonts w:ascii="Times New Roman" w:hAnsi="Times New Roman" w:cs="Times New Roman"/>
          <w:b/>
          <w:bCs/>
        </w:rPr>
        <w:t>Brief background of the Petitioner</w:t>
      </w:r>
    </w:p>
    <w:p w14:paraId="67348AD0" w14:textId="7F782540" w:rsidR="00BF6D93" w:rsidRPr="009747EE" w:rsidRDefault="009428DA" w:rsidP="000651C0">
      <w:pPr>
        <w:pStyle w:val="ListParagraph"/>
        <w:numPr>
          <w:ilvl w:val="0"/>
          <w:numId w:val="9"/>
        </w:numPr>
        <w:spacing w:before="240" w:after="140" w:line="360" w:lineRule="auto"/>
        <w:ind w:left="709" w:hanging="709"/>
        <w:jc w:val="both"/>
        <w:rPr>
          <w:rFonts w:ascii="Times New Roman" w:hAnsi="Times New Roman" w:cs="Times New Roman"/>
        </w:rPr>
      </w:pPr>
      <w:r w:rsidRPr="009747EE">
        <w:rPr>
          <w:rFonts w:ascii="Times New Roman" w:hAnsi="Times New Roman" w:cs="Times New Roman"/>
        </w:rPr>
        <w:t>The Petitioner, Sembcorp Green Infra Limited</w:t>
      </w:r>
      <w:r w:rsidR="000651C0">
        <w:rPr>
          <w:rFonts w:ascii="Times New Roman" w:hAnsi="Times New Roman" w:cs="Times New Roman"/>
        </w:rPr>
        <w:t xml:space="preserve"> </w:t>
      </w:r>
      <w:r w:rsidR="00F80427">
        <w:rPr>
          <w:rFonts w:ascii="Times New Roman" w:hAnsi="Times New Roman" w:cs="Times New Roman"/>
        </w:rPr>
        <w:t>(</w:t>
      </w:r>
      <w:r w:rsidR="00F80427">
        <w:rPr>
          <w:rFonts w:ascii="Times New Roman" w:hAnsi="Times New Roman" w:cs="Times New Roman"/>
          <w:b/>
          <w:bCs/>
        </w:rPr>
        <w:t>“Petitioner” / “SGIL”</w:t>
      </w:r>
      <w:r w:rsidR="00F80427">
        <w:rPr>
          <w:rFonts w:ascii="Times New Roman" w:hAnsi="Times New Roman" w:cs="Times New Roman"/>
        </w:rPr>
        <w:t xml:space="preserve">) </w:t>
      </w:r>
      <w:r w:rsidR="000651C0">
        <w:rPr>
          <w:rFonts w:ascii="Times New Roman" w:hAnsi="Times New Roman" w:cs="Times New Roman"/>
        </w:rPr>
        <w:t>(</w:t>
      </w:r>
      <w:r w:rsidRPr="009747EE">
        <w:rPr>
          <w:rFonts w:ascii="Times New Roman" w:hAnsi="Times New Roman" w:cs="Times New Roman"/>
        </w:rPr>
        <w:t xml:space="preserve">formerly Sembcorp Green Infra Private Limited, </w:t>
      </w:r>
      <w:r w:rsidR="000651C0">
        <w:rPr>
          <w:rFonts w:ascii="Times New Roman" w:hAnsi="Times New Roman" w:cs="Times New Roman"/>
        </w:rPr>
        <w:t xml:space="preserve">and previously </w:t>
      </w:r>
      <w:r w:rsidRPr="009747EE">
        <w:rPr>
          <w:rFonts w:ascii="Times New Roman" w:hAnsi="Times New Roman" w:cs="Times New Roman"/>
        </w:rPr>
        <w:t>Green Infra Wind Energy Private Limited and Green Infra Wind Energy Limited</w:t>
      </w:r>
      <w:r w:rsidR="000651C0">
        <w:rPr>
          <w:rFonts w:ascii="Times New Roman" w:hAnsi="Times New Roman" w:cs="Times New Roman"/>
        </w:rPr>
        <w:t>)</w:t>
      </w:r>
      <w:r w:rsidRPr="009747EE">
        <w:rPr>
          <w:rFonts w:ascii="Times New Roman" w:hAnsi="Times New Roman" w:cs="Times New Roman"/>
        </w:rPr>
        <w:t xml:space="preserve">, is a generating company within the meaning of Section 2(28) of the Electricity Act, 2003 (the Act), incorporated under the Companies Act, 2013, having its </w:t>
      </w:r>
      <w:r w:rsidRPr="008D131F">
        <w:rPr>
          <w:rFonts w:ascii="Times New Roman" w:hAnsi="Times New Roman" w:cs="Times New Roman"/>
        </w:rPr>
        <w:t xml:space="preserve">office at </w:t>
      </w:r>
      <w:ins w:id="136" w:author="Senthil Kumar Dharuman" w:date="2026-07-13T16:13:00Z" w16du:dateUtc="2026-07-13T10:43:00Z">
        <w:r w:rsidR="00144F23" w:rsidRPr="008D131F">
          <w:rPr>
            <w:rFonts w:ascii="Times New Roman" w:hAnsi="Times New Roman" w:cs="Times New Roman"/>
          </w:rPr>
          <w:t xml:space="preserve">Building 7A, Level 5, </w:t>
        </w:r>
      </w:ins>
      <w:del w:id="137" w:author="Senthil Kumar Dharuman" w:date="2026-07-13T16:12:00Z" w16du:dateUtc="2026-07-13T10:42:00Z">
        <w:r w:rsidRPr="008D131F" w:rsidDel="0049471D">
          <w:rPr>
            <w:rFonts w:ascii="Times New Roman" w:hAnsi="Times New Roman" w:cs="Times New Roman"/>
          </w:rPr>
          <w:delText>Building No. 8, Tower-C, 5th Floor,</w:delText>
        </w:r>
      </w:del>
      <w:r w:rsidRPr="008D131F">
        <w:rPr>
          <w:rFonts w:ascii="Times New Roman" w:hAnsi="Times New Roman" w:cs="Times New Roman"/>
        </w:rPr>
        <w:t xml:space="preserve"> DLF Cyber City, Gurugram, Haryana – 122002</w:t>
      </w:r>
      <w:r w:rsidRPr="009747EE">
        <w:rPr>
          <w:rFonts w:ascii="Times New Roman" w:hAnsi="Times New Roman" w:cs="Times New Roman"/>
        </w:rPr>
        <w:t xml:space="preserve"> (Petitioner / SGIL).</w:t>
      </w:r>
      <w:r w:rsidR="00727441">
        <w:rPr>
          <w:rFonts w:ascii="Times New Roman" w:hAnsi="Times New Roman" w:cs="Times New Roman"/>
        </w:rPr>
        <w:t xml:space="preserve"> </w:t>
      </w:r>
      <w:r w:rsidRPr="009747EE">
        <w:rPr>
          <w:rFonts w:ascii="Times New Roman" w:hAnsi="Times New Roman" w:cs="Times New Roman"/>
        </w:rPr>
        <w:t xml:space="preserve">The Petitioner is developing a 180 MW </w:t>
      </w:r>
      <w:r w:rsidR="00CF1A17">
        <w:rPr>
          <w:rFonts w:ascii="Times New Roman" w:hAnsi="Times New Roman" w:cs="Times New Roman"/>
        </w:rPr>
        <w:t>I</w:t>
      </w:r>
      <w:r w:rsidRPr="009747EE">
        <w:rPr>
          <w:rFonts w:ascii="Times New Roman" w:hAnsi="Times New Roman" w:cs="Times New Roman"/>
        </w:rPr>
        <w:t xml:space="preserve">nter-State </w:t>
      </w:r>
      <w:r w:rsidR="00CF1A17">
        <w:rPr>
          <w:rFonts w:ascii="Times New Roman" w:hAnsi="Times New Roman" w:cs="Times New Roman"/>
        </w:rPr>
        <w:t>T</w:t>
      </w:r>
      <w:r w:rsidRPr="009747EE">
        <w:rPr>
          <w:rFonts w:ascii="Times New Roman" w:hAnsi="Times New Roman" w:cs="Times New Roman"/>
        </w:rPr>
        <w:t xml:space="preserve">ransmission </w:t>
      </w:r>
      <w:r w:rsidR="00CF1A17">
        <w:rPr>
          <w:rFonts w:ascii="Times New Roman" w:hAnsi="Times New Roman" w:cs="Times New Roman"/>
        </w:rPr>
        <w:t>S</w:t>
      </w:r>
      <w:r w:rsidRPr="009747EE">
        <w:rPr>
          <w:rFonts w:ascii="Times New Roman" w:hAnsi="Times New Roman" w:cs="Times New Roman"/>
        </w:rPr>
        <w:t>ystem (ISTS)-connected wind power project at Koppal, Karnataka, awarded under SECI Tranche-XI (</w:t>
      </w:r>
      <w:r w:rsidR="00CF1A17" w:rsidRPr="00CF1A17">
        <w:rPr>
          <w:rFonts w:ascii="Times New Roman" w:hAnsi="Times New Roman" w:cs="Times New Roman"/>
          <w:b/>
          <w:bCs/>
        </w:rPr>
        <w:t>“</w:t>
      </w:r>
      <w:r w:rsidRPr="00CF1A17">
        <w:rPr>
          <w:rFonts w:ascii="Times New Roman" w:hAnsi="Times New Roman" w:cs="Times New Roman"/>
          <w:b/>
          <w:bCs/>
        </w:rPr>
        <w:t>Project</w:t>
      </w:r>
      <w:r w:rsidR="00CF1A17" w:rsidRPr="00CF1A17">
        <w:rPr>
          <w:rFonts w:ascii="Times New Roman" w:hAnsi="Times New Roman" w:cs="Times New Roman"/>
          <w:b/>
          <w:bCs/>
        </w:rPr>
        <w:t>”</w:t>
      </w:r>
      <w:r w:rsidRPr="009747EE">
        <w:rPr>
          <w:rFonts w:ascii="Times New Roman" w:hAnsi="Times New Roman" w:cs="Times New Roman"/>
        </w:rPr>
        <w:t xml:space="preserve">), </w:t>
      </w:r>
      <w:r w:rsidR="00CF1A17">
        <w:rPr>
          <w:rFonts w:ascii="Times New Roman" w:hAnsi="Times New Roman" w:cs="Times New Roman"/>
        </w:rPr>
        <w:t xml:space="preserve">whereby power </w:t>
      </w:r>
      <w:r w:rsidR="00900624">
        <w:rPr>
          <w:rFonts w:ascii="Times New Roman" w:hAnsi="Times New Roman" w:cs="Times New Roman"/>
        </w:rPr>
        <w:t xml:space="preserve">will be </w:t>
      </w:r>
      <w:r w:rsidRPr="009747EE">
        <w:rPr>
          <w:rFonts w:ascii="Times New Roman" w:hAnsi="Times New Roman" w:cs="Times New Roman"/>
        </w:rPr>
        <w:t>evacuated at the 220 kV level of the 400/220 kV Gadag Pooling Station.</w:t>
      </w:r>
    </w:p>
    <w:p w14:paraId="67348AD1" w14:textId="77777777" w:rsidR="00BF6D93" w:rsidRPr="00473FF0" w:rsidRDefault="009428DA" w:rsidP="00B61775">
      <w:pPr>
        <w:keepNext/>
        <w:numPr>
          <w:ilvl w:val="0"/>
          <w:numId w:val="8"/>
        </w:numPr>
        <w:spacing w:before="240" w:after="140" w:line="360" w:lineRule="auto"/>
        <w:ind w:left="0" w:firstLine="0"/>
        <w:jc w:val="both"/>
        <w:rPr>
          <w:rFonts w:ascii="Times New Roman" w:hAnsi="Times New Roman" w:cs="Times New Roman"/>
        </w:rPr>
      </w:pPr>
      <w:r w:rsidRPr="00473FF0">
        <w:rPr>
          <w:rFonts w:ascii="Times New Roman" w:hAnsi="Times New Roman" w:cs="Times New Roman"/>
          <w:b/>
          <w:bCs/>
        </w:rPr>
        <w:lastRenderedPageBreak/>
        <w:t>Brief background of the Respondents</w:t>
      </w:r>
    </w:p>
    <w:p w14:paraId="10B48864" w14:textId="77777777" w:rsidR="00900624" w:rsidRDefault="009428DA" w:rsidP="00473FF0">
      <w:pPr>
        <w:pStyle w:val="ListParagraph"/>
        <w:numPr>
          <w:ilvl w:val="0"/>
          <w:numId w:val="9"/>
        </w:numPr>
        <w:spacing w:before="240" w:after="140" w:line="360" w:lineRule="auto"/>
        <w:ind w:left="709" w:hanging="709"/>
        <w:jc w:val="both"/>
        <w:rPr>
          <w:rFonts w:ascii="Times New Roman" w:hAnsi="Times New Roman" w:cs="Times New Roman"/>
        </w:rPr>
      </w:pPr>
      <w:r w:rsidRPr="00900624">
        <w:rPr>
          <w:rFonts w:ascii="Times New Roman" w:hAnsi="Times New Roman" w:cs="Times New Roman"/>
        </w:rPr>
        <w:t>Respondent No. 1</w:t>
      </w:r>
      <w:r w:rsidR="00F80427" w:rsidRPr="00900624">
        <w:rPr>
          <w:rFonts w:ascii="Times New Roman" w:hAnsi="Times New Roman" w:cs="Times New Roman"/>
        </w:rPr>
        <w:t xml:space="preserve"> is </w:t>
      </w:r>
      <w:r w:rsidRPr="00900624">
        <w:rPr>
          <w:rFonts w:ascii="Times New Roman" w:hAnsi="Times New Roman" w:cs="Times New Roman"/>
        </w:rPr>
        <w:t>the Southern Regional Load Despatch Centre (</w:t>
      </w:r>
      <w:r w:rsidR="00024102" w:rsidRPr="00900624">
        <w:rPr>
          <w:rFonts w:ascii="Times New Roman" w:hAnsi="Times New Roman" w:cs="Times New Roman"/>
          <w:b/>
          <w:bCs/>
        </w:rPr>
        <w:t>“</w:t>
      </w:r>
      <w:r w:rsidRPr="00900624">
        <w:rPr>
          <w:rFonts w:ascii="Times New Roman" w:hAnsi="Times New Roman" w:cs="Times New Roman"/>
          <w:b/>
          <w:bCs/>
        </w:rPr>
        <w:t>SRLDC</w:t>
      </w:r>
      <w:r w:rsidR="00024102" w:rsidRPr="00900624">
        <w:rPr>
          <w:rFonts w:ascii="Times New Roman" w:hAnsi="Times New Roman" w:cs="Times New Roman"/>
          <w:b/>
          <w:bCs/>
        </w:rPr>
        <w:t>”</w:t>
      </w:r>
      <w:r w:rsidR="00F80427" w:rsidRPr="00900624">
        <w:rPr>
          <w:rFonts w:ascii="Times New Roman" w:hAnsi="Times New Roman" w:cs="Times New Roman"/>
          <w:b/>
          <w:bCs/>
        </w:rPr>
        <w:t xml:space="preserve"> / “Respondent No. 1”</w:t>
      </w:r>
      <w:r w:rsidRPr="00900624">
        <w:rPr>
          <w:rFonts w:ascii="Times New Roman" w:hAnsi="Times New Roman" w:cs="Times New Roman"/>
        </w:rPr>
        <w:t xml:space="preserve">), </w:t>
      </w:r>
      <w:r w:rsidR="00F80427" w:rsidRPr="00900624">
        <w:rPr>
          <w:rFonts w:ascii="Times New Roman" w:hAnsi="Times New Roman" w:cs="Times New Roman"/>
        </w:rPr>
        <w:t xml:space="preserve">which is </w:t>
      </w:r>
      <w:r w:rsidRPr="00900624">
        <w:rPr>
          <w:rFonts w:ascii="Times New Roman" w:hAnsi="Times New Roman" w:cs="Times New Roman"/>
        </w:rPr>
        <w:t xml:space="preserve">operating as a wing of Grid Controller of India Limited, is the Regional Load Despatch Centre exercising operational jurisdiction over the Project. </w:t>
      </w:r>
    </w:p>
    <w:p w14:paraId="67348AD3" w14:textId="1E25C58D" w:rsidR="00BF6D93" w:rsidRPr="00900624" w:rsidRDefault="009428DA" w:rsidP="00473FF0">
      <w:pPr>
        <w:pStyle w:val="ListParagraph"/>
        <w:numPr>
          <w:ilvl w:val="0"/>
          <w:numId w:val="9"/>
        </w:numPr>
        <w:spacing w:before="240" w:after="140" w:line="360" w:lineRule="auto"/>
        <w:ind w:left="709" w:hanging="709"/>
        <w:jc w:val="both"/>
        <w:rPr>
          <w:rFonts w:ascii="Times New Roman" w:hAnsi="Times New Roman" w:cs="Times New Roman"/>
        </w:rPr>
      </w:pPr>
      <w:r w:rsidRPr="00900624">
        <w:rPr>
          <w:rFonts w:ascii="Times New Roman" w:hAnsi="Times New Roman" w:cs="Times New Roman"/>
        </w:rPr>
        <w:t>Respondent No. 2, Solar Energy Corporation of India Limited (</w:t>
      </w:r>
      <w:r w:rsidR="00900624" w:rsidRPr="00900624">
        <w:rPr>
          <w:rFonts w:ascii="Times New Roman" w:hAnsi="Times New Roman" w:cs="Times New Roman"/>
          <w:b/>
          <w:bCs/>
        </w:rPr>
        <w:t>“</w:t>
      </w:r>
      <w:r w:rsidRPr="00900624">
        <w:rPr>
          <w:rFonts w:ascii="Times New Roman" w:hAnsi="Times New Roman" w:cs="Times New Roman"/>
          <w:b/>
          <w:bCs/>
        </w:rPr>
        <w:t>SECI</w:t>
      </w:r>
      <w:r w:rsidR="00900624" w:rsidRPr="00900624">
        <w:rPr>
          <w:rFonts w:ascii="Times New Roman" w:hAnsi="Times New Roman" w:cs="Times New Roman"/>
          <w:b/>
          <w:bCs/>
        </w:rPr>
        <w:t>”</w:t>
      </w:r>
      <w:r w:rsidRPr="00900624">
        <w:rPr>
          <w:rFonts w:ascii="Times New Roman" w:hAnsi="Times New Roman" w:cs="Times New Roman"/>
        </w:rPr>
        <w:t xml:space="preserve">), is the procurer and counter-party to the Power Purchase Agreement dated 26.08.2022 (as amended) executed with the Petitioner in respect of the Project. </w:t>
      </w:r>
      <w:r w:rsidR="00900624" w:rsidRPr="00245D6F">
        <w:rPr>
          <w:rFonts w:ascii="Times New Roman" w:hAnsi="Times New Roman" w:cs="Times New Roman"/>
          <w:highlight w:val="yellow"/>
        </w:rPr>
        <w:t xml:space="preserve">It is submitted that </w:t>
      </w:r>
      <w:r w:rsidRPr="00245D6F">
        <w:rPr>
          <w:rFonts w:ascii="Times New Roman" w:hAnsi="Times New Roman" w:cs="Times New Roman"/>
          <w:highlight w:val="yellow"/>
        </w:rPr>
        <w:t xml:space="preserve">Respondent No. 2 </w:t>
      </w:r>
      <w:r w:rsidR="00900624" w:rsidRPr="00245D6F">
        <w:rPr>
          <w:rFonts w:ascii="Times New Roman" w:hAnsi="Times New Roman" w:cs="Times New Roman"/>
          <w:highlight w:val="yellow"/>
        </w:rPr>
        <w:t>has been</w:t>
      </w:r>
      <w:r w:rsidRPr="00245D6F">
        <w:rPr>
          <w:rFonts w:ascii="Times New Roman" w:hAnsi="Times New Roman" w:cs="Times New Roman"/>
          <w:highlight w:val="yellow"/>
        </w:rPr>
        <w:t xml:space="preserve"> impleaded </w:t>
      </w:r>
      <w:r w:rsidR="00900624" w:rsidRPr="00245D6F">
        <w:rPr>
          <w:rFonts w:ascii="Times New Roman" w:hAnsi="Times New Roman" w:cs="Times New Roman"/>
          <w:highlight w:val="yellow"/>
        </w:rPr>
        <w:t>as a proforma party and SGIL is not claiming any relief qua SECI</w:t>
      </w:r>
      <w:r w:rsidR="00900624">
        <w:rPr>
          <w:rFonts w:ascii="Times New Roman" w:hAnsi="Times New Roman" w:cs="Times New Roman"/>
        </w:rPr>
        <w:t xml:space="preserve">. </w:t>
      </w:r>
    </w:p>
    <w:p w14:paraId="67348AD4" w14:textId="5198AD9D" w:rsidR="00BF6D93" w:rsidRPr="00245D6F" w:rsidRDefault="009428DA" w:rsidP="00245D6F">
      <w:pPr>
        <w:pStyle w:val="ListParagraph"/>
        <w:numPr>
          <w:ilvl w:val="0"/>
          <w:numId w:val="9"/>
        </w:numPr>
        <w:spacing w:before="240" w:after="140" w:line="360" w:lineRule="auto"/>
        <w:ind w:left="709" w:hanging="709"/>
        <w:jc w:val="both"/>
        <w:rPr>
          <w:rFonts w:ascii="Times New Roman" w:hAnsi="Times New Roman" w:cs="Times New Roman"/>
        </w:rPr>
      </w:pPr>
      <w:r w:rsidRPr="00473FF0">
        <w:rPr>
          <w:rFonts w:ascii="Times New Roman" w:hAnsi="Times New Roman" w:cs="Times New Roman"/>
        </w:rPr>
        <w:t>Respondent No. 3, Central Transmission Utility of India Limited (</w:t>
      </w:r>
      <w:r w:rsidR="00245D6F" w:rsidRPr="00245D6F">
        <w:rPr>
          <w:rFonts w:ascii="Times New Roman" w:hAnsi="Times New Roman" w:cs="Times New Roman"/>
          <w:b/>
          <w:bCs/>
        </w:rPr>
        <w:t>“</w:t>
      </w:r>
      <w:r w:rsidRPr="00245D6F">
        <w:rPr>
          <w:rFonts w:ascii="Times New Roman" w:hAnsi="Times New Roman" w:cs="Times New Roman"/>
          <w:b/>
          <w:bCs/>
        </w:rPr>
        <w:t>CTUIL</w:t>
      </w:r>
      <w:r w:rsidR="00245D6F" w:rsidRPr="00245D6F">
        <w:rPr>
          <w:rFonts w:ascii="Times New Roman" w:hAnsi="Times New Roman" w:cs="Times New Roman"/>
          <w:b/>
          <w:bCs/>
        </w:rPr>
        <w:t>”</w:t>
      </w:r>
      <w:r w:rsidRPr="00473FF0">
        <w:rPr>
          <w:rFonts w:ascii="Times New Roman" w:hAnsi="Times New Roman" w:cs="Times New Roman"/>
        </w:rPr>
        <w:t>), granted the Petitioner its connectivity, Long-Term Access (LTA) and General Network Access (GNA)</w:t>
      </w:r>
      <w:r w:rsidR="00245D6F">
        <w:rPr>
          <w:rFonts w:ascii="Times New Roman" w:hAnsi="Times New Roman" w:cs="Times New Roman"/>
        </w:rPr>
        <w:t xml:space="preserve"> </w:t>
      </w:r>
      <w:r w:rsidRPr="00473FF0">
        <w:rPr>
          <w:rFonts w:ascii="Times New Roman" w:hAnsi="Times New Roman" w:cs="Times New Roman"/>
        </w:rPr>
        <w:t>related approvals</w:t>
      </w:r>
      <w:r w:rsidR="00245D6F">
        <w:rPr>
          <w:rFonts w:ascii="Times New Roman" w:hAnsi="Times New Roman" w:cs="Times New Roman"/>
        </w:rPr>
        <w:t xml:space="preserve">. </w:t>
      </w:r>
      <w:r w:rsidR="00245D6F" w:rsidRPr="00245D6F">
        <w:rPr>
          <w:rFonts w:ascii="Times New Roman" w:hAnsi="Times New Roman" w:cs="Times New Roman"/>
          <w:highlight w:val="yellow"/>
        </w:rPr>
        <w:t>It is submitted that Respondent No. 3 has been impleaded as a proforma party and SGIL is not claiming any relief qua CTUIL.</w:t>
      </w:r>
      <w:r w:rsidR="00245D6F">
        <w:rPr>
          <w:rFonts w:ascii="Times New Roman" w:hAnsi="Times New Roman" w:cs="Times New Roman"/>
        </w:rPr>
        <w:t xml:space="preserve"> </w:t>
      </w:r>
    </w:p>
    <w:p w14:paraId="67348AD5" w14:textId="77777777" w:rsidR="00BF6D93" w:rsidRPr="00473FF0" w:rsidRDefault="009428DA" w:rsidP="00AD0B29">
      <w:pPr>
        <w:keepNext/>
        <w:numPr>
          <w:ilvl w:val="0"/>
          <w:numId w:val="8"/>
        </w:numPr>
        <w:spacing w:before="240" w:after="140" w:line="360" w:lineRule="auto"/>
        <w:ind w:left="0" w:firstLine="0"/>
        <w:jc w:val="both"/>
        <w:rPr>
          <w:rFonts w:ascii="Times New Roman" w:hAnsi="Times New Roman" w:cs="Times New Roman"/>
        </w:rPr>
      </w:pPr>
      <w:r w:rsidRPr="00473FF0">
        <w:rPr>
          <w:rFonts w:ascii="Times New Roman" w:hAnsi="Times New Roman" w:cs="Times New Roman"/>
          <w:b/>
          <w:bCs/>
        </w:rPr>
        <w:t>Brief background of the matter</w:t>
      </w:r>
    </w:p>
    <w:p w14:paraId="67348AD6" w14:textId="6795B0F2" w:rsidR="00BF6D93" w:rsidRPr="00473FF0" w:rsidRDefault="009428DA" w:rsidP="00AD0B29">
      <w:pPr>
        <w:pStyle w:val="ListParagraph"/>
        <w:numPr>
          <w:ilvl w:val="0"/>
          <w:numId w:val="9"/>
        </w:numPr>
        <w:spacing w:before="240" w:after="140" w:line="360" w:lineRule="auto"/>
        <w:ind w:left="709" w:hanging="709"/>
        <w:jc w:val="both"/>
        <w:rPr>
          <w:rFonts w:ascii="Times New Roman" w:hAnsi="Times New Roman" w:cs="Times New Roman"/>
        </w:rPr>
      </w:pPr>
      <w:r w:rsidRPr="00473FF0">
        <w:rPr>
          <w:rFonts w:ascii="Times New Roman" w:hAnsi="Times New Roman" w:cs="Times New Roman"/>
        </w:rPr>
        <w:t xml:space="preserve">The present Petition is filed </w:t>
      </w:r>
      <w:r w:rsidR="00AD0B29">
        <w:rPr>
          <w:rFonts w:ascii="Times New Roman" w:hAnsi="Times New Roman" w:cs="Times New Roman"/>
        </w:rPr>
        <w:t>praying for this Hon’ble Commission to grant</w:t>
      </w:r>
      <w:r w:rsidRPr="00473FF0">
        <w:rPr>
          <w:rFonts w:ascii="Times New Roman" w:hAnsi="Times New Roman" w:cs="Times New Roman"/>
        </w:rPr>
        <w:t xml:space="preserve"> an extension of time of 4 (four) months for the injection of infirm power in respect of 5 Wind Turbine Generators (WTGs) aggregating 10.5 MW forming part of the Project</w:t>
      </w:r>
      <w:r w:rsidR="00AD0B29">
        <w:rPr>
          <w:rFonts w:ascii="Times New Roman" w:hAnsi="Times New Roman" w:cs="Times New Roman"/>
        </w:rPr>
        <w:t>,</w:t>
      </w:r>
      <w:r w:rsidRPr="00473FF0">
        <w:rPr>
          <w:rFonts w:ascii="Times New Roman" w:hAnsi="Times New Roman" w:cs="Times New Roman"/>
        </w:rPr>
        <w:t xml:space="preserve"> namely KKBKA035, KKBKA065, KKBKA112, KKBKA300 and KKBKA305</w:t>
      </w:r>
      <w:r w:rsidR="00AD0B29">
        <w:rPr>
          <w:rFonts w:ascii="Times New Roman" w:hAnsi="Times New Roman" w:cs="Times New Roman"/>
        </w:rPr>
        <w:t>. These 5 WTGs</w:t>
      </w:r>
      <w:r w:rsidRPr="00473FF0">
        <w:rPr>
          <w:rFonts w:ascii="Times New Roman" w:hAnsi="Times New Roman" w:cs="Times New Roman"/>
        </w:rPr>
        <w:t xml:space="preserve"> could not complete the repeat trial run </w:t>
      </w:r>
      <w:r w:rsidRPr="00B21CA2">
        <w:rPr>
          <w:rFonts w:ascii="Times New Roman" w:hAnsi="Times New Roman" w:cs="Times New Roman"/>
        </w:rPr>
        <w:t xml:space="preserve">within the </w:t>
      </w:r>
      <w:ins w:id="138" w:author="Senthil Kumar Dharuman" w:date="2026-07-14T13:02:00Z">
        <w:r w:rsidR="00B21CA2" w:rsidRPr="00B21CA2">
          <w:rPr>
            <w:rFonts w:ascii="Times New Roman" w:hAnsi="Times New Roman" w:cs="Times New Roman"/>
            <w:lang w:val="en-US"/>
            <w:rPrChange w:id="139" w:author="Senthil Kumar Dharuman" w:date="2026-07-14T13:02:00Z" w16du:dateUtc="2026-07-14T07:32:00Z">
              <w:rPr>
                <w:rFonts w:ascii="Times New Roman" w:hAnsi="Times New Roman" w:cs="Times New Roman"/>
                <w:highlight w:val="red"/>
                <w:lang w:val="en-US"/>
              </w:rPr>
            </w:rPrChange>
          </w:rPr>
          <w:t>135</w:t>
        </w:r>
      </w:ins>
      <w:ins w:id="140" w:author="Senthil Kumar Dharuman" w:date="2026-07-14T13:02:00Z" w16du:dateUtc="2026-07-14T07:32:00Z">
        <w:r w:rsidR="00B21CA2" w:rsidRPr="00B21CA2">
          <w:rPr>
            <w:rFonts w:ascii="Times New Roman" w:hAnsi="Times New Roman" w:cs="Times New Roman"/>
            <w:lang w:val="en-US"/>
            <w:rPrChange w:id="141" w:author="Senthil Kumar Dharuman" w:date="2026-07-14T13:02:00Z" w16du:dateUtc="2026-07-14T07:32:00Z">
              <w:rPr>
                <w:rFonts w:ascii="Times New Roman" w:hAnsi="Times New Roman" w:cs="Times New Roman"/>
                <w:highlight w:val="red"/>
                <w:lang w:val="en-US"/>
              </w:rPr>
            </w:rPrChange>
          </w:rPr>
          <w:t xml:space="preserve"> </w:t>
        </w:r>
      </w:ins>
      <w:del w:id="142" w:author="Senthil Kumar Dharuman" w:date="2026-07-14T13:02:00Z" w16du:dateUtc="2026-07-14T07:32:00Z">
        <w:r w:rsidRPr="00B21CA2" w:rsidDel="00B21CA2">
          <w:rPr>
            <w:rFonts w:ascii="Times New Roman" w:hAnsi="Times New Roman" w:cs="Times New Roman"/>
          </w:rPr>
          <w:delText>45</w:delText>
        </w:r>
      </w:del>
      <w:r w:rsidRPr="00B21CA2">
        <w:rPr>
          <w:rFonts w:ascii="Times New Roman" w:hAnsi="Times New Roman" w:cs="Times New Roman"/>
        </w:rPr>
        <w:t>-day window prescribed under the Central Electricity Regulatory Commission (Indian Electricity Grid Code) Regulations, 2023 (</w:t>
      </w:r>
      <w:r w:rsidR="00AD0B29" w:rsidRPr="00B21CA2">
        <w:rPr>
          <w:rFonts w:ascii="Times New Roman" w:hAnsi="Times New Roman" w:cs="Times New Roman"/>
          <w:b/>
          <w:bCs/>
        </w:rPr>
        <w:t>“</w:t>
      </w:r>
      <w:r w:rsidRPr="00B21CA2">
        <w:rPr>
          <w:rFonts w:ascii="Times New Roman" w:hAnsi="Times New Roman" w:cs="Times New Roman"/>
          <w:b/>
          <w:bCs/>
        </w:rPr>
        <w:t>IEGC</w:t>
      </w:r>
      <w:r w:rsidR="00AD0B29" w:rsidRPr="00B21CA2">
        <w:rPr>
          <w:rFonts w:ascii="Times New Roman" w:hAnsi="Times New Roman" w:cs="Times New Roman"/>
          <w:b/>
          <w:bCs/>
        </w:rPr>
        <w:t xml:space="preserve"> </w:t>
      </w:r>
      <w:r w:rsidRPr="00B21CA2">
        <w:rPr>
          <w:rFonts w:ascii="Times New Roman" w:hAnsi="Times New Roman" w:cs="Times New Roman"/>
          <w:b/>
          <w:bCs/>
        </w:rPr>
        <w:t>2023</w:t>
      </w:r>
      <w:r w:rsidR="00AD0B29" w:rsidRPr="00B21CA2">
        <w:rPr>
          <w:rFonts w:ascii="Times New Roman" w:hAnsi="Times New Roman" w:cs="Times New Roman"/>
          <w:b/>
          <w:bCs/>
        </w:rPr>
        <w:t>”</w:t>
      </w:r>
      <w:r w:rsidRPr="00B21CA2">
        <w:rPr>
          <w:rFonts w:ascii="Times New Roman" w:hAnsi="Times New Roman" w:cs="Times New Roman"/>
        </w:rPr>
        <w:t xml:space="preserve">) </w:t>
      </w:r>
      <w:r w:rsidR="00AD0B29" w:rsidRPr="00B21CA2">
        <w:rPr>
          <w:rFonts w:ascii="Times New Roman" w:hAnsi="Times New Roman" w:cs="Times New Roman"/>
        </w:rPr>
        <w:t xml:space="preserve">(as amended) </w:t>
      </w:r>
      <w:r w:rsidRPr="00B21CA2">
        <w:rPr>
          <w:rFonts w:ascii="Times New Roman" w:hAnsi="Times New Roman" w:cs="Times New Roman"/>
        </w:rPr>
        <w:t xml:space="preserve">on account of a supervening </w:t>
      </w:r>
      <w:ins w:id="143" w:author="Yashaswi Kant" w:date="2026-07-23T11:05:00Z" w16du:dateUtc="2026-07-23T05:35:00Z">
        <w:r w:rsidR="00283467">
          <w:rPr>
            <w:rFonts w:ascii="Times New Roman" w:hAnsi="Times New Roman" w:cs="Times New Roman"/>
          </w:rPr>
          <w:t xml:space="preserve">events which were beyond the control of the Petitioner and form sufficient basis for exercise of power (akin to </w:t>
        </w:r>
      </w:ins>
      <w:r w:rsidRPr="00B21CA2">
        <w:rPr>
          <w:rFonts w:ascii="Times New Roman" w:hAnsi="Times New Roman" w:cs="Times New Roman"/>
        </w:rPr>
        <w:t xml:space="preserve">Force Majeure </w:t>
      </w:r>
      <w:commentRangeStart w:id="144"/>
      <w:commentRangeStart w:id="145"/>
      <w:r w:rsidRPr="00B21CA2">
        <w:rPr>
          <w:rFonts w:ascii="Times New Roman" w:hAnsi="Times New Roman" w:cs="Times New Roman"/>
        </w:rPr>
        <w:t>event</w:t>
      </w:r>
      <w:commentRangeEnd w:id="144"/>
      <w:r w:rsidR="00283467">
        <w:rPr>
          <w:rStyle w:val="CommentReference"/>
          <w:rFonts w:ascii="Times New Roman" w:hAnsi="Times New Roman" w:cs="Times New Roman"/>
          <w:sz w:val="24"/>
          <w:szCs w:val="24"/>
        </w:rPr>
        <w:commentReference w:id="144"/>
      </w:r>
      <w:commentRangeEnd w:id="145"/>
      <w:r w:rsidR="00400129">
        <w:rPr>
          <w:rStyle w:val="CommentReference"/>
          <w:rFonts w:ascii="Times New Roman" w:hAnsi="Times New Roman" w:cs="Times New Roman"/>
          <w:sz w:val="24"/>
          <w:szCs w:val="24"/>
        </w:rPr>
        <w:commentReference w:id="145"/>
      </w:r>
      <w:ins w:id="146" w:author="Yashaswi Kant" w:date="2026-07-23T11:05:00Z" w16du:dateUtc="2026-07-23T05:35:00Z">
        <w:r w:rsidR="00283467">
          <w:rPr>
            <w:rFonts w:ascii="Times New Roman" w:hAnsi="Times New Roman" w:cs="Times New Roman"/>
          </w:rPr>
          <w:t>)</w:t>
        </w:r>
      </w:ins>
      <w:r w:rsidRPr="00473FF0">
        <w:rPr>
          <w:rFonts w:ascii="Times New Roman" w:hAnsi="Times New Roman" w:cs="Times New Roman"/>
        </w:rPr>
        <w:t>, together with condonation / relaxation of the timeline for approaching this Hon’ble Commission under the proviso to Regulation 19(3)</w:t>
      </w:r>
      <w:r w:rsidR="00AD0B29">
        <w:rPr>
          <w:rFonts w:ascii="Times New Roman" w:hAnsi="Times New Roman" w:cs="Times New Roman"/>
        </w:rPr>
        <w:t xml:space="preserve"> of the IEGC 2023</w:t>
      </w:r>
      <w:r w:rsidRPr="00473FF0">
        <w:rPr>
          <w:rFonts w:ascii="Times New Roman" w:hAnsi="Times New Roman" w:cs="Times New Roman"/>
        </w:rPr>
        <w:t>.</w:t>
      </w:r>
    </w:p>
    <w:p w14:paraId="61B8AFD0" w14:textId="1AD9F828" w:rsidR="002B4D29" w:rsidRPr="003F1737" w:rsidRDefault="00AD0B29" w:rsidP="00AD0B29">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 xml:space="preserve">It is submitted that </w:t>
      </w:r>
      <w:r w:rsidR="002B4D29">
        <w:rPr>
          <w:rFonts w:ascii="Times New Roman" w:hAnsi="Times New Roman" w:cs="Times New Roman"/>
        </w:rPr>
        <w:t xml:space="preserve">out of the total capacity of </w:t>
      </w:r>
      <w:del w:id="147" w:author="Yashaswi Kant" w:date="2026-07-23T09:35:00Z" w16du:dateUtc="2026-07-23T04:05:00Z">
        <w:r w:rsidR="002B4D29" w:rsidRPr="00400129" w:rsidDel="00400129">
          <w:rPr>
            <w:rFonts w:ascii="Times New Roman" w:hAnsi="Times New Roman" w:cs="Times New Roman"/>
            <w:rPrChange w:id="148" w:author="Yashaswi Kant" w:date="2026-07-23T09:35:00Z" w16du:dateUtc="2026-07-23T04:05:00Z">
              <w:rPr>
                <w:rFonts w:ascii="Times New Roman" w:hAnsi="Times New Roman" w:cs="Times New Roman"/>
                <w:highlight w:val="yellow"/>
              </w:rPr>
            </w:rPrChange>
          </w:rPr>
          <w:delText>[</w:delText>
        </w:r>
      </w:del>
      <w:r w:rsidR="007558A3" w:rsidRPr="00400129">
        <w:rPr>
          <w:rFonts w:ascii="Times New Roman" w:hAnsi="Times New Roman" w:cs="Times New Roman"/>
          <w:rPrChange w:id="149" w:author="Yashaswi Kant" w:date="2026-07-23T09:35:00Z" w16du:dateUtc="2026-07-23T04:05:00Z">
            <w:rPr>
              <w:rFonts w:ascii="Times New Roman" w:hAnsi="Times New Roman" w:cs="Times New Roman"/>
              <w:highlight w:val="yellow"/>
            </w:rPr>
          </w:rPrChange>
        </w:rPr>
        <w:t>180</w:t>
      </w:r>
      <w:del w:id="150" w:author="Yashaswi Kant" w:date="2026-07-23T09:35:00Z" w16du:dateUtc="2026-07-23T04:05:00Z">
        <w:r w:rsidR="002B4D29" w:rsidRPr="00400129" w:rsidDel="00400129">
          <w:rPr>
            <w:rFonts w:ascii="Times New Roman" w:hAnsi="Times New Roman" w:cs="Times New Roman"/>
            <w:rPrChange w:id="151" w:author="Yashaswi Kant" w:date="2026-07-23T09:35:00Z" w16du:dateUtc="2026-07-23T04:05:00Z">
              <w:rPr>
                <w:rFonts w:ascii="Times New Roman" w:hAnsi="Times New Roman" w:cs="Times New Roman"/>
                <w:highlight w:val="yellow"/>
              </w:rPr>
            </w:rPrChange>
          </w:rPr>
          <w:delText>]</w:delText>
        </w:r>
      </w:del>
      <w:r w:rsidR="002B4D29" w:rsidRPr="00400129">
        <w:rPr>
          <w:rFonts w:ascii="Times New Roman" w:hAnsi="Times New Roman" w:cs="Times New Roman"/>
          <w:rPrChange w:id="152" w:author="Yashaswi Kant" w:date="2026-07-23T09:35:00Z" w16du:dateUtc="2026-07-23T04:05:00Z">
            <w:rPr>
              <w:rFonts w:ascii="Times New Roman" w:hAnsi="Times New Roman" w:cs="Times New Roman"/>
              <w:highlight w:val="yellow"/>
            </w:rPr>
          </w:rPrChange>
        </w:rPr>
        <w:t xml:space="preserve"> MW</w:t>
      </w:r>
      <w:r w:rsidR="002B4D29">
        <w:rPr>
          <w:rFonts w:ascii="Times New Roman" w:hAnsi="Times New Roman" w:cs="Times New Roman"/>
        </w:rPr>
        <w:t xml:space="preserve"> for the Project, comprising </w:t>
      </w:r>
      <w:del w:id="153" w:author="Senthil Kumar Dharuman" w:date="2026-07-15T18:03:00Z" w16du:dateUtc="2026-07-15T12:33:00Z">
        <w:r w:rsidR="002B4D29" w:rsidRPr="004C3A77" w:rsidDel="00611813">
          <w:rPr>
            <w:rFonts w:ascii="Times New Roman" w:hAnsi="Times New Roman" w:cs="Times New Roman"/>
            <w:highlight w:val="yellow"/>
          </w:rPr>
          <w:delText>[•]</w:delText>
        </w:r>
      </w:del>
      <w:r w:rsidR="002B4D29">
        <w:rPr>
          <w:rFonts w:ascii="Times New Roman" w:hAnsi="Times New Roman" w:cs="Times New Roman"/>
        </w:rPr>
        <w:t xml:space="preserve"> </w:t>
      </w:r>
      <w:ins w:id="154" w:author="Senthil Kumar Dharuman" w:date="2026-07-14T13:12:00Z" w16du:dateUtc="2026-07-14T07:42:00Z">
        <w:r w:rsidR="00A57026" w:rsidRPr="00A57026">
          <w:rPr>
            <w:rFonts w:ascii="Times New Roman" w:hAnsi="Times New Roman" w:cs="Times New Roman"/>
          </w:rPr>
          <w:t>86</w:t>
        </w:r>
        <w:r w:rsidR="00A57026">
          <w:rPr>
            <w:rFonts w:ascii="Times New Roman" w:hAnsi="Times New Roman" w:cs="Times New Roman"/>
          </w:rPr>
          <w:t xml:space="preserve"> </w:t>
        </w:r>
      </w:ins>
      <w:r w:rsidR="002B4D29">
        <w:rPr>
          <w:rFonts w:ascii="Times New Roman" w:hAnsi="Times New Roman" w:cs="Times New Roman"/>
        </w:rPr>
        <w:t xml:space="preserve">No. of WTGs, </w:t>
      </w:r>
      <w:del w:id="155" w:author="Senthil Kumar Dharuman" w:date="2026-07-15T18:03:00Z" w16du:dateUtc="2026-07-15T12:33:00Z">
        <w:r w:rsidR="002B4D29" w:rsidRPr="004C3A77" w:rsidDel="00611813">
          <w:rPr>
            <w:rFonts w:ascii="Times New Roman" w:hAnsi="Times New Roman" w:cs="Times New Roman"/>
            <w:highlight w:val="yellow"/>
          </w:rPr>
          <w:delText>[•]</w:delText>
        </w:r>
        <w:r w:rsidR="002B4D29" w:rsidDel="00611813">
          <w:rPr>
            <w:rFonts w:ascii="Times New Roman" w:hAnsi="Times New Roman" w:cs="Times New Roman"/>
          </w:rPr>
          <w:delText xml:space="preserve"> </w:delText>
        </w:r>
      </w:del>
      <w:ins w:id="156" w:author="Senthil Kumar Dharuman" w:date="2026-07-14T13:14:00Z" w16du:dateUtc="2026-07-14T07:44:00Z">
        <w:r w:rsidR="00F83BDB" w:rsidRPr="00F83BDB">
          <w:rPr>
            <w:rFonts w:ascii="Times New Roman" w:hAnsi="Times New Roman" w:cs="Times New Roman"/>
          </w:rPr>
          <w:t>47</w:t>
        </w:r>
        <w:r w:rsidR="00F83BDB">
          <w:rPr>
            <w:rFonts w:ascii="Times New Roman" w:hAnsi="Times New Roman" w:cs="Times New Roman"/>
          </w:rPr>
          <w:t xml:space="preserve"> No. </w:t>
        </w:r>
      </w:ins>
      <w:r w:rsidR="002B4D29">
        <w:rPr>
          <w:rFonts w:ascii="Times New Roman" w:hAnsi="Times New Roman" w:cs="Times New Roman"/>
        </w:rPr>
        <w:t>of WTGs</w:t>
      </w:r>
      <w:r w:rsidRPr="00473FF0">
        <w:rPr>
          <w:rFonts w:ascii="Times New Roman" w:hAnsi="Times New Roman" w:cs="Times New Roman"/>
        </w:rPr>
        <w:t xml:space="preserve"> aggregating 98.7 MW already stand </w:t>
      </w:r>
      <w:del w:id="157" w:author="Priya Dwivedi" w:date="2026-07-16T16:55:00Z" w16du:dateUtc="2026-07-16T11:25:00Z">
        <w:r w:rsidRPr="00473FF0">
          <w:rPr>
            <w:rFonts w:ascii="Times New Roman" w:hAnsi="Times New Roman" w:cs="Times New Roman"/>
          </w:rPr>
          <w:delText>commissioned</w:delText>
        </w:r>
        <w:r w:rsidR="002B4D29">
          <w:rPr>
            <w:rFonts w:ascii="Times New Roman" w:hAnsi="Times New Roman" w:cs="Times New Roman"/>
          </w:rPr>
          <w:delText xml:space="preserve"> </w:delText>
        </w:r>
      </w:del>
      <w:ins w:id="158" w:author="Senthil Kumar Dharuman" w:date="2026-07-14T13:20:00Z" w16du:dateUtc="2026-07-14T07:50:00Z">
        <w:del w:id="159" w:author="Priya Dwivedi" w:date="2026-07-16T16:55:00Z" w16du:dateUtc="2026-07-16T11:25:00Z">
          <w:r w:rsidR="00E43300">
            <w:rPr>
              <w:rFonts w:ascii="Times New Roman" w:hAnsi="Times New Roman" w:cs="Times New Roman"/>
            </w:rPr>
            <w:delText>,</w:delText>
          </w:r>
        </w:del>
      </w:ins>
      <w:ins w:id="160" w:author="Priya Dwivedi" w:date="2026-07-16T16:55:00Z" w16du:dateUtc="2026-07-16T11:25:00Z">
        <w:r w:rsidR="0098106E" w:rsidRPr="00473FF0">
          <w:rPr>
            <w:rFonts w:ascii="Times New Roman" w:hAnsi="Times New Roman" w:cs="Times New Roman"/>
          </w:rPr>
          <w:t>commissioned</w:t>
        </w:r>
        <w:r w:rsidR="0098106E">
          <w:rPr>
            <w:rFonts w:ascii="Times New Roman" w:hAnsi="Times New Roman" w:cs="Times New Roman"/>
          </w:rPr>
          <w:t>,</w:t>
        </w:r>
      </w:ins>
      <w:ins w:id="161" w:author="Yashaswi Kant" w:date="2026-07-23T09:35:00Z" w16du:dateUtc="2026-07-23T04:05:00Z">
        <w:r w:rsidR="00400129">
          <w:rPr>
            <w:rFonts w:ascii="Times New Roman" w:hAnsi="Times New Roman" w:cs="Times New Roman"/>
          </w:rPr>
          <w:t xml:space="preserve"> </w:t>
        </w:r>
      </w:ins>
      <w:del w:id="162" w:author="Senthil Kumar Dharuman" w:date="2026-07-14T13:20:00Z" w16du:dateUtc="2026-07-14T07:50:00Z">
        <w:r w:rsidR="002B4D29" w:rsidRPr="003F1737" w:rsidDel="00E43300">
          <w:rPr>
            <w:rFonts w:ascii="Times New Roman" w:hAnsi="Times New Roman" w:cs="Times New Roman"/>
          </w:rPr>
          <w:delText>and</w:delText>
        </w:r>
        <w:r w:rsidRPr="003F1737" w:rsidDel="00E43300">
          <w:rPr>
            <w:rFonts w:ascii="Times New Roman" w:hAnsi="Times New Roman" w:cs="Times New Roman"/>
          </w:rPr>
          <w:delText xml:space="preserve"> </w:delText>
        </w:r>
      </w:del>
      <w:ins w:id="163" w:author="Senthil Kumar Dharuman" w:date="2026-07-14T13:22:00Z" w16du:dateUtc="2026-07-14T07:52:00Z">
        <w:r w:rsidR="0070791B">
          <w:rPr>
            <w:rFonts w:ascii="Times New Roman" w:hAnsi="Times New Roman" w:cs="Times New Roman"/>
          </w:rPr>
          <w:t xml:space="preserve">the </w:t>
        </w:r>
        <w:r w:rsidR="0070791B" w:rsidRPr="0070791B">
          <w:rPr>
            <w:rFonts w:ascii="Times New Roman" w:hAnsi="Times New Roman" w:cs="Times New Roman"/>
          </w:rPr>
          <w:t xml:space="preserve">repeat trial </w:t>
        </w:r>
      </w:ins>
      <w:ins w:id="164" w:author="Senthil Kumar Dharuman" w:date="2026-07-14T13:26:00Z" w16du:dateUtc="2026-07-14T07:56:00Z">
        <w:r w:rsidR="00CE1CE9" w:rsidRPr="0070791B">
          <w:rPr>
            <w:rFonts w:ascii="Times New Roman" w:hAnsi="Times New Roman" w:cs="Times New Roman"/>
          </w:rPr>
          <w:t xml:space="preserve">run </w:t>
        </w:r>
        <w:r w:rsidR="00CE1CE9">
          <w:rPr>
            <w:rFonts w:ascii="Times New Roman" w:hAnsi="Times New Roman" w:cs="Times New Roman"/>
          </w:rPr>
          <w:t>to</w:t>
        </w:r>
      </w:ins>
      <w:ins w:id="165" w:author="Senthil Kumar Dharuman" w:date="2026-07-14T13:22:00Z" w16du:dateUtc="2026-07-14T07:52:00Z">
        <w:r w:rsidR="0070791B">
          <w:rPr>
            <w:rFonts w:ascii="Times New Roman" w:hAnsi="Times New Roman" w:cs="Times New Roman"/>
          </w:rPr>
          <w:t xml:space="preserve"> be conducted </w:t>
        </w:r>
      </w:ins>
      <w:r w:rsidRPr="003F1737">
        <w:rPr>
          <w:rFonts w:ascii="Times New Roman" w:hAnsi="Times New Roman" w:cs="Times New Roman"/>
        </w:rPr>
        <w:t>only</w:t>
      </w:r>
      <w:ins w:id="166" w:author="Senthil Kumar Dharuman" w:date="2026-07-14T13:22:00Z" w16du:dateUtc="2026-07-14T07:52:00Z">
        <w:r w:rsidR="0070791B">
          <w:rPr>
            <w:rFonts w:ascii="Times New Roman" w:hAnsi="Times New Roman" w:cs="Times New Roman"/>
          </w:rPr>
          <w:t xml:space="preserve"> for</w:t>
        </w:r>
      </w:ins>
      <w:r w:rsidRPr="003F1737">
        <w:rPr>
          <w:rFonts w:ascii="Times New Roman" w:hAnsi="Times New Roman" w:cs="Times New Roman"/>
        </w:rPr>
        <w:t xml:space="preserve"> the </w:t>
      </w:r>
      <w:del w:id="167" w:author="Senthil Kumar Dharuman" w:date="2026-07-14T13:28:00Z" w16du:dateUtc="2026-07-14T07:58:00Z">
        <w:r w:rsidRPr="003F1737" w:rsidDel="003A3C5B">
          <w:rPr>
            <w:rFonts w:ascii="Times New Roman" w:hAnsi="Times New Roman" w:cs="Times New Roman"/>
          </w:rPr>
          <w:delText xml:space="preserve">balance </w:delText>
        </w:r>
      </w:del>
      <w:r w:rsidRPr="003F1737">
        <w:rPr>
          <w:rFonts w:ascii="Times New Roman" w:hAnsi="Times New Roman" w:cs="Times New Roman"/>
        </w:rPr>
        <w:t>10.5 MW</w:t>
      </w:r>
      <w:del w:id="168" w:author="Senthil Kumar Dharuman" w:date="2026-07-14T13:22:00Z" w16du:dateUtc="2026-07-14T07:52:00Z">
        <w:r w:rsidRPr="003F1737" w:rsidDel="0070791B">
          <w:rPr>
            <w:rFonts w:ascii="Times New Roman" w:hAnsi="Times New Roman" w:cs="Times New Roman"/>
          </w:rPr>
          <w:delText xml:space="preserve"> remain to be tested</w:delText>
        </w:r>
      </w:del>
      <w:ins w:id="169" w:author="Senthil Kumar Dharuman" w:date="2026-07-14T13:22:00Z" w16du:dateUtc="2026-07-14T07:52:00Z">
        <w:r w:rsidR="00797E6C">
          <w:rPr>
            <w:rFonts w:ascii="Times New Roman" w:hAnsi="Times New Roman" w:cs="Times New Roman"/>
          </w:rPr>
          <w:t xml:space="preserve"> and </w:t>
        </w:r>
      </w:ins>
      <w:ins w:id="170" w:author="Senthil Kumar Dharuman" w:date="2026-07-14T13:23:00Z" w16du:dateUtc="2026-07-14T07:53:00Z">
        <w:r w:rsidR="005E7961">
          <w:rPr>
            <w:rFonts w:ascii="Times New Roman" w:hAnsi="Times New Roman" w:cs="Times New Roman"/>
          </w:rPr>
          <w:t xml:space="preserve">the remaining </w:t>
        </w:r>
        <w:r w:rsidR="005E7961" w:rsidRPr="005E7961">
          <w:rPr>
            <w:rFonts w:ascii="Times New Roman" w:hAnsi="Times New Roman" w:cs="Times New Roman"/>
          </w:rPr>
          <w:t>70.8</w:t>
        </w:r>
        <w:r w:rsidR="005E7961">
          <w:rPr>
            <w:rFonts w:ascii="Times New Roman" w:hAnsi="Times New Roman" w:cs="Times New Roman"/>
          </w:rPr>
          <w:t xml:space="preserve"> MW will be commissioned</w:t>
        </w:r>
      </w:ins>
      <w:ins w:id="171" w:author="Senthil Kumar Dharuman" w:date="2026-07-14T13:24:00Z" w16du:dateUtc="2026-07-14T07:54:00Z">
        <w:r w:rsidR="005F561A" w:rsidRPr="005F561A">
          <w:t xml:space="preserve"> </w:t>
        </w:r>
        <w:r w:rsidR="005F561A" w:rsidRPr="005F561A">
          <w:rPr>
            <w:rFonts w:ascii="Times New Roman" w:hAnsi="Times New Roman" w:cs="Times New Roman"/>
          </w:rPr>
          <w:t>progressively</w:t>
        </w:r>
      </w:ins>
      <w:ins w:id="172" w:author="Senthil Kumar Dharuman" w:date="2026-07-14T13:23:00Z" w16du:dateUtc="2026-07-14T07:53:00Z">
        <w:r w:rsidR="005E7961">
          <w:rPr>
            <w:rFonts w:ascii="Times New Roman" w:hAnsi="Times New Roman" w:cs="Times New Roman"/>
          </w:rPr>
          <w:t xml:space="preserve"> </w:t>
        </w:r>
      </w:ins>
      <w:del w:id="173" w:author="Senthil Kumar Dharuman" w:date="2026-07-14T13:23:00Z" w16du:dateUtc="2026-07-14T07:53:00Z">
        <w:r w:rsidRPr="003F1737" w:rsidDel="005E7961">
          <w:rPr>
            <w:rFonts w:ascii="Times New Roman" w:hAnsi="Times New Roman" w:cs="Times New Roman"/>
          </w:rPr>
          <w:delText>.</w:delText>
        </w:r>
      </w:del>
      <w:ins w:id="174" w:author="Priya Dwivedi" w:date="2026-07-16T16:55:00Z" w16du:dateUtc="2026-07-16T11:25:00Z">
        <w:r w:rsidR="0098106E">
          <w:rPr>
            <w:rFonts w:ascii="Times New Roman" w:hAnsi="Times New Roman" w:cs="Times New Roman"/>
          </w:rPr>
          <w:t>.</w:t>
        </w:r>
      </w:ins>
      <w:ins w:id="175" w:author="Senthil Kumar Dharuman" w:date="2026-07-14T13:15:00Z" w16du:dateUtc="2026-07-14T07:45:00Z">
        <w:del w:id="176" w:author="Priya Dwivedi" w:date="2026-07-16T16:55:00Z" w16du:dateUtc="2026-07-16T11:25:00Z">
          <w:r w:rsidR="00683934" w:rsidRPr="003F1737">
            <w:rPr>
              <w:rFonts w:ascii="Times New Roman" w:hAnsi="Times New Roman" w:cs="Times New Roman"/>
              <w:rPrChange w:id="177" w:author="Senthil Kumar Dharuman" w:date="2026-07-14T13:21:00Z" w16du:dateUtc="2026-07-14T07:51:00Z">
                <w:rPr>
                  <w:rFonts w:ascii="Times New Roman" w:hAnsi="Times New Roman" w:cs="Times New Roman"/>
                  <w:highlight w:val="red"/>
                </w:rPr>
              </w:rPrChange>
            </w:rPr>
            <w:delText xml:space="preserve"> </w:delText>
          </w:r>
        </w:del>
      </w:ins>
    </w:p>
    <w:p w14:paraId="67348AD7" w14:textId="4D6F2C24" w:rsidR="00BF6D93" w:rsidRPr="00473FF0" w:rsidRDefault="00C7476F" w:rsidP="00AD0B29">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The salient factual background for the Petition is as under</w:t>
      </w:r>
      <w:r w:rsidR="002B4D29">
        <w:rPr>
          <w:rFonts w:ascii="Times New Roman" w:hAnsi="Times New Roman" w:cs="Times New Roman"/>
        </w:rPr>
        <w:t>:-</w:t>
      </w:r>
    </w:p>
    <w:p w14:paraId="7D605690" w14:textId="77777777" w:rsidR="00270224" w:rsidRDefault="002B4D29" w:rsidP="002B4D29">
      <w:pPr>
        <w:spacing w:before="240" w:after="140" w:line="360" w:lineRule="auto"/>
        <w:ind w:left="1008" w:hanging="504"/>
        <w:jc w:val="both"/>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Pr="002B4D29">
        <w:rPr>
          <w:rFonts w:ascii="Times New Roman" w:hAnsi="Times New Roman" w:cs="Times New Roman"/>
        </w:rPr>
        <w:t xml:space="preserve">Respondent No. 1 issued </w:t>
      </w:r>
      <w:r w:rsidR="00270224">
        <w:rPr>
          <w:rFonts w:ascii="Times New Roman" w:hAnsi="Times New Roman" w:cs="Times New Roman"/>
        </w:rPr>
        <w:t xml:space="preserve">two </w:t>
      </w:r>
      <w:r w:rsidRPr="002B4D29">
        <w:rPr>
          <w:rFonts w:ascii="Times New Roman" w:hAnsi="Times New Roman" w:cs="Times New Roman"/>
        </w:rPr>
        <w:t>FTC approval</w:t>
      </w:r>
      <w:r w:rsidR="00270224">
        <w:rPr>
          <w:rFonts w:ascii="Times New Roman" w:hAnsi="Times New Roman" w:cs="Times New Roman"/>
        </w:rPr>
        <w:t>s as under:-</w:t>
      </w:r>
    </w:p>
    <w:p w14:paraId="67465C93" w14:textId="77777777" w:rsidR="00270224" w:rsidRDefault="00270224" w:rsidP="00270224">
      <w:pPr>
        <w:spacing w:before="240" w:after="140" w:line="360" w:lineRule="auto"/>
        <w:ind w:left="1438" w:hanging="430"/>
        <w:jc w:val="both"/>
        <w:rPr>
          <w:rFonts w:ascii="Times New Roman" w:hAnsi="Times New Roman" w:cs="Times New Roman"/>
        </w:rPr>
      </w:pPr>
      <w:r>
        <w:rPr>
          <w:rFonts w:ascii="Times New Roman" w:hAnsi="Times New Roman" w:cs="Times New Roman"/>
        </w:rPr>
        <w:lastRenderedPageBreak/>
        <w:t>i.</w:t>
      </w:r>
      <w:r>
        <w:rPr>
          <w:rFonts w:ascii="Times New Roman" w:hAnsi="Times New Roman" w:cs="Times New Roman"/>
        </w:rPr>
        <w:tab/>
        <w:t>FTC Approval</w:t>
      </w:r>
      <w:r w:rsidRPr="002B4D29">
        <w:rPr>
          <w:rFonts w:ascii="Times New Roman" w:hAnsi="Times New Roman" w:cs="Times New Roman"/>
        </w:rPr>
        <w:t xml:space="preserve"> dated 10.02.2026 for </w:t>
      </w:r>
      <w:r w:rsidRPr="00D7665E">
        <w:rPr>
          <w:rFonts w:ascii="Times New Roman" w:hAnsi="Times New Roman" w:cs="Times New Roman"/>
          <w:b/>
          <w:bCs/>
        </w:rPr>
        <w:t>25.2 MW</w:t>
      </w:r>
      <w:r w:rsidRPr="002B4D29">
        <w:rPr>
          <w:rFonts w:ascii="Times New Roman" w:hAnsi="Times New Roman" w:cs="Times New Roman"/>
        </w:rPr>
        <w:t xml:space="preserve"> (12 WTGs), permitting injection of infirm power from 11.02.2026 to 27.03.2026</w:t>
      </w:r>
      <w:r>
        <w:rPr>
          <w:rFonts w:ascii="Times New Roman" w:hAnsi="Times New Roman" w:cs="Times New Roman"/>
        </w:rPr>
        <w:t>;</w:t>
      </w:r>
    </w:p>
    <w:p w14:paraId="40144571" w14:textId="3DD7FB37" w:rsidR="002B4D29" w:rsidRDefault="00270224" w:rsidP="00270224">
      <w:pPr>
        <w:spacing w:before="240" w:after="140" w:line="360" w:lineRule="auto"/>
        <w:ind w:left="1438" w:hanging="430"/>
        <w:jc w:val="both"/>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Pr="002B4D29">
        <w:rPr>
          <w:rFonts w:ascii="Times New Roman" w:hAnsi="Times New Roman" w:cs="Times New Roman"/>
        </w:rPr>
        <w:t xml:space="preserve">FTC approval dated 12.02.2026 for </w:t>
      </w:r>
      <w:r w:rsidRPr="00D7665E">
        <w:rPr>
          <w:rFonts w:ascii="Times New Roman" w:hAnsi="Times New Roman" w:cs="Times New Roman"/>
          <w:b/>
          <w:bCs/>
        </w:rPr>
        <w:t>14.7 MW</w:t>
      </w:r>
      <w:r w:rsidRPr="002B4D29">
        <w:rPr>
          <w:rFonts w:ascii="Times New Roman" w:hAnsi="Times New Roman" w:cs="Times New Roman"/>
        </w:rPr>
        <w:t xml:space="preserve"> (7 WTGs), permitting </w:t>
      </w:r>
      <w:r>
        <w:rPr>
          <w:rFonts w:ascii="Times New Roman" w:hAnsi="Times New Roman" w:cs="Times New Roman"/>
        </w:rPr>
        <w:t>injection of infirm power</w:t>
      </w:r>
      <w:r w:rsidRPr="002B4D29">
        <w:rPr>
          <w:rFonts w:ascii="Times New Roman" w:hAnsi="Times New Roman" w:cs="Times New Roman"/>
        </w:rPr>
        <w:t xml:space="preserve"> from 13.02.2026 to 29.03.2026.</w:t>
      </w:r>
    </w:p>
    <w:p w14:paraId="416C5F85" w14:textId="4AABFB08" w:rsidR="00D7665E" w:rsidRDefault="00D7665E" w:rsidP="00D7665E">
      <w:pPr>
        <w:spacing w:before="240" w:after="140" w:line="360" w:lineRule="auto"/>
        <w:ind w:left="1008"/>
        <w:jc w:val="both"/>
        <w:rPr>
          <w:rFonts w:ascii="Times New Roman" w:hAnsi="Times New Roman" w:cs="Times New Roman"/>
        </w:rPr>
      </w:pPr>
      <w:r>
        <w:rPr>
          <w:rFonts w:ascii="Times New Roman" w:hAnsi="Times New Roman" w:cs="Times New Roman"/>
        </w:rPr>
        <w:t>Thus, for a total capacity of 39.9 MW (comprising 19 WTGs), FTC was issued permitting injection of infirm power.</w:t>
      </w:r>
    </w:p>
    <w:p w14:paraId="5CF75FE5" w14:textId="3E3FD68D" w:rsidR="008C1061" w:rsidRDefault="002B4D29" w:rsidP="008C1061">
      <w:pPr>
        <w:spacing w:before="240" w:after="140" w:line="360" w:lineRule="auto"/>
        <w:ind w:left="1008" w:hanging="504"/>
        <w:jc w:val="both"/>
        <w:rPr>
          <w:rFonts w:ascii="Times New Roman" w:hAnsi="Times New Roman" w:cs="Times New Roman"/>
        </w:rPr>
      </w:pPr>
      <w:r>
        <w:rPr>
          <w:rFonts w:ascii="Times New Roman" w:hAnsi="Times New Roman" w:cs="Times New Roman"/>
        </w:rPr>
        <w:t>(b)</w:t>
      </w:r>
      <w:commentRangeStart w:id="178"/>
      <w:commentRangeStart w:id="179"/>
      <w:r>
        <w:rPr>
          <w:rFonts w:ascii="Times New Roman" w:hAnsi="Times New Roman" w:cs="Times New Roman"/>
        </w:rPr>
        <w:tab/>
      </w:r>
      <w:r w:rsidRPr="002B4D29">
        <w:rPr>
          <w:rFonts w:ascii="Times New Roman" w:hAnsi="Times New Roman" w:cs="Times New Roman"/>
        </w:rPr>
        <w:t xml:space="preserve">Trial-run operations were conducted on 24.02.2026 and 14.03.2026 for the full 39.9 MW comprising 19 WTGs. </w:t>
      </w:r>
      <w:commentRangeEnd w:id="178"/>
      <w:r w:rsidR="007953F0" w:rsidRPr="002B4D29">
        <w:rPr>
          <w:rStyle w:val="CommentReference"/>
          <w:rFonts w:ascii="Times New Roman" w:hAnsi="Times New Roman" w:cs="Times New Roman"/>
          <w:sz w:val="24"/>
          <w:szCs w:val="24"/>
        </w:rPr>
        <w:commentReference w:id="178"/>
      </w:r>
      <w:commentRangeEnd w:id="179"/>
      <w:r w:rsidR="00400129" w:rsidRPr="002B4D29">
        <w:rPr>
          <w:rStyle w:val="CommentReference"/>
          <w:rFonts w:ascii="Times New Roman" w:hAnsi="Times New Roman" w:cs="Times New Roman"/>
          <w:sz w:val="24"/>
          <w:szCs w:val="24"/>
        </w:rPr>
        <w:commentReference w:id="179"/>
      </w:r>
      <w:r w:rsidRPr="002B4D29">
        <w:rPr>
          <w:rFonts w:ascii="Times New Roman" w:hAnsi="Times New Roman" w:cs="Times New Roman"/>
        </w:rPr>
        <w:t>Trial run succeeded for 29.4 MW (14 WTGs), for which Respondent No. 1 issued a Successful Trial Run Certificate dated 13.05.2026</w:t>
      </w:r>
      <w:r w:rsidR="008C1061">
        <w:rPr>
          <w:rFonts w:ascii="Times New Roman" w:hAnsi="Times New Roman" w:cs="Times New Roman"/>
        </w:rPr>
        <w:t xml:space="preserve">. However, </w:t>
      </w:r>
      <w:r w:rsidRPr="002B4D29">
        <w:rPr>
          <w:rFonts w:ascii="Times New Roman" w:hAnsi="Times New Roman" w:cs="Times New Roman"/>
        </w:rPr>
        <w:t>the trial run for the balance 10.5 MW (5 WTGs) failed on account of low wind conditions and required a repeat trial run.</w:t>
      </w:r>
    </w:p>
    <w:p w14:paraId="299DCF4D" w14:textId="1FECF085" w:rsidR="00C00EA3" w:rsidRDefault="008C1061" w:rsidP="00C00EA3">
      <w:pPr>
        <w:spacing w:before="240" w:after="140" w:line="360" w:lineRule="auto"/>
        <w:ind w:left="1008" w:hanging="504"/>
        <w:jc w:val="both"/>
        <w:rPr>
          <w:rFonts w:ascii="Times New Roman" w:hAnsi="Times New Roman" w:cs="Times New Roman"/>
        </w:rPr>
      </w:pPr>
      <w:r>
        <w:rPr>
          <w:rFonts w:ascii="Times New Roman" w:hAnsi="Times New Roman" w:cs="Times New Roman"/>
        </w:rPr>
        <w:t>(c)</w:t>
      </w:r>
      <w:r>
        <w:rPr>
          <w:rFonts w:ascii="Times New Roman" w:hAnsi="Times New Roman" w:cs="Times New Roman"/>
        </w:rPr>
        <w:tab/>
        <w:t>O</w:t>
      </w:r>
      <w:r w:rsidRPr="008C1061">
        <w:rPr>
          <w:rFonts w:ascii="Times New Roman" w:hAnsi="Times New Roman" w:cs="Times New Roman"/>
        </w:rPr>
        <w:t>n 17.05.2026</w:t>
      </w:r>
      <w:r>
        <w:rPr>
          <w:rFonts w:ascii="Times New Roman" w:hAnsi="Times New Roman" w:cs="Times New Roman"/>
        </w:rPr>
        <w:t xml:space="preserve">, </w:t>
      </w:r>
      <w:r w:rsidR="00C00EA3">
        <w:rPr>
          <w:rFonts w:ascii="Times New Roman" w:hAnsi="Times New Roman" w:cs="Times New Roman"/>
        </w:rPr>
        <w:t>b</w:t>
      </w:r>
      <w:r w:rsidRPr="008C1061">
        <w:rPr>
          <w:rFonts w:ascii="Times New Roman" w:hAnsi="Times New Roman" w:cs="Times New Roman"/>
        </w:rPr>
        <w:t>efore the repeat trial run could be conducted</w:t>
      </w:r>
      <w:r w:rsidR="00C00EA3">
        <w:rPr>
          <w:rFonts w:ascii="Times New Roman" w:hAnsi="Times New Roman" w:cs="Times New Roman"/>
        </w:rPr>
        <w:t>, 5 (</w:t>
      </w:r>
      <w:r w:rsidRPr="008C1061">
        <w:rPr>
          <w:rFonts w:ascii="Times New Roman" w:hAnsi="Times New Roman" w:cs="Times New Roman"/>
        </w:rPr>
        <w:t>five</w:t>
      </w:r>
      <w:r w:rsidR="00C00EA3">
        <w:rPr>
          <w:rFonts w:ascii="Times New Roman" w:hAnsi="Times New Roman" w:cs="Times New Roman"/>
        </w:rPr>
        <w:t>)</w:t>
      </w:r>
      <w:r w:rsidRPr="008C1061">
        <w:rPr>
          <w:rFonts w:ascii="Times New Roman" w:hAnsi="Times New Roman" w:cs="Times New Roman"/>
        </w:rPr>
        <w:t xml:space="preserve"> 220 kV transmission towers of the Kanakagiribad PSS</w:t>
      </w:r>
      <w:r w:rsidR="00C00EA3">
        <w:rPr>
          <w:rFonts w:ascii="Times New Roman" w:hAnsi="Times New Roman" w:cs="Times New Roman"/>
        </w:rPr>
        <w:t>-</w:t>
      </w:r>
      <w:r w:rsidRPr="008C1061">
        <w:rPr>
          <w:rFonts w:ascii="Times New Roman" w:hAnsi="Times New Roman" w:cs="Times New Roman"/>
        </w:rPr>
        <w:t xml:space="preserve">Gadag PS line collapsed and a </w:t>
      </w:r>
      <w:del w:id="180" w:author="Senthil Kumar Dharuman" w:date="2026-07-14T16:34:00Z" w16du:dateUtc="2026-07-14T11:04:00Z">
        <w:r w:rsidRPr="008C1061" w:rsidDel="004F10DA">
          <w:rPr>
            <w:rFonts w:ascii="Times New Roman" w:hAnsi="Times New Roman" w:cs="Times New Roman"/>
          </w:rPr>
          <w:delText xml:space="preserve">sixth </w:delText>
        </w:r>
      </w:del>
      <w:ins w:id="181" w:author="Senthil Kumar Dharuman" w:date="2026-07-14T16:34:00Z" w16du:dateUtc="2026-07-14T11:04:00Z">
        <w:r w:rsidR="004F10DA" w:rsidRPr="008C1061">
          <w:rPr>
            <w:rFonts w:ascii="Times New Roman" w:hAnsi="Times New Roman" w:cs="Times New Roman"/>
          </w:rPr>
          <w:t xml:space="preserve">sixth </w:t>
        </w:r>
        <w:r w:rsidR="004F10DA">
          <w:rPr>
            <w:rFonts w:ascii="Times New Roman" w:hAnsi="Times New Roman" w:cs="Times New Roman"/>
          </w:rPr>
          <w:t>transmission</w:t>
        </w:r>
      </w:ins>
      <w:ins w:id="182" w:author="Senthil Kumar Dharuman" w:date="2026-07-14T15:21:00Z" w16du:dateUtc="2026-07-14T09:51:00Z">
        <w:r w:rsidR="00342262">
          <w:rPr>
            <w:rFonts w:ascii="Times New Roman" w:hAnsi="Times New Roman" w:cs="Times New Roman"/>
          </w:rPr>
          <w:t xml:space="preserve"> tower </w:t>
        </w:r>
      </w:ins>
      <w:r w:rsidRPr="008C1061">
        <w:rPr>
          <w:rFonts w:ascii="Times New Roman" w:hAnsi="Times New Roman" w:cs="Times New Roman"/>
        </w:rPr>
        <w:t>was left bent during a storm of gusty winds, rain, lightning and thunderstorms, severing the sole evacuation path of the Project and forcing a complete shutdown that lasted until the line was restored on 28.06.2026.</w:t>
      </w:r>
    </w:p>
    <w:p w14:paraId="134BBE82" w14:textId="134A5BD3" w:rsidR="00C3417F" w:rsidRDefault="00C00EA3" w:rsidP="00C3417F">
      <w:pPr>
        <w:spacing w:before="240" w:after="140" w:line="360" w:lineRule="auto"/>
        <w:ind w:left="1008" w:hanging="504"/>
        <w:jc w:val="both"/>
        <w:rPr>
          <w:rFonts w:ascii="Times New Roman" w:hAnsi="Times New Roman" w:cs="Times New Roman"/>
        </w:rPr>
      </w:pPr>
      <w:r>
        <w:rPr>
          <w:rFonts w:ascii="Times New Roman" w:hAnsi="Times New Roman" w:cs="Times New Roman"/>
        </w:rPr>
        <w:t>(d)</w:t>
      </w:r>
      <w:r>
        <w:rPr>
          <w:rFonts w:ascii="Times New Roman" w:hAnsi="Times New Roman" w:cs="Times New Roman"/>
        </w:rPr>
        <w:tab/>
      </w:r>
      <w:r w:rsidR="00C3417F">
        <w:rPr>
          <w:rFonts w:ascii="Times New Roman" w:hAnsi="Times New Roman" w:cs="Times New Roman"/>
        </w:rPr>
        <w:t>On 18.05.2026, t</w:t>
      </w:r>
      <w:r w:rsidRPr="00C00EA3">
        <w:rPr>
          <w:rFonts w:ascii="Times New Roman" w:hAnsi="Times New Roman" w:cs="Times New Roman"/>
        </w:rPr>
        <w:t xml:space="preserve">he Petitioner </w:t>
      </w:r>
      <w:r w:rsidR="00C3417F">
        <w:rPr>
          <w:rFonts w:ascii="Times New Roman" w:hAnsi="Times New Roman" w:cs="Times New Roman"/>
        </w:rPr>
        <w:t xml:space="preserve">had </w:t>
      </w:r>
      <w:r w:rsidRPr="00C00EA3">
        <w:rPr>
          <w:rFonts w:ascii="Times New Roman" w:hAnsi="Times New Roman" w:cs="Times New Roman"/>
        </w:rPr>
        <w:t xml:space="preserve">intimated Respondent No. 1 of the collapse </w:t>
      </w:r>
      <w:r w:rsidR="00C3417F">
        <w:rPr>
          <w:rFonts w:ascii="Times New Roman" w:hAnsi="Times New Roman" w:cs="Times New Roman"/>
        </w:rPr>
        <w:t xml:space="preserve">of the transmission towers and had issued a Force Majeure Notice dated </w:t>
      </w:r>
      <w:r w:rsidRPr="00C00EA3">
        <w:rPr>
          <w:rFonts w:ascii="Times New Roman" w:hAnsi="Times New Roman" w:cs="Times New Roman"/>
        </w:rPr>
        <w:t>02.06.2026</w:t>
      </w:r>
      <w:r w:rsidR="00C3417F">
        <w:rPr>
          <w:rFonts w:ascii="Times New Roman" w:hAnsi="Times New Roman" w:cs="Times New Roman"/>
        </w:rPr>
        <w:t xml:space="preserve"> and</w:t>
      </w:r>
      <w:r w:rsidRPr="00C00EA3">
        <w:rPr>
          <w:rFonts w:ascii="Times New Roman" w:hAnsi="Times New Roman" w:cs="Times New Roman"/>
        </w:rPr>
        <w:t xml:space="preserve"> sought a 45-day extension (</w:t>
      </w:r>
      <w:r w:rsidR="00C3417F">
        <w:rPr>
          <w:rFonts w:ascii="Times New Roman" w:hAnsi="Times New Roman" w:cs="Times New Roman"/>
        </w:rPr>
        <w:t xml:space="preserve">from </w:t>
      </w:r>
      <w:r w:rsidRPr="00C00EA3">
        <w:rPr>
          <w:rFonts w:ascii="Times New Roman" w:hAnsi="Times New Roman" w:cs="Times New Roman"/>
        </w:rPr>
        <w:t>27.06.2026 to 11.08.2026) to inject infirm power for the balance 10.5 MW.</w:t>
      </w:r>
      <w:ins w:id="183" w:author="Senthil Kumar Dharuman" w:date="2026-07-14T16:22:00Z" w16du:dateUtc="2026-07-14T10:52:00Z">
        <w:r w:rsidR="00DE0899">
          <w:rPr>
            <w:rFonts w:ascii="Times New Roman" w:hAnsi="Times New Roman" w:cs="Times New Roman"/>
          </w:rPr>
          <w:t xml:space="preserve"> </w:t>
        </w:r>
      </w:ins>
    </w:p>
    <w:p w14:paraId="67348ADC" w14:textId="4A088CB0" w:rsidR="00BF6D93" w:rsidRPr="00C3417F" w:rsidRDefault="00C3417F" w:rsidP="00C3417F">
      <w:pPr>
        <w:spacing w:before="240" w:after="140" w:line="360" w:lineRule="auto"/>
        <w:ind w:left="1008" w:hanging="504"/>
        <w:jc w:val="both"/>
        <w:rPr>
          <w:rFonts w:ascii="Times New Roman" w:hAnsi="Times New Roman" w:cs="Times New Roman"/>
        </w:rPr>
      </w:pPr>
      <w:r>
        <w:rPr>
          <w:rFonts w:ascii="Times New Roman" w:hAnsi="Times New Roman" w:cs="Times New Roman"/>
        </w:rPr>
        <w:t>(e)</w:t>
      </w:r>
      <w:r>
        <w:rPr>
          <w:rFonts w:ascii="Times New Roman" w:hAnsi="Times New Roman" w:cs="Times New Roman"/>
        </w:rPr>
        <w:tab/>
        <w:t xml:space="preserve">On 09.06.2026, Respondent No. 1 replied to the Petitioner clarifying that </w:t>
      </w:r>
      <w:r w:rsidR="00C7476F">
        <w:rPr>
          <w:rFonts w:ascii="Times New Roman" w:hAnsi="Times New Roman" w:cs="Times New Roman"/>
        </w:rPr>
        <w:t xml:space="preserve">Respondent No. 1 could grant </w:t>
      </w:r>
      <w:r w:rsidRPr="00C3417F">
        <w:rPr>
          <w:rFonts w:ascii="Times New Roman" w:hAnsi="Times New Roman" w:cs="Times New Roman"/>
        </w:rPr>
        <w:t>extension only up to 26.06.2026</w:t>
      </w:r>
      <w:r w:rsidR="00C7476F">
        <w:rPr>
          <w:rFonts w:ascii="Times New Roman" w:hAnsi="Times New Roman" w:cs="Times New Roman"/>
        </w:rPr>
        <w:t xml:space="preserve"> under the IEGC 2023</w:t>
      </w:r>
      <w:r w:rsidRPr="00C3417F">
        <w:rPr>
          <w:rFonts w:ascii="Times New Roman" w:hAnsi="Times New Roman" w:cs="Times New Roman"/>
        </w:rPr>
        <w:t xml:space="preserve">, being 135 days from FTC approval, and that any extension beyond that date </w:t>
      </w:r>
      <w:r w:rsidR="00C7476F">
        <w:rPr>
          <w:rFonts w:ascii="Times New Roman" w:hAnsi="Times New Roman" w:cs="Times New Roman"/>
        </w:rPr>
        <w:t xml:space="preserve">can only be granted by this Hon’ble Commission in terms of the IEGC. </w:t>
      </w:r>
    </w:p>
    <w:p w14:paraId="67348ADD" w14:textId="4502B06C" w:rsidR="00BF6D93" w:rsidRPr="00473FF0" w:rsidRDefault="00C7476F" w:rsidP="00C7476F">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Accordingly, i</w:t>
      </w:r>
      <w:r w:rsidRPr="00473FF0">
        <w:rPr>
          <w:rFonts w:ascii="Times New Roman" w:hAnsi="Times New Roman" w:cs="Times New Roman"/>
        </w:rPr>
        <w:t>t is the Petitioner’s case that:</w:t>
      </w:r>
      <w:r>
        <w:rPr>
          <w:rFonts w:ascii="Times New Roman" w:hAnsi="Times New Roman" w:cs="Times New Roman"/>
        </w:rPr>
        <w:t>-</w:t>
      </w:r>
    </w:p>
    <w:p w14:paraId="6BE2B24F" w14:textId="7335C6B9" w:rsidR="003D7904" w:rsidRDefault="003D7904" w:rsidP="00473FF0">
      <w:pPr>
        <w:pStyle w:val="ListParagraph"/>
        <w:numPr>
          <w:ilvl w:val="0"/>
          <w:numId w:val="3"/>
        </w:numPr>
        <w:spacing w:before="240" w:after="140" w:line="360" w:lineRule="auto"/>
        <w:jc w:val="both"/>
        <w:rPr>
          <w:rFonts w:ascii="Times New Roman" w:hAnsi="Times New Roman" w:cs="Times New Roman"/>
        </w:rPr>
      </w:pPr>
      <w:r>
        <w:rPr>
          <w:rFonts w:ascii="Times New Roman" w:hAnsi="Times New Roman" w:cs="Times New Roman"/>
        </w:rPr>
        <w:t xml:space="preserve">FTC was granted by Respondent No. 1 </w:t>
      </w:r>
      <w:r w:rsidRPr="003D7904">
        <w:rPr>
          <w:rFonts w:ascii="Times New Roman" w:hAnsi="Times New Roman" w:cs="Times New Roman"/>
        </w:rPr>
        <w:t>for a total capacity of 39.9 MW (comprising 19 WTGs), FTC was issued permitting injection of infirm power.</w:t>
      </w:r>
      <w:r>
        <w:rPr>
          <w:rFonts w:ascii="Times New Roman" w:hAnsi="Times New Roman" w:cs="Times New Roman"/>
        </w:rPr>
        <w:t xml:space="preserve"> As per the IEGC 2023, a period of 45 </w:t>
      </w:r>
      <w:r w:rsidRPr="00AA6B42">
        <w:rPr>
          <w:rFonts w:ascii="Times New Roman" w:hAnsi="Times New Roman" w:cs="Times New Roman"/>
        </w:rPr>
        <w:t>days is granted for injection of infirm power post receipt of FTC.</w:t>
      </w:r>
      <w:r>
        <w:rPr>
          <w:rFonts w:ascii="Times New Roman" w:hAnsi="Times New Roman" w:cs="Times New Roman"/>
        </w:rPr>
        <w:t xml:space="preserve"> </w:t>
      </w:r>
    </w:p>
    <w:p w14:paraId="6798EF52" w14:textId="1EF7DE30" w:rsidR="003D7904" w:rsidRDefault="003D7904" w:rsidP="00473FF0">
      <w:pPr>
        <w:pStyle w:val="ListParagraph"/>
        <w:numPr>
          <w:ilvl w:val="0"/>
          <w:numId w:val="3"/>
        </w:numPr>
        <w:spacing w:before="240" w:after="140" w:line="360" w:lineRule="auto"/>
        <w:jc w:val="both"/>
        <w:rPr>
          <w:rFonts w:ascii="Times New Roman" w:hAnsi="Times New Roman" w:cs="Times New Roman"/>
        </w:rPr>
      </w:pPr>
      <w:r>
        <w:rPr>
          <w:rFonts w:ascii="Times New Roman" w:hAnsi="Times New Roman" w:cs="Times New Roman"/>
        </w:rPr>
        <w:lastRenderedPageBreak/>
        <w:t xml:space="preserve">The period of 45 days can be extended by the relevant regional load despatch centre by a period of </w:t>
      </w:r>
      <w:r w:rsidR="00BB0303">
        <w:rPr>
          <w:rFonts w:ascii="Times New Roman" w:hAnsi="Times New Roman" w:cs="Times New Roman"/>
        </w:rPr>
        <w:t>3 months</w:t>
      </w:r>
      <w:r>
        <w:rPr>
          <w:rFonts w:ascii="Times New Roman" w:hAnsi="Times New Roman" w:cs="Times New Roman"/>
        </w:rPr>
        <w:t xml:space="preserve"> (i.e. total of 135 days from FTC) under the IEGC 2023.</w:t>
      </w:r>
    </w:p>
    <w:p w14:paraId="67348ADE" w14:textId="1898BF09" w:rsidR="00BF6D93" w:rsidRDefault="003D7904" w:rsidP="00473FF0">
      <w:pPr>
        <w:pStyle w:val="ListParagraph"/>
        <w:numPr>
          <w:ilvl w:val="0"/>
          <w:numId w:val="3"/>
        </w:numPr>
        <w:spacing w:before="240" w:after="140" w:line="360" w:lineRule="auto"/>
        <w:jc w:val="both"/>
        <w:rPr>
          <w:ins w:id="184" w:author="Yashaswi Kant" w:date="2026-07-23T09:54:00Z" w16du:dateUtc="2026-07-23T04:24:00Z"/>
          <w:rFonts w:ascii="Times New Roman" w:hAnsi="Times New Roman" w:cs="Times New Roman"/>
        </w:rPr>
      </w:pPr>
      <w:r>
        <w:rPr>
          <w:rFonts w:ascii="Times New Roman" w:hAnsi="Times New Roman" w:cs="Times New Roman"/>
        </w:rPr>
        <w:t xml:space="preserve">The </w:t>
      </w:r>
      <w:r w:rsidRPr="00473FF0">
        <w:rPr>
          <w:rFonts w:ascii="Times New Roman" w:hAnsi="Times New Roman" w:cs="Times New Roman"/>
        </w:rPr>
        <w:t xml:space="preserve">proviso to Regulation 19(3) of the IEGC 2023, </w:t>
      </w:r>
      <w:r>
        <w:rPr>
          <w:rFonts w:ascii="Times New Roman" w:hAnsi="Times New Roman" w:cs="Times New Roman"/>
        </w:rPr>
        <w:t xml:space="preserve">states that an </w:t>
      </w:r>
      <w:r w:rsidRPr="00473FF0">
        <w:rPr>
          <w:rFonts w:ascii="Times New Roman" w:hAnsi="Times New Roman" w:cs="Times New Roman"/>
        </w:rPr>
        <w:t xml:space="preserve">extension of the period for injection of infirm power </w:t>
      </w:r>
      <w:r>
        <w:rPr>
          <w:rFonts w:ascii="Times New Roman" w:hAnsi="Times New Roman" w:cs="Times New Roman"/>
        </w:rPr>
        <w:t xml:space="preserve">the period of </w:t>
      </w:r>
      <w:r w:rsidRPr="00473FF0">
        <w:rPr>
          <w:rFonts w:ascii="Times New Roman" w:hAnsi="Times New Roman" w:cs="Times New Roman"/>
        </w:rPr>
        <w:t xml:space="preserve">beyond three months </w:t>
      </w:r>
      <w:r w:rsidR="00BB0303">
        <w:rPr>
          <w:rFonts w:ascii="Times New Roman" w:hAnsi="Times New Roman" w:cs="Times New Roman"/>
        </w:rPr>
        <w:t xml:space="preserve">can be granted only by this Hon’ble Commission </w:t>
      </w:r>
      <w:r w:rsidR="00A07CC0">
        <w:rPr>
          <w:rFonts w:ascii="Times New Roman" w:hAnsi="Times New Roman" w:cs="Times New Roman"/>
        </w:rPr>
        <w:t>upon an application made by the generating station along with detailed reasons</w:t>
      </w:r>
      <w:ins w:id="185" w:author="Yashaswi Kant" w:date="2026-07-23T09:54:00Z" w16du:dateUtc="2026-07-23T04:24:00Z">
        <w:r w:rsidR="0057600A">
          <w:rPr>
            <w:rFonts w:ascii="Times New Roman" w:hAnsi="Times New Roman" w:cs="Times New Roman"/>
          </w:rPr>
          <w:t xml:space="preserve"> as reproduced below:-</w:t>
        </w:r>
      </w:ins>
      <w:del w:id="186" w:author="Yashaswi Kant" w:date="2026-07-23T09:54:00Z" w16du:dateUtc="2026-07-23T04:24:00Z">
        <w:r w:rsidR="00A07CC0" w:rsidDel="0057600A">
          <w:rPr>
            <w:rFonts w:ascii="Times New Roman" w:hAnsi="Times New Roman" w:cs="Times New Roman"/>
          </w:rPr>
          <w:delText>.</w:delText>
        </w:r>
      </w:del>
      <w:r w:rsidR="00A07CC0">
        <w:rPr>
          <w:rFonts w:ascii="Times New Roman" w:hAnsi="Times New Roman" w:cs="Times New Roman"/>
        </w:rPr>
        <w:t xml:space="preserve"> </w:t>
      </w:r>
    </w:p>
    <w:p w14:paraId="27A6110F" w14:textId="77777777" w:rsidR="0057600A" w:rsidRPr="008715C5" w:rsidRDefault="0057600A">
      <w:pPr>
        <w:pStyle w:val="ListParagraph"/>
        <w:spacing w:before="240" w:after="140"/>
        <w:ind w:left="1440"/>
        <w:jc w:val="both"/>
        <w:rPr>
          <w:moveTo w:id="187" w:author="Yashaswi Kant" w:date="2026-07-23T09:54:00Z" w16du:dateUtc="2026-07-23T04:24:00Z"/>
          <w:rFonts w:ascii="Times New Roman" w:hAnsi="Times New Roman" w:cs="Times New Roman"/>
          <w:i/>
          <w:iCs/>
        </w:rPr>
        <w:pPrChange w:id="188" w:author="Yashaswi Kant" w:date="2026-07-23T09:55:00Z" w16du:dateUtc="2026-07-23T04:25:00Z">
          <w:pPr>
            <w:pStyle w:val="ListParagraph"/>
            <w:numPr>
              <w:numId w:val="3"/>
            </w:numPr>
            <w:spacing w:before="240" w:after="140"/>
            <w:ind w:left="1008" w:hanging="432"/>
            <w:jc w:val="both"/>
          </w:pPr>
        </w:pPrChange>
      </w:pPr>
      <w:moveToRangeStart w:id="189" w:author="Yashaswi Kant" w:date="2026-07-23T09:54:00Z" w:name="move235692905"/>
      <w:moveTo w:id="190" w:author="Yashaswi Kant" w:date="2026-07-23T09:54:00Z" w16du:dateUtc="2026-07-23T04:24:00Z">
        <w:r w:rsidRPr="008715C5">
          <w:rPr>
            <w:rFonts w:ascii="Times New Roman" w:hAnsi="Times New Roman" w:cs="Times New Roman"/>
            <w:i/>
            <w:iCs/>
          </w:rPr>
          <w:t xml:space="preserve">“19. Drawal of Start Up Power and Injection of Infirm  </w:t>
        </w:r>
      </w:moveTo>
    </w:p>
    <w:p w14:paraId="28E93941" w14:textId="77777777" w:rsidR="0057600A" w:rsidRPr="008715C5" w:rsidRDefault="0057600A">
      <w:pPr>
        <w:pStyle w:val="ListParagraph"/>
        <w:spacing w:before="240" w:after="140"/>
        <w:ind w:left="1440"/>
        <w:jc w:val="both"/>
        <w:rPr>
          <w:moveTo w:id="191" w:author="Yashaswi Kant" w:date="2026-07-23T09:54:00Z" w16du:dateUtc="2026-07-23T04:24:00Z"/>
          <w:rFonts w:ascii="Times New Roman" w:hAnsi="Times New Roman" w:cs="Times New Roman"/>
          <w:i/>
          <w:iCs/>
        </w:rPr>
        <w:pPrChange w:id="192" w:author="Yashaswi Kant" w:date="2026-07-23T09:55:00Z" w16du:dateUtc="2026-07-23T04:25:00Z">
          <w:pPr>
            <w:pStyle w:val="ListParagraph"/>
            <w:numPr>
              <w:numId w:val="3"/>
            </w:numPr>
            <w:spacing w:before="240" w:after="140"/>
            <w:ind w:left="1008" w:hanging="432"/>
            <w:jc w:val="both"/>
          </w:pPr>
        </w:pPrChange>
      </w:pPr>
      <w:moveTo w:id="193" w:author="Yashaswi Kant" w:date="2026-07-23T09:54:00Z" w16du:dateUtc="2026-07-23T04:24:00Z">
        <w:r>
          <w:rPr>
            <w:rFonts w:ascii="Times New Roman" w:hAnsi="Times New Roman" w:cs="Times New Roman"/>
            <w:i/>
            <w:iCs/>
          </w:rPr>
          <w:tab/>
        </w:r>
        <w:r w:rsidRPr="008715C5">
          <w:rPr>
            <w:rFonts w:ascii="Times New Roman" w:hAnsi="Times New Roman" w:cs="Times New Roman"/>
            <w:i/>
            <w:iCs/>
          </w:rPr>
          <w:t>…</w:t>
        </w:r>
      </w:moveTo>
    </w:p>
    <w:p w14:paraId="16462D0F" w14:textId="77777777" w:rsidR="0057600A" w:rsidRDefault="0057600A">
      <w:pPr>
        <w:pStyle w:val="ListParagraph"/>
        <w:spacing w:before="240" w:after="140"/>
        <w:ind w:left="1440"/>
        <w:jc w:val="both"/>
        <w:rPr>
          <w:moveTo w:id="194" w:author="Yashaswi Kant" w:date="2026-07-23T09:54:00Z" w16du:dateUtc="2026-07-23T04:24:00Z"/>
          <w:rFonts w:ascii="Times New Roman" w:hAnsi="Times New Roman" w:cs="Times New Roman"/>
          <w:i/>
          <w:iCs/>
        </w:rPr>
        <w:pPrChange w:id="195" w:author="Yashaswi Kant" w:date="2026-07-23T09:55:00Z" w16du:dateUtc="2026-07-23T04:25:00Z">
          <w:pPr>
            <w:pStyle w:val="ListParagraph"/>
            <w:numPr>
              <w:numId w:val="3"/>
            </w:numPr>
            <w:spacing w:before="240" w:after="140"/>
            <w:ind w:left="1008" w:hanging="432"/>
            <w:jc w:val="both"/>
          </w:pPr>
        </w:pPrChange>
      </w:pPr>
      <w:moveTo w:id="196" w:author="Yashaswi Kant" w:date="2026-07-23T09:54:00Z" w16du:dateUtc="2026-07-23T04:24:00Z">
        <w:r w:rsidRPr="008715C5">
          <w:rPr>
            <w:rFonts w:ascii="Times New Roman" w:hAnsi="Times New Roman" w:cs="Times New Roman"/>
            <w:i/>
            <w:iCs/>
          </w:rPr>
          <w:t>(3) Notwithstanding the provisions of clause (2) of this Regulation, the Commission may allow extension of the period for inter-change of power beyond the stipulated period on an application made by the generating station at least two months in advance of the completion of the stipulated period.”</w:t>
        </w:r>
      </w:moveTo>
    </w:p>
    <w:moveToRangeEnd w:id="189"/>
    <w:p w14:paraId="7CBB7CFB" w14:textId="49BD0600" w:rsidR="0057600A" w:rsidRPr="0057600A" w:rsidDel="0057600A" w:rsidRDefault="0057600A">
      <w:pPr>
        <w:pStyle w:val="ListParagraph"/>
        <w:spacing w:before="240" w:after="140" w:line="360" w:lineRule="auto"/>
        <w:ind w:left="1440"/>
        <w:jc w:val="both"/>
        <w:rPr>
          <w:del w:id="197" w:author="Yashaswi Kant" w:date="2026-07-23T09:55:00Z" w16du:dateUtc="2026-07-23T04:25:00Z"/>
          <w:rFonts w:ascii="Times New Roman" w:hAnsi="Times New Roman" w:cs="Times New Roman"/>
          <w:i/>
          <w:iCs/>
          <w:rPrChange w:id="198" w:author="Yashaswi Kant" w:date="2026-07-23T09:54:00Z" w16du:dateUtc="2026-07-23T04:24:00Z">
            <w:rPr>
              <w:del w:id="199" w:author="Yashaswi Kant" w:date="2026-07-23T09:55:00Z" w16du:dateUtc="2026-07-23T04:25:00Z"/>
              <w:rFonts w:ascii="Times New Roman" w:hAnsi="Times New Roman" w:cs="Times New Roman"/>
            </w:rPr>
          </w:rPrChange>
        </w:rPr>
        <w:pPrChange w:id="200" w:author="Yashaswi Kant" w:date="2026-07-23T09:54:00Z" w16du:dateUtc="2026-07-23T04:24:00Z">
          <w:pPr>
            <w:pStyle w:val="ListParagraph"/>
            <w:numPr>
              <w:numId w:val="3"/>
            </w:numPr>
            <w:spacing w:before="240" w:after="140" w:line="360" w:lineRule="auto"/>
            <w:ind w:left="1008" w:hanging="432"/>
            <w:jc w:val="both"/>
          </w:pPr>
        </w:pPrChange>
      </w:pPr>
    </w:p>
    <w:p w14:paraId="48D530D3" w14:textId="2B595ADA" w:rsidR="00D34E34" w:rsidRDefault="00D34E34" w:rsidP="00473FF0">
      <w:pPr>
        <w:pStyle w:val="ListParagraph"/>
        <w:numPr>
          <w:ilvl w:val="0"/>
          <w:numId w:val="3"/>
        </w:numPr>
        <w:spacing w:before="240" w:after="140" w:line="360" w:lineRule="auto"/>
        <w:jc w:val="both"/>
        <w:rPr>
          <w:rFonts w:ascii="Times New Roman" w:hAnsi="Times New Roman" w:cs="Times New Roman"/>
        </w:rPr>
      </w:pPr>
      <w:r w:rsidRPr="00D34E34">
        <w:rPr>
          <w:rFonts w:ascii="Times New Roman" w:hAnsi="Times New Roman" w:cs="Times New Roman"/>
        </w:rPr>
        <w:t xml:space="preserve">The Petitioner was precluded from completing the repeat trial run and from injecting infirm power in respect of the 5 WTGs solely on account of a supervening </w:t>
      </w:r>
      <w:ins w:id="201" w:author="Yashaswi Kant" w:date="2026-07-23T11:06:00Z" w16du:dateUtc="2026-07-23T05:36:00Z">
        <w:r w:rsidR="00283467">
          <w:rPr>
            <w:rFonts w:ascii="Times New Roman" w:hAnsi="Times New Roman" w:cs="Times New Roman"/>
          </w:rPr>
          <w:t>events beyond the control of the Petitioner and which completely prevented the Petitioner from completing its obligation/trial run</w:t>
        </w:r>
      </w:ins>
      <w:del w:id="202" w:author="Yashaswi Kant" w:date="2026-07-23T11:06:00Z" w16du:dateUtc="2026-07-23T05:36:00Z">
        <w:r w:rsidRPr="00D34E34" w:rsidDel="00283467">
          <w:rPr>
            <w:rFonts w:ascii="Times New Roman" w:hAnsi="Times New Roman" w:cs="Times New Roman"/>
          </w:rPr>
          <w:delText>Force Majeure event</w:delText>
        </w:r>
      </w:del>
      <w:r w:rsidRPr="00D34E34">
        <w:rPr>
          <w:rFonts w:ascii="Times New Roman" w:hAnsi="Times New Roman" w:cs="Times New Roman"/>
        </w:rPr>
        <w:t>, namely the collapse of five 220 kV transmission towers</w:t>
      </w:r>
      <w:ins w:id="203" w:author="Senthil Kumar Dharuman" w:date="2026-07-14T16:34:00Z" w16du:dateUtc="2026-07-14T11:04:00Z">
        <w:r w:rsidR="004F10DA">
          <w:rPr>
            <w:rFonts w:ascii="Times New Roman" w:hAnsi="Times New Roman" w:cs="Times New Roman"/>
          </w:rPr>
          <w:t xml:space="preserve"> </w:t>
        </w:r>
      </w:ins>
      <w:del w:id="204" w:author="Senthil Kumar Dharuman" w:date="2026-07-14T16:38:00Z" w16du:dateUtc="2026-07-14T11:08:00Z">
        <w:r w:rsidRPr="00D34E34" w:rsidDel="00032009">
          <w:rPr>
            <w:rFonts w:ascii="Times New Roman" w:hAnsi="Times New Roman" w:cs="Times New Roman"/>
          </w:rPr>
          <w:delText xml:space="preserve"> </w:delText>
        </w:r>
      </w:del>
      <w:ins w:id="205" w:author="Senthil Kumar Dharuman" w:date="2026-07-14T16:38:00Z" w16du:dateUtc="2026-07-14T11:08:00Z">
        <w:r w:rsidR="00032009">
          <w:rPr>
            <w:rFonts w:ascii="Times New Roman" w:hAnsi="Times New Roman" w:cs="Times New Roman"/>
          </w:rPr>
          <w:t>and</w:t>
        </w:r>
      </w:ins>
      <w:ins w:id="206" w:author="Senthil Kumar Dharuman" w:date="2026-07-14T16:40:00Z" w16du:dateUtc="2026-07-14T11:10:00Z">
        <w:r w:rsidR="00CA64AD">
          <w:rPr>
            <w:rFonts w:ascii="Times New Roman" w:hAnsi="Times New Roman" w:cs="Times New Roman"/>
          </w:rPr>
          <w:t xml:space="preserve"> the bending of</w:t>
        </w:r>
      </w:ins>
      <w:ins w:id="207" w:author="Senthil Kumar Dharuman" w:date="2026-07-14T16:38:00Z" w16du:dateUtc="2026-07-14T11:08:00Z">
        <w:r w:rsidR="00032009">
          <w:rPr>
            <w:rFonts w:ascii="Times New Roman" w:hAnsi="Times New Roman" w:cs="Times New Roman"/>
          </w:rPr>
          <w:t xml:space="preserve"> </w:t>
        </w:r>
        <w:r w:rsidR="00032009" w:rsidRPr="00D34E34">
          <w:rPr>
            <w:rFonts w:ascii="Times New Roman" w:hAnsi="Times New Roman" w:cs="Times New Roman"/>
          </w:rPr>
          <w:t>one</w:t>
        </w:r>
      </w:ins>
      <w:ins w:id="208" w:author="Senthil Kumar Dharuman" w:date="2026-07-14T16:41:00Z" w16du:dateUtc="2026-07-14T11:11:00Z">
        <w:r w:rsidR="00F4375D">
          <w:rPr>
            <w:rFonts w:ascii="Times New Roman" w:hAnsi="Times New Roman" w:cs="Times New Roman"/>
          </w:rPr>
          <w:t xml:space="preserve"> 220 kV </w:t>
        </w:r>
      </w:ins>
      <w:ins w:id="209" w:author="Senthil Kumar Dharuman" w:date="2026-07-14T16:35:00Z" w16du:dateUtc="2026-07-14T11:05:00Z">
        <w:r w:rsidR="003B1A5C">
          <w:rPr>
            <w:rFonts w:ascii="Times New Roman" w:hAnsi="Times New Roman" w:cs="Times New Roman"/>
          </w:rPr>
          <w:t xml:space="preserve">transmission </w:t>
        </w:r>
        <w:r w:rsidR="003B1A5C" w:rsidRPr="003B1A5C">
          <w:rPr>
            <w:rFonts w:ascii="Times New Roman" w:hAnsi="Times New Roman" w:cs="Times New Roman"/>
          </w:rPr>
          <w:t xml:space="preserve">tower </w:t>
        </w:r>
      </w:ins>
      <w:r w:rsidRPr="00D34E34">
        <w:rPr>
          <w:rFonts w:ascii="Times New Roman" w:hAnsi="Times New Roman" w:cs="Times New Roman"/>
        </w:rPr>
        <w:t>on the sole evacuation line of the Project on 17.05.2026, an event wholly beyond the Petitioner's control and incapable of prevention despite the exercise of all prudent utility practices</w:t>
      </w:r>
      <w:r>
        <w:rPr>
          <w:rFonts w:ascii="Times New Roman" w:hAnsi="Times New Roman" w:cs="Times New Roman"/>
        </w:rPr>
        <w:t>.</w:t>
      </w:r>
    </w:p>
    <w:p w14:paraId="0D8CE52E" w14:textId="521CFE2B" w:rsidR="00D34E34" w:rsidDel="0057600A" w:rsidRDefault="00D34E34" w:rsidP="00473FF0">
      <w:pPr>
        <w:pStyle w:val="ListParagraph"/>
        <w:numPr>
          <w:ilvl w:val="0"/>
          <w:numId w:val="3"/>
        </w:numPr>
        <w:spacing w:before="240" w:after="140" w:line="360" w:lineRule="auto"/>
        <w:jc w:val="both"/>
        <w:rPr>
          <w:ins w:id="210" w:author="Ali Ahmed Chaudhary" w:date="2026-07-21T10:17:00Z" w16du:dateUtc="2026-07-21T04:47:00Z"/>
          <w:del w:id="211" w:author="Yashaswi Kant" w:date="2026-07-23T09:50:00Z" w16du:dateUtc="2026-07-23T04:20:00Z"/>
          <w:rFonts w:ascii="Times New Roman" w:hAnsi="Times New Roman" w:cs="Times New Roman"/>
        </w:rPr>
      </w:pPr>
      <w:r>
        <w:rPr>
          <w:rFonts w:ascii="Times New Roman" w:hAnsi="Times New Roman" w:cs="Times New Roman"/>
        </w:rPr>
        <w:t>I</w:t>
      </w:r>
      <w:r w:rsidRPr="00D34E34">
        <w:rPr>
          <w:rFonts w:ascii="Times New Roman" w:hAnsi="Times New Roman" w:cs="Times New Roman"/>
        </w:rPr>
        <w:t xml:space="preserve">t is pertinent to note that </w:t>
      </w:r>
      <w:r>
        <w:rPr>
          <w:rFonts w:ascii="Times New Roman" w:hAnsi="Times New Roman" w:cs="Times New Roman"/>
        </w:rPr>
        <w:t xml:space="preserve">while </w:t>
      </w:r>
      <w:r w:rsidRPr="00D34E34">
        <w:rPr>
          <w:rFonts w:ascii="Times New Roman" w:hAnsi="Times New Roman" w:cs="Times New Roman"/>
        </w:rPr>
        <w:t>the IEGC 2023 does not itself contain any force majeure provision</w:t>
      </w:r>
      <w:r>
        <w:rPr>
          <w:rFonts w:ascii="Times New Roman" w:hAnsi="Times New Roman" w:cs="Times New Roman"/>
        </w:rPr>
        <w:t xml:space="preserve">, </w:t>
      </w:r>
      <w:r w:rsidRPr="00D34E34">
        <w:rPr>
          <w:rFonts w:ascii="Times New Roman" w:hAnsi="Times New Roman" w:cs="Times New Roman"/>
        </w:rPr>
        <w:t xml:space="preserve">the said event is therefore relied upon </w:t>
      </w:r>
      <w:r>
        <w:rPr>
          <w:rFonts w:ascii="Times New Roman" w:hAnsi="Times New Roman" w:cs="Times New Roman"/>
        </w:rPr>
        <w:t xml:space="preserve">as </w:t>
      </w:r>
      <w:r w:rsidRPr="00D34E34">
        <w:rPr>
          <w:rFonts w:ascii="Times New Roman" w:hAnsi="Times New Roman" w:cs="Times New Roman"/>
        </w:rPr>
        <w:t xml:space="preserve">the factual foundation for the exercise of this Hon'ble Commission's powers under Regulations 19(3), 57 and </w:t>
      </w:r>
      <w:commentRangeStart w:id="212"/>
      <w:commentRangeStart w:id="213"/>
      <w:commentRangeStart w:id="214"/>
      <w:r w:rsidRPr="00D34E34">
        <w:rPr>
          <w:rFonts w:ascii="Times New Roman" w:hAnsi="Times New Roman" w:cs="Times New Roman"/>
        </w:rPr>
        <w:t>58</w:t>
      </w:r>
      <w:commentRangeEnd w:id="212"/>
      <w:r w:rsidR="0098106E">
        <w:rPr>
          <w:rStyle w:val="CommentReference"/>
          <w:rFonts w:ascii="Times New Roman" w:hAnsi="Times New Roman" w:cs="Times New Roman"/>
          <w:sz w:val="24"/>
          <w:szCs w:val="24"/>
        </w:rPr>
        <w:commentReference w:id="212"/>
      </w:r>
      <w:commentRangeEnd w:id="213"/>
      <w:r w:rsidR="00947CCD">
        <w:rPr>
          <w:rStyle w:val="CommentReference"/>
          <w:rFonts w:ascii="Times New Roman" w:hAnsi="Times New Roman" w:cs="Times New Roman"/>
          <w:sz w:val="24"/>
          <w:szCs w:val="24"/>
        </w:rPr>
        <w:commentReference w:id="213"/>
      </w:r>
      <w:commentRangeEnd w:id="214"/>
      <w:r w:rsidR="0057600A">
        <w:rPr>
          <w:rStyle w:val="CommentReference"/>
          <w:rFonts w:ascii="Times New Roman" w:hAnsi="Times New Roman" w:cs="Times New Roman"/>
          <w:sz w:val="24"/>
          <w:szCs w:val="24"/>
        </w:rPr>
        <w:commentReference w:id="214"/>
      </w:r>
      <w:r>
        <w:rPr>
          <w:rFonts w:ascii="Times New Roman" w:hAnsi="Times New Roman" w:cs="Times New Roman"/>
        </w:rPr>
        <w:t xml:space="preserve"> </w:t>
      </w:r>
      <w:r w:rsidRPr="00D34E34">
        <w:rPr>
          <w:rFonts w:ascii="Times New Roman" w:hAnsi="Times New Roman" w:cs="Times New Roman"/>
        </w:rPr>
        <w:t xml:space="preserve">as </w:t>
      </w:r>
      <w:r w:rsidRPr="00032009">
        <w:rPr>
          <w:rFonts w:ascii="Times New Roman" w:hAnsi="Times New Roman" w:cs="Times New Roman"/>
        </w:rPr>
        <w:t xml:space="preserve">this Hon'ble Commission itself clarified in </w:t>
      </w:r>
      <w:ins w:id="215" w:author="Yashaswi Kant" w:date="2026-07-23T09:49:00Z" w16du:dateUtc="2026-07-23T04:19:00Z">
        <w:r w:rsidR="0057600A" w:rsidRPr="00227398">
          <w:rPr>
            <w:rFonts w:ascii="Times New Roman" w:hAnsi="Times New Roman" w:cs="Times New Roman"/>
          </w:rPr>
          <w:t xml:space="preserve">Order dated 23.03.2026 in Petition No. 34/MP/2026 titled </w:t>
        </w:r>
        <w:r w:rsidR="0057600A" w:rsidRPr="00227398">
          <w:rPr>
            <w:rFonts w:ascii="Times New Roman" w:hAnsi="Times New Roman" w:cs="Times New Roman"/>
            <w:b/>
            <w:bCs/>
            <w:i/>
            <w:iCs/>
          </w:rPr>
          <w:t>TEQ Green Power XI (P) Ltd. v. WRLDC</w:t>
        </w:r>
        <w:r w:rsidR="0057600A" w:rsidRPr="00227398">
          <w:rPr>
            <w:rFonts w:ascii="Times New Roman" w:hAnsi="Times New Roman" w:cs="Times New Roman"/>
          </w:rPr>
          <w:t xml:space="preserve"> (</w:t>
        </w:r>
        <w:r w:rsidR="0057600A" w:rsidRPr="007E384D">
          <w:rPr>
            <w:rFonts w:ascii="Times New Roman" w:hAnsi="Times New Roman" w:cs="Times New Roman"/>
            <w:b/>
            <w:bCs/>
          </w:rPr>
          <w:t>"TEQ Order dated 23.03.2026"</w:t>
        </w:r>
        <w:r w:rsidR="0057600A" w:rsidRPr="00227398">
          <w:rPr>
            <w:rFonts w:ascii="Times New Roman" w:hAnsi="Times New Roman" w:cs="Times New Roman"/>
          </w:rPr>
          <w:t>)</w:t>
        </w:r>
      </w:ins>
      <w:del w:id="216" w:author="Yashaswi Kant" w:date="2026-07-23T09:49:00Z" w16du:dateUtc="2026-07-23T04:19:00Z">
        <w:r w:rsidRPr="00032009" w:rsidDel="0057600A">
          <w:rPr>
            <w:rFonts w:ascii="Times New Roman" w:hAnsi="Times New Roman" w:cs="Times New Roman"/>
          </w:rPr>
          <w:delText>the TEQ Order dated 23.03.2026</w:delText>
        </w:r>
      </w:del>
      <w:r w:rsidRPr="00032009">
        <w:rPr>
          <w:rFonts w:ascii="Times New Roman" w:hAnsi="Times New Roman" w:cs="Times New Roman"/>
        </w:rPr>
        <w:t xml:space="preserve">, holding that such events are </w:t>
      </w:r>
      <w:r w:rsidRPr="00032009">
        <w:rPr>
          <w:rFonts w:ascii="Times New Roman" w:hAnsi="Times New Roman" w:cs="Times New Roman"/>
          <w:i/>
          <w:iCs/>
        </w:rPr>
        <w:t>"only acknowledged to allow extension of infirm power injection under Regulation 19(3) … not otherwise"</w:t>
      </w:r>
      <w:r w:rsidRPr="00032009">
        <w:rPr>
          <w:rFonts w:ascii="Times New Roman" w:hAnsi="Times New Roman" w:cs="Times New Roman"/>
        </w:rPr>
        <w:t>.</w:t>
      </w:r>
      <w:ins w:id="217" w:author="Ali Ahmed Chaudhary" w:date="2026-07-21T10:16:00Z" w16du:dateUtc="2026-07-21T04:46:00Z">
        <w:r w:rsidR="00A65A8D">
          <w:rPr>
            <w:rFonts w:ascii="Times New Roman" w:hAnsi="Times New Roman" w:cs="Times New Roman"/>
          </w:rPr>
          <w:t xml:space="preserve"> </w:t>
        </w:r>
        <w:del w:id="218" w:author="Yashaswi Kant" w:date="2026-07-23T09:55:00Z" w16du:dateUtc="2026-07-23T04:25:00Z">
          <w:r w:rsidR="00A65A8D" w:rsidDel="0057600A">
            <w:rPr>
              <w:rFonts w:ascii="Times New Roman" w:hAnsi="Times New Roman" w:cs="Times New Roman"/>
            </w:rPr>
            <w:delText>Regulation 19</w:delText>
          </w:r>
          <w:r w:rsidR="0061555C" w:rsidDel="0057600A">
            <w:rPr>
              <w:rFonts w:ascii="Times New Roman" w:hAnsi="Times New Roman" w:cs="Times New Roman"/>
            </w:rPr>
            <w:delText xml:space="preserve"> (3) is reproduced below:</w:delText>
          </w:r>
        </w:del>
      </w:ins>
    </w:p>
    <w:p w14:paraId="419BC6B3" w14:textId="77777777" w:rsidR="0057600A" w:rsidRDefault="00696586" w:rsidP="0057600A">
      <w:pPr>
        <w:pStyle w:val="ListParagraph"/>
        <w:numPr>
          <w:ilvl w:val="0"/>
          <w:numId w:val="3"/>
        </w:numPr>
        <w:spacing w:before="240" w:after="140" w:line="360" w:lineRule="auto"/>
        <w:jc w:val="both"/>
        <w:rPr>
          <w:ins w:id="219" w:author="Yashaswi Kant" w:date="2026-07-23T09:50:00Z" w16du:dateUtc="2026-07-23T04:20:00Z"/>
          <w:rFonts w:ascii="Times New Roman" w:hAnsi="Times New Roman" w:cs="Times New Roman"/>
          <w:i/>
          <w:iCs/>
        </w:rPr>
      </w:pPr>
      <w:ins w:id="220" w:author="Ali Ahmed Chaudhary" w:date="2026-07-21T10:33:00Z" w16du:dateUtc="2026-07-21T05:03:00Z">
        <w:del w:id="221" w:author="Yashaswi Kant" w:date="2026-07-23T09:50:00Z" w16du:dateUtc="2026-07-23T04:20:00Z">
          <w:r w:rsidRPr="0057600A" w:rsidDel="0057600A">
            <w:rPr>
              <w:rFonts w:ascii="Times New Roman" w:hAnsi="Times New Roman" w:cs="Times New Roman"/>
              <w:i/>
              <w:iCs/>
              <w:rPrChange w:id="222" w:author="Yashaswi Kant" w:date="2026-07-23T09:50:00Z" w16du:dateUtc="2026-07-23T04:20:00Z">
                <w:rPr/>
              </w:rPrChange>
            </w:rPr>
            <w:tab/>
          </w:r>
        </w:del>
      </w:ins>
    </w:p>
    <w:p w14:paraId="1466FE99" w14:textId="0F4279E7" w:rsidR="002D5542" w:rsidRPr="0057600A" w:rsidDel="0057600A" w:rsidRDefault="00660704">
      <w:pPr>
        <w:pStyle w:val="ListParagraph"/>
        <w:spacing w:before="240" w:after="140"/>
        <w:ind w:left="1008"/>
        <w:jc w:val="both"/>
        <w:rPr>
          <w:ins w:id="223" w:author="Ali Ahmed Chaudhary" w:date="2026-07-21T10:18:00Z" w16du:dateUtc="2026-07-21T04:48:00Z"/>
          <w:moveFrom w:id="224" w:author="Yashaswi Kant" w:date="2026-07-23T09:54:00Z" w16du:dateUtc="2026-07-23T04:24:00Z"/>
          <w:rFonts w:ascii="Times New Roman" w:hAnsi="Times New Roman" w:cs="Times New Roman"/>
          <w:i/>
          <w:iCs/>
          <w:rPrChange w:id="225" w:author="Yashaswi Kant" w:date="2026-07-23T09:50:00Z" w16du:dateUtc="2026-07-23T04:20:00Z">
            <w:rPr>
              <w:ins w:id="226" w:author="Ali Ahmed Chaudhary" w:date="2026-07-21T10:18:00Z" w16du:dateUtc="2026-07-21T04:48:00Z"/>
              <w:moveFrom w:id="227" w:author="Yashaswi Kant" w:date="2026-07-23T09:54:00Z" w16du:dateUtc="2026-07-23T04:24:00Z"/>
              <w:rFonts w:ascii="Times New Roman" w:hAnsi="Times New Roman" w:cs="Times New Roman"/>
            </w:rPr>
          </w:rPrChange>
        </w:rPr>
        <w:pPrChange w:id="228" w:author="Yashaswi Kant" w:date="2026-07-23T09:51:00Z" w16du:dateUtc="2026-07-23T04:21:00Z">
          <w:pPr>
            <w:pStyle w:val="ListParagraph"/>
            <w:spacing w:before="240" w:after="140" w:line="360" w:lineRule="auto"/>
            <w:ind w:left="1008"/>
            <w:jc w:val="both"/>
          </w:pPr>
        </w:pPrChange>
      </w:pPr>
      <w:moveFromRangeStart w:id="229" w:author="Yashaswi Kant" w:date="2026-07-23T09:54:00Z" w:name="move235692905"/>
      <w:moveFrom w:id="230" w:author="Yashaswi Kant" w:date="2026-07-23T09:54:00Z" w16du:dateUtc="2026-07-23T04:24:00Z">
        <w:ins w:id="231" w:author="Ali Ahmed Chaudhary" w:date="2026-07-21T10:17:00Z" w16du:dateUtc="2026-07-21T04:47:00Z">
          <w:r w:rsidRPr="0057600A" w:rsidDel="0057600A">
            <w:rPr>
              <w:rFonts w:ascii="Times New Roman" w:hAnsi="Times New Roman" w:cs="Times New Roman"/>
              <w:i/>
              <w:iCs/>
              <w:rPrChange w:id="232" w:author="Yashaswi Kant" w:date="2026-07-23T09:50:00Z" w16du:dateUtc="2026-07-23T04:20:00Z">
                <w:rPr>
                  <w:rFonts w:ascii="Times New Roman" w:hAnsi="Times New Roman" w:cs="Times New Roman"/>
                </w:rPr>
              </w:rPrChange>
            </w:rPr>
            <w:t>“</w:t>
          </w:r>
          <w:r w:rsidR="00855E12" w:rsidRPr="0057600A" w:rsidDel="0057600A">
            <w:rPr>
              <w:rFonts w:ascii="Times New Roman" w:hAnsi="Times New Roman" w:cs="Times New Roman"/>
              <w:i/>
              <w:iCs/>
              <w:rPrChange w:id="233" w:author="Yashaswi Kant" w:date="2026-07-23T09:50:00Z" w16du:dateUtc="2026-07-23T04:20:00Z">
                <w:rPr>
                  <w:rFonts w:ascii="Times New Roman" w:hAnsi="Times New Roman" w:cs="Times New Roman"/>
                </w:rPr>
              </w:rPrChange>
            </w:rPr>
            <w:t xml:space="preserve"> </w:t>
          </w:r>
          <w:r w:rsidR="002D5542" w:rsidRPr="0057600A" w:rsidDel="0057600A">
            <w:rPr>
              <w:rFonts w:ascii="Times New Roman" w:hAnsi="Times New Roman" w:cs="Times New Roman"/>
              <w:i/>
              <w:iCs/>
              <w:rPrChange w:id="234" w:author="Yashaswi Kant" w:date="2026-07-23T09:50:00Z" w16du:dateUtc="2026-07-23T04:20:00Z">
                <w:rPr>
                  <w:rFonts w:ascii="Times New Roman" w:hAnsi="Times New Roman" w:cs="Times New Roman"/>
                </w:rPr>
              </w:rPrChange>
            </w:rPr>
            <w:t>19. D</w:t>
          </w:r>
        </w:ins>
        <w:ins w:id="235" w:author="Ali Ahmed Chaudhary" w:date="2026-07-21T10:18:00Z" w16du:dateUtc="2026-07-21T04:48:00Z">
          <w:r w:rsidR="002D5542" w:rsidRPr="0057600A" w:rsidDel="0057600A">
            <w:rPr>
              <w:rFonts w:ascii="Times New Roman" w:hAnsi="Times New Roman" w:cs="Times New Roman"/>
              <w:i/>
              <w:iCs/>
              <w:rPrChange w:id="236" w:author="Yashaswi Kant" w:date="2026-07-23T09:50:00Z" w16du:dateUtc="2026-07-23T04:20:00Z">
                <w:rPr>
                  <w:rFonts w:ascii="Times New Roman" w:hAnsi="Times New Roman" w:cs="Times New Roman"/>
                </w:rPr>
              </w:rPrChange>
            </w:rPr>
            <w:t xml:space="preserve">rawal of Start Up Power and Injection of Infirm </w:t>
          </w:r>
          <w:r w:rsidR="004F3D54" w:rsidRPr="0057600A" w:rsidDel="0057600A">
            <w:rPr>
              <w:rFonts w:ascii="Times New Roman" w:hAnsi="Times New Roman" w:cs="Times New Roman"/>
              <w:i/>
              <w:iCs/>
              <w:rPrChange w:id="237" w:author="Yashaswi Kant" w:date="2026-07-23T09:50:00Z" w16du:dateUtc="2026-07-23T04:20:00Z">
                <w:rPr>
                  <w:rFonts w:ascii="Times New Roman" w:hAnsi="Times New Roman" w:cs="Times New Roman"/>
                </w:rPr>
              </w:rPrChange>
            </w:rPr>
            <w:t xml:space="preserve"> </w:t>
          </w:r>
        </w:ins>
      </w:moveFrom>
    </w:p>
    <w:p w14:paraId="732EE267" w14:textId="2CED3CD0" w:rsidR="004F3D54" w:rsidRPr="004F3D54" w:rsidDel="0057600A" w:rsidRDefault="004F3D54">
      <w:pPr>
        <w:pStyle w:val="ListParagraph"/>
        <w:spacing w:before="240" w:after="140"/>
        <w:ind w:left="1008"/>
        <w:jc w:val="both"/>
        <w:rPr>
          <w:ins w:id="238" w:author="Ali Ahmed Chaudhary" w:date="2026-07-21T10:17:00Z" w16du:dateUtc="2026-07-21T04:47:00Z"/>
          <w:moveFrom w:id="239" w:author="Yashaswi Kant" w:date="2026-07-23T09:54:00Z" w16du:dateUtc="2026-07-23T04:24:00Z"/>
          <w:rFonts w:ascii="Times New Roman" w:hAnsi="Times New Roman" w:cs="Times New Roman"/>
          <w:i/>
          <w:iCs/>
          <w:rPrChange w:id="240" w:author="Ali Ahmed Chaudhary" w:date="2026-07-21T10:19:00Z" w16du:dateUtc="2026-07-21T04:49:00Z">
            <w:rPr>
              <w:ins w:id="241" w:author="Ali Ahmed Chaudhary" w:date="2026-07-21T10:17:00Z" w16du:dateUtc="2026-07-21T04:47:00Z"/>
              <w:moveFrom w:id="242" w:author="Yashaswi Kant" w:date="2026-07-23T09:54:00Z" w16du:dateUtc="2026-07-23T04:24:00Z"/>
              <w:rFonts w:ascii="Times New Roman" w:hAnsi="Times New Roman" w:cs="Times New Roman"/>
            </w:rPr>
          </w:rPrChange>
        </w:rPr>
        <w:pPrChange w:id="243" w:author="Yashaswi Kant" w:date="2026-07-23T09:51:00Z" w16du:dateUtc="2026-07-23T04:21:00Z">
          <w:pPr>
            <w:pStyle w:val="ListParagraph"/>
            <w:spacing w:before="240" w:after="140" w:line="360" w:lineRule="auto"/>
            <w:ind w:left="1008"/>
            <w:jc w:val="both"/>
          </w:pPr>
        </w:pPrChange>
      </w:pPr>
      <w:moveFrom w:id="244" w:author="Yashaswi Kant" w:date="2026-07-23T09:54:00Z" w16du:dateUtc="2026-07-23T04:24:00Z">
        <w:ins w:id="245" w:author="Ali Ahmed Chaudhary" w:date="2026-07-21T10:19:00Z" w16du:dateUtc="2026-07-21T04:49:00Z">
          <w:r w:rsidDel="0057600A">
            <w:rPr>
              <w:rFonts w:ascii="Times New Roman" w:hAnsi="Times New Roman" w:cs="Times New Roman"/>
              <w:i/>
              <w:iCs/>
            </w:rPr>
            <w:lastRenderedPageBreak/>
            <w:tab/>
          </w:r>
        </w:ins>
        <w:ins w:id="246" w:author="Ali Ahmed Chaudhary" w:date="2026-07-21T10:18:00Z" w16du:dateUtc="2026-07-21T04:48:00Z">
          <w:r w:rsidRPr="004F3D54" w:rsidDel="0057600A">
            <w:rPr>
              <w:rFonts w:ascii="Times New Roman" w:hAnsi="Times New Roman" w:cs="Times New Roman"/>
              <w:i/>
              <w:iCs/>
              <w:rPrChange w:id="247" w:author="Ali Ahmed Chaudhary" w:date="2026-07-21T10:19:00Z" w16du:dateUtc="2026-07-21T04:49:00Z">
                <w:rPr>
                  <w:rFonts w:ascii="Times New Roman" w:hAnsi="Times New Roman" w:cs="Times New Roman"/>
                </w:rPr>
              </w:rPrChange>
            </w:rPr>
            <w:t>…</w:t>
          </w:r>
        </w:ins>
      </w:moveFrom>
    </w:p>
    <w:p w14:paraId="6803D723" w14:textId="0E40A206" w:rsidR="00855E12" w:rsidDel="0057600A" w:rsidRDefault="002D5542">
      <w:pPr>
        <w:pStyle w:val="ListParagraph"/>
        <w:spacing w:before="240" w:after="140"/>
        <w:ind w:left="1440"/>
        <w:jc w:val="both"/>
        <w:rPr>
          <w:ins w:id="248" w:author="Ali Ahmed Chaudhary" w:date="2026-07-21T10:19:00Z" w16du:dateUtc="2026-07-21T04:49:00Z"/>
          <w:moveFrom w:id="249" w:author="Yashaswi Kant" w:date="2026-07-23T09:54:00Z" w16du:dateUtc="2026-07-23T04:24:00Z"/>
          <w:rFonts w:ascii="Times New Roman" w:hAnsi="Times New Roman" w:cs="Times New Roman"/>
          <w:i/>
          <w:iCs/>
        </w:rPr>
        <w:pPrChange w:id="250" w:author="Yashaswi Kant" w:date="2026-07-23T09:51:00Z" w16du:dateUtc="2026-07-23T04:21:00Z">
          <w:pPr>
            <w:pStyle w:val="ListParagraph"/>
            <w:spacing w:before="240" w:after="140" w:line="360" w:lineRule="auto"/>
            <w:ind w:left="1008" w:firstLine="432"/>
            <w:jc w:val="both"/>
          </w:pPr>
        </w:pPrChange>
      </w:pPr>
      <w:moveFrom w:id="251" w:author="Yashaswi Kant" w:date="2026-07-23T09:54:00Z" w16du:dateUtc="2026-07-23T04:24:00Z">
        <w:ins w:id="252" w:author="Ali Ahmed Chaudhary" w:date="2026-07-21T10:17:00Z" w16du:dateUtc="2026-07-21T04:47:00Z">
          <w:r w:rsidRPr="004F3D54" w:rsidDel="0057600A">
            <w:rPr>
              <w:rFonts w:ascii="Times New Roman" w:hAnsi="Times New Roman" w:cs="Times New Roman"/>
              <w:i/>
              <w:iCs/>
              <w:rPrChange w:id="253" w:author="Ali Ahmed Chaudhary" w:date="2026-07-21T10:19:00Z" w16du:dateUtc="2026-07-21T04:49:00Z">
                <w:rPr>
                  <w:rFonts w:ascii="Times New Roman" w:hAnsi="Times New Roman" w:cs="Times New Roman"/>
                </w:rPr>
              </w:rPrChange>
            </w:rPr>
            <w:t>(3) Notwithstanding the provisions of clause (2) of this Regulation, the Commission may allow extension of the period for inter-change of power beyond the stipulated period on an application made by the generating station at least two months in advance of the completion of the stipulated period.</w:t>
          </w:r>
        </w:ins>
        <w:ins w:id="254" w:author="Ali Ahmed Chaudhary" w:date="2026-07-21T10:19:00Z" w16du:dateUtc="2026-07-21T04:49:00Z">
          <w:r w:rsidR="004F3D54" w:rsidRPr="004F3D54" w:rsidDel="0057600A">
            <w:rPr>
              <w:rFonts w:ascii="Times New Roman" w:hAnsi="Times New Roman" w:cs="Times New Roman"/>
              <w:i/>
              <w:iCs/>
              <w:rPrChange w:id="255" w:author="Ali Ahmed Chaudhary" w:date="2026-07-21T10:19:00Z" w16du:dateUtc="2026-07-21T04:49:00Z">
                <w:rPr>
                  <w:rFonts w:ascii="Times New Roman" w:hAnsi="Times New Roman" w:cs="Times New Roman"/>
                </w:rPr>
              </w:rPrChange>
            </w:rPr>
            <w:t>”</w:t>
          </w:r>
        </w:ins>
      </w:moveFrom>
    </w:p>
    <w:moveFromRangeEnd w:id="229"/>
    <w:p w14:paraId="4065C398" w14:textId="642936B9" w:rsidR="00D5040B" w:rsidDel="0057600A" w:rsidRDefault="00D5040B" w:rsidP="00791660">
      <w:pPr>
        <w:spacing w:before="240" w:after="140" w:line="360" w:lineRule="auto"/>
        <w:jc w:val="both"/>
        <w:rPr>
          <w:ins w:id="256" w:author="Ali Ahmed Chaudhary" w:date="2026-07-21T10:20:00Z" w16du:dateUtc="2026-07-21T04:50:00Z"/>
          <w:del w:id="257" w:author="Yashaswi Kant" w:date="2026-07-23T09:50:00Z" w16du:dateUtc="2026-07-23T04:20:00Z"/>
          <w:rFonts w:ascii="Times New Roman" w:hAnsi="Times New Roman" w:cs="Times New Roman"/>
          <w:i/>
          <w:iCs/>
        </w:rPr>
      </w:pPr>
      <w:ins w:id="258" w:author="Ali Ahmed Chaudhary" w:date="2026-07-21T10:20:00Z" w16du:dateUtc="2026-07-21T04:50:00Z">
        <w:del w:id="259" w:author="Yashaswi Kant" w:date="2026-07-23T09:51:00Z" w16du:dateUtc="2026-07-23T04:21:00Z">
          <w:r w:rsidDel="0057600A">
            <w:rPr>
              <w:rFonts w:ascii="Times New Roman" w:hAnsi="Times New Roman" w:cs="Times New Roman"/>
              <w:i/>
              <w:iCs/>
            </w:rPr>
            <w:delText xml:space="preserve">    </w:delText>
          </w:r>
        </w:del>
        <w:del w:id="260" w:author="Yashaswi Kant" w:date="2026-07-23T09:50:00Z" w16du:dateUtc="2026-07-23T04:20:00Z">
          <w:r w:rsidDel="0057600A">
            <w:rPr>
              <w:rFonts w:ascii="Times New Roman" w:hAnsi="Times New Roman" w:cs="Times New Roman"/>
              <w:i/>
              <w:iCs/>
            </w:rPr>
            <w:delText xml:space="preserve"> </w:delText>
          </w:r>
        </w:del>
      </w:ins>
      <w:ins w:id="261" w:author="Ali Ahmed Chaudhary" w:date="2026-07-21T10:21:00Z" w16du:dateUtc="2026-07-21T04:51:00Z">
        <w:del w:id="262" w:author="Yashaswi Kant" w:date="2026-07-23T09:50:00Z" w16du:dateUtc="2026-07-23T04:20:00Z">
          <w:r w:rsidR="00872640" w:rsidDel="0057600A">
            <w:rPr>
              <w:rFonts w:ascii="Times New Roman" w:hAnsi="Times New Roman" w:cs="Times New Roman"/>
              <w:i/>
              <w:iCs/>
            </w:rPr>
            <w:tab/>
          </w:r>
        </w:del>
      </w:ins>
      <w:ins w:id="263" w:author="Ali Ahmed Chaudhary" w:date="2026-07-21T10:20:00Z" w16du:dateUtc="2026-07-21T04:50:00Z">
        <w:del w:id="264" w:author="Yashaswi Kant" w:date="2026-07-23T09:50:00Z" w16du:dateUtc="2026-07-23T04:20:00Z">
          <w:r w:rsidDel="0057600A">
            <w:rPr>
              <w:rFonts w:ascii="Times New Roman" w:hAnsi="Times New Roman" w:cs="Times New Roman"/>
              <w:i/>
              <w:iCs/>
            </w:rPr>
            <w:delText xml:space="preserve">Regulation </w:delText>
          </w:r>
          <w:r w:rsidR="00F154E1" w:rsidDel="0057600A">
            <w:rPr>
              <w:rFonts w:ascii="Times New Roman" w:hAnsi="Times New Roman" w:cs="Times New Roman"/>
              <w:i/>
              <w:iCs/>
            </w:rPr>
            <w:delText xml:space="preserve">57 and 58 of the regulations </w:delText>
          </w:r>
          <w:r w:rsidR="00872640" w:rsidDel="0057600A">
            <w:rPr>
              <w:rFonts w:ascii="Times New Roman" w:hAnsi="Times New Roman" w:cs="Times New Roman"/>
              <w:i/>
              <w:iCs/>
            </w:rPr>
            <w:delText>are reproduced below:</w:delText>
          </w:r>
        </w:del>
      </w:ins>
    </w:p>
    <w:p w14:paraId="0B9CEDC5" w14:textId="14DBDFF1" w:rsidR="006901B8" w:rsidRPr="006901B8" w:rsidDel="0057600A" w:rsidRDefault="006901B8">
      <w:pPr>
        <w:spacing w:before="240" w:after="140" w:line="360" w:lineRule="auto"/>
        <w:jc w:val="both"/>
        <w:rPr>
          <w:ins w:id="265" w:author="Ali Ahmed Chaudhary" w:date="2026-07-21T10:22:00Z" w16du:dateUtc="2026-07-21T04:52:00Z"/>
          <w:del w:id="266" w:author="Yashaswi Kant" w:date="2026-07-23T09:50:00Z" w16du:dateUtc="2026-07-23T04:20:00Z"/>
          <w:rFonts w:cs="Times New Roman"/>
          <w:i/>
          <w:iCs/>
          <w:rPrChange w:id="267" w:author="Ali Ahmed Chaudhary" w:date="2026-07-21T10:23:00Z" w16du:dateUtc="2026-07-21T04:53:00Z">
            <w:rPr>
              <w:ins w:id="268" w:author="Ali Ahmed Chaudhary" w:date="2026-07-21T10:22:00Z" w16du:dateUtc="2026-07-21T04:52:00Z"/>
              <w:del w:id="269" w:author="Yashaswi Kant" w:date="2026-07-23T09:50:00Z" w16du:dateUtc="2026-07-23T04:20:00Z"/>
              <w:rFonts w:cs="Times New Roman"/>
            </w:rPr>
          </w:rPrChange>
        </w:rPr>
        <w:pPrChange w:id="270" w:author="Yashaswi Kant" w:date="2026-07-23T09:50:00Z" w16du:dateUtc="2026-07-23T04:20:00Z">
          <w:pPr>
            <w:spacing w:line="360" w:lineRule="auto"/>
            <w:jc w:val="both"/>
          </w:pPr>
        </w:pPrChange>
      </w:pPr>
      <w:ins w:id="271" w:author="Ali Ahmed Chaudhary" w:date="2026-07-21T10:23:00Z" w16du:dateUtc="2026-07-21T04:53:00Z">
        <w:del w:id="272" w:author="Yashaswi Kant" w:date="2026-07-23T09:50:00Z" w16du:dateUtc="2026-07-23T04:20:00Z">
          <w:r w:rsidRPr="006901B8" w:rsidDel="0057600A">
            <w:rPr>
              <w:rFonts w:cs="Times New Roman"/>
              <w:b/>
              <w:bCs/>
              <w:i/>
              <w:iCs/>
              <w:rPrChange w:id="273" w:author="Ali Ahmed Chaudhary" w:date="2026-07-21T10:23:00Z" w16du:dateUtc="2026-07-21T04:53:00Z">
                <w:rPr>
                  <w:rFonts w:cs="Times New Roman"/>
                  <w:b/>
                  <w:bCs/>
                </w:rPr>
              </w:rPrChange>
            </w:rPr>
            <w:delText>“</w:delText>
          </w:r>
        </w:del>
      </w:ins>
      <w:ins w:id="274" w:author="Ali Ahmed Chaudhary" w:date="2026-07-21T10:22:00Z" w16du:dateUtc="2026-07-21T04:52:00Z">
        <w:del w:id="275" w:author="Yashaswi Kant" w:date="2026-07-23T09:50:00Z" w16du:dateUtc="2026-07-23T04:20:00Z">
          <w:r w:rsidRPr="00696586" w:rsidDel="0057600A">
            <w:rPr>
              <w:rFonts w:cs="Times New Roman"/>
              <w:i/>
              <w:iCs/>
              <w:rPrChange w:id="276" w:author="Ali Ahmed Chaudhary" w:date="2026-07-21T10:33:00Z" w16du:dateUtc="2026-07-21T05:03:00Z">
                <w:rPr>
                  <w:rFonts w:cs="Times New Roman"/>
                  <w:b/>
                  <w:bCs/>
                </w:rPr>
              </w:rPrChange>
            </w:rPr>
            <w:delText>57.</w:delText>
          </w:r>
          <w:r w:rsidRPr="006901B8" w:rsidDel="0057600A">
            <w:rPr>
              <w:rFonts w:cs="Times New Roman"/>
              <w:b/>
              <w:bCs/>
              <w:i/>
              <w:iCs/>
              <w:rPrChange w:id="277" w:author="Ali Ahmed Chaudhary" w:date="2026-07-21T10:23:00Z" w16du:dateUtc="2026-07-21T04:53:00Z">
                <w:rPr>
                  <w:rFonts w:cs="Times New Roman"/>
                  <w:b/>
                  <w:bCs/>
                </w:rPr>
              </w:rPrChange>
            </w:rPr>
            <w:delText xml:space="preserve"> </w:delText>
          </w:r>
          <w:r w:rsidRPr="006901B8" w:rsidDel="0057600A">
            <w:rPr>
              <w:rFonts w:cs="Times New Roman"/>
              <w:i/>
              <w:iCs/>
              <w:rPrChange w:id="278" w:author="Ali Ahmed Chaudhary" w:date="2026-07-21T10:23:00Z" w16du:dateUtc="2026-07-21T04:53:00Z">
                <w:rPr>
                  <w:rFonts w:cs="Times New Roman"/>
                </w:rPr>
              </w:rPrChange>
            </w:rPr>
            <w:delText xml:space="preserve">Power to Relax </w:delText>
          </w:r>
        </w:del>
      </w:ins>
    </w:p>
    <w:p w14:paraId="1E5A5737" w14:textId="50B2FB1A" w:rsidR="006901B8" w:rsidRPr="006901B8" w:rsidDel="0057600A" w:rsidRDefault="006901B8">
      <w:pPr>
        <w:spacing w:before="240" w:after="140" w:line="360" w:lineRule="auto"/>
        <w:jc w:val="both"/>
        <w:rPr>
          <w:ins w:id="279" w:author="Ali Ahmed Chaudhary" w:date="2026-07-21T10:22:00Z" w16du:dateUtc="2026-07-21T04:52:00Z"/>
          <w:del w:id="280" w:author="Yashaswi Kant" w:date="2026-07-23T09:50:00Z" w16du:dateUtc="2026-07-23T04:20:00Z"/>
          <w:rFonts w:cs="Times New Roman"/>
          <w:i/>
          <w:iCs/>
          <w:rPrChange w:id="281" w:author="Ali Ahmed Chaudhary" w:date="2026-07-21T10:23:00Z" w16du:dateUtc="2026-07-21T04:53:00Z">
            <w:rPr>
              <w:ins w:id="282" w:author="Ali Ahmed Chaudhary" w:date="2026-07-21T10:22:00Z" w16du:dateUtc="2026-07-21T04:52:00Z"/>
              <w:del w:id="283" w:author="Yashaswi Kant" w:date="2026-07-23T09:50:00Z" w16du:dateUtc="2026-07-23T04:20:00Z"/>
              <w:rFonts w:cs="Times New Roman"/>
            </w:rPr>
          </w:rPrChange>
        </w:rPr>
        <w:pPrChange w:id="284" w:author="Yashaswi Kant" w:date="2026-07-23T09:50:00Z" w16du:dateUtc="2026-07-23T04:20:00Z">
          <w:pPr>
            <w:spacing w:line="360" w:lineRule="auto"/>
            <w:ind w:left="720" w:firstLine="720"/>
            <w:jc w:val="both"/>
          </w:pPr>
        </w:pPrChange>
      </w:pPr>
      <w:ins w:id="285" w:author="Ali Ahmed Chaudhary" w:date="2026-07-21T10:22:00Z" w16du:dateUtc="2026-07-21T04:52:00Z">
        <w:del w:id="286" w:author="Yashaswi Kant" w:date="2026-07-23T09:50:00Z" w16du:dateUtc="2026-07-23T04:20:00Z">
          <w:r w:rsidRPr="006901B8" w:rsidDel="0057600A">
            <w:rPr>
              <w:rFonts w:cs="Times New Roman"/>
              <w:i/>
              <w:iCs/>
              <w:rPrChange w:id="287" w:author="Ali Ahmed Chaudhary" w:date="2026-07-21T10:23:00Z" w16du:dateUtc="2026-07-21T04:53:00Z">
                <w:rPr>
                  <w:rFonts w:cs="Times New Roman"/>
                </w:rPr>
              </w:rPrChange>
            </w:rPr>
            <w:delText>The Commission, for reasons to be recorded in writing, may relax any of the provisions of these regulations on its own motion or on an application made before it by an affected person to remove the hardship arising out of the operation of any of these regulations, applicable to a class of persons.</w:delText>
          </w:r>
        </w:del>
      </w:ins>
    </w:p>
    <w:p w14:paraId="5F831C82" w14:textId="7D57F15A" w:rsidR="006901B8" w:rsidRPr="006901B8" w:rsidDel="0057600A" w:rsidRDefault="006901B8">
      <w:pPr>
        <w:spacing w:before="240" w:after="140" w:line="360" w:lineRule="auto"/>
        <w:jc w:val="both"/>
        <w:rPr>
          <w:ins w:id="288" w:author="Ali Ahmed Chaudhary" w:date="2026-07-21T10:22:00Z" w16du:dateUtc="2026-07-21T04:52:00Z"/>
          <w:del w:id="289" w:author="Yashaswi Kant" w:date="2026-07-23T09:50:00Z" w16du:dateUtc="2026-07-23T04:20:00Z"/>
          <w:rFonts w:cs="Times New Roman"/>
          <w:i/>
          <w:iCs/>
          <w:rPrChange w:id="290" w:author="Ali Ahmed Chaudhary" w:date="2026-07-21T10:23:00Z" w16du:dateUtc="2026-07-21T04:53:00Z">
            <w:rPr>
              <w:ins w:id="291" w:author="Ali Ahmed Chaudhary" w:date="2026-07-21T10:22:00Z" w16du:dateUtc="2026-07-21T04:52:00Z"/>
              <w:del w:id="292" w:author="Yashaswi Kant" w:date="2026-07-23T09:50:00Z" w16du:dateUtc="2026-07-23T04:20:00Z"/>
              <w:rFonts w:cs="Times New Roman"/>
            </w:rPr>
          </w:rPrChange>
        </w:rPr>
        <w:pPrChange w:id="293" w:author="Yashaswi Kant" w:date="2026-07-23T09:50:00Z" w16du:dateUtc="2026-07-23T04:20:00Z">
          <w:pPr>
            <w:spacing w:line="360" w:lineRule="auto"/>
            <w:jc w:val="both"/>
          </w:pPr>
        </w:pPrChange>
      </w:pPr>
    </w:p>
    <w:p w14:paraId="0AD098BF" w14:textId="19A61F51" w:rsidR="006901B8" w:rsidRPr="006901B8" w:rsidDel="0057600A" w:rsidRDefault="006901B8">
      <w:pPr>
        <w:spacing w:before="240" w:after="140" w:line="360" w:lineRule="auto"/>
        <w:jc w:val="both"/>
        <w:rPr>
          <w:ins w:id="294" w:author="Ali Ahmed Chaudhary" w:date="2026-07-21T10:22:00Z" w16du:dateUtc="2026-07-21T04:52:00Z"/>
          <w:del w:id="295" w:author="Yashaswi Kant" w:date="2026-07-23T09:50:00Z" w16du:dateUtc="2026-07-23T04:20:00Z"/>
          <w:rFonts w:cs="Times New Roman"/>
          <w:i/>
          <w:iCs/>
          <w:rPrChange w:id="296" w:author="Ali Ahmed Chaudhary" w:date="2026-07-21T10:23:00Z" w16du:dateUtc="2026-07-21T04:53:00Z">
            <w:rPr>
              <w:ins w:id="297" w:author="Ali Ahmed Chaudhary" w:date="2026-07-21T10:22:00Z" w16du:dateUtc="2026-07-21T04:52:00Z"/>
              <w:del w:id="298" w:author="Yashaswi Kant" w:date="2026-07-23T09:50:00Z" w16du:dateUtc="2026-07-23T04:20:00Z"/>
              <w:rFonts w:cs="Times New Roman"/>
            </w:rPr>
          </w:rPrChange>
        </w:rPr>
        <w:pPrChange w:id="299" w:author="Yashaswi Kant" w:date="2026-07-23T09:50:00Z" w16du:dateUtc="2026-07-23T04:20:00Z">
          <w:pPr>
            <w:spacing w:line="360" w:lineRule="auto"/>
            <w:jc w:val="both"/>
          </w:pPr>
        </w:pPrChange>
      </w:pPr>
      <w:ins w:id="300" w:author="Ali Ahmed Chaudhary" w:date="2026-07-21T10:22:00Z" w16du:dateUtc="2026-07-21T04:52:00Z">
        <w:del w:id="301" w:author="Yashaswi Kant" w:date="2026-07-23T09:50:00Z" w16du:dateUtc="2026-07-23T04:20:00Z">
          <w:r w:rsidRPr="00696586" w:rsidDel="0057600A">
            <w:rPr>
              <w:rFonts w:cs="Times New Roman"/>
              <w:i/>
              <w:iCs/>
              <w:rPrChange w:id="302" w:author="Ali Ahmed Chaudhary" w:date="2026-07-21T10:33:00Z" w16du:dateUtc="2026-07-21T05:03:00Z">
                <w:rPr>
                  <w:rFonts w:cs="Times New Roman"/>
                  <w:b/>
                  <w:bCs/>
                </w:rPr>
              </w:rPrChange>
            </w:rPr>
            <w:delText>58.</w:delText>
          </w:r>
          <w:r w:rsidRPr="006901B8" w:rsidDel="0057600A">
            <w:rPr>
              <w:rFonts w:cs="Times New Roman"/>
              <w:b/>
              <w:bCs/>
              <w:i/>
              <w:iCs/>
              <w:rPrChange w:id="303" w:author="Ali Ahmed Chaudhary" w:date="2026-07-21T10:23:00Z" w16du:dateUtc="2026-07-21T04:53:00Z">
                <w:rPr>
                  <w:rFonts w:cs="Times New Roman"/>
                  <w:b/>
                  <w:bCs/>
                </w:rPr>
              </w:rPrChange>
            </w:rPr>
            <w:delText xml:space="preserve"> </w:delText>
          </w:r>
          <w:r w:rsidRPr="006901B8" w:rsidDel="0057600A">
            <w:rPr>
              <w:rFonts w:cs="Times New Roman"/>
              <w:i/>
              <w:iCs/>
              <w:rPrChange w:id="304" w:author="Ali Ahmed Chaudhary" w:date="2026-07-21T10:23:00Z" w16du:dateUtc="2026-07-21T04:53:00Z">
                <w:rPr>
                  <w:rFonts w:cs="Times New Roman"/>
                </w:rPr>
              </w:rPrChange>
            </w:rPr>
            <w:delText xml:space="preserve">Power to Remove Difficulty </w:delText>
          </w:r>
        </w:del>
      </w:ins>
    </w:p>
    <w:p w14:paraId="7F80A0F6" w14:textId="1FBC18D4" w:rsidR="006901B8" w:rsidRPr="006901B8" w:rsidDel="0057600A" w:rsidRDefault="006901B8">
      <w:pPr>
        <w:spacing w:before="240" w:after="140" w:line="360" w:lineRule="auto"/>
        <w:jc w:val="both"/>
        <w:rPr>
          <w:ins w:id="305" w:author="Ali Ahmed Chaudhary" w:date="2026-07-21T10:22:00Z" w16du:dateUtc="2026-07-21T04:52:00Z"/>
          <w:del w:id="306" w:author="Yashaswi Kant" w:date="2026-07-23T09:50:00Z" w16du:dateUtc="2026-07-23T04:20:00Z"/>
          <w:rFonts w:cs="Times New Roman"/>
          <w:i/>
          <w:iCs/>
          <w:lang w:val="en-US"/>
          <w:rPrChange w:id="307" w:author="Ali Ahmed Chaudhary" w:date="2026-07-21T10:23:00Z" w16du:dateUtc="2026-07-21T04:53:00Z">
            <w:rPr>
              <w:ins w:id="308" w:author="Ali Ahmed Chaudhary" w:date="2026-07-21T10:22:00Z" w16du:dateUtc="2026-07-21T04:52:00Z"/>
              <w:del w:id="309" w:author="Yashaswi Kant" w:date="2026-07-23T09:50:00Z" w16du:dateUtc="2026-07-23T04:20:00Z"/>
              <w:rFonts w:cs="Times New Roman"/>
              <w:lang w:val="en-US"/>
            </w:rPr>
          </w:rPrChange>
        </w:rPr>
        <w:pPrChange w:id="310" w:author="Yashaswi Kant" w:date="2026-07-23T09:50:00Z" w16du:dateUtc="2026-07-23T04:20:00Z">
          <w:pPr>
            <w:spacing w:line="360" w:lineRule="auto"/>
            <w:jc w:val="both"/>
          </w:pPr>
        </w:pPrChange>
      </w:pPr>
      <w:ins w:id="311" w:author="Ali Ahmed Chaudhary" w:date="2026-07-21T10:22:00Z" w16du:dateUtc="2026-07-21T04:52:00Z">
        <w:del w:id="312" w:author="Yashaswi Kant" w:date="2026-07-23T09:50:00Z" w16du:dateUtc="2026-07-23T04:20:00Z">
          <w:r w:rsidRPr="006901B8" w:rsidDel="0057600A">
            <w:rPr>
              <w:rFonts w:cs="Times New Roman"/>
              <w:i/>
              <w:iCs/>
              <w:rPrChange w:id="313" w:author="Ali Ahmed Chaudhary" w:date="2026-07-21T10:23:00Z" w16du:dateUtc="2026-07-21T04:53:00Z">
                <w:rPr>
                  <w:rFonts w:cs="Times New Roman"/>
                </w:rPr>
              </w:rPrChange>
            </w:rPr>
            <w:delText>If any difficulty arises in giving effect to the provisions of these regulations, the Commission may, on its own motion or on an application made before it by the nodal agency, by order, make such provisions not inconsistent with the provisions of the Act or provisions of other regulations specified by the Commission, as may appear to be necessary for removing the difficulty in giving effect to the objectives of these regulations.</w:delText>
          </w:r>
        </w:del>
      </w:ins>
      <w:ins w:id="314" w:author="Ali Ahmed Chaudhary" w:date="2026-07-21T10:23:00Z" w16du:dateUtc="2026-07-21T04:53:00Z">
        <w:del w:id="315" w:author="Yashaswi Kant" w:date="2026-07-23T09:50:00Z" w16du:dateUtc="2026-07-23T04:20:00Z">
          <w:r w:rsidRPr="006901B8" w:rsidDel="0057600A">
            <w:rPr>
              <w:rFonts w:cs="Times New Roman"/>
              <w:i/>
              <w:iCs/>
              <w:rPrChange w:id="316" w:author="Ali Ahmed Chaudhary" w:date="2026-07-21T10:23:00Z" w16du:dateUtc="2026-07-21T04:53:00Z">
                <w:rPr>
                  <w:rFonts w:cs="Times New Roman"/>
                </w:rPr>
              </w:rPrChange>
            </w:rPr>
            <w:delText>”</w:delText>
          </w:r>
        </w:del>
      </w:ins>
    </w:p>
    <w:p w14:paraId="709D9821" w14:textId="2B1E30EA" w:rsidR="00872640" w:rsidRPr="00D5040B" w:rsidDel="0057600A" w:rsidRDefault="00872640">
      <w:pPr>
        <w:spacing w:before="240" w:after="140" w:line="360" w:lineRule="auto"/>
        <w:jc w:val="both"/>
        <w:rPr>
          <w:del w:id="317" w:author="Yashaswi Kant" w:date="2026-07-23T09:51:00Z" w16du:dateUtc="2026-07-23T04:21:00Z"/>
          <w:rFonts w:ascii="Times New Roman" w:hAnsi="Times New Roman" w:cs="Times New Roman"/>
          <w:i/>
          <w:iCs/>
          <w:lang w:val="en-US"/>
          <w:rPrChange w:id="318" w:author="Ali Ahmed Chaudhary" w:date="2026-07-21T10:19:00Z" w16du:dateUtc="2026-07-21T04:49:00Z">
            <w:rPr>
              <w:del w:id="319" w:author="Yashaswi Kant" w:date="2026-07-23T09:51:00Z" w16du:dateUtc="2026-07-23T04:21:00Z"/>
            </w:rPr>
          </w:rPrChange>
        </w:rPr>
        <w:pPrChange w:id="320" w:author="Ali Ahmed Chaudhary" w:date="2026-07-21T10:19:00Z" w16du:dateUtc="2026-07-21T04:49:00Z">
          <w:pPr>
            <w:pStyle w:val="ListParagraph"/>
            <w:numPr>
              <w:numId w:val="3"/>
            </w:numPr>
            <w:spacing w:before="240" w:after="140" w:line="360" w:lineRule="auto"/>
            <w:ind w:left="1008" w:hanging="432"/>
            <w:jc w:val="both"/>
          </w:pPr>
        </w:pPrChange>
      </w:pPr>
    </w:p>
    <w:p w14:paraId="67348AE0" w14:textId="361B2149" w:rsidR="00BF6D93" w:rsidRPr="00473FF0" w:rsidDel="0057600A" w:rsidRDefault="00E47717" w:rsidP="00473FF0">
      <w:pPr>
        <w:pStyle w:val="ListParagraph"/>
        <w:numPr>
          <w:ilvl w:val="0"/>
          <w:numId w:val="3"/>
        </w:numPr>
        <w:spacing w:before="240" w:after="140" w:line="360" w:lineRule="auto"/>
        <w:jc w:val="both"/>
        <w:rPr>
          <w:del w:id="321" w:author="Yashaswi Kant" w:date="2026-07-23T09:56:00Z" w16du:dateUtc="2026-07-23T04:26:00Z"/>
          <w:rFonts w:ascii="Times New Roman" w:hAnsi="Times New Roman" w:cs="Times New Roman"/>
        </w:rPr>
      </w:pPr>
      <w:del w:id="322" w:author="Yashaswi Kant" w:date="2026-07-23T09:56:00Z" w16du:dateUtc="2026-07-23T04:26:00Z">
        <w:r w:rsidDel="0057600A">
          <w:rPr>
            <w:rFonts w:ascii="Times New Roman" w:hAnsi="Times New Roman" w:cs="Times New Roman"/>
          </w:rPr>
          <w:delText>Further, t</w:delText>
        </w:r>
        <w:r w:rsidR="00286095" w:rsidDel="0057600A">
          <w:rPr>
            <w:rFonts w:ascii="Times New Roman" w:hAnsi="Times New Roman" w:cs="Times New Roman"/>
          </w:rPr>
          <w:delText xml:space="preserve">he </w:delText>
        </w:r>
        <w:r w:rsidRPr="00473FF0" w:rsidDel="0057600A">
          <w:rPr>
            <w:rFonts w:ascii="Times New Roman" w:hAnsi="Times New Roman" w:cs="Times New Roman"/>
          </w:rPr>
          <w:delText xml:space="preserve">requirement </w:delText>
        </w:r>
        <w:r w:rsidR="00286095" w:rsidDel="0057600A">
          <w:rPr>
            <w:rFonts w:ascii="Times New Roman" w:hAnsi="Times New Roman" w:cs="Times New Roman"/>
          </w:rPr>
          <w:delText xml:space="preserve">to approach this Hon’ble Commission 15 days prior to completion of the scheduled time to complete injection of infirm power </w:delText>
        </w:r>
        <w:r w:rsidRPr="00473FF0" w:rsidDel="0057600A">
          <w:rPr>
            <w:rFonts w:ascii="Times New Roman" w:hAnsi="Times New Roman" w:cs="Times New Roman"/>
          </w:rPr>
          <w:delText xml:space="preserve">deserves to be relaxed / </w:delText>
        </w:r>
        <w:commentRangeStart w:id="323"/>
        <w:commentRangeStart w:id="324"/>
        <w:r w:rsidRPr="00473FF0" w:rsidDel="0057600A">
          <w:rPr>
            <w:rFonts w:ascii="Times New Roman" w:hAnsi="Times New Roman" w:cs="Times New Roman"/>
          </w:rPr>
          <w:delText>condoned</w:delText>
        </w:r>
        <w:commentRangeEnd w:id="323"/>
        <w:r w:rsidR="0057600A" w:rsidRPr="00473FF0" w:rsidDel="0057600A">
          <w:rPr>
            <w:rStyle w:val="CommentReference"/>
            <w:rFonts w:ascii="Times New Roman" w:hAnsi="Times New Roman" w:cs="Times New Roman"/>
            <w:sz w:val="24"/>
            <w:szCs w:val="24"/>
          </w:rPr>
          <w:commentReference w:id="323"/>
        </w:r>
        <w:commentRangeEnd w:id="324"/>
        <w:r w:rsidR="0057600A" w:rsidRPr="00473FF0" w:rsidDel="0057600A">
          <w:rPr>
            <w:rStyle w:val="CommentReference"/>
            <w:rFonts w:ascii="Times New Roman" w:hAnsi="Times New Roman" w:cs="Times New Roman"/>
            <w:sz w:val="24"/>
            <w:szCs w:val="24"/>
          </w:rPr>
          <w:commentReference w:id="324"/>
        </w:r>
        <w:r w:rsidRPr="00473FF0" w:rsidDel="0057600A">
          <w:rPr>
            <w:rFonts w:ascii="Times New Roman" w:hAnsi="Times New Roman" w:cs="Times New Roman"/>
          </w:rPr>
          <w:delText>, the very occasion to approach this Hon’ble Commission having crystallised only upon Respondent No. 1’s reply dated 09.06.2026</w:delText>
        </w:r>
        <w:r w:rsidR="008C6942" w:rsidDel="0057600A">
          <w:rPr>
            <w:rFonts w:ascii="Times New Roman" w:hAnsi="Times New Roman" w:cs="Times New Roman"/>
          </w:rPr>
          <w:delText xml:space="preserve"> and upon restoration of the evacuation infrastructure only on 28.06.2026</w:delText>
        </w:r>
        <w:r w:rsidRPr="00473FF0" w:rsidDel="0057600A">
          <w:rPr>
            <w:rFonts w:ascii="Times New Roman" w:hAnsi="Times New Roman" w:cs="Times New Roman"/>
          </w:rPr>
          <w:delText>;</w:delText>
        </w:r>
      </w:del>
    </w:p>
    <w:p w14:paraId="48C1B15F" w14:textId="77777777" w:rsidR="00656C9E" w:rsidRPr="00656C9E" w:rsidRDefault="00227398" w:rsidP="00656C9E">
      <w:pPr>
        <w:pStyle w:val="ListParagraph"/>
        <w:numPr>
          <w:ilvl w:val="0"/>
          <w:numId w:val="3"/>
        </w:numPr>
        <w:spacing w:before="240" w:after="140" w:line="360" w:lineRule="auto"/>
        <w:jc w:val="both"/>
        <w:rPr>
          <w:rFonts w:ascii="Times New Roman" w:hAnsi="Times New Roman" w:cs="Times New Roman"/>
        </w:rPr>
      </w:pPr>
      <w:r w:rsidRPr="00227398">
        <w:rPr>
          <w:rFonts w:ascii="Times New Roman" w:hAnsi="Times New Roman" w:cs="Times New Roman"/>
        </w:rPr>
        <w:t xml:space="preserve">Regulation 57 (Power to Relax) of the IEGC 2023 empowers this Hon'ble Commission, on the application of an affected person, to relax any provision so as to remove hardship, and this power ought to be exercised in the present facts, the Petitioner having been prevented from completing the trial run and from injecting infirm power for reasons wholly beyond its control and not attributable to it. Pertinently, this Hon'ble </w:t>
      </w:r>
      <w:r w:rsidRPr="00227398">
        <w:rPr>
          <w:rFonts w:ascii="Times New Roman" w:hAnsi="Times New Roman" w:cs="Times New Roman"/>
        </w:rPr>
        <w:lastRenderedPageBreak/>
        <w:t xml:space="preserve">Commission has exercised this very power, upon materially similar facts, vide Order dated 23.03.2026 in Petition No. 34/MP/2026 titled </w:t>
      </w:r>
      <w:r w:rsidRPr="00227398">
        <w:rPr>
          <w:rFonts w:ascii="Times New Roman" w:hAnsi="Times New Roman" w:cs="Times New Roman"/>
          <w:b/>
          <w:bCs/>
          <w:i/>
          <w:iCs/>
        </w:rPr>
        <w:t>TEQ Green Power XI (P) Ltd. v. WRLDC</w:t>
      </w:r>
      <w:r w:rsidRPr="00227398">
        <w:rPr>
          <w:rFonts w:ascii="Times New Roman" w:hAnsi="Times New Roman" w:cs="Times New Roman"/>
        </w:rPr>
        <w:t xml:space="preserve"> (</w:t>
      </w:r>
      <w:r w:rsidRPr="007E384D">
        <w:rPr>
          <w:rFonts w:ascii="Times New Roman" w:hAnsi="Times New Roman" w:cs="Times New Roman"/>
          <w:b/>
          <w:bCs/>
        </w:rPr>
        <w:t>"TEQ Order dated 23.03.2026"</w:t>
      </w:r>
      <w:r w:rsidRPr="00227398">
        <w:rPr>
          <w:rFonts w:ascii="Times New Roman" w:hAnsi="Times New Roman" w:cs="Times New Roman"/>
        </w:rPr>
        <w:t xml:space="preserve">) and Order dated 14.11.2025 in Petition No. 854/MP/2025 titled </w:t>
      </w:r>
      <w:r w:rsidRPr="007E384D">
        <w:rPr>
          <w:rFonts w:ascii="Times New Roman" w:hAnsi="Times New Roman" w:cs="Times New Roman"/>
          <w:b/>
          <w:bCs/>
          <w:i/>
          <w:iCs/>
        </w:rPr>
        <w:t>NTPC Renewable Energy Ltd. v. WRLDC &amp; Ors.</w:t>
      </w:r>
      <w:r w:rsidRPr="00227398">
        <w:rPr>
          <w:rFonts w:ascii="Times New Roman" w:hAnsi="Times New Roman" w:cs="Times New Roman"/>
        </w:rPr>
        <w:t xml:space="preserve"> (</w:t>
      </w:r>
      <w:r w:rsidRPr="007E384D">
        <w:rPr>
          <w:rFonts w:ascii="Times New Roman" w:hAnsi="Times New Roman" w:cs="Times New Roman"/>
          <w:b/>
          <w:bCs/>
        </w:rPr>
        <w:t>"NTPC Order</w:t>
      </w:r>
      <w:r w:rsidR="007E384D" w:rsidRPr="007E384D">
        <w:rPr>
          <w:rFonts w:ascii="Times New Roman" w:hAnsi="Times New Roman" w:cs="Times New Roman"/>
          <w:b/>
          <w:bCs/>
        </w:rPr>
        <w:t xml:space="preserve"> dated 14.11.2025</w:t>
      </w:r>
      <w:r w:rsidRPr="007E384D">
        <w:rPr>
          <w:rFonts w:ascii="Times New Roman" w:hAnsi="Times New Roman" w:cs="Times New Roman"/>
          <w:b/>
          <w:bCs/>
        </w:rPr>
        <w:t>"</w:t>
      </w:r>
      <w:r w:rsidRPr="00227398">
        <w:rPr>
          <w:rFonts w:ascii="Times New Roman" w:hAnsi="Times New Roman" w:cs="Times New Roman"/>
        </w:rPr>
        <w:t xml:space="preserve">), condoning the delay and granting an extension under Regulation 19(3) so that, in the words of this Hon'ble Commission, </w:t>
      </w:r>
      <w:r w:rsidRPr="007E384D">
        <w:rPr>
          <w:rFonts w:ascii="Times New Roman" w:hAnsi="Times New Roman" w:cs="Times New Roman"/>
          <w:i/>
          <w:iCs/>
        </w:rPr>
        <w:t>"RE capacity, which is ready to be charged and start generation, should not be stranded"</w:t>
      </w:r>
      <w:r w:rsidR="007E384D">
        <w:rPr>
          <w:rFonts w:ascii="Times New Roman" w:hAnsi="Times New Roman" w:cs="Times New Roman"/>
          <w:i/>
          <w:iCs/>
        </w:rPr>
        <w:t>.</w:t>
      </w:r>
      <w:r w:rsidR="00656C9E">
        <w:rPr>
          <w:rFonts w:ascii="Times New Roman" w:hAnsi="Times New Roman" w:cs="Times New Roman"/>
          <w:i/>
          <w:iCs/>
        </w:rPr>
        <w:t xml:space="preserve"> </w:t>
      </w:r>
    </w:p>
    <w:p w14:paraId="7C47450B" w14:textId="492C6F96" w:rsidR="00732DBF" w:rsidRPr="00656C9E" w:rsidRDefault="00732DBF" w:rsidP="00656C9E">
      <w:pPr>
        <w:pStyle w:val="ListParagraph"/>
        <w:numPr>
          <w:ilvl w:val="0"/>
          <w:numId w:val="3"/>
        </w:numPr>
        <w:spacing w:before="240" w:after="140" w:line="360" w:lineRule="auto"/>
        <w:jc w:val="both"/>
        <w:rPr>
          <w:rFonts w:ascii="Times New Roman" w:hAnsi="Times New Roman" w:cs="Times New Roman"/>
        </w:rPr>
      </w:pPr>
      <w:r w:rsidRPr="00656C9E">
        <w:rPr>
          <w:rFonts w:ascii="Times New Roman" w:hAnsi="Times New Roman" w:cs="Times New Roman"/>
        </w:rPr>
        <w:t xml:space="preserve">Further, the </w:t>
      </w:r>
      <w:r w:rsidR="00BD0EC2" w:rsidRPr="00656C9E">
        <w:rPr>
          <w:rFonts w:ascii="Times New Roman" w:hAnsi="Times New Roman" w:cs="Times New Roman"/>
        </w:rPr>
        <w:t xml:space="preserve">delay and period in approaching this Hon’ble </w:t>
      </w:r>
      <w:r w:rsidR="00656C9E" w:rsidRPr="00656C9E">
        <w:rPr>
          <w:rFonts w:ascii="Times New Roman" w:hAnsi="Times New Roman" w:cs="Times New Roman"/>
        </w:rPr>
        <w:t>Commission</w:t>
      </w:r>
      <w:r w:rsidR="00BD0EC2" w:rsidRPr="00656C9E">
        <w:rPr>
          <w:rFonts w:ascii="Times New Roman" w:hAnsi="Times New Roman" w:cs="Times New Roman"/>
        </w:rPr>
        <w:t xml:space="preserve"> </w:t>
      </w:r>
      <w:r w:rsidRPr="00656C9E">
        <w:rPr>
          <w:rFonts w:ascii="Times New Roman" w:hAnsi="Times New Roman" w:cs="Times New Roman"/>
        </w:rPr>
        <w:t>deserves to be relaxed and/or condoned in the exercise of this Hon'ble Commission's Power to Relax under Regulation 57 of the IEGC 2023 read with Regulation 65 of the CERC (Conduct of Business) Regulations, 2023</w:t>
      </w:r>
      <w:r w:rsidR="00656C9E">
        <w:rPr>
          <w:rFonts w:ascii="Times New Roman" w:hAnsi="Times New Roman" w:cs="Times New Roman"/>
        </w:rPr>
        <w:t xml:space="preserve"> as </w:t>
      </w:r>
      <w:r w:rsidRPr="00656C9E">
        <w:rPr>
          <w:rFonts w:ascii="Times New Roman" w:hAnsi="Times New Roman" w:cs="Times New Roman"/>
        </w:rPr>
        <w:t xml:space="preserve">the very occasion to approach this Hon'ble Commission </w:t>
      </w:r>
      <w:r w:rsidR="00656C9E">
        <w:rPr>
          <w:rFonts w:ascii="Times New Roman" w:hAnsi="Times New Roman" w:cs="Times New Roman"/>
        </w:rPr>
        <w:t xml:space="preserve">was </w:t>
      </w:r>
      <w:r w:rsidRPr="00656C9E">
        <w:rPr>
          <w:rFonts w:ascii="Times New Roman" w:hAnsi="Times New Roman" w:cs="Times New Roman"/>
        </w:rPr>
        <w:t xml:space="preserve">crystallised only upon </w:t>
      </w:r>
      <w:r w:rsidR="00656C9E">
        <w:rPr>
          <w:rFonts w:ascii="Times New Roman" w:hAnsi="Times New Roman" w:cs="Times New Roman"/>
        </w:rPr>
        <w:t>restoration of</w:t>
      </w:r>
      <w:r w:rsidRPr="00656C9E">
        <w:rPr>
          <w:rFonts w:ascii="Times New Roman" w:hAnsi="Times New Roman" w:cs="Times New Roman"/>
        </w:rPr>
        <w:t xml:space="preserve"> the evacuation infrastructure on 28.06.2026</w:t>
      </w:r>
      <w:r w:rsidR="00656C9E">
        <w:rPr>
          <w:rFonts w:ascii="Times New Roman" w:hAnsi="Times New Roman" w:cs="Times New Roman"/>
        </w:rPr>
        <w:t>;</w:t>
      </w:r>
    </w:p>
    <w:p w14:paraId="67348AE2" w14:textId="31858D6D" w:rsidR="00BF6D93" w:rsidRPr="00473FF0" w:rsidRDefault="00465E40" w:rsidP="00473FF0">
      <w:pPr>
        <w:pStyle w:val="ListParagraph"/>
        <w:numPr>
          <w:ilvl w:val="0"/>
          <w:numId w:val="3"/>
        </w:numPr>
        <w:spacing w:before="240" w:after="140" w:line="360" w:lineRule="auto"/>
        <w:jc w:val="both"/>
        <w:rPr>
          <w:rFonts w:ascii="Times New Roman" w:hAnsi="Times New Roman" w:cs="Times New Roman"/>
        </w:rPr>
      </w:pPr>
      <w:r>
        <w:rPr>
          <w:rFonts w:ascii="Times New Roman" w:hAnsi="Times New Roman" w:cs="Times New Roman"/>
        </w:rPr>
        <w:t xml:space="preserve">Further, this Hon’ble Commission has the power to suo-moto pass directions in exercise of </w:t>
      </w:r>
      <w:r w:rsidRPr="00473FF0">
        <w:rPr>
          <w:rFonts w:ascii="Times New Roman" w:hAnsi="Times New Roman" w:cs="Times New Roman"/>
        </w:rPr>
        <w:t>Regulation 58 (Power to Remove Difficulty), read with Regulation 60</w:t>
      </w:r>
      <w:r>
        <w:rPr>
          <w:rFonts w:ascii="Times New Roman" w:hAnsi="Times New Roman" w:cs="Times New Roman"/>
        </w:rPr>
        <w:t xml:space="preserve"> of the IEGC 2023 to permit the Petitioner to inject infirm power for the 5 WTGs</w:t>
      </w:r>
      <w:r w:rsidRPr="00473FF0">
        <w:rPr>
          <w:rFonts w:ascii="Times New Roman" w:hAnsi="Times New Roman" w:cs="Times New Roman"/>
        </w:rPr>
        <w:t>; and</w:t>
      </w:r>
    </w:p>
    <w:p w14:paraId="67348AE3" w14:textId="3A1D254A" w:rsidR="00BF6D93" w:rsidRPr="00473FF0" w:rsidRDefault="00465E40" w:rsidP="00473FF0">
      <w:pPr>
        <w:pStyle w:val="ListParagraph"/>
        <w:numPr>
          <w:ilvl w:val="0"/>
          <w:numId w:val="3"/>
        </w:numPr>
        <w:spacing w:before="240" w:after="140" w:line="360" w:lineRule="auto"/>
        <w:jc w:val="both"/>
        <w:rPr>
          <w:rFonts w:ascii="Times New Roman" w:hAnsi="Times New Roman" w:cs="Times New Roman"/>
        </w:rPr>
      </w:pPr>
      <w:r>
        <w:rPr>
          <w:rFonts w:ascii="Times New Roman" w:hAnsi="Times New Roman" w:cs="Times New Roman"/>
        </w:rPr>
        <w:t>N</w:t>
      </w:r>
      <w:r w:rsidRPr="00473FF0">
        <w:rPr>
          <w:rFonts w:ascii="Times New Roman" w:hAnsi="Times New Roman" w:cs="Times New Roman"/>
        </w:rPr>
        <w:t>o prejudice whatsoever will be caused to any party</w:t>
      </w:r>
      <w:r>
        <w:rPr>
          <w:rFonts w:ascii="Times New Roman" w:hAnsi="Times New Roman" w:cs="Times New Roman"/>
        </w:rPr>
        <w:t xml:space="preserve"> and grant of extension in injection of infirm power </w:t>
      </w:r>
      <w:r w:rsidR="00A30E28">
        <w:rPr>
          <w:rFonts w:ascii="Times New Roman" w:hAnsi="Times New Roman" w:cs="Times New Roman"/>
        </w:rPr>
        <w:t>is required given that</w:t>
      </w:r>
      <w:r w:rsidRPr="00473FF0">
        <w:rPr>
          <w:rFonts w:ascii="Times New Roman" w:hAnsi="Times New Roman" w:cs="Times New Roman"/>
        </w:rPr>
        <w:t xml:space="preserve"> the Project </w:t>
      </w:r>
      <w:r w:rsidR="00A30E28">
        <w:rPr>
          <w:rFonts w:ascii="Times New Roman" w:hAnsi="Times New Roman" w:cs="Times New Roman"/>
        </w:rPr>
        <w:t>is</w:t>
      </w:r>
      <w:r w:rsidRPr="00473FF0">
        <w:rPr>
          <w:rFonts w:ascii="Times New Roman" w:hAnsi="Times New Roman" w:cs="Times New Roman"/>
        </w:rPr>
        <w:t xml:space="preserve"> a must-run renewable station of which 98.7 MW </w:t>
      </w:r>
      <w:r w:rsidR="00A30E28">
        <w:rPr>
          <w:rFonts w:ascii="Times New Roman" w:hAnsi="Times New Roman" w:cs="Times New Roman"/>
        </w:rPr>
        <w:t xml:space="preserve">has already achieved COD and the relief prayed for is narrow and </w:t>
      </w:r>
      <w:r w:rsidRPr="00473FF0">
        <w:rPr>
          <w:rFonts w:ascii="Times New Roman" w:hAnsi="Times New Roman" w:cs="Times New Roman"/>
        </w:rPr>
        <w:t xml:space="preserve"> confined to the 5 WTGs, and does not entail any rewriting of Regulation 19</w:t>
      </w:r>
      <w:r w:rsidR="00A30E28">
        <w:rPr>
          <w:rFonts w:ascii="Times New Roman" w:hAnsi="Times New Roman" w:cs="Times New Roman"/>
        </w:rPr>
        <w:t xml:space="preserve"> of the IEGC 2023</w:t>
      </w:r>
      <w:r w:rsidRPr="00473FF0">
        <w:rPr>
          <w:rFonts w:ascii="Times New Roman" w:hAnsi="Times New Roman" w:cs="Times New Roman"/>
        </w:rPr>
        <w:t>.</w:t>
      </w:r>
    </w:p>
    <w:p w14:paraId="67348AE4" w14:textId="77777777" w:rsidR="00BF6D93" w:rsidRPr="00473FF0" w:rsidRDefault="009428DA" w:rsidP="00934D72">
      <w:pPr>
        <w:keepNext/>
        <w:numPr>
          <w:ilvl w:val="0"/>
          <w:numId w:val="8"/>
        </w:numPr>
        <w:spacing w:before="240" w:after="140" w:line="360" w:lineRule="auto"/>
        <w:ind w:left="0" w:firstLine="0"/>
        <w:jc w:val="both"/>
        <w:rPr>
          <w:rFonts w:ascii="Times New Roman" w:hAnsi="Times New Roman" w:cs="Times New Roman"/>
        </w:rPr>
      </w:pPr>
      <w:r w:rsidRPr="00473FF0">
        <w:rPr>
          <w:rFonts w:ascii="Times New Roman" w:hAnsi="Times New Roman" w:cs="Times New Roman"/>
          <w:b/>
          <w:bCs/>
        </w:rPr>
        <w:t>Reliefs Sought in brief</w:t>
      </w:r>
    </w:p>
    <w:p w14:paraId="67348AE5" w14:textId="77777777" w:rsidR="00BF6D93" w:rsidRPr="00473FF0" w:rsidRDefault="009428DA" w:rsidP="00934D72">
      <w:pPr>
        <w:pStyle w:val="ListParagraph"/>
        <w:numPr>
          <w:ilvl w:val="0"/>
          <w:numId w:val="9"/>
        </w:numPr>
        <w:spacing w:before="240" w:after="140" w:line="360" w:lineRule="auto"/>
        <w:ind w:left="709" w:hanging="709"/>
        <w:jc w:val="both"/>
        <w:rPr>
          <w:rFonts w:ascii="Times New Roman" w:hAnsi="Times New Roman" w:cs="Times New Roman"/>
        </w:rPr>
      </w:pPr>
      <w:r w:rsidRPr="00473FF0">
        <w:rPr>
          <w:rFonts w:ascii="Times New Roman" w:hAnsi="Times New Roman" w:cs="Times New Roman"/>
        </w:rPr>
        <w:t>The reliefs sought are set out in the parts of the present Petition titled ‘Relief(s) sought’ and ‘Interim reliefs sought, if any’.</w:t>
      </w:r>
    </w:p>
    <w:p w14:paraId="67348AE7" w14:textId="2AF30035" w:rsidR="00BF6D93" w:rsidRPr="00152AE3" w:rsidRDefault="00934D72" w:rsidP="00920E13">
      <w:pPr>
        <w:keepNext/>
        <w:numPr>
          <w:ilvl w:val="0"/>
          <w:numId w:val="7"/>
        </w:numPr>
        <w:spacing w:before="240" w:after="140" w:line="360" w:lineRule="auto"/>
        <w:ind w:left="0" w:firstLine="0"/>
        <w:jc w:val="both"/>
        <w:rPr>
          <w:rFonts w:ascii="Times New Roman" w:hAnsi="Times New Roman" w:cs="Times New Roman"/>
          <w:b/>
          <w:bCs/>
          <w:u w:val="single"/>
        </w:rPr>
      </w:pPr>
      <w:r w:rsidRPr="00152AE3">
        <w:rPr>
          <w:rFonts w:ascii="Times New Roman" w:hAnsi="Times New Roman" w:cs="Times New Roman"/>
          <w:b/>
          <w:bCs/>
          <w:u w:val="single"/>
        </w:rPr>
        <w:t>D</w:t>
      </w:r>
      <w:r w:rsidR="009428DA" w:rsidRPr="00152AE3">
        <w:rPr>
          <w:rFonts w:ascii="Times New Roman" w:hAnsi="Times New Roman" w:cs="Times New Roman"/>
          <w:b/>
          <w:bCs/>
          <w:u w:val="single"/>
        </w:rPr>
        <w:t>ETAILED PETITION</w:t>
      </w:r>
    </w:p>
    <w:p w14:paraId="67348AE8" w14:textId="334D6E02" w:rsidR="00BF6D93" w:rsidRPr="00DC51A0" w:rsidRDefault="009428DA" w:rsidP="006727DA">
      <w:pPr>
        <w:pStyle w:val="ListParagraph"/>
        <w:numPr>
          <w:ilvl w:val="0"/>
          <w:numId w:val="10"/>
        </w:numPr>
        <w:spacing w:before="240" w:after="200" w:line="360" w:lineRule="auto"/>
        <w:ind w:left="709" w:hanging="709"/>
        <w:rPr>
          <w:rFonts w:ascii="Times New Roman" w:hAnsi="Times New Roman" w:cs="Times New Roman"/>
        </w:rPr>
      </w:pPr>
      <w:r w:rsidRPr="00DC51A0">
        <w:rPr>
          <w:rFonts w:ascii="Times New Roman" w:hAnsi="Times New Roman" w:cs="Times New Roman"/>
          <w:b/>
          <w:bCs/>
        </w:rPr>
        <w:t>Jurisdiction of the Commission</w:t>
      </w:r>
    </w:p>
    <w:p w14:paraId="4DF4A8B9" w14:textId="5DD129AA" w:rsidR="001C0BEF" w:rsidRDefault="009428DA" w:rsidP="001C0BEF">
      <w:pPr>
        <w:pStyle w:val="ListParagraph"/>
        <w:numPr>
          <w:ilvl w:val="0"/>
          <w:numId w:val="9"/>
        </w:numPr>
        <w:spacing w:before="240" w:after="140" w:line="360" w:lineRule="auto"/>
        <w:ind w:left="709" w:hanging="709"/>
        <w:jc w:val="both"/>
        <w:rPr>
          <w:rFonts w:ascii="Times New Roman" w:hAnsi="Times New Roman" w:cs="Times New Roman"/>
        </w:rPr>
      </w:pPr>
      <w:r w:rsidRPr="00473FF0">
        <w:rPr>
          <w:rFonts w:ascii="Times New Roman" w:hAnsi="Times New Roman" w:cs="Times New Roman"/>
        </w:rPr>
        <w:t>It is submitted that the IEGC</w:t>
      </w:r>
      <w:r w:rsidR="006727DA">
        <w:rPr>
          <w:rFonts w:ascii="Times New Roman" w:hAnsi="Times New Roman" w:cs="Times New Roman"/>
        </w:rPr>
        <w:t xml:space="preserve"> </w:t>
      </w:r>
      <w:r w:rsidRPr="00473FF0">
        <w:rPr>
          <w:rFonts w:ascii="Times New Roman" w:hAnsi="Times New Roman" w:cs="Times New Roman"/>
        </w:rPr>
        <w:t xml:space="preserve">2023 has been </w:t>
      </w:r>
      <w:r w:rsidR="006727DA">
        <w:rPr>
          <w:rFonts w:ascii="Times New Roman" w:hAnsi="Times New Roman" w:cs="Times New Roman"/>
        </w:rPr>
        <w:t>notified</w:t>
      </w:r>
      <w:r w:rsidRPr="00473FF0">
        <w:rPr>
          <w:rFonts w:ascii="Times New Roman" w:hAnsi="Times New Roman" w:cs="Times New Roman"/>
        </w:rPr>
        <w:t xml:space="preserve"> by this Hon’ble Commission in exercise of the powers conferred by Section 79(1)(h) read with Section 178 of the </w:t>
      </w:r>
      <w:r w:rsidR="006727DA">
        <w:rPr>
          <w:rFonts w:ascii="Times New Roman" w:hAnsi="Times New Roman" w:cs="Times New Roman"/>
        </w:rPr>
        <w:lastRenderedPageBreak/>
        <w:t xml:space="preserve">Electricity </w:t>
      </w:r>
      <w:r w:rsidRPr="00473FF0">
        <w:rPr>
          <w:rFonts w:ascii="Times New Roman" w:hAnsi="Times New Roman" w:cs="Times New Roman"/>
        </w:rPr>
        <w:t xml:space="preserve">Act, </w:t>
      </w:r>
      <w:r w:rsidR="006727DA">
        <w:rPr>
          <w:rFonts w:ascii="Times New Roman" w:hAnsi="Times New Roman" w:cs="Times New Roman"/>
        </w:rPr>
        <w:t xml:space="preserve">2003 and the present Petition seeks exercise of powers granted under the IEGC 2023 itself. </w:t>
      </w:r>
    </w:p>
    <w:p w14:paraId="2698FA59" w14:textId="1E7ADC01" w:rsidR="002E1F08" w:rsidRDefault="009428DA" w:rsidP="002E1F08">
      <w:pPr>
        <w:pStyle w:val="ListParagraph"/>
        <w:numPr>
          <w:ilvl w:val="0"/>
          <w:numId w:val="9"/>
        </w:numPr>
        <w:spacing w:before="240" w:after="140" w:line="360" w:lineRule="auto"/>
        <w:ind w:left="709" w:hanging="709"/>
        <w:jc w:val="both"/>
        <w:rPr>
          <w:rFonts w:ascii="Times New Roman" w:hAnsi="Times New Roman" w:cs="Times New Roman"/>
        </w:rPr>
      </w:pPr>
      <w:r w:rsidRPr="001C0BEF">
        <w:rPr>
          <w:rFonts w:ascii="Times New Roman" w:hAnsi="Times New Roman" w:cs="Times New Roman"/>
        </w:rPr>
        <w:t xml:space="preserve">It is submitted that the proviso to Regulation 19(3) of the IEGC 2023, </w:t>
      </w:r>
      <w:r w:rsidRPr="009F45AF">
        <w:rPr>
          <w:rFonts w:ascii="Times New Roman" w:hAnsi="Times New Roman" w:cs="Times New Roman"/>
        </w:rPr>
        <w:t xml:space="preserve">as inserted by the First Amendment Regulations, 2024, expressly provides that, for Renewable Energy Generating Stations (REGS), an extension of the period for injection of infirm power </w:t>
      </w:r>
      <w:del w:id="325" w:author="Senthil Kumar Dharuman" w:date="2026-07-14T18:20:00Z" w16du:dateUtc="2026-07-14T12:50:00Z">
        <w:r w:rsidRPr="00095A01" w:rsidDel="00095A01">
          <w:rPr>
            <w:rFonts w:ascii="Times New Roman" w:hAnsi="Times New Roman" w:cs="Times New Roman"/>
          </w:rPr>
          <w:delText xml:space="preserve">beyond </w:delText>
        </w:r>
      </w:del>
      <w:ins w:id="326" w:author="Senthil Kumar Dharuman" w:date="2026-07-14T18:20:00Z" w16du:dateUtc="2026-07-14T12:50:00Z">
        <w:r w:rsidR="00095A01" w:rsidRPr="00095A01">
          <w:rPr>
            <w:rFonts w:ascii="Times New Roman" w:hAnsi="Times New Roman" w:cs="Times New Roman"/>
          </w:rPr>
          <w:t>beyond 135</w:t>
        </w:r>
      </w:ins>
      <w:ins w:id="327" w:author="Senthil Kumar Dharuman" w:date="2026-07-14T18:16:00Z" w16du:dateUtc="2026-07-14T12:46:00Z">
        <w:r w:rsidR="00CE7707" w:rsidRPr="00095A01">
          <w:rPr>
            <w:rFonts w:ascii="Times New Roman" w:hAnsi="Times New Roman" w:cs="Times New Roman"/>
            <w:rPrChange w:id="328" w:author="Senthil Kumar Dharuman" w:date="2026-07-14T18:20:00Z" w16du:dateUtc="2026-07-14T12:50:00Z">
              <w:rPr>
                <w:rFonts w:ascii="Times New Roman" w:hAnsi="Times New Roman" w:cs="Times New Roman"/>
                <w:shd w:val="clear" w:color="auto" w:fill="EE0000"/>
              </w:rPr>
            </w:rPrChange>
          </w:rPr>
          <w:t xml:space="preserve"> </w:t>
        </w:r>
        <w:r w:rsidR="009F45AF" w:rsidRPr="00095A01">
          <w:rPr>
            <w:rFonts w:ascii="Times New Roman" w:hAnsi="Times New Roman" w:cs="Times New Roman"/>
          </w:rPr>
          <w:t>Days</w:t>
        </w:r>
        <w:r w:rsidR="00CE7707" w:rsidRPr="00095A01">
          <w:rPr>
            <w:rFonts w:ascii="Times New Roman" w:hAnsi="Times New Roman" w:cs="Times New Roman"/>
            <w:rPrChange w:id="329" w:author="Senthil Kumar Dharuman" w:date="2026-07-14T18:20:00Z" w16du:dateUtc="2026-07-14T12:50:00Z">
              <w:rPr>
                <w:rFonts w:ascii="Times New Roman" w:hAnsi="Times New Roman" w:cs="Times New Roman"/>
                <w:shd w:val="clear" w:color="auto" w:fill="EE0000"/>
              </w:rPr>
            </w:rPrChange>
          </w:rPr>
          <w:t xml:space="preserve"> </w:t>
        </w:r>
      </w:ins>
      <w:ins w:id="330" w:author="Senthil Kumar Dharuman" w:date="2026-07-14T18:22:00Z" w16du:dateUtc="2026-07-14T12:52:00Z">
        <w:r w:rsidR="004C11F6" w:rsidRPr="004C11F6">
          <w:rPr>
            <w:rFonts w:ascii="Times New Roman" w:hAnsi="Times New Roman" w:cs="Times New Roman"/>
          </w:rPr>
          <w:t>(45</w:t>
        </w:r>
      </w:ins>
      <w:ins w:id="331" w:author="Senthil Kumar Dharuman" w:date="2026-07-14T18:16:00Z" w16du:dateUtc="2026-07-14T12:46:00Z">
        <w:r w:rsidR="00CE7707" w:rsidRPr="00095A01">
          <w:rPr>
            <w:rFonts w:ascii="Times New Roman" w:hAnsi="Times New Roman" w:cs="Times New Roman"/>
            <w:rPrChange w:id="332" w:author="Senthil Kumar Dharuman" w:date="2026-07-14T18:20:00Z" w16du:dateUtc="2026-07-14T12:50:00Z">
              <w:rPr>
                <w:rFonts w:ascii="Times New Roman" w:hAnsi="Times New Roman" w:cs="Times New Roman"/>
                <w:shd w:val="clear" w:color="auto" w:fill="EE0000"/>
              </w:rPr>
            </w:rPrChange>
          </w:rPr>
          <w:t xml:space="preserve"> </w:t>
        </w:r>
        <w:r w:rsidR="009F45AF" w:rsidRPr="00095A01">
          <w:rPr>
            <w:rFonts w:ascii="Times New Roman" w:hAnsi="Times New Roman" w:cs="Times New Roman"/>
          </w:rPr>
          <w:t>Days</w:t>
        </w:r>
      </w:ins>
      <w:ins w:id="333" w:author="Senthil Kumar Dharuman" w:date="2026-07-14T18:17:00Z" w16du:dateUtc="2026-07-14T12:47:00Z">
        <w:r w:rsidR="00E32B95" w:rsidRPr="00095A01">
          <w:rPr>
            <w:rFonts w:ascii="Times New Roman" w:hAnsi="Times New Roman" w:cs="Times New Roman"/>
          </w:rPr>
          <w:t xml:space="preserve"> </w:t>
        </w:r>
      </w:ins>
      <w:ins w:id="334" w:author="Senthil Kumar Dharuman" w:date="2026-07-14T18:16:00Z" w16du:dateUtc="2026-07-14T12:46:00Z">
        <w:r w:rsidR="009F45AF" w:rsidRPr="00095A01">
          <w:rPr>
            <w:rFonts w:ascii="Times New Roman" w:hAnsi="Times New Roman" w:cs="Times New Roman"/>
          </w:rPr>
          <w:t xml:space="preserve">+ </w:t>
        </w:r>
      </w:ins>
      <w:r w:rsidRPr="00095A01">
        <w:rPr>
          <w:rFonts w:ascii="Times New Roman" w:hAnsi="Times New Roman" w:cs="Times New Roman"/>
        </w:rPr>
        <w:t xml:space="preserve">three </w:t>
      </w:r>
      <w:del w:id="335" w:author="Senthil Kumar Dharuman" w:date="2026-07-14T18:17:00Z" w16du:dateUtc="2026-07-14T12:47:00Z">
        <w:r w:rsidRPr="00095A01" w:rsidDel="00E32B95">
          <w:rPr>
            <w:rFonts w:ascii="Times New Roman" w:hAnsi="Times New Roman" w:cs="Times New Roman"/>
          </w:rPr>
          <w:delText>months</w:delText>
        </w:r>
      </w:del>
      <w:ins w:id="336" w:author="Senthil Kumar Dharuman" w:date="2026-07-14T18:17:00Z" w16du:dateUtc="2026-07-14T12:47:00Z">
        <w:r w:rsidR="00FA2973" w:rsidRPr="00095A01">
          <w:rPr>
            <w:rFonts w:ascii="Times New Roman" w:hAnsi="Times New Roman" w:cs="Times New Roman"/>
          </w:rPr>
          <w:t xml:space="preserve"> </w:t>
        </w:r>
        <w:r w:rsidR="00E32B95" w:rsidRPr="00095A01">
          <w:rPr>
            <w:rFonts w:ascii="Times New Roman" w:hAnsi="Times New Roman" w:cs="Times New Roman"/>
          </w:rPr>
          <w:t>months)</w:t>
        </w:r>
      </w:ins>
      <w:r w:rsidRPr="00095A01">
        <w:rPr>
          <w:rFonts w:ascii="Times New Roman" w:hAnsi="Times New Roman" w:cs="Times New Roman"/>
        </w:rPr>
        <w:t xml:space="preserve"> may be allowed only by th</w:t>
      </w:r>
      <w:r w:rsidR="006727DA" w:rsidRPr="00095A01">
        <w:rPr>
          <w:rFonts w:ascii="Times New Roman" w:hAnsi="Times New Roman" w:cs="Times New Roman"/>
        </w:rPr>
        <w:t>is Hon’ble</w:t>
      </w:r>
      <w:r w:rsidRPr="00095A01">
        <w:rPr>
          <w:rFonts w:ascii="Times New Roman" w:hAnsi="Times New Roman" w:cs="Times New Roman"/>
        </w:rPr>
        <w:t xml:space="preserve"> Commission</w:t>
      </w:r>
      <w:r w:rsidR="006727DA" w:rsidRPr="00095A01">
        <w:rPr>
          <w:rFonts w:ascii="Times New Roman" w:hAnsi="Times New Roman" w:cs="Times New Roman"/>
        </w:rPr>
        <w:t>. Thus</w:t>
      </w:r>
      <w:r w:rsidR="006727DA">
        <w:rPr>
          <w:rFonts w:ascii="Times New Roman" w:hAnsi="Times New Roman" w:cs="Times New Roman"/>
        </w:rPr>
        <w:t>, the present Petition, which seeks exactly this extension</w:t>
      </w:r>
      <w:r w:rsidR="002E1F08">
        <w:rPr>
          <w:rFonts w:ascii="Times New Roman" w:hAnsi="Times New Roman" w:cs="Times New Roman"/>
        </w:rPr>
        <w:t>,</w:t>
      </w:r>
      <w:r w:rsidRPr="001C0BEF">
        <w:rPr>
          <w:rFonts w:ascii="Times New Roman" w:hAnsi="Times New Roman" w:cs="Times New Roman"/>
        </w:rPr>
        <w:t xml:space="preserve"> falls squarely and exclusively within the jurisdiction of this Hon’ble Commission.</w:t>
      </w:r>
    </w:p>
    <w:p w14:paraId="02F9C57A" w14:textId="43199D6E" w:rsidR="002E1F08" w:rsidRDefault="009428DA" w:rsidP="002E1F08">
      <w:pPr>
        <w:pStyle w:val="ListParagraph"/>
        <w:numPr>
          <w:ilvl w:val="0"/>
          <w:numId w:val="9"/>
        </w:numPr>
        <w:spacing w:before="240" w:after="140" w:line="360" w:lineRule="auto"/>
        <w:ind w:left="709" w:hanging="709"/>
        <w:jc w:val="both"/>
        <w:rPr>
          <w:rFonts w:ascii="Times New Roman" w:hAnsi="Times New Roman" w:cs="Times New Roman"/>
        </w:rPr>
      </w:pPr>
      <w:r w:rsidRPr="002E1F08">
        <w:rPr>
          <w:rFonts w:ascii="Times New Roman" w:hAnsi="Times New Roman" w:cs="Times New Roman"/>
        </w:rPr>
        <w:t>It is further submitted that this Hon’ble Commission is independently empowered under Regulation 57 (Power to Relax) and Regulation 58 read with Regulation 60 (Power to Remove Difficulty, and Issue of Suo Motu Orders and Directions) of the IEGC 2023 to grant the reliefs prayed for herein. Pertinently, Respondent No. 1 has itself, by its reply dated 09.06.2026, directed the Petitioner to approach this Hon’ble Commission.</w:t>
      </w:r>
    </w:p>
    <w:p w14:paraId="67348AEC" w14:textId="709AF018" w:rsidR="00BF6D93" w:rsidRPr="002E1F08" w:rsidRDefault="009428DA" w:rsidP="002E1F08">
      <w:pPr>
        <w:pStyle w:val="ListParagraph"/>
        <w:numPr>
          <w:ilvl w:val="0"/>
          <w:numId w:val="9"/>
        </w:numPr>
        <w:spacing w:before="240" w:after="140" w:line="360" w:lineRule="auto"/>
        <w:ind w:left="709" w:hanging="709"/>
        <w:jc w:val="both"/>
        <w:rPr>
          <w:rFonts w:ascii="Times New Roman" w:hAnsi="Times New Roman" w:cs="Times New Roman"/>
        </w:rPr>
      </w:pPr>
      <w:r w:rsidRPr="002E1F08">
        <w:rPr>
          <w:rFonts w:ascii="Times New Roman" w:hAnsi="Times New Roman" w:cs="Times New Roman"/>
        </w:rPr>
        <w:t>In view of the above, this Hon’ble Commission has the jurisdiction to entertain and adjudicate the present Petition and to pass appropriate orders and directions.</w:t>
      </w:r>
    </w:p>
    <w:p w14:paraId="67348AED" w14:textId="77777777" w:rsidR="00BF6D93" w:rsidRPr="00473FF0" w:rsidRDefault="009428DA" w:rsidP="002E1F08">
      <w:pPr>
        <w:pStyle w:val="ListParagraph"/>
        <w:numPr>
          <w:ilvl w:val="0"/>
          <w:numId w:val="10"/>
        </w:numPr>
        <w:spacing w:before="240" w:after="200" w:line="360" w:lineRule="auto"/>
        <w:ind w:left="709" w:hanging="709"/>
        <w:rPr>
          <w:rFonts w:ascii="Times New Roman" w:hAnsi="Times New Roman" w:cs="Times New Roman"/>
        </w:rPr>
      </w:pPr>
      <w:r w:rsidRPr="00473FF0">
        <w:rPr>
          <w:rFonts w:ascii="Times New Roman" w:hAnsi="Times New Roman" w:cs="Times New Roman"/>
          <w:b/>
          <w:bCs/>
        </w:rPr>
        <w:t>Details of the documents based on which the petition is made</w:t>
      </w:r>
    </w:p>
    <w:p w14:paraId="67348AEE" w14:textId="77777777" w:rsidR="00BF6D93" w:rsidRPr="00473FF0" w:rsidRDefault="009428DA" w:rsidP="002E1F08">
      <w:pPr>
        <w:pStyle w:val="ListParagraph"/>
        <w:numPr>
          <w:ilvl w:val="0"/>
          <w:numId w:val="9"/>
        </w:numPr>
        <w:spacing w:before="240" w:after="140" w:line="360" w:lineRule="auto"/>
        <w:ind w:left="709" w:hanging="709"/>
        <w:jc w:val="both"/>
        <w:rPr>
          <w:rFonts w:ascii="Times New Roman" w:hAnsi="Times New Roman" w:cs="Times New Roman"/>
        </w:rPr>
      </w:pPr>
      <w:r w:rsidRPr="00473FF0">
        <w:rPr>
          <w:rFonts w:ascii="Times New Roman" w:hAnsi="Times New Roman" w:cs="Times New Roman"/>
        </w:rPr>
        <w:t>The documents forming part of and relied upon in the present Petition are mentioned in the List of Enclosures / Index of Enclosures.</w:t>
      </w:r>
    </w:p>
    <w:p w14:paraId="67348AEF" w14:textId="77777777" w:rsidR="00BF6D93" w:rsidRPr="00473FF0" w:rsidRDefault="009428DA" w:rsidP="002E1F08">
      <w:pPr>
        <w:pStyle w:val="ListParagraph"/>
        <w:numPr>
          <w:ilvl w:val="0"/>
          <w:numId w:val="10"/>
        </w:numPr>
        <w:spacing w:before="240" w:after="200" w:line="360" w:lineRule="auto"/>
        <w:ind w:left="709" w:hanging="709"/>
        <w:rPr>
          <w:rFonts w:ascii="Times New Roman" w:hAnsi="Times New Roman" w:cs="Times New Roman"/>
        </w:rPr>
      </w:pPr>
      <w:r w:rsidRPr="00473FF0">
        <w:rPr>
          <w:rFonts w:ascii="Times New Roman" w:hAnsi="Times New Roman" w:cs="Times New Roman"/>
          <w:b/>
          <w:bCs/>
        </w:rPr>
        <w:t>Limitation</w:t>
      </w:r>
    </w:p>
    <w:p w14:paraId="67348AF0" w14:textId="1CC5B72D" w:rsidR="00BF6D93" w:rsidRPr="00473FF0" w:rsidRDefault="009428DA" w:rsidP="002E1F08">
      <w:pPr>
        <w:pStyle w:val="ListParagraph"/>
        <w:numPr>
          <w:ilvl w:val="0"/>
          <w:numId w:val="9"/>
        </w:numPr>
        <w:spacing w:before="240" w:after="140" w:line="360" w:lineRule="auto"/>
        <w:ind w:left="709" w:hanging="709"/>
        <w:jc w:val="both"/>
        <w:rPr>
          <w:rFonts w:ascii="Times New Roman" w:hAnsi="Times New Roman" w:cs="Times New Roman"/>
        </w:rPr>
      </w:pPr>
      <w:r w:rsidRPr="00473FF0">
        <w:rPr>
          <w:rFonts w:ascii="Times New Roman" w:hAnsi="Times New Roman" w:cs="Times New Roman"/>
        </w:rPr>
        <w:t xml:space="preserve">It is submitted that the present Petition is within time. The occasion for the Petitioner to approach this Hon’ble Commission crystallised only upon Respondent No. 1’s reply dated 09.06.2026, whereby the Petitioner was, for the first time, informed that an extension beyond 135 days from FTC approval lay outside the </w:t>
      </w:r>
      <w:del w:id="337" w:author="Senthil Kumar Dharuman" w:date="2026-07-14T18:23:00Z" w16du:dateUtc="2026-07-14T12:53:00Z">
        <w:r w:rsidRPr="00473FF0" w:rsidDel="00B2784E">
          <w:rPr>
            <w:rFonts w:ascii="Times New Roman" w:hAnsi="Times New Roman" w:cs="Times New Roman"/>
          </w:rPr>
          <w:delText xml:space="preserve">competence </w:delText>
        </w:r>
      </w:del>
      <w:ins w:id="338" w:author="Senthil Kumar Dharuman" w:date="2026-07-14T18:23:00Z" w16du:dateUtc="2026-07-14T12:53:00Z">
        <w:r w:rsidR="002F04A3" w:rsidRPr="002F04A3">
          <w:rPr>
            <w:rFonts w:ascii="Times New Roman" w:hAnsi="Times New Roman" w:cs="Times New Roman"/>
          </w:rPr>
          <w:t>purview</w:t>
        </w:r>
        <w:r w:rsidR="002F04A3">
          <w:rPr>
            <w:rFonts w:ascii="Times New Roman" w:hAnsi="Times New Roman" w:cs="Times New Roman"/>
          </w:rPr>
          <w:t xml:space="preserve"> </w:t>
        </w:r>
      </w:ins>
      <w:r w:rsidRPr="00473FF0">
        <w:rPr>
          <w:rFonts w:ascii="Times New Roman" w:hAnsi="Times New Roman" w:cs="Times New Roman"/>
        </w:rPr>
        <w:t>of the RLDC and required the approval of this Hon’ble Commission</w:t>
      </w:r>
      <w:ins w:id="339" w:author="Senthil Kumar Dharuman" w:date="2026-07-13T18:49:00Z" w16du:dateUtc="2026-07-13T13:19:00Z">
        <w:r w:rsidR="00006233">
          <w:rPr>
            <w:rFonts w:ascii="Times New Roman" w:hAnsi="Times New Roman" w:cs="Times New Roman"/>
          </w:rPr>
          <w:t>.</w:t>
        </w:r>
      </w:ins>
      <w:r w:rsidR="002E1F08">
        <w:rPr>
          <w:rFonts w:ascii="Times New Roman" w:hAnsi="Times New Roman" w:cs="Times New Roman"/>
        </w:rPr>
        <w:t xml:space="preserve"> </w:t>
      </w:r>
      <w:r w:rsidRPr="00473FF0">
        <w:rPr>
          <w:rFonts w:ascii="Times New Roman" w:hAnsi="Times New Roman" w:cs="Times New Roman"/>
        </w:rPr>
        <w:t xml:space="preserve">The Petition has been filed thereafter, following the restoration of the transmission line </w:t>
      </w:r>
      <w:r w:rsidRPr="006D581D">
        <w:rPr>
          <w:rFonts w:ascii="Times New Roman" w:hAnsi="Times New Roman" w:cs="Times New Roman"/>
          <w:rPrChange w:id="340" w:author="Yashaswi Kant" w:date="2026-07-23T15:34:00Z" w16du:dateUtc="2026-07-23T10:04:00Z">
            <w:rPr>
              <w:rFonts w:ascii="Times New Roman" w:hAnsi="Times New Roman" w:cs="Times New Roman"/>
              <w:highlight w:val="yellow"/>
            </w:rPr>
          </w:rPrChange>
        </w:rPr>
        <w:t xml:space="preserve">and issuance of the </w:t>
      </w:r>
      <w:ins w:id="341" w:author="Senthil Kumar Dharuman" w:date="2026-07-14T18:26:00Z" w16du:dateUtc="2026-07-14T12:56:00Z">
        <w:r w:rsidR="00A5370E" w:rsidRPr="006D581D">
          <w:rPr>
            <w:rFonts w:ascii="Times New Roman" w:hAnsi="Times New Roman" w:cs="Times New Roman"/>
            <w:rPrChange w:id="342" w:author="Yashaswi Kant" w:date="2026-07-23T15:34:00Z" w16du:dateUtc="2026-07-23T10:04:00Z">
              <w:rPr>
                <w:rFonts w:ascii="Times New Roman" w:hAnsi="Times New Roman" w:cs="Times New Roman"/>
                <w:highlight w:val="yellow"/>
              </w:rPr>
            </w:rPrChange>
          </w:rPr>
          <w:t xml:space="preserve">FTC Approval &amp; </w:t>
        </w:r>
      </w:ins>
      <w:r w:rsidRPr="006D581D">
        <w:rPr>
          <w:rFonts w:ascii="Times New Roman" w:hAnsi="Times New Roman" w:cs="Times New Roman"/>
          <w:rPrChange w:id="343" w:author="Yashaswi Kant" w:date="2026-07-23T15:34:00Z" w16du:dateUtc="2026-07-23T10:04:00Z">
            <w:rPr>
              <w:rFonts w:ascii="Times New Roman" w:hAnsi="Times New Roman" w:cs="Times New Roman"/>
              <w:highlight w:val="yellow"/>
            </w:rPr>
          </w:rPrChange>
        </w:rPr>
        <w:t>charging code</w:t>
      </w:r>
      <w:r w:rsidRPr="00473FF0">
        <w:rPr>
          <w:rFonts w:ascii="Times New Roman" w:hAnsi="Times New Roman" w:cs="Times New Roman"/>
        </w:rPr>
        <w:t xml:space="preserve"> on 28.06.2026</w:t>
      </w:r>
      <w:r w:rsidR="002E1F08">
        <w:rPr>
          <w:rFonts w:ascii="Times New Roman" w:hAnsi="Times New Roman" w:cs="Times New Roman"/>
        </w:rPr>
        <w:t xml:space="preserve">. </w:t>
      </w:r>
      <w:commentRangeStart w:id="344"/>
      <w:del w:id="345" w:author="Yashaswi Kant" w:date="2026-07-23T15:34:00Z" w16du:dateUtc="2026-07-23T10:04:00Z">
        <w:r w:rsidR="002E1F08" w:rsidRPr="002E1F08" w:rsidDel="006D581D">
          <w:rPr>
            <w:rFonts w:ascii="Times New Roman" w:hAnsi="Times New Roman" w:cs="Times New Roman"/>
            <w:b/>
            <w:bCs/>
            <w:i/>
            <w:iCs/>
            <w:highlight w:val="yellow"/>
          </w:rPr>
          <w:delText>[Trilegal Note: Request SGIL to confirm the highlighted portion]</w:delText>
        </w:r>
        <w:commentRangeEnd w:id="344"/>
        <w:r w:rsidR="007720D2" w:rsidRPr="00473FF0" w:rsidDel="006D581D">
          <w:rPr>
            <w:rStyle w:val="CommentReference"/>
            <w:rFonts w:ascii="Times New Roman" w:hAnsi="Times New Roman" w:cs="Times New Roman"/>
            <w:sz w:val="24"/>
            <w:szCs w:val="24"/>
          </w:rPr>
          <w:commentReference w:id="344"/>
        </w:r>
      </w:del>
    </w:p>
    <w:p w14:paraId="67348AF1" w14:textId="35ACF0B1" w:rsidR="00BF6D93" w:rsidRPr="002E1F08" w:rsidRDefault="009428DA" w:rsidP="002E1F08">
      <w:pPr>
        <w:pStyle w:val="ListParagraph"/>
        <w:numPr>
          <w:ilvl w:val="0"/>
          <w:numId w:val="9"/>
        </w:numPr>
        <w:spacing w:before="240" w:after="140" w:line="360" w:lineRule="auto"/>
        <w:ind w:left="709" w:hanging="709"/>
        <w:jc w:val="both"/>
        <w:rPr>
          <w:rFonts w:ascii="Times New Roman" w:hAnsi="Times New Roman" w:cs="Times New Roman"/>
        </w:rPr>
      </w:pPr>
      <w:r w:rsidRPr="002E1F08">
        <w:rPr>
          <w:rFonts w:ascii="Times New Roman" w:hAnsi="Times New Roman" w:cs="Times New Roman"/>
        </w:rPr>
        <w:t xml:space="preserve">It is submitted that, to the extent the proviso to Regulation 19(3) contemplates an application to this Hon’ble Commission at least 15 days in advance of the completion of </w:t>
      </w:r>
      <w:r w:rsidRPr="002E1F08">
        <w:rPr>
          <w:rFonts w:ascii="Times New Roman" w:hAnsi="Times New Roman" w:cs="Times New Roman"/>
        </w:rPr>
        <w:lastRenderedPageBreak/>
        <w:t>the stipulated period, that window fell squarely within the period in which the evacuation line lay collapsed and restoration was still under way, so that compliance was rendered impracticable by the very Force Majeure event that is the subject of this Petition. In the premises, there is no delay, laches or acquiescence on the part of the Petitioner, and the requirement of advance filing</w:t>
      </w:r>
      <w:r w:rsidR="00705A7D">
        <w:rPr>
          <w:rFonts w:ascii="Times New Roman" w:hAnsi="Times New Roman" w:cs="Times New Roman"/>
        </w:rPr>
        <w:t xml:space="preserve"> may be </w:t>
      </w:r>
      <w:r w:rsidRPr="002E1F08">
        <w:rPr>
          <w:rFonts w:ascii="Times New Roman" w:hAnsi="Times New Roman" w:cs="Times New Roman"/>
        </w:rPr>
        <w:t xml:space="preserve">relaxed / condoned for the reasons set out in the </w:t>
      </w:r>
      <w:r w:rsidR="00705A7D">
        <w:rPr>
          <w:rFonts w:ascii="Times New Roman" w:hAnsi="Times New Roman" w:cs="Times New Roman"/>
        </w:rPr>
        <w:t>Petition</w:t>
      </w:r>
      <w:r w:rsidRPr="002E1F08">
        <w:rPr>
          <w:rFonts w:ascii="Times New Roman" w:hAnsi="Times New Roman" w:cs="Times New Roman"/>
        </w:rPr>
        <w:t>.</w:t>
      </w:r>
    </w:p>
    <w:p w14:paraId="67348AF2" w14:textId="77777777" w:rsidR="00BF6D93" w:rsidRPr="00473FF0" w:rsidRDefault="009428DA" w:rsidP="00BE6B87">
      <w:pPr>
        <w:pStyle w:val="ListParagraph"/>
        <w:numPr>
          <w:ilvl w:val="0"/>
          <w:numId w:val="10"/>
        </w:numPr>
        <w:spacing w:before="240" w:after="200" w:line="360" w:lineRule="auto"/>
        <w:ind w:left="709" w:hanging="709"/>
        <w:rPr>
          <w:rFonts w:ascii="Times New Roman" w:hAnsi="Times New Roman" w:cs="Times New Roman"/>
        </w:rPr>
      </w:pPr>
      <w:r w:rsidRPr="00473FF0">
        <w:rPr>
          <w:rFonts w:ascii="Times New Roman" w:hAnsi="Times New Roman" w:cs="Times New Roman"/>
          <w:b/>
          <w:bCs/>
        </w:rPr>
        <w:t>Facts of the Case</w:t>
      </w:r>
    </w:p>
    <w:p w14:paraId="67348AF3" w14:textId="61527325" w:rsidR="00BF6D93" w:rsidRPr="00473FF0" w:rsidRDefault="009428DA" w:rsidP="00BE6B87">
      <w:pPr>
        <w:keepNext/>
        <w:spacing w:before="240" w:after="80" w:line="360" w:lineRule="auto"/>
        <w:jc w:val="both"/>
        <w:rPr>
          <w:rFonts w:ascii="Times New Roman" w:hAnsi="Times New Roman" w:cs="Times New Roman"/>
        </w:rPr>
      </w:pPr>
      <w:r w:rsidRPr="00473FF0">
        <w:rPr>
          <w:rFonts w:ascii="Times New Roman" w:hAnsi="Times New Roman" w:cs="Times New Roman"/>
          <w:b/>
          <w:bCs/>
          <w:i/>
          <w:iCs/>
        </w:rPr>
        <w:t>Re</w:t>
      </w:r>
      <w:r w:rsidR="00BE6B87">
        <w:rPr>
          <w:rFonts w:ascii="Times New Roman" w:hAnsi="Times New Roman" w:cs="Times New Roman"/>
          <w:b/>
          <w:bCs/>
          <w:i/>
          <w:iCs/>
        </w:rPr>
        <w:t>:</w:t>
      </w:r>
      <w:r w:rsidR="00BE6B87">
        <w:rPr>
          <w:rFonts w:ascii="Times New Roman" w:hAnsi="Times New Roman" w:cs="Times New Roman"/>
          <w:b/>
          <w:bCs/>
          <w:i/>
          <w:iCs/>
        </w:rPr>
        <w:tab/>
      </w:r>
      <w:r w:rsidRPr="00473FF0">
        <w:rPr>
          <w:rFonts w:ascii="Times New Roman" w:hAnsi="Times New Roman" w:cs="Times New Roman"/>
          <w:b/>
          <w:bCs/>
          <w:i/>
          <w:iCs/>
        </w:rPr>
        <w:t>The applicable regulatory framework</w:t>
      </w:r>
    </w:p>
    <w:p w14:paraId="67348AF4" w14:textId="31771BB7" w:rsidR="00BF6D93" w:rsidRPr="00473FF0" w:rsidRDefault="009E201E" w:rsidP="00BE6B87">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 xml:space="preserve">On 11.07.2023, this Hon’ble Commission notified the IEGC 2023. </w:t>
      </w:r>
      <w:r w:rsidRPr="00473FF0">
        <w:rPr>
          <w:rFonts w:ascii="Times New Roman" w:hAnsi="Times New Roman" w:cs="Times New Roman"/>
        </w:rPr>
        <w:t>It is submitted that the present dispute arises within the framework of Regulation 19 of the IEGC, 2023, which governs the drawal of start-up power and the injection of infirm power</w:t>
      </w:r>
      <w:r>
        <w:rPr>
          <w:rFonts w:ascii="Times New Roman" w:hAnsi="Times New Roman" w:cs="Times New Roman"/>
        </w:rPr>
        <w:t xml:space="preserve"> </w:t>
      </w:r>
      <w:r w:rsidR="000D707E">
        <w:rPr>
          <w:rFonts w:ascii="Times New Roman" w:hAnsi="Times New Roman" w:cs="Times New Roman"/>
        </w:rPr>
        <w:t>and seeks exercise of power granted under Regulation 57-58 of the IEGC 2023. The relevant provisions of the IEGC 2023 are reproduced below:-</w:t>
      </w:r>
    </w:p>
    <w:p w14:paraId="67348AF5" w14:textId="77777777" w:rsidR="00BF6D93" w:rsidRPr="00473FF0" w:rsidRDefault="009428DA" w:rsidP="009E201E">
      <w:pPr>
        <w:spacing w:before="240" w:after="60"/>
        <w:ind w:left="940" w:right="360"/>
        <w:jc w:val="both"/>
        <w:rPr>
          <w:rFonts w:ascii="Times New Roman" w:hAnsi="Times New Roman" w:cs="Times New Roman"/>
        </w:rPr>
      </w:pPr>
      <w:r w:rsidRPr="00473FF0">
        <w:rPr>
          <w:rFonts w:ascii="Times New Roman" w:hAnsi="Times New Roman" w:cs="Times New Roman"/>
          <w:i/>
          <w:iCs/>
        </w:rPr>
        <w:t>“19. DRAWAL OF START UP POWER AND INJECTION OF INFIRM POWER</w:t>
      </w:r>
    </w:p>
    <w:p w14:paraId="67348AF6" w14:textId="77777777" w:rsidR="00BF6D93" w:rsidRPr="00473FF0" w:rsidRDefault="009428DA" w:rsidP="009E201E">
      <w:pPr>
        <w:spacing w:before="240" w:after="60"/>
        <w:ind w:left="940" w:right="360"/>
        <w:jc w:val="both"/>
        <w:rPr>
          <w:rFonts w:ascii="Times New Roman" w:hAnsi="Times New Roman" w:cs="Times New Roman"/>
        </w:rPr>
      </w:pPr>
      <w:r w:rsidRPr="00473FF0">
        <w:rPr>
          <w:rFonts w:ascii="Times New Roman" w:hAnsi="Times New Roman" w:cs="Times New Roman"/>
          <w:i/>
          <w:iCs/>
        </w:rPr>
        <w:t>(1) A unit of a generating station … granted connectivity to the inter-State Transmission System in accordance with GNA Regulations shall be allowed to inter-change power with the grid during the commissioning period, including testing and full load testing before the COD, after obtaining prior permission of the concerned Regional Load Despatch Centre …</w:t>
      </w:r>
    </w:p>
    <w:p w14:paraId="67348AF7" w14:textId="77777777" w:rsidR="00BF6D93" w:rsidRPr="00473FF0" w:rsidRDefault="009428DA" w:rsidP="009E201E">
      <w:pPr>
        <w:spacing w:before="240" w:after="60"/>
        <w:ind w:left="940" w:right="360"/>
        <w:jc w:val="both"/>
        <w:rPr>
          <w:rFonts w:ascii="Times New Roman" w:hAnsi="Times New Roman" w:cs="Times New Roman"/>
        </w:rPr>
      </w:pPr>
      <w:r w:rsidRPr="00473FF0">
        <w:rPr>
          <w:rFonts w:ascii="Times New Roman" w:hAnsi="Times New Roman" w:cs="Times New Roman"/>
          <w:i/>
          <w:iCs/>
        </w:rPr>
        <w:t>(2) The period for which such inter-change shall be allowed shall be as follows: - … (b) Injection of infirm power shall not exceed one year from the date of first synchronization.</w:t>
      </w:r>
    </w:p>
    <w:p w14:paraId="58FCF13A" w14:textId="719C4817" w:rsidR="000D707E" w:rsidRDefault="009428DA" w:rsidP="000D707E">
      <w:pPr>
        <w:spacing w:before="240" w:after="60"/>
        <w:ind w:left="940" w:right="360"/>
        <w:jc w:val="both"/>
        <w:rPr>
          <w:rFonts w:ascii="Times New Roman" w:hAnsi="Times New Roman" w:cs="Times New Roman"/>
          <w:i/>
          <w:iCs/>
        </w:rPr>
      </w:pPr>
      <w:r w:rsidRPr="00473FF0">
        <w:rPr>
          <w:rFonts w:ascii="Times New Roman" w:hAnsi="Times New Roman" w:cs="Times New Roman"/>
          <w:i/>
          <w:iCs/>
        </w:rPr>
        <w:t>(3) Notwithstanding the provisions of clause (2) of this Regulation, the Commission may allow extension of the period for inter-change of power beyond the stipulated period on an application made by the generating station at least two months in advance of the completion of the stipulated period …</w:t>
      </w:r>
    </w:p>
    <w:p w14:paraId="29A5A295" w14:textId="6ECDBC00" w:rsidR="000D707E" w:rsidRDefault="000D707E" w:rsidP="000D707E">
      <w:pPr>
        <w:spacing w:before="240" w:after="60"/>
        <w:ind w:left="940" w:right="360"/>
        <w:jc w:val="both"/>
        <w:rPr>
          <w:rFonts w:ascii="Times New Roman" w:hAnsi="Times New Roman" w:cs="Times New Roman"/>
          <w:i/>
          <w:iCs/>
        </w:rPr>
      </w:pPr>
      <w:r>
        <w:rPr>
          <w:rFonts w:ascii="Times New Roman" w:hAnsi="Times New Roman" w:cs="Times New Roman"/>
          <w:i/>
          <w:iCs/>
        </w:rPr>
        <w:t>[…]</w:t>
      </w:r>
    </w:p>
    <w:p w14:paraId="2AE78487" w14:textId="0058F3DE" w:rsidR="000D707E" w:rsidRPr="00473FF0" w:rsidRDefault="000D707E" w:rsidP="000D707E">
      <w:pPr>
        <w:spacing w:before="240" w:after="60"/>
        <w:ind w:left="940" w:right="360"/>
        <w:jc w:val="both"/>
        <w:rPr>
          <w:rFonts w:ascii="Times New Roman" w:hAnsi="Times New Roman" w:cs="Times New Roman"/>
        </w:rPr>
      </w:pPr>
      <w:r w:rsidRPr="00473FF0">
        <w:rPr>
          <w:rFonts w:ascii="Times New Roman" w:hAnsi="Times New Roman" w:cs="Times New Roman"/>
          <w:i/>
          <w:iCs/>
        </w:rPr>
        <w:t>57. POWER TO RELAX. The Commission, for reasons to be recorded in writing, may relax any of the provisions of these regulations on its own motion or on an application made before it by an affected person to remove the hardship arising out of the operation of any of these regulations, applicable to a class of persons.”</w:t>
      </w:r>
    </w:p>
    <w:p w14:paraId="0ED3F3FB" w14:textId="77777777" w:rsidR="000D707E" w:rsidRPr="00473FF0" w:rsidRDefault="000D707E" w:rsidP="000D707E">
      <w:pPr>
        <w:spacing w:before="240" w:after="60"/>
        <w:ind w:left="940" w:right="360"/>
        <w:jc w:val="both"/>
        <w:rPr>
          <w:rFonts w:ascii="Times New Roman" w:hAnsi="Times New Roman" w:cs="Times New Roman"/>
        </w:rPr>
      </w:pPr>
      <w:r w:rsidRPr="00473FF0">
        <w:rPr>
          <w:rFonts w:ascii="Times New Roman" w:hAnsi="Times New Roman" w:cs="Times New Roman"/>
          <w:i/>
          <w:iCs/>
        </w:rPr>
        <w:t xml:space="preserve">“58. POWER TO REMOVE DIFFICULTY. If any difficulty arises in giving effect to the provisions of these regulations, the Commission may, on its own motion or on an application made before it by the nodal agency, by order, make such provisions not inconsistent with the provisions of the Act or provisions of other regulations </w:t>
      </w:r>
      <w:r w:rsidRPr="00473FF0">
        <w:rPr>
          <w:rFonts w:ascii="Times New Roman" w:hAnsi="Times New Roman" w:cs="Times New Roman"/>
          <w:i/>
          <w:iCs/>
        </w:rPr>
        <w:lastRenderedPageBreak/>
        <w:t>specified by the Commission, as may appear to be necessary for removing the difficulty in giving effect to the objectives of these regulations.”</w:t>
      </w:r>
    </w:p>
    <w:p w14:paraId="0372E09B" w14:textId="57EB7E4B" w:rsidR="000D707E" w:rsidRPr="000D707E" w:rsidRDefault="000D707E" w:rsidP="000D707E">
      <w:pPr>
        <w:spacing w:before="240" w:after="60"/>
        <w:ind w:left="940" w:right="360"/>
        <w:jc w:val="both"/>
        <w:rPr>
          <w:rFonts w:ascii="Times New Roman" w:hAnsi="Times New Roman" w:cs="Times New Roman"/>
        </w:rPr>
      </w:pPr>
      <w:r w:rsidRPr="00473FF0">
        <w:rPr>
          <w:rFonts w:ascii="Times New Roman" w:hAnsi="Times New Roman" w:cs="Times New Roman"/>
          <w:i/>
          <w:iCs/>
        </w:rPr>
        <w:t>“60. ISSUE OF SUO MOTO ORDERS AND DIRECTIONS. The Commission may from time to time issue suo motu orders and practice directions with regard to implementation of these regulations and matters incidental or ancillary thereto, as the case may be.”</w:t>
      </w:r>
    </w:p>
    <w:p w14:paraId="67348AF9" w14:textId="4F0856D1" w:rsidR="00BF6D93" w:rsidRPr="00AF5579" w:rsidRDefault="000D707E" w:rsidP="009E201E">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 xml:space="preserve">On 23.10.2024, this Hon’ble Commission notified the </w:t>
      </w:r>
      <w:r w:rsidRPr="00473FF0">
        <w:rPr>
          <w:rFonts w:ascii="Times New Roman" w:hAnsi="Times New Roman" w:cs="Times New Roman"/>
        </w:rPr>
        <w:t xml:space="preserve">Central Electricity Regulatory Commission (Indian Electricity Grid Code) (First Amendment) Regulations, 2024 (published in the Gazette of India on 29.10.2024), </w:t>
      </w:r>
      <w:r w:rsidRPr="00AF5579">
        <w:rPr>
          <w:rFonts w:ascii="Times New Roman" w:hAnsi="Times New Roman" w:cs="Times New Roman"/>
        </w:rPr>
        <w:t xml:space="preserve">which substituted Regulation 19(2)(b), introduced Regulation 19(2)(c), and added a proviso to Regulation 19(3) as under:- </w:t>
      </w:r>
    </w:p>
    <w:p w14:paraId="67348AFA" w14:textId="77777777" w:rsidR="00BF6D93" w:rsidRPr="00473FF0" w:rsidRDefault="009428DA" w:rsidP="000D707E">
      <w:pPr>
        <w:spacing w:before="240" w:after="60"/>
        <w:ind w:left="1440" w:right="360"/>
        <w:jc w:val="both"/>
        <w:rPr>
          <w:rFonts w:ascii="Times New Roman" w:hAnsi="Times New Roman" w:cs="Times New Roman"/>
        </w:rPr>
      </w:pPr>
      <w:r w:rsidRPr="00473FF0">
        <w:rPr>
          <w:rFonts w:ascii="Times New Roman" w:hAnsi="Times New Roman" w:cs="Times New Roman"/>
          <w:i/>
          <w:iCs/>
        </w:rPr>
        <w:t>“(c) Injection of infirm power shall not exceed 45 (forty-five) days from the date of first-time energization and integration (FTC) approval for REGS and ESS (except Hydro PSP ESS).”</w:t>
      </w:r>
    </w:p>
    <w:p w14:paraId="67348AFB" w14:textId="77777777" w:rsidR="00BF6D93" w:rsidRPr="00473FF0" w:rsidRDefault="009428DA" w:rsidP="000D707E">
      <w:pPr>
        <w:spacing w:before="240" w:after="60"/>
        <w:ind w:left="1440" w:right="360"/>
        <w:jc w:val="both"/>
        <w:rPr>
          <w:rFonts w:ascii="Times New Roman" w:hAnsi="Times New Roman" w:cs="Times New Roman"/>
        </w:rPr>
      </w:pPr>
      <w:r w:rsidRPr="00473FF0">
        <w:rPr>
          <w:rFonts w:ascii="Times New Roman" w:hAnsi="Times New Roman" w:cs="Times New Roman"/>
          <w:i/>
          <w:iCs/>
        </w:rPr>
        <w:t>“Provided that for REGS and ESS (except Hydro PSP ESS), extension of period for injection of infirm power beyond the stipulated period may be allowed (a) for a period up to three months by respective RLDC on an application(s) … at least 10 days in advance of the completion of the stipulated period, (b) for a period beyond three months, by the Commission on an application(s) … at least 15 days in advance of the completion of the stipulated period.”</w:t>
      </w:r>
    </w:p>
    <w:p w14:paraId="67348B00" w14:textId="0FAC83AD" w:rsidR="00BF6D93" w:rsidRPr="00473FF0" w:rsidRDefault="009428DA" w:rsidP="000D707E">
      <w:pPr>
        <w:spacing w:before="240" w:after="140" w:line="360" w:lineRule="auto"/>
        <w:ind w:left="720"/>
        <w:jc w:val="both"/>
        <w:rPr>
          <w:rFonts w:ascii="Times New Roman" w:hAnsi="Times New Roman" w:cs="Times New Roman"/>
        </w:rPr>
      </w:pPr>
      <w:r w:rsidRPr="00473FF0">
        <w:rPr>
          <w:rFonts w:ascii="Times New Roman" w:hAnsi="Times New Roman" w:cs="Times New Roman"/>
        </w:rPr>
        <w:t xml:space="preserve">Copies of the relevant extracts of the IEGC, 2023 and the First Amendment Regulations, 2024 are annexed hereto and marked as </w:t>
      </w:r>
      <w:r w:rsidRPr="00F94E1B">
        <w:rPr>
          <w:rFonts w:ascii="Times New Roman" w:hAnsi="Times New Roman" w:cs="Times New Roman"/>
          <w:b/>
          <w:bCs/>
          <w:i/>
          <w:iCs/>
        </w:rPr>
        <w:t>Annexure P-</w:t>
      </w:r>
      <w:ins w:id="346" w:author="Ali Ahmed Chaudhary" w:date="2026-07-20T19:18:00Z" w16du:dateUtc="2026-07-20T13:48:00Z">
        <w:r w:rsidR="00100BA1">
          <w:rPr>
            <w:rFonts w:ascii="Times New Roman" w:hAnsi="Times New Roman" w:cs="Times New Roman"/>
            <w:b/>
            <w:bCs/>
            <w:i/>
            <w:iCs/>
          </w:rPr>
          <w:t>1</w:t>
        </w:r>
      </w:ins>
      <w:del w:id="347" w:author="Ali Ahmed Chaudhary" w:date="2026-07-20T19:18:00Z" w16du:dateUtc="2026-07-20T13:48:00Z">
        <w:r w:rsidR="00F94E1B" w:rsidRPr="00F94E1B" w:rsidDel="00100BA1">
          <w:rPr>
            <w:rFonts w:ascii="Times New Roman" w:hAnsi="Times New Roman" w:cs="Times New Roman"/>
            <w:b/>
            <w:bCs/>
            <w:i/>
            <w:iCs/>
          </w:rPr>
          <w:delText>[•]</w:delText>
        </w:r>
      </w:del>
      <w:r w:rsidRPr="00F94E1B">
        <w:rPr>
          <w:rFonts w:ascii="Times New Roman" w:hAnsi="Times New Roman" w:cs="Times New Roman"/>
          <w:b/>
          <w:bCs/>
          <w:i/>
          <w:iCs/>
        </w:rPr>
        <w:t xml:space="preserve"> (Colly).</w:t>
      </w:r>
    </w:p>
    <w:p w14:paraId="67348B01" w14:textId="43F053F7" w:rsidR="00BF6D93" w:rsidRPr="00473FF0" w:rsidRDefault="009428DA" w:rsidP="00473FF0">
      <w:pPr>
        <w:keepNext/>
        <w:spacing w:before="240" w:after="80" w:line="360" w:lineRule="auto"/>
        <w:jc w:val="both"/>
        <w:rPr>
          <w:rFonts w:ascii="Times New Roman" w:hAnsi="Times New Roman" w:cs="Times New Roman"/>
        </w:rPr>
      </w:pPr>
      <w:r w:rsidRPr="00473FF0">
        <w:rPr>
          <w:rFonts w:ascii="Times New Roman" w:hAnsi="Times New Roman" w:cs="Times New Roman"/>
          <w:b/>
          <w:bCs/>
          <w:i/>
          <w:iCs/>
        </w:rPr>
        <w:t>Re</w:t>
      </w:r>
      <w:r w:rsidR="00F94E1B">
        <w:rPr>
          <w:rFonts w:ascii="Times New Roman" w:hAnsi="Times New Roman" w:cs="Times New Roman"/>
          <w:b/>
          <w:bCs/>
          <w:i/>
          <w:iCs/>
        </w:rPr>
        <w:t>:</w:t>
      </w:r>
      <w:r w:rsidR="00F94E1B">
        <w:rPr>
          <w:rFonts w:ascii="Times New Roman" w:hAnsi="Times New Roman" w:cs="Times New Roman"/>
          <w:b/>
          <w:bCs/>
          <w:i/>
          <w:iCs/>
        </w:rPr>
        <w:tab/>
        <w:t xml:space="preserve">Project and connected connectivity and Power Purchase Agreement </w:t>
      </w:r>
    </w:p>
    <w:p w14:paraId="3069B044" w14:textId="3237B8CB" w:rsidR="0021745E" w:rsidRDefault="00F94E1B" w:rsidP="00F94E1B">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 xml:space="preserve">On 20.08.2021, </w:t>
      </w:r>
      <w:r w:rsidR="0029129B">
        <w:rPr>
          <w:rFonts w:ascii="Times New Roman" w:hAnsi="Times New Roman" w:cs="Times New Roman"/>
        </w:rPr>
        <w:t xml:space="preserve">the Petitioner </w:t>
      </w:r>
      <w:r w:rsidR="0029129B" w:rsidRPr="0029129B">
        <w:rPr>
          <w:rFonts w:ascii="Times New Roman" w:hAnsi="Times New Roman" w:cs="Times New Roman"/>
          <w:lang w:val="en-US"/>
        </w:rPr>
        <w:t xml:space="preserve">submitted an application (Application No. 1200003413) to CTUIL seeking </w:t>
      </w:r>
      <w:r w:rsidR="002431DC">
        <w:rPr>
          <w:rFonts w:ascii="Times New Roman" w:hAnsi="Times New Roman" w:cs="Times New Roman"/>
          <w:lang w:val="en-US"/>
        </w:rPr>
        <w:t xml:space="preserve">grant of </w:t>
      </w:r>
      <w:r w:rsidR="0029129B" w:rsidRPr="0029129B">
        <w:rPr>
          <w:rFonts w:ascii="Times New Roman" w:hAnsi="Times New Roman" w:cs="Times New Roman"/>
          <w:lang w:val="en-US"/>
        </w:rPr>
        <w:t>Stage-I Connectivity for a total capacity of 500 MW</w:t>
      </w:r>
      <w:r>
        <w:rPr>
          <w:rFonts w:ascii="Times New Roman" w:hAnsi="Times New Roman" w:cs="Times New Roman"/>
        </w:rPr>
        <w:t xml:space="preserve"> </w:t>
      </w:r>
      <w:r w:rsidR="000948CD">
        <w:rPr>
          <w:rFonts w:ascii="Times New Roman" w:hAnsi="Times New Roman" w:cs="Times New Roman"/>
        </w:rPr>
        <w:t xml:space="preserve">under the </w:t>
      </w:r>
      <w:r w:rsidR="000948CD" w:rsidRPr="000948CD">
        <w:rPr>
          <w:rFonts w:ascii="Times New Roman" w:hAnsi="Times New Roman" w:cs="Times New Roman"/>
          <w:lang w:val="en-US"/>
        </w:rPr>
        <w:t xml:space="preserve">CERC (Grant of Connectivity, Long-term Access and Medium-term Open Access) Regulations, 2009 </w:t>
      </w:r>
      <w:r w:rsidR="000948CD">
        <w:rPr>
          <w:rFonts w:ascii="Times New Roman" w:hAnsi="Times New Roman" w:cs="Times New Roman"/>
          <w:lang w:val="en-US"/>
        </w:rPr>
        <w:t xml:space="preserve">(as amended). </w:t>
      </w:r>
      <w:r w:rsidR="00571402">
        <w:rPr>
          <w:rFonts w:ascii="Times New Roman" w:hAnsi="Times New Roman" w:cs="Times New Roman"/>
          <w:lang w:val="en-US"/>
        </w:rPr>
        <w:t xml:space="preserve">A Copy </w:t>
      </w:r>
      <w:r w:rsidR="0021745E">
        <w:rPr>
          <w:rFonts w:ascii="Times New Roman" w:hAnsi="Times New Roman" w:cs="Times New Roman"/>
        </w:rPr>
        <w:t xml:space="preserve">of the Application for Grant of Stage-I Connectivity dated 20.08.2021 </w:t>
      </w:r>
      <w:r w:rsidR="00571402">
        <w:rPr>
          <w:rFonts w:ascii="Times New Roman" w:hAnsi="Times New Roman" w:cs="Times New Roman"/>
        </w:rPr>
        <w:t>is</w:t>
      </w:r>
      <w:r w:rsidR="0021745E">
        <w:rPr>
          <w:rFonts w:ascii="Times New Roman" w:hAnsi="Times New Roman" w:cs="Times New Roman"/>
        </w:rPr>
        <w:t xml:space="preserve"> annexed hereto and marked as </w:t>
      </w:r>
      <w:r w:rsidR="0021745E">
        <w:rPr>
          <w:rFonts w:ascii="Times New Roman" w:hAnsi="Times New Roman" w:cs="Times New Roman"/>
          <w:b/>
          <w:bCs/>
          <w:i/>
          <w:iCs/>
        </w:rPr>
        <w:t>Annexure P-</w:t>
      </w:r>
      <w:ins w:id="348" w:author="Ali Ahmed Chaudhary" w:date="2026-07-20T19:18:00Z" w16du:dateUtc="2026-07-20T13:48:00Z">
        <w:r w:rsidR="00100BA1">
          <w:rPr>
            <w:rFonts w:ascii="Times New Roman" w:hAnsi="Times New Roman" w:cs="Times New Roman"/>
            <w:b/>
            <w:bCs/>
            <w:i/>
            <w:iCs/>
          </w:rPr>
          <w:t>2</w:t>
        </w:r>
      </w:ins>
      <w:del w:id="349" w:author="Ali Ahmed Chaudhary" w:date="2026-07-20T19:18:00Z" w16du:dateUtc="2026-07-20T13:48:00Z">
        <w:r w:rsidR="0021745E" w:rsidDel="00100BA1">
          <w:rPr>
            <w:rFonts w:ascii="Times New Roman" w:hAnsi="Times New Roman" w:cs="Times New Roman"/>
            <w:b/>
            <w:bCs/>
            <w:i/>
            <w:iCs/>
          </w:rPr>
          <w:delText>[•]</w:delText>
        </w:r>
      </w:del>
      <w:r w:rsidR="0021745E">
        <w:rPr>
          <w:rFonts w:ascii="Times New Roman" w:hAnsi="Times New Roman" w:cs="Times New Roman"/>
        </w:rPr>
        <w:t>.</w:t>
      </w:r>
    </w:p>
    <w:p w14:paraId="0A9760A2" w14:textId="56281B72" w:rsidR="0021745E" w:rsidRDefault="009428DA" w:rsidP="0021745E">
      <w:pPr>
        <w:pStyle w:val="ListParagraph"/>
        <w:numPr>
          <w:ilvl w:val="0"/>
          <w:numId w:val="9"/>
        </w:numPr>
        <w:spacing w:before="240" w:after="140" w:line="360" w:lineRule="auto"/>
        <w:ind w:left="709" w:hanging="709"/>
        <w:jc w:val="both"/>
        <w:rPr>
          <w:rFonts w:ascii="Times New Roman" w:hAnsi="Times New Roman" w:cs="Times New Roman"/>
        </w:rPr>
      </w:pPr>
      <w:r w:rsidRPr="00473FF0">
        <w:rPr>
          <w:rFonts w:ascii="Times New Roman" w:hAnsi="Times New Roman" w:cs="Times New Roman"/>
        </w:rPr>
        <w:t>On 21.10.2021, SECI issued its Letter of Award (</w:t>
      </w:r>
      <w:r w:rsidR="00ED38DA" w:rsidRPr="00ED38DA">
        <w:rPr>
          <w:rFonts w:ascii="Times New Roman" w:hAnsi="Times New Roman" w:cs="Times New Roman"/>
          <w:b/>
          <w:bCs/>
        </w:rPr>
        <w:t>“</w:t>
      </w:r>
      <w:r w:rsidRPr="00ED38DA">
        <w:rPr>
          <w:rFonts w:ascii="Times New Roman" w:hAnsi="Times New Roman" w:cs="Times New Roman"/>
          <w:b/>
          <w:bCs/>
        </w:rPr>
        <w:t>LOA</w:t>
      </w:r>
      <w:r w:rsidR="00ED38DA" w:rsidRPr="00ED38DA">
        <w:rPr>
          <w:rFonts w:ascii="Times New Roman" w:hAnsi="Times New Roman" w:cs="Times New Roman"/>
          <w:b/>
          <w:bCs/>
        </w:rPr>
        <w:t>”</w:t>
      </w:r>
      <w:r w:rsidRPr="00473FF0">
        <w:rPr>
          <w:rFonts w:ascii="Times New Roman" w:hAnsi="Times New Roman" w:cs="Times New Roman"/>
        </w:rPr>
        <w:t>) in the Petitioner’s favour for a 180 MW ISTS-connected wind power project under SECI Tranche-XI.</w:t>
      </w:r>
      <w:r w:rsidR="0021745E">
        <w:rPr>
          <w:rFonts w:ascii="Times New Roman" w:hAnsi="Times New Roman" w:cs="Times New Roman"/>
        </w:rPr>
        <w:t xml:space="preserve"> A copy of the LOA dated 21.10.2021 issued by SECI to the Petitioner for the Project is annexed hereto and marked as </w:t>
      </w:r>
      <w:r w:rsidR="0021745E">
        <w:rPr>
          <w:rFonts w:ascii="Times New Roman" w:hAnsi="Times New Roman" w:cs="Times New Roman"/>
          <w:b/>
          <w:bCs/>
          <w:i/>
          <w:iCs/>
        </w:rPr>
        <w:t>Annexure P-</w:t>
      </w:r>
      <w:ins w:id="350" w:author="Ali Ahmed Chaudhary" w:date="2026-07-20T19:18:00Z" w16du:dateUtc="2026-07-20T13:48:00Z">
        <w:r w:rsidR="003D32E7">
          <w:rPr>
            <w:rFonts w:ascii="Times New Roman" w:hAnsi="Times New Roman" w:cs="Times New Roman"/>
            <w:b/>
            <w:bCs/>
            <w:i/>
            <w:iCs/>
          </w:rPr>
          <w:t>3</w:t>
        </w:r>
      </w:ins>
      <w:del w:id="351" w:author="Ali Ahmed Chaudhary" w:date="2026-07-20T19:18:00Z" w16du:dateUtc="2026-07-20T13:48:00Z">
        <w:r w:rsidR="0021745E" w:rsidDel="003D32E7">
          <w:rPr>
            <w:rFonts w:ascii="Times New Roman" w:hAnsi="Times New Roman" w:cs="Times New Roman"/>
            <w:b/>
            <w:bCs/>
            <w:i/>
            <w:iCs/>
          </w:rPr>
          <w:delText>[•]</w:delText>
        </w:r>
      </w:del>
      <w:r w:rsidR="0021745E">
        <w:rPr>
          <w:rFonts w:ascii="Times New Roman" w:hAnsi="Times New Roman" w:cs="Times New Roman"/>
        </w:rPr>
        <w:t>.</w:t>
      </w:r>
    </w:p>
    <w:p w14:paraId="37E4942F" w14:textId="3982B2DD" w:rsidR="00571402" w:rsidRDefault="00571402" w:rsidP="0021745E">
      <w:pPr>
        <w:pStyle w:val="ListParagraph"/>
        <w:numPr>
          <w:ilvl w:val="0"/>
          <w:numId w:val="9"/>
        </w:numPr>
        <w:spacing w:before="240" w:after="140" w:line="360" w:lineRule="auto"/>
        <w:ind w:left="709" w:hanging="709"/>
        <w:jc w:val="both"/>
        <w:rPr>
          <w:rFonts w:ascii="Times New Roman" w:hAnsi="Times New Roman" w:cs="Times New Roman"/>
        </w:rPr>
      </w:pPr>
      <w:r w:rsidRPr="006D581D">
        <w:rPr>
          <w:rFonts w:ascii="Times New Roman" w:hAnsi="Times New Roman" w:cs="Times New Roman"/>
          <w:rPrChange w:id="352" w:author="Yashaswi Kant" w:date="2026-07-23T15:34:00Z" w16du:dateUtc="2026-07-23T10:04:00Z">
            <w:rPr>
              <w:rFonts w:ascii="Times New Roman" w:hAnsi="Times New Roman" w:cs="Times New Roman"/>
              <w:highlight w:val="yellow"/>
            </w:rPr>
          </w:rPrChange>
        </w:rPr>
        <w:t xml:space="preserve">On </w:t>
      </w:r>
      <w:r w:rsidR="000E1068" w:rsidRPr="006D581D">
        <w:rPr>
          <w:rFonts w:ascii="Times New Roman" w:hAnsi="Times New Roman" w:cs="Times New Roman"/>
          <w:rPrChange w:id="353" w:author="Yashaswi Kant" w:date="2026-07-23T15:34:00Z" w16du:dateUtc="2026-07-23T10:04:00Z">
            <w:rPr>
              <w:rFonts w:ascii="Times New Roman" w:hAnsi="Times New Roman" w:cs="Times New Roman"/>
              <w:highlight w:val="yellow"/>
            </w:rPr>
          </w:rPrChange>
        </w:rPr>
        <w:t>2</w:t>
      </w:r>
      <w:r w:rsidR="00D34A62" w:rsidRPr="006D581D">
        <w:rPr>
          <w:rFonts w:ascii="Times New Roman" w:hAnsi="Times New Roman" w:cs="Times New Roman"/>
          <w:rPrChange w:id="354" w:author="Yashaswi Kant" w:date="2026-07-23T15:34:00Z" w16du:dateUtc="2026-07-23T10:04:00Z">
            <w:rPr>
              <w:rFonts w:ascii="Times New Roman" w:hAnsi="Times New Roman" w:cs="Times New Roman"/>
              <w:highlight w:val="yellow"/>
            </w:rPr>
          </w:rPrChange>
        </w:rPr>
        <w:t>1</w:t>
      </w:r>
      <w:r w:rsidR="00CA1164" w:rsidRPr="006D581D">
        <w:rPr>
          <w:rFonts w:ascii="Times New Roman" w:hAnsi="Times New Roman" w:cs="Times New Roman"/>
          <w:rPrChange w:id="355" w:author="Yashaswi Kant" w:date="2026-07-23T15:34:00Z" w16du:dateUtc="2026-07-23T10:04:00Z">
            <w:rPr>
              <w:rFonts w:ascii="Times New Roman" w:hAnsi="Times New Roman" w:cs="Times New Roman"/>
              <w:highlight w:val="yellow"/>
            </w:rPr>
          </w:rPrChange>
        </w:rPr>
        <w:t>.</w:t>
      </w:r>
      <w:r w:rsidR="00D34A62" w:rsidRPr="006D581D">
        <w:rPr>
          <w:rFonts w:ascii="Times New Roman" w:hAnsi="Times New Roman" w:cs="Times New Roman"/>
          <w:rPrChange w:id="356" w:author="Yashaswi Kant" w:date="2026-07-23T15:34:00Z" w16du:dateUtc="2026-07-23T10:04:00Z">
            <w:rPr>
              <w:rFonts w:ascii="Times New Roman" w:hAnsi="Times New Roman" w:cs="Times New Roman"/>
              <w:highlight w:val="yellow"/>
            </w:rPr>
          </w:rPrChange>
        </w:rPr>
        <w:t>10</w:t>
      </w:r>
      <w:r w:rsidR="00CA1164" w:rsidRPr="006D581D">
        <w:rPr>
          <w:rFonts w:ascii="Times New Roman" w:hAnsi="Times New Roman" w:cs="Times New Roman"/>
          <w:rPrChange w:id="357" w:author="Yashaswi Kant" w:date="2026-07-23T15:34:00Z" w16du:dateUtc="2026-07-23T10:04:00Z">
            <w:rPr>
              <w:rFonts w:ascii="Times New Roman" w:hAnsi="Times New Roman" w:cs="Times New Roman"/>
              <w:highlight w:val="yellow"/>
            </w:rPr>
          </w:rPrChange>
        </w:rPr>
        <w:t>.2021</w:t>
      </w:r>
      <w:r w:rsidR="00CA1164">
        <w:rPr>
          <w:rFonts w:ascii="Times New Roman" w:hAnsi="Times New Roman" w:cs="Times New Roman"/>
        </w:rPr>
        <w:t xml:space="preserve">, </w:t>
      </w:r>
      <w:r w:rsidR="00ED38DA">
        <w:rPr>
          <w:rFonts w:ascii="Times New Roman" w:hAnsi="Times New Roman" w:cs="Times New Roman"/>
          <w:lang w:val="en-US"/>
        </w:rPr>
        <w:t>The Petitioner</w:t>
      </w:r>
      <w:r w:rsidR="00ED38DA" w:rsidRPr="00ED38DA">
        <w:rPr>
          <w:rFonts w:ascii="Times New Roman" w:hAnsi="Times New Roman" w:cs="Times New Roman"/>
          <w:lang w:val="en-US"/>
        </w:rPr>
        <w:t xml:space="preserve"> submitted Stage-II Connectivity Application No. 1200003500 to CTUIL seeking Stage-II Connectivity for 180 MW at Gadag Pooling </w:t>
      </w:r>
      <w:r w:rsidR="00ED38DA" w:rsidRPr="00ED38DA">
        <w:rPr>
          <w:rFonts w:ascii="Times New Roman" w:hAnsi="Times New Roman" w:cs="Times New Roman"/>
          <w:lang w:val="en-US"/>
        </w:rPr>
        <w:lastRenderedPageBreak/>
        <w:t xml:space="preserve">Station, based on the </w:t>
      </w:r>
      <w:r w:rsidR="00ED38DA">
        <w:rPr>
          <w:rFonts w:ascii="Times New Roman" w:hAnsi="Times New Roman" w:cs="Times New Roman"/>
          <w:lang w:val="en-US"/>
        </w:rPr>
        <w:t xml:space="preserve">LOA </w:t>
      </w:r>
      <w:del w:id="358" w:author="Senthil Kumar Dharuman" w:date="2026-07-14T19:25:00Z" w16du:dateUtc="2026-07-14T13:55:00Z">
        <w:r w:rsidR="00ED38DA" w:rsidDel="00FA1343">
          <w:rPr>
            <w:rFonts w:ascii="Times New Roman" w:hAnsi="Times New Roman" w:cs="Times New Roman"/>
            <w:lang w:val="en-US"/>
          </w:rPr>
          <w:delText xml:space="preserve">issued by SECI. </w:delText>
        </w:r>
        <w:r w:rsidR="00ED38DA" w:rsidRPr="00ED38DA" w:rsidDel="00FA1343">
          <w:rPr>
            <w:rFonts w:ascii="Times New Roman" w:hAnsi="Times New Roman" w:cs="Times New Roman"/>
            <w:lang w:val="en-US"/>
          </w:rPr>
          <w:delText xml:space="preserve"> </w:delText>
        </w:r>
      </w:del>
      <w:r w:rsidR="00ED38DA" w:rsidRPr="00ED38DA">
        <w:rPr>
          <w:rFonts w:ascii="Times New Roman" w:hAnsi="Times New Roman" w:cs="Times New Roman"/>
          <w:lang w:val="en-US"/>
        </w:rPr>
        <w:t>issued by the Solar Energy Corporation of India Limited (</w:t>
      </w:r>
      <w:r w:rsidR="00ED38DA" w:rsidRPr="00ED38DA">
        <w:rPr>
          <w:rFonts w:ascii="Times New Roman" w:hAnsi="Times New Roman" w:cs="Times New Roman"/>
          <w:b/>
          <w:bCs/>
          <w:lang w:val="en-US"/>
        </w:rPr>
        <w:t>"SECI"</w:t>
      </w:r>
      <w:r w:rsidR="00ED38DA" w:rsidRPr="00ED38DA">
        <w:rPr>
          <w:rFonts w:ascii="Times New Roman" w:hAnsi="Times New Roman" w:cs="Times New Roman"/>
          <w:lang w:val="en-US"/>
        </w:rPr>
        <w:t xml:space="preserve">) under SECI Tranche-XI. </w:t>
      </w:r>
      <w:r w:rsidR="00ED38DA">
        <w:rPr>
          <w:rFonts w:ascii="Times New Roman" w:hAnsi="Times New Roman" w:cs="Times New Roman"/>
          <w:lang w:val="en-US"/>
        </w:rPr>
        <w:t xml:space="preserve">A Copy </w:t>
      </w:r>
      <w:r w:rsidR="00ED38DA">
        <w:rPr>
          <w:rFonts w:ascii="Times New Roman" w:hAnsi="Times New Roman" w:cs="Times New Roman"/>
        </w:rPr>
        <w:t xml:space="preserve">of the Application for Grant of Stage-II Connectivity dated </w:t>
      </w:r>
      <w:r w:rsidR="00ED38DA" w:rsidRPr="006D581D">
        <w:rPr>
          <w:rFonts w:ascii="Times New Roman" w:hAnsi="Times New Roman" w:cs="Times New Roman"/>
          <w:rPrChange w:id="359" w:author="Yashaswi Kant" w:date="2026-07-23T15:34:00Z" w16du:dateUtc="2026-07-23T10:04:00Z">
            <w:rPr>
              <w:rFonts w:ascii="Times New Roman" w:hAnsi="Times New Roman" w:cs="Times New Roman"/>
              <w:highlight w:val="yellow"/>
            </w:rPr>
          </w:rPrChange>
        </w:rPr>
        <w:t>2</w:t>
      </w:r>
      <w:r w:rsidR="00D34A62" w:rsidRPr="006D581D">
        <w:rPr>
          <w:rFonts w:ascii="Times New Roman" w:hAnsi="Times New Roman" w:cs="Times New Roman"/>
          <w:rPrChange w:id="360" w:author="Yashaswi Kant" w:date="2026-07-23T15:34:00Z" w16du:dateUtc="2026-07-23T10:04:00Z">
            <w:rPr>
              <w:rFonts w:ascii="Times New Roman" w:hAnsi="Times New Roman" w:cs="Times New Roman"/>
              <w:highlight w:val="yellow"/>
            </w:rPr>
          </w:rPrChange>
        </w:rPr>
        <w:t>1.10</w:t>
      </w:r>
      <w:r w:rsidR="00ED38DA" w:rsidRPr="006D581D">
        <w:rPr>
          <w:rFonts w:ascii="Times New Roman" w:hAnsi="Times New Roman" w:cs="Times New Roman"/>
          <w:rPrChange w:id="361" w:author="Yashaswi Kant" w:date="2026-07-23T15:34:00Z" w16du:dateUtc="2026-07-23T10:04:00Z">
            <w:rPr>
              <w:rFonts w:ascii="Times New Roman" w:hAnsi="Times New Roman" w:cs="Times New Roman"/>
              <w:highlight w:val="yellow"/>
            </w:rPr>
          </w:rPrChange>
        </w:rPr>
        <w:t>.2021</w:t>
      </w:r>
      <w:r w:rsidR="00ED38DA">
        <w:rPr>
          <w:rFonts w:ascii="Times New Roman" w:hAnsi="Times New Roman" w:cs="Times New Roman"/>
        </w:rPr>
        <w:t xml:space="preserve"> is annexed hereto and marked as </w:t>
      </w:r>
      <w:r w:rsidR="00ED38DA">
        <w:rPr>
          <w:rFonts w:ascii="Times New Roman" w:hAnsi="Times New Roman" w:cs="Times New Roman"/>
          <w:b/>
          <w:bCs/>
          <w:i/>
          <w:iCs/>
        </w:rPr>
        <w:t>Annexure P-</w:t>
      </w:r>
      <w:ins w:id="362" w:author="Ali Ahmed Chaudhary" w:date="2026-07-20T19:18:00Z" w16du:dateUtc="2026-07-20T13:48:00Z">
        <w:r w:rsidR="003D32E7">
          <w:rPr>
            <w:rFonts w:ascii="Times New Roman" w:hAnsi="Times New Roman" w:cs="Times New Roman"/>
            <w:b/>
            <w:bCs/>
            <w:i/>
            <w:iCs/>
          </w:rPr>
          <w:t>4</w:t>
        </w:r>
      </w:ins>
      <w:del w:id="363" w:author="Ali Ahmed Chaudhary" w:date="2026-07-20T19:18:00Z" w16du:dateUtc="2026-07-20T13:48:00Z">
        <w:r w:rsidR="00ED38DA" w:rsidDel="003D32E7">
          <w:rPr>
            <w:rFonts w:ascii="Times New Roman" w:hAnsi="Times New Roman" w:cs="Times New Roman"/>
            <w:b/>
            <w:bCs/>
            <w:i/>
            <w:iCs/>
          </w:rPr>
          <w:delText>[•]</w:delText>
        </w:r>
      </w:del>
      <w:r w:rsidR="00ED38DA">
        <w:rPr>
          <w:rFonts w:ascii="Times New Roman" w:hAnsi="Times New Roman" w:cs="Times New Roman"/>
        </w:rPr>
        <w:t>.</w:t>
      </w:r>
    </w:p>
    <w:p w14:paraId="6CAA0526" w14:textId="1993F7EC" w:rsidR="00D34A62" w:rsidRPr="008B2D6C" w:rsidRDefault="00D34A62" w:rsidP="0021745E">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 xml:space="preserve">On 29.12.2021, </w:t>
      </w:r>
      <w:r w:rsidR="00553A9C" w:rsidRPr="00553A9C">
        <w:rPr>
          <w:rFonts w:ascii="Times New Roman" w:hAnsi="Times New Roman" w:cs="Times New Roman"/>
        </w:rPr>
        <w:t>CTUIL issued the intimation for grant of Stage-II Connectivity to SGIPL for 180 MW at Gadag Pooling Station against Application No. 1200003500 dated 21.10.2021, based on the SECI Tranche-XI Letter of Award.</w:t>
      </w:r>
      <w:r w:rsidR="00553A9C">
        <w:rPr>
          <w:rFonts w:ascii="Times New Roman" w:hAnsi="Times New Roman" w:cs="Times New Roman"/>
        </w:rPr>
        <w:t xml:space="preserve"> A copy of the grant of Stage-II Connectivity for 180 MW by CTUIL dated 29.12.2021 is annexed hereto and marked as </w:t>
      </w:r>
      <w:r w:rsidR="00553A9C">
        <w:rPr>
          <w:rFonts w:ascii="Times New Roman" w:hAnsi="Times New Roman" w:cs="Times New Roman"/>
          <w:b/>
          <w:bCs/>
          <w:i/>
          <w:iCs/>
        </w:rPr>
        <w:t xml:space="preserve">Annexure </w:t>
      </w:r>
      <w:r w:rsidR="00553A9C" w:rsidRPr="008B2D6C">
        <w:rPr>
          <w:rFonts w:ascii="Times New Roman" w:hAnsi="Times New Roman" w:cs="Times New Roman"/>
          <w:b/>
          <w:bCs/>
          <w:i/>
          <w:iCs/>
        </w:rPr>
        <w:t>P-</w:t>
      </w:r>
      <w:ins w:id="364" w:author="Ali Ahmed Chaudhary" w:date="2026-07-20T19:19:00Z" w16du:dateUtc="2026-07-20T13:49:00Z">
        <w:r w:rsidR="00FC5B5A" w:rsidRPr="008B2D6C">
          <w:rPr>
            <w:rFonts w:ascii="Times New Roman" w:hAnsi="Times New Roman" w:cs="Times New Roman"/>
            <w:b/>
            <w:bCs/>
            <w:i/>
            <w:iCs/>
          </w:rPr>
          <w:t>5</w:t>
        </w:r>
      </w:ins>
      <w:del w:id="365" w:author="Ali Ahmed Chaudhary" w:date="2026-07-20T19:19:00Z" w16du:dateUtc="2026-07-20T13:49:00Z">
        <w:r w:rsidR="00553A9C" w:rsidRPr="008B2D6C" w:rsidDel="00FC5B5A">
          <w:rPr>
            <w:rFonts w:ascii="Times New Roman" w:hAnsi="Times New Roman" w:cs="Times New Roman"/>
            <w:b/>
            <w:bCs/>
            <w:i/>
            <w:iCs/>
          </w:rPr>
          <w:delText>[•]</w:delText>
        </w:r>
      </w:del>
      <w:r w:rsidR="00553A9C" w:rsidRPr="008B2D6C">
        <w:rPr>
          <w:rFonts w:ascii="Times New Roman" w:hAnsi="Times New Roman" w:cs="Times New Roman"/>
        </w:rPr>
        <w:t>.</w:t>
      </w:r>
    </w:p>
    <w:p w14:paraId="4F9E7818" w14:textId="5554B71A" w:rsidR="00626104" w:rsidRDefault="00BF6312" w:rsidP="0021745E">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 xml:space="preserve">On 29.07.2022, the Petitioner </w:t>
      </w:r>
      <w:r w:rsidRPr="00BF6312">
        <w:rPr>
          <w:rFonts w:ascii="Times New Roman" w:hAnsi="Times New Roman" w:cs="Times New Roman"/>
          <w:lang w:val="en-US"/>
        </w:rPr>
        <w:t xml:space="preserve">submitted LTA Application No. 0451100007 to CTUIL seeking Long-Term Access for 178.5 MW for transfer of power from Gadag Pooling Station, Karnataka to beneficiaries </w:t>
      </w:r>
      <w:r w:rsidRPr="00830173">
        <w:rPr>
          <w:rFonts w:ascii="Times New Roman" w:hAnsi="Times New Roman" w:cs="Times New Roman"/>
          <w:lang w:val="en-US"/>
        </w:rPr>
        <w:t>in Chhattisgarh &amp; Madhya Pradesh (Western Region) and Uttar Pradesh (Northern Region</w:t>
      </w:r>
      <w:r w:rsidRPr="00BF6312">
        <w:rPr>
          <w:rFonts w:ascii="Times New Roman" w:hAnsi="Times New Roman" w:cs="Times New Roman"/>
          <w:lang w:val="en-US"/>
        </w:rPr>
        <w:t xml:space="preserve">) under the SECI Tranche-XI arrangement. </w:t>
      </w:r>
      <w:r>
        <w:rPr>
          <w:rFonts w:ascii="Times New Roman" w:hAnsi="Times New Roman" w:cs="Times New Roman"/>
          <w:bCs/>
          <w:iCs/>
          <w:lang w:val="en-US"/>
        </w:rPr>
        <w:t xml:space="preserve">A copy of the LTA Application dated 29.07.2022 is annexed hereto and marked as </w:t>
      </w:r>
      <w:r>
        <w:rPr>
          <w:rFonts w:ascii="Times New Roman" w:hAnsi="Times New Roman" w:cs="Times New Roman"/>
          <w:b/>
          <w:i/>
          <w:lang w:val="en-US"/>
        </w:rPr>
        <w:t>Annexure P-</w:t>
      </w:r>
      <w:ins w:id="366" w:author="Ali Ahmed Chaudhary" w:date="2026-07-20T19:19:00Z" w16du:dateUtc="2026-07-20T13:49:00Z">
        <w:r w:rsidR="00FC5B5A">
          <w:rPr>
            <w:rFonts w:ascii="Times New Roman" w:hAnsi="Times New Roman" w:cs="Times New Roman"/>
            <w:b/>
            <w:i/>
            <w:lang w:val="en-US"/>
          </w:rPr>
          <w:t>6</w:t>
        </w:r>
      </w:ins>
      <w:del w:id="367" w:author="Ali Ahmed Chaudhary" w:date="2026-07-20T19:19:00Z" w16du:dateUtc="2026-07-20T13:49:00Z">
        <w:r w:rsidDel="00FC5B5A">
          <w:rPr>
            <w:rFonts w:ascii="Times New Roman" w:hAnsi="Times New Roman" w:cs="Times New Roman"/>
            <w:b/>
            <w:i/>
            <w:lang w:val="en-US"/>
          </w:rPr>
          <w:delText>[•]</w:delText>
        </w:r>
      </w:del>
      <w:r>
        <w:rPr>
          <w:rFonts w:ascii="Times New Roman" w:hAnsi="Times New Roman" w:cs="Times New Roman"/>
          <w:bCs/>
          <w:iCs/>
          <w:lang w:val="en-US"/>
        </w:rPr>
        <w:t>.</w:t>
      </w:r>
    </w:p>
    <w:p w14:paraId="2C09FA89" w14:textId="62673846" w:rsidR="00F710F9" w:rsidRDefault="0021745E" w:rsidP="0021745E">
      <w:pPr>
        <w:pStyle w:val="ListParagraph"/>
        <w:numPr>
          <w:ilvl w:val="0"/>
          <w:numId w:val="9"/>
        </w:numPr>
        <w:spacing w:before="240" w:after="140" w:line="360" w:lineRule="auto"/>
        <w:ind w:left="709" w:hanging="709"/>
        <w:jc w:val="both"/>
        <w:rPr>
          <w:rFonts w:ascii="Times New Roman" w:hAnsi="Times New Roman" w:cs="Times New Roman"/>
        </w:rPr>
      </w:pPr>
      <w:r w:rsidRPr="00FE46BE">
        <w:rPr>
          <w:rFonts w:ascii="Times New Roman" w:hAnsi="Times New Roman" w:cs="Times New Roman"/>
        </w:rPr>
        <w:t>On 26.08.2022, the Petitioner and SECI executed the Power Purchase Agreement (</w:t>
      </w:r>
      <w:r w:rsidRPr="00FE46BE">
        <w:rPr>
          <w:rFonts w:ascii="Times New Roman" w:hAnsi="Times New Roman" w:cs="Times New Roman"/>
          <w:b/>
          <w:bCs/>
        </w:rPr>
        <w:t>“PPA”</w:t>
      </w:r>
      <w:r w:rsidRPr="00FE46BE">
        <w:rPr>
          <w:rFonts w:ascii="Times New Roman" w:hAnsi="Times New Roman" w:cs="Times New Roman"/>
        </w:rPr>
        <w:t xml:space="preserve">) for supply of 178.5 MW from the Project. The capacity was enhanced to 180 MW by way of Amendment No. 1 dated 15.11.2022. </w:t>
      </w:r>
      <w:r w:rsidR="0036139D" w:rsidRPr="00FE46BE">
        <w:rPr>
          <w:rFonts w:ascii="Times New Roman" w:hAnsi="Times New Roman" w:cs="Times New Roman"/>
        </w:rPr>
        <w:t xml:space="preserve">Subsequent amendments including </w:t>
      </w:r>
      <w:r w:rsidRPr="00FE46BE">
        <w:rPr>
          <w:rFonts w:ascii="Times New Roman" w:hAnsi="Times New Roman" w:cs="Times New Roman"/>
        </w:rPr>
        <w:t xml:space="preserve">Amendment No. 2 dated 14.01.2025 </w:t>
      </w:r>
      <w:r w:rsidR="0036139D" w:rsidRPr="00FE46BE">
        <w:rPr>
          <w:rFonts w:ascii="Times New Roman" w:hAnsi="Times New Roman" w:cs="Times New Roman"/>
        </w:rPr>
        <w:t xml:space="preserve">were executed to record change in the name of the Petitioner and incorporate the </w:t>
      </w:r>
      <w:r w:rsidRPr="00FE46BE">
        <w:rPr>
          <w:rFonts w:ascii="Times New Roman" w:hAnsi="Times New Roman" w:cs="Times New Roman"/>
        </w:rPr>
        <w:t>revised the commissioning timelines</w:t>
      </w:r>
      <w:r w:rsidR="00F710F9" w:rsidRPr="00FE46BE">
        <w:rPr>
          <w:rFonts w:ascii="Times New Roman" w:hAnsi="Times New Roman" w:cs="Times New Roman"/>
        </w:rPr>
        <w:t xml:space="preserve">. </w:t>
      </w:r>
      <w:r w:rsidR="00F710F9" w:rsidRPr="006E00E4">
        <w:rPr>
          <w:rFonts w:ascii="Times New Roman" w:hAnsi="Times New Roman" w:cs="Times New Roman"/>
        </w:rPr>
        <w:t>On 11.05.202</w:t>
      </w:r>
      <w:del w:id="368" w:author="Senthil Kumar Dharuman" w:date="2026-07-14T19:54:00Z" w16du:dateUtc="2026-07-14T14:24:00Z">
        <w:r w:rsidR="00F710F9" w:rsidRPr="006E00E4" w:rsidDel="006E00E4">
          <w:rPr>
            <w:rFonts w:ascii="Times New Roman" w:hAnsi="Times New Roman" w:cs="Times New Roman"/>
          </w:rPr>
          <w:delText>5</w:delText>
        </w:r>
      </w:del>
      <w:ins w:id="369" w:author="Senthil Kumar Dharuman" w:date="2026-07-14T19:54:00Z" w16du:dateUtc="2026-07-14T14:24:00Z">
        <w:r w:rsidR="006E00E4" w:rsidRPr="006E00E4">
          <w:rPr>
            <w:rFonts w:ascii="Times New Roman" w:hAnsi="Times New Roman" w:cs="Times New Roman"/>
            <w:rPrChange w:id="370" w:author="Senthil Kumar Dharuman" w:date="2026-07-14T19:54:00Z" w16du:dateUtc="2026-07-14T14:24:00Z">
              <w:rPr>
                <w:rFonts w:ascii="Times New Roman" w:hAnsi="Times New Roman" w:cs="Times New Roman"/>
                <w:highlight w:val="red"/>
              </w:rPr>
            </w:rPrChange>
          </w:rPr>
          <w:t xml:space="preserve">6 </w:t>
        </w:r>
      </w:ins>
      <w:r w:rsidR="00F710F9" w:rsidRPr="006E00E4">
        <w:rPr>
          <w:rFonts w:ascii="Times New Roman" w:hAnsi="Times New Roman" w:cs="Times New Roman"/>
        </w:rPr>
        <w:t xml:space="preserve">, the </w:t>
      </w:r>
      <w:r w:rsidRPr="006E00E4">
        <w:rPr>
          <w:rFonts w:ascii="Times New Roman" w:hAnsi="Times New Roman" w:cs="Times New Roman"/>
        </w:rPr>
        <w:t xml:space="preserve">Amendment No. 3 </w:t>
      </w:r>
      <w:r w:rsidR="00F710F9" w:rsidRPr="006E00E4">
        <w:rPr>
          <w:rFonts w:ascii="Times New Roman" w:hAnsi="Times New Roman" w:cs="Times New Roman"/>
        </w:rPr>
        <w:t xml:space="preserve">to the PPA was executed which </w:t>
      </w:r>
      <w:ins w:id="371" w:author="Senthil Kumar Dharuman" w:date="2026-07-14T19:57:00Z" w16du:dateUtc="2026-07-14T14:27:00Z">
        <w:r w:rsidR="00A07117">
          <w:rPr>
            <w:rFonts w:ascii="Times New Roman" w:hAnsi="Times New Roman" w:cs="Times New Roman"/>
          </w:rPr>
          <w:t>recorded change in</w:t>
        </w:r>
        <w:r w:rsidR="001857DD">
          <w:rPr>
            <w:rFonts w:ascii="Times New Roman" w:hAnsi="Times New Roman" w:cs="Times New Roman"/>
          </w:rPr>
          <w:t xml:space="preserve"> the name of </w:t>
        </w:r>
      </w:ins>
      <w:ins w:id="372" w:author="Senthil Kumar Dharuman" w:date="2026-07-14T19:59:00Z" w16du:dateUtc="2026-07-14T14:29:00Z">
        <w:r w:rsidR="00F71C62">
          <w:rPr>
            <w:rFonts w:ascii="Times New Roman" w:hAnsi="Times New Roman" w:cs="Times New Roman"/>
          </w:rPr>
          <w:t xml:space="preserve">the </w:t>
        </w:r>
      </w:ins>
      <w:ins w:id="373" w:author="Senthil Kumar Dharuman" w:date="2026-07-14T19:57:00Z" w16du:dateUtc="2026-07-14T14:27:00Z">
        <w:r w:rsidR="001857DD" w:rsidRPr="001857DD">
          <w:rPr>
            <w:rFonts w:ascii="Times New Roman" w:hAnsi="Times New Roman" w:cs="Times New Roman"/>
          </w:rPr>
          <w:t xml:space="preserve">Petitioner </w:t>
        </w:r>
        <w:r w:rsidR="001857DD">
          <w:rPr>
            <w:rFonts w:ascii="Times New Roman" w:hAnsi="Times New Roman" w:cs="Times New Roman"/>
          </w:rPr>
          <w:t xml:space="preserve">and </w:t>
        </w:r>
      </w:ins>
      <w:r w:rsidRPr="006E00E4">
        <w:rPr>
          <w:rFonts w:ascii="Times New Roman" w:hAnsi="Times New Roman" w:cs="Times New Roman"/>
        </w:rPr>
        <w:t xml:space="preserve">revised the Scheduled Commissioning Date </w:t>
      </w:r>
      <w:r w:rsidR="00F710F9" w:rsidRPr="006E00E4">
        <w:rPr>
          <w:rFonts w:ascii="Times New Roman" w:hAnsi="Times New Roman" w:cs="Times New Roman"/>
        </w:rPr>
        <w:t xml:space="preserve">of the Project </w:t>
      </w:r>
      <w:r w:rsidRPr="006E00E4">
        <w:rPr>
          <w:rFonts w:ascii="Times New Roman" w:hAnsi="Times New Roman" w:cs="Times New Roman"/>
        </w:rPr>
        <w:t>to the earlier of 60 days from the operationalisation of GNA / connectivity at Gadag PS or 30.06.2026</w:t>
      </w:r>
      <w:r w:rsidR="00DA3622" w:rsidRPr="006E00E4">
        <w:rPr>
          <w:rFonts w:ascii="Times New Roman" w:hAnsi="Times New Roman" w:cs="Times New Roman"/>
        </w:rPr>
        <w:t>.</w:t>
      </w:r>
      <w:r w:rsidR="00DA3622" w:rsidRPr="00FE46BE">
        <w:rPr>
          <w:rFonts w:ascii="Times New Roman" w:hAnsi="Times New Roman" w:cs="Times New Roman"/>
        </w:rPr>
        <w:t xml:space="preserve"> A copy of the PPA dated 26.08.2022 (along with all amendments) is annexed hereto and marked as </w:t>
      </w:r>
      <w:r w:rsidR="00DA3622" w:rsidRPr="00FE46BE">
        <w:rPr>
          <w:rFonts w:ascii="Times New Roman" w:hAnsi="Times New Roman" w:cs="Times New Roman"/>
          <w:b/>
          <w:bCs/>
          <w:i/>
          <w:iCs/>
        </w:rPr>
        <w:t>Annexure P-</w:t>
      </w:r>
      <w:ins w:id="374" w:author="Ali Ahmed Chaudhary" w:date="2026-07-20T19:20:00Z" w16du:dateUtc="2026-07-20T13:50:00Z">
        <w:r w:rsidR="00526AB9">
          <w:rPr>
            <w:rFonts w:ascii="Times New Roman" w:hAnsi="Times New Roman" w:cs="Times New Roman"/>
            <w:b/>
            <w:bCs/>
            <w:i/>
            <w:iCs/>
          </w:rPr>
          <w:t>7</w:t>
        </w:r>
        <w:r w:rsidR="00695F02">
          <w:rPr>
            <w:rFonts w:ascii="Times New Roman" w:hAnsi="Times New Roman" w:cs="Times New Roman"/>
            <w:b/>
            <w:bCs/>
            <w:i/>
            <w:iCs/>
          </w:rPr>
          <w:t xml:space="preserve"> (Colly)</w:t>
        </w:r>
      </w:ins>
      <w:del w:id="375" w:author="Ali Ahmed Chaudhary" w:date="2026-07-20T19:20:00Z" w16du:dateUtc="2026-07-20T13:50:00Z">
        <w:r w:rsidR="00DA3622" w:rsidRPr="00FE46BE" w:rsidDel="00526AB9">
          <w:rPr>
            <w:rFonts w:ascii="Times New Roman" w:hAnsi="Times New Roman" w:cs="Times New Roman"/>
            <w:b/>
            <w:bCs/>
            <w:i/>
            <w:iCs/>
          </w:rPr>
          <w:delText>[•]</w:delText>
        </w:r>
      </w:del>
      <w:r w:rsidR="00DA3622" w:rsidRPr="00FE46BE">
        <w:rPr>
          <w:rFonts w:ascii="Times New Roman" w:hAnsi="Times New Roman" w:cs="Times New Roman"/>
        </w:rPr>
        <w:t>.</w:t>
      </w:r>
    </w:p>
    <w:p w14:paraId="331F63AC" w14:textId="5D713D57" w:rsidR="00FE46BE" w:rsidRPr="00FE46BE" w:rsidRDefault="00065FAA" w:rsidP="0021745E">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 xml:space="preserve">On 14.10.2022, </w:t>
      </w:r>
      <w:r w:rsidRPr="00065FAA">
        <w:rPr>
          <w:rFonts w:ascii="Times New Roman" w:hAnsi="Times New Roman" w:cs="Times New Roman"/>
          <w:lang w:val="en-US"/>
        </w:rPr>
        <w:t xml:space="preserve">CTUIL issued the grant of Long-Term Access for 178.5 MW to </w:t>
      </w:r>
      <w:ins w:id="376" w:author="Senthil Kumar Dharuman" w:date="2026-07-14T20:09:00Z" w16du:dateUtc="2026-07-14T14:39:00Z">
        <w:r w:rsidR="00C65E58">
          <w:rPr>
            <w:rFonts w:ascii="Times New Roman" w:hAnsi="Times New Roman" w:cs="Times New Roman"/>
            <w:lang w:val="en-US"/>
          </w:rPr>
          <w:t xml:space="preserve">the </w:t>
        </w:r>
        <w:r w:rsidR="00D324B5">
          <w:rPr>
            <w:rFonts w:ascii="Times New Roman" w:hAnsi="Times New Roman" w:cs="Times New Roman"/>
            <w:lang w:val="en-US"/>
          </w:rPr>
          <w:t xml:space="preserve">Petitioner </w:t>
        </w:r>
      </w:ins>
      <w:del w:id="377" w:author="Senthil Kumar Dharuman" w:date="2026-07-14T20:09:00Z" w16du:dateUtc="2026-07-14T14:39:00Z">
        <w:r w:rsidRPr="00065FAA" w:rsidDel="00D324B5">
          <w:rPr>
            <w:rFonts w:ascii="Times New Roman" w:hAnsi="Times New Roman" w:cs="Times New Roman"/>
            <w:lang w:val="en-US"/>
          </w:rPr>
          <w:delText xml:space="preserve">SGIPL </w:delText>
        </w:r>
      </w:del>
      <w:r w:rsidRPr="00065FAA">
        <w:rPr>
          <w:rFonts w:ascii="Times New Roman" w:hAnsi="Times New Roman" w:cs="Times New Roman"/>
          <w:lang w:val="en-US"/>
        </w:rPr>
        <w:t>against LTA Application No. 0451100007 dated 29.07.2022, for transfer of 178.5 MW from Gadag Pooling Station to SECI Tranche-XI beneficiaries.</w:t>
      </w:r>
      <w:r>
        <w:rPr>
          <w:rFonts w:ascii="Times New Roman" w:hAnsi="Times New Roman" w:cs="Times New Roman"/>
          <w:lang w:val="en-US"/>
        </w:rPr>
        <w:t xml:space="preserve"> A copy of the grant of the LTA by CTUIL dated 14.10.2022 is annexed hereto and marked as </w:t>
      </w:r>
      <w:r>
        <w:rPr>
          <w:rFonts w:ascii="Times New Roman" w:hAnsi="Times New Roman" w:cs="Times New Roman"/>
          <w:b/>
          <w:bCs/>
          <w:i/>
          <w:iCs/>
          <w:lang w:val="en-US"/>
        </w:rPr>
        <w:t>Annexure P-</w:t>
      </w:r>
      <w:ins w:id="378" w:author="Ali Ahmed Chaudhary" w:date="2026-07-20T19:21:00Z" w16du:dateUtc="2026-07-20T13:51:00Z">
        <w:r w:rsidR="006E1131">
          <w:rPr>
            <w:rFonts w:ascii="Times New Roman" w:hAnsi="Times New Roman" w:cs="Times New Roman"/>
            <w:b/>
            <w:bCs/>
            <w:i/>
            <w:iCs/>
            <w:lang w:val="en-US"/>
          </w:rPr>
          <w:t>8</w:t>
        </w:r>
      </w:ins>
      <w:del w:id="379" w:author="Ali Ahmed Chaudhary" w:date="2026-07-20T19:21:00Z" w16du:dateUtc="2026-07-20T13:51:00Z">
        <w:r w:rsidDel="006E1131">
          <w:rPr>
            <w:rFonts w:ascii="Times New Roman" w:hAnsi="Times New Roman" w:cs="Times New Roman"/>
            <w:b/>
            <w:bCs/>
            <w:i/>
            <w:iCs/>
            <w:lang w:val="en-US"/>
          </w:rPr>
          <w:delText>[•]</w:delText>
        </w:r>
      </w:del>
      <w:r>
        <w:rPr>
          <w:rFonts w:ascii="Times New Roman" w:hAnsi="Times New Roman" w:cs="Times New Roman"/>
          <w:lang w:val="en-US"/>
        </w:rPr>
        <w:t>.</w:t>
      </w:r>
    </w:p>
    <w:p w14:paraId="2C7953DE" w14:textId="0442EC69" w:rsidR="00A43877" w:rsidRPr="00A43877" w:rsidRDefault="002E195A" w:rsidP="00A43877">
      <w:pPr>
        <w:pStyle w:val="ListParagraph"/>
        <w:numPr>
          <w:ilvl w:val="0"/>
          <w:numId w:val="9"/>
        </w:numPr>
        <w:spacing w:before="240" w:after="140" w:line="360" w:lineRule="auto"/>
        <w:ind w:left="709" w:hanging="709"/>
        <w:jc w:val="both"/>
        <w:rPr>
          <w:rFonts w:ascii="Times New Roman" w:hAnsi="Times New Roman" w:cs="Times New Roman"/>
        </w:rPr>
      </w:pPr>
      <w:r>
        <w:rPr>
          <w:rFonts w:ascii="Times New Roman" w:hAnsi="Times New Roman" w:cs="Times New Roman"/>
        </w:rPr>
        <w:t xml:space="preserve">On 09.11.2022, the Petitioner </w:t>
      </w:r>
      <w:r w:rsidR="00F710F9">
        <w:rPr>
          <w:rFonts w:ascii="Times New Roman" w:hAnsi="Times New Roman" w:cs="Times New Roman"/>
        </w:rPr>
        <w:t xml:space="preserve">executed the </w:t>
      </w:r>
      <w:r w:rsidRPr="0021745E">
        <w:rPr>
          <w:rFonts w:ascii="Times New Roman" w:hAnsi="Times New Roman" w:cs="Times New Roman"/>
        </w:rPr>
        <w:t>LTA Agreement</w:t>
      </w:r>
      <w:r w:rsidR="00AF7F43">
        <w:rPr>
          <w:rFonts w:ascii="Times New Roman" w:hAnsi="Times New Roman" w:cs="Times New Roman"/>
        </w:rPr>
        <w:t xml:space="preserve"> with</w:t>
      </w:r>
      <w:r w:rsidR="00AF7F43" w:rsidRPr="00AF7F43">
        <w:rPr>
          <w:rFonts w:ascii="Times New Roman" w:hAnsi="Times New Roman" w:cs="Times New Roman"/>
        </w:rPr>
        <w:t xml:space="preserve"> CTUIL formalising the grant of LTA for 178.5 MW at Gadag Pooling Station.</w:t>
      </w:r>
      <w:r w:rsidR="00DA3622">
        <w:rPr>
          <w:rFonts w:ascii="Times New Roman" w:hAnsi="Times New Roman" w:cs="Times New Roman"/>
        </w:rPr>
        <w:t xml:space="preserve"> A</w:t>
      </w:r>
      <w:r w:rsidRPr="00DA3622">
        <w:rPr>
          <w:rFonts w:ascii="Times New Roman" w:hAnsi="Times New Roman" w:cs="Times New Roman"/>
        </w:rPr>
        <w:t xml:space="preserve"> copy of the LTA application </w:t>
      </w:r>
      <w:r w:rsidRPr="00DA3622">
        <w:rPr>
          <w:rFonts w:ascii="Times New Roman" w:hAnsi="Times New Roman" w:cs="Times New Roman"/>
        </w:rPr>
        <w:lastRenderedPageBreak/>
        <w:t xml:space="preserve">dated 29.07.2022 and the LTA Agreement dated 09.11.2022 is annexed hereto and marked as </w:t>
      </w:r>
      <w:r w:rsidRPr="00DA3622">
        <w:rPr>
          <w:rFonts w:ascii="Times New Roman" w:hAnsi="Times New Roman" w:cs="Times New Roman"/>
          <w:b/>
          <w:bCs/>
          <w:i/>
          <w:iCs/>
        </w:rPr>
        <w:t>Annexure P-</w:t>
      </w:r>
      <w:ins w:id="380" w:author="Ali Ahmed Chaudhary" w:date="2026-07-20T19:22:00Z" w16du:dateUtc="2026-07-20T13:52:00Z">
        <w:r w:rsidR="00067869">
          <w:rPr>
            <w:rFonts w:ascii="Times New Roman" w:hAnsi="Times New Roman" w:cs="Times New Roman"/>
            <w:b/>
            <w:bCs/>
            <w:i/>
            <w:iCs/>
          </w:rPr>
          <w:t>9</w:t>
        </w:r>
      </w:ins>
      <w:del w:id="381" w:author="Ali Ahmed Chaudhary" w:date="2026-07-20T19:22:00Z" w16du:dateUtc="2026-07-20T13:52:00Z">
        <w:r w:rsidR="00DA3622" w:rsidDel="00067869">
          <w:rPr>
            <w:rFonts w:ascii="Times New Roman" w:hAnsi="Times New Roman" w:cs="Times New Roman"/>
            <w:b/>
            <w:bCs/>
            <w:i/>
            <w:iCs/>
          </w:rPr>
          <w:delText>[•]</w:delText>
        </w:r>
        <w:r w:rsidRPr="00DA3622" w:rsidDel="00067869">
          <w:rPr>
            <w:rFonts w:ascii="Times New Roman" w:hAnsi="Times New Roman" w:cs="Times New Roman"/>
            <w:b/>
            <w:bCs/>
            <w:i/>
            <w:iCs/>
          </w:rPr>
          <w:delText xml:space="preserve"> </w:delText>
        </w:r>
      </w:del>
      <w:r w:rsidRPr="00DA3622">
        <w:rPr>
          <w:rFonts w:ascii="Times New Roman" w:hAnsi="Times New Roman" w:cs="Times New Roman"/>
          <w:b/>
          <w:bCs/>
          <w:i/>
          <w:iCs/>
        </w:rPr>
        <w:t>(Colly).</w:t>
      </w:r>
    </w:p>
    <w:p w14:paraId="72F0BD24" w14:textId="3862C8D8" w:rsidR="00A43877" w:rsidRPr="00A43877" w:rsidRDefault="00A43877" w:rsidP="00A43877">
      <w:pPr>
        <w:pStyle w:val="ListParagraph"/>
        <w:numPr>
          <w:ilvl w:val="0"/>
          <w:numId w:val="9"/>
        </w:numPr>
        <w:spacing w:before="240" w:after="140" w:line="360" w:lineRule="auto"/>
        <w:ind w:left="709" w:hanging="709"/>
        <w:jc w:val="both"/>
        <w:rPr>
          <w:rFonts w:ascii="Times New Roman" w:hAnsi="Times New Roman" w:cs="Times New Roman"/>
        </w:rPr>
      </w:pPr>
      <w:r w:rsidRPr="00A43877">
        <w:rPr>
          <w:rFonts w:ascii="Times New Roman" w:hAnsi="Times New Roman" w:cs="Times New Roman"/>
        </w:rPr>
        <w:t>On 06.</w:t>
      </w:r>
      <w:del w:id="382" w:author="Priya Kanwat" w:date="2026-07-20T14:55:00Z" w16du:dateUtc="2026-07-20T09:25:00Z">
        <w:r w:rsidRPr="00A43877">
          <w:rPr>
            <w:rFonts w:ascii="Times New Roman" w:hAnsi="Times New Roman" w:cs="Times New Roman"/>
          </w:rPr>
          <w:delText>11</w:delText>
        </w:r>
      </w:del>
      <w:ins w:id="383" w:author="Priya Kanwat" w:date="2026-07-20T14:55:00Z" w16du:dateUtc="2026-07-20T09:25:00Z">
        <w:r w:rsidRPr="00A43877">
          <w:rPr>
            <w:rFonts w:ascii="Times New Roman" w:hAnsi="Times New Roman" w:cs="Times New Roman"/>
          </w:rPr>
          <w:t>1</w:t>
        </w:r>
      </w:ins>
      <w:ins w:id="384" w:author="Vivek Hooda" w:date="2026-07-16T12:00:00Z" w16du:dateUtc="2026-07-16T06:30:00Z">
        <w:r w:rsidR="00044BF3">
          <w:rPr>
            <w:rFonts w:ascii="Times New Roman" w:hAnsi="Times New Roman" w:cs="Times New Roman"/>
          </w:rPr>
          <w:t>2</w:t>
        </w:r>
      </w:ins>
      <w:del w:id="385" w:author="Vivek Hooda" w:date="2026-07-16T12:00:00Z" w16du:dateUtc="2026-07-16T06:30:00Z">
        <w:r w:rsidRPr="00A43877" w:rsidDel="00044BF3">
          <w:rPr>
            <w:rFonts w:ascii="Times New Roman" w:hAnsi="Times New Roman" w:cs="Times New Roman"/>
          </w:rPr>
          <w:delText>1</w:delText>
        </w:r>
      </w:del>
      <w:r w:rsidRPr="00A43877">
        <w:rPr>
          <w:rFonts w:ascii="Times New Roman" w:hAnsi="Times New Roman" w:cs="Times New Roman"/>
        </w:rPr>
        <w:t xml:space="preserve">.2022, </w:t>
      </w:r>
      <w:r>
        <w:rPr>
          <w:rFonts w:ascii="Times New Roman" w:hAnsi="Times New Roman" w:cs="Times New Roman"/>
        </w:rPr>
        <w:t>the Petitioner</w:t>
      </w:r>
      <w:r w:rsidRPr="00A43877">
        <w:rPr>
          <w:rFonts w:ascii="Times New Roman" w:hAnsi="Times New Roman" w:cs="Times New Roman"/>
        </w:rPr>
        <w:t xml:space="preserve"> filed LTA Application seeking 1.5 MW</w:t>
      </w:r>
      <w:del w:id="386" w:author="Senthil Kumar Dharuman" w:date="2026-07-14T20:13:00Z" w16du:dateUtc="2026-07-14T14:43:00Z">
        <w:r w:rsidRPr="00A43877">
          <w:rPr>
            <w:rFonts w:ascii="Times New Roman" w:hAnsi="Times New Roman" w:cs="Times New Roman"/>
          </w:rPr>
          <w:delText xml:space="preserve"> </w:delText>
        </w:r>
        <w:r w:rsidRPr="00A43877" w:rsidDel="00FE21BA">
          <w:rPr>
            <w:rFonts w:ascii="Times New Roman" w:hAnsi="Times New Roman" w:cs="Times New Roman"/>
          </w:rPr>
          <w:delText>connectivity/</w:delText>
        </w:r>
      </w:del>
      <w:r w:rsidRPr="00A43877">
        <w:rPr>
          <w:rFonts w:ascii="Times New Roman" w:hAnsi="Times New Roman" w:cs="Times New Roman"/>
        </w:rPr>
        <w:t>LTA at Gadag Pooling Station.</w:t>
      </w:r>
      <w:r>
        <w:rPr>
          <w:rFonts w:ascii="Times New Roman" w:hAnsi="Times New Roman" w:cs="Times New Roman"/>
        </w:rPr>
        <w:t xml:space="preserve"> </w:t>
      </w:r>
      <w:del w:id="387" w:author="Ali Ahmed Chaudhary" w:date="2026-07-28T13:10:00Z" w16du:dateUtc="2026-07-28T07:40:00Z">
        <w:r w:rsidDel="00986E79">
          <w:rPr>
            <w:rFonts w:ascii="Times New Roman" w:hAnsi="Times New Roman" w:cs="Times New Roman"/>
          </w:rPr>
          <w:delText>A copy of the LTA Application for 1.5 MW by the Petitioner dated 06.</w:delText>
        </w:r>
        <w:r w:rsidRPr="006D581D" w:rsidDel="00986E79">
          <w:rPr>
            <w:rFonts w:ascii="Times New Roman" w:hAnsi="Times New Roman" w:cs="Times New Roman"/>
          </w:rPr>
          <w:delText>11</w:delText>
        </w:r>
        <w:r w:rsidDel="00986E79">
          <w:rPr>
            <w:rFonts w:ascii="Times New Roman" w:hAnsi="Times New Roman" w:cs="Times New Roman"/>
          </w:rPr>
          <w:delText xml:space="preserve">.2022 is annexed hereto and marked as </w:delText>
        </w:r>
        <w:r w:rsidDel="00986E79">
          <w:rPr>
            <w:rFonts w:ascii="Times New Roman" w:hAnsi="Times New Roman" w:cs="Times New Roman"/>
            <w:b/>
            <w:bCs/>
            <w:i/>
            <w:iCs/>
          </w:rPr>
          <w:delText xml:space="preserve">Annexure </w:delText>
        </w:r>
        <w:r w:rsidRPr="006D581D" w:rsidDel="00986E79">
          <w:rPr>
            <w:rFonts w:ascii="Times New Roman" w:hAnsi="Times New Roman" w:cs="Times New Roman"/>
            <w:b/>
            <w:bCs/>
            <w:i/>
            <w:iCs/>
          </w:rPr>
          <w:delText>P-</w:delText>
        </w:r>
      </w:del>
      <w:del w:id="388" w:author="Ali Ahmed Chaudhary" w:date="2026-07-20T19:27:00Z" w16du:dateUtc="2026-07-20T13:57:00Z">
        <w:r w:rsidRPr="006D581D" w:rsidDel="001D5DA9">
          <w:rPr>
            <w:rFonts w:ascii="Times New Roman" w:hAnsi="Times New Roman" w:cs="Times New Roman"/>
            <w:b/>
            <w:bCs/>
            <w:i/>
            <w:iCs/>
          </w:rPr>
          <w:delText>[•]</w:delText>
        </w:r>
      </w:del>
      <w:ins w:id="389" w:author="Yashaswi Kant" w:date="2026-07-23T14:45:00Z" w16du:dateUtc="2026-07-23T09:15:00Z">
        <w:del w:id="390" w:author="Ali Ahmed Chaudhary" w:date="2026-07-28T13:10:00Z" w16du:dateUtc="2026-07-28T07:40:00Z">
          <w:r w:rsidR="00B232EC" w:rsidRPr="006D581D" w:rsidDel="00986E79">
            <w:rPr>
              <w:b/>
              <w:bCs/>
              <w:i/>
              <w:iCs/>
            </w:rPr>
            <w:delText>.</w:delText>
          </w:r>
          <w:r w:rsidR="00B232EC" w:rsidDel="00986E79">
            <w:rPr>
              <w:b/>
              <w:bCs/>
              <w:i/>
              <w:iCs/>
            </w:rPr>
            <w:delText xml:space="preserve"> </w:delText>
          </w:r>
        </w:del>
      </w:ins>
      <w:del w:id="391" w:author="Ali Ahmed Chaudhary" w:date="2026-07-28T13:10:00Z" w16du:dateUtc="2026-07-28T07:40:00Z">
        <w:r w:rsidDel="00986E79">
          <w:rPr>
            <w:rFonts w:ascii="Times New Roman" w:hAnsi="Times New Roman" w:cs="Times New Roman"/>
          </w:rPr>
          <w:delText>.</w:delText>
        </w:r>
      </w:del>
    </w:p>
    <w:p w14:paraId="67348B06" w14:textId="4251B54C" w:rsidR="00BF6D93" w:rsidRPr="00473FF0" w:rsidRDefault="009428DA" w:rsidP="00473FF0">
      <w:pPr>
        <w:keepNext/>
        <w:spacing w:before="240" w:after="80" w:line="360" w:lineRule="auto"/>
        <w:jc w:val="both"/>
        <w:rPr>
          <w:rFonts w:ascii="Times New Roman" w:hAnsi="Times New Roman" w:cs="Times New Roman"/>
        </w:rPr>
      </w:pPr>
      <w:r w:rsidRPr="00473FF0">
        <w:rPr>
          <w:rFonts w:ascii="Times New Roman" w:hAnsi="Times New Roman" w:cs="Times New Roman"/>
          <w:b/>
          <w:bCs/>
          <w:i/>
          <w:iCs/>
        </w:rPr>
        <w:t>Re</w:t>
      </w:r>
      <w:r w:rsidR="00DA3622">
        <w:rPr>
          <w:rFonts w:ascii="Times New Roman" w:hAnsi="Times New Roman" w:cs="Times New Roman"/>
          <w:b/>
          <w:bCs/>
          <w:i/>
          <w:iCs/>
        </w:rPr>
        <w:t>:</w:t>
      </w:r>
      <w:r w:rsidR="00DA3622">
        <w:rPr>
          <w:rFonts w:ascii="Times New Roman" w:hAnsi="Times New Roman" w:cs="Times New Roman"/>
          <w:b/>
          <w:bCs/>
          <w:i/>
          <w:iCs/>
        </w:rPr>
        <w:tab/>
      </w:r>
      <w:r w:rsidRPr="00473FF0">
        <w:rPr>
          <w:rFonts w:ascii="Times New Roman" w:hAnsi="Times New Roman" w:cs="Times New Roman"/>
          <w:b/>
          <w:bCs/>
          <w:i/>
          <w:iCs/>
        </w:rPr>
        <w:t>Transition to General Network Access</w:t>
      </w:r>
    </w:p>
    <w:p w14:paraId="297524B0" w14:textId="77777777" w:rsidR="00DA3622" w:rsidRDefault="009428DA" w:rsidP="00DA3622">
      <w:pPr>
        <w:pStyle w:val="ListParagraph"/>
        <w:numPr>
          <w:ilvl w:val="0"/>
          <w:numId w:val="9"/>
        </w:numPr>
        <w:spacing w:before="240" w:after="140" w:line="360" w:lineRule="auto"/>
        <w:ind w:left="709" w:hanging="709"/>
        <w:jc w:val="both"/>
        <w:rPr>
          <w:rFonts w:ascii="Times New Roman" w:hAnsi="Times New Roman" w:cs="Times New Roman"/>
        </w:rPr>
      </w:pPr>
      <w:r w:rsidRPr="00473FF0">
        <w:rPr>
          <w:rFonts w:ascii="Times New Roman" w:hAnsi="Times New Roman" w:cs="Times New Roman"/>
        </w:rPr>
        <w:t>It is submitted that, upon the coming into force of the CERC (Connectivity and General Network Access to the Inter-State Transmission System) Regulations, 2022</w:t>
      </w:r>
      <w:r w:rsidR="00DA3622">
        <w:rPr>
          <w:rFonts w:ascii="Times New Roman" w:hAnsi="Times New Roman" w:cs="Times New Roman"/>
        </w:rPr>
        <w:t xml:space="preserve"> (</w:t>
      </w:r>
      <w:r w:rsidR="00DA3622">
        <w:rPr>
          <w:rFonts w:ascii="Times New Roman" w:hAnsi="Times New Roman" w:cs="Times New Roman"/>
          <w:b/>
          <w:bCs/>
        </w:rPr>
        <w:t>“GNA Regulations”</w:t>
      </w:r>
      <w:r w:rsidR="00DA3622">
        <w:rPr>
          <w:rFonts w:ascii="Times New Roman" w:hAnsi="Times New Roman" w:cs="Times New Roman"/>
        </w:rPr>
        <w:t>)</w:t>
      </w:r>
      <w:r w:rsidRPr="00473FF0">
        <w:rPr>
          <w:rFonts w:ascii="Times New Roman" w:hAnsi="Times New Roman" w:cs="Times New Roman"/>
        </w:rPr>
        <w:t>, the Petitioner undertook the required transition of its access to the GNA regime.</w:t>
      </w:r>
    </w:p>
    <w:p w14:paraId="62FB62F3" w14:textId="49D10532" w:rsidR="001A13BD" w:rsidRPr="006625B8" w:rsidRDefault="004E5F62" w:rsidP="001A13BD">
      <w:pPr>
        <w:pStyle w:val="ListParagraph"/>
        <w:numPr>
          <w:ilvl w:val="0"/>
          <w:numId w:val="9"/>
        </w:numPr>
        <w:spacing w:before="240" w:after="140" w:line="360" w:lineRule="auto"/>
        <w:ind w:left="709" w:hanging="709"/>
        <w:jc w:val="both"/>
        <w:rPr>
          <w:rFonts w:ascii="Times New Roman" w:hAnsi="Times New Roman" w:cs="Times New Roman"/>
          <w:lang w:val="en-US"/>
        </w:rPr>
      </w:pPr>
      <w:r w:rsidRPr="006625B8">
        <w:rPr>
          <w:rFonts w:ascii="Times New Roman" w:hAnsi="Times New Roman" w:cs="Times New Roman"/>
        </w:rPr>
        <w:t xml:space="preserve">On </w:t>
      </w:r>
      <w:del w:id="392" w:author="Priya Kanwat" w:date="2026-07-20T14:55:00Z" w16du:dateUtc="2026-07-20T09:25:00Z">
        <w:r w:rsidRPr="006625B8">
          <w:rPr>
            <w:rFonts w:ascii="Times New Roman" w:hAnsi="Times New Roman" w:cs="Times New Roman"/>
          </w:rPr>
          <w:delText>03</w:delText>
        </w:r>
      </w:del>
      <w:commentRangeStart w:id="393"/>
      <w:commentRangeStart w:id="394"/>
      <w:ins w:id="395" w:author="Priya Kanwat" w:date="2026-07-20T14:55:00Z" w16du:dateUtc="2026-07-20T09:25:00Z">
        <w:r w:rsidRPr="006625B8">
          <w:rPr>
            <w:rFonts w:ascii="Times New Roman" w:hAnsi="Times New Roman" w:cs="Times New Roman"/>
          </w:rPr>
          <w:t>0</w:t>
        </w:r>
      </w:ins>
      <w:ins w:id="396" w:author="Vivek Hooda" w:date="2026-07-16T12:05:00Z" w16du:dateUtc="2026-07-16T06:35:00Z">
        <w:r w:rsidR="00276E11">
          <w:rPr>
            <w:rFonts w:ascii="Times New Roman" w:hAnsi="Times New Roman" w:cs="Times New Roman"/>
          </w:rPr>
          <w:t>2</w:t>
        </w:r>
      </w:ins>
      <w:del w:id="397" w:author="Vivek Hooda" w:date="2026-07-16T12:05:00Z" w16du:dateUtc="2026-07-16T06:35:00Z">
        <w:r w:rsidRPr="006625B8" w:rsidDel="00276E11">
          <w:rPr>
            <w:rFonts w:ascii="Times New Roman" w:hAnsi="Times New Roman" w:cs="Times New Roman"/>
          </w:rPr>
          <w:delText>3</w:delText>
        </w:r>
      </w:del>
      <w:r w:rsidRPr="006625B8">
        <w:rPr>
          <w:rFonts w:ascii="Times New Roman" w:hAnsi="Times New Roman" w:cs="Times New Roman"/>
        </w:rPr>
        <w:t>.05.2023</w:t>
      </w:r>
      <w:commentRangeEnd w:id="393"/>
      <w:r w:rsidR="00A47E3D" w:rsidRPr="006625B8">
        <w:rPr>
          <w:rStyle w:val="CommentReference"/>
          <w:rFonts w:ascii="Times New Roman" w:hAnsi="Times New Roman" w:cs="Times New Roman"/>
          <w:sz w:val="24"/>
          <w:szCs w:val="24"/>
        </w:rPr>
        <w:commentReference w:id="393"/>
      </w:r>
      <w:commentRangeEnd w:id="394"/>
      <w:r w:rsidR="00DC4172" w:rsidRPr="006625B8">
        <w:rPr>
          <w:rStyle w:val="CommentReference"/>
          <w:rFonts w:ascii="Times New Roman" w:hAnsi="Times New Roman" w:cs="Times New Roman"/>
          <w:sz w:val="24"/>
          <w:szCs w:val="24"/>
        </w:rPr>
        <w:commentReference w:id="394"/>
      </w:r>
      <w:r w:rsidRPr="006625B8">
        <w:rPr>
          <w:rFonts w:ascii="Times New Roman" w:hAnsi="Times New Roman" w:cs="Times New Roman"/>
        </w:rPr>
        <w:t xml:space="preserve">, </w:t>
      </w:r>
      <w:r w:rsidR="00DF033C" w:rsidRPr="006625B8">
        <w:rPr>
          <w:rFonts w:ascii="Times New Roman" w:hAnsi="Times New Roman" w:cs="Times New Roman"/>
        </w:rPr>
        <w:t xml:space="preserve">The </w:t>
      </w:r>
      <w:r w:rsidR="00DF033C" w:rsidRPr="006625B8">
        <w:rPr>
          <w:rFonts w:ascii="Times New Roman" w:hAnsi="Times New Roman" w:cs="Times New Roman"/>
          <w:lang w:val="en-US"/>
        </w:rPr>
        <w:t>Petitioner submitted transition request to CTU seeking transition of Connectivity from the Connectivity Regulations, 2009 to the GNA Regulations for various application in</w:t>
      </w:r>
      <w:del w:id="398" w:author="Senthil Kumar Dharuman" w:date="2026-07-13T19:10:00Z" w16du:dateUtc="2026-07-13T13:40:00Z">
        <w:r w:rsidR="00DF033C" w:rsidRPr="006625B8" w:rsidDel="00B71475">
          <w:rPr>
            <w:rFonts w:ascii="Times New Roman" w:hAnsi="Times New Roman" w:cs="Times New Roman"/>
            <w:lang w:val="en-US"/>
          </w:rPr>
          <w:delText xml:space="preserve"> </w:delText>
        </w:r>
      </w:del>
      <w:r w:rsidR="00DF033C" w:rsidRPr="006625B8">
        <w:rPr>
          <w:rFonts w:ascii="Times New Roman" w:hAnsi="Times New Roman" w:cs="Times New Roman"/>
          <w:lang w:val="en-US"/>
        </w:rPr>
        <w:t>cluding the balance 1.5 MW (Application No. 1670310631002), as required under Regulation 37 of the GNA Regulations, 2022.</w:t>
      </w:r>
      <w:r w:rsidR="001A13BD" w:rsidRPr="006625B8">
        <w:rPr>
          <w:rFonts w:ascii="Times New Roman" w:hAnsi="Times New Roman" w:cs="Times New Roman"/>
          <w:lang w:val="en-US"/>
        </w:rPr>
        <w:t xml:space="preserve"> Consequently, the Petitioner </w:t>
      </w:r>
      <w:r w:rsidR="001A13BD" w:rsidRPr="006625B8">
        <w:rPr>
          <w:rFonts w:ascii="Times New Roman" w:hAnsi="Times New Roman" w:cs="Times New Roman"/>
          <w:i/>
          <w:iCs/>
          <w:lang w:val="en-US"/>
        </w:rPr>
        <w:t>inter-alia</w:t>
      </w:r>
      <w:r w:rsidR="001A13BD" w:rsidRPr="006625B8">
        <w:rPr>
          <w:rFonts w:ascii="Times New Roman" w:hAnsi="Times New Roman" w:cs="Times New Roman"/>
          <w:lang w:val="en-US"/>
        </w:rPr>
        <w:t xml:space="preserve"> filed parallel conversion applications under the GNA Regulations, 2022 to restructure its firm connectivity into </w:t>
      </w:r>
      <w:r w:rsidR="006625B8" w:rsidRPr="006625B8">
        <w:rPr>
          <w:rFonts w:ascii="Times New Roman" w:hAnsi="Times New Roman" w:cs="Times New Roman"/>
          <w:lang w:val="en-US"/>
        </w:rPr>
        <w:t xml:space="preserve">distinct GNA grants which included </w:t>
      </w:r>
      <w:r w:rsidR="001A13BD" w:rsidRPr="006625B8">
        <w:rPr>
          <w:rFonts w:ascii="Times New Roman" w:hAnsi="Times New Roman" w:cs="Times New Roman"/>
          <w:lang w:val="en-US"/>
        </w:rPr>
        <w:t xml:space="preserve">conversion of 178.5 MW under Regulation 37.3 </w:t>
      </w:r>
      <w:del w:id="399" w:author="Senthil Kumar Dharuman" w:date="2026-07-14T21:19:00Z" w16du:dateUtc="2026-07-14T15:49:00Z">
        <w:r w:rsidR="001A13BD" w:rsidRPr="006625B8" w:rsidDel="003962FD">
          <w:rPr>
            <w:rFonts w:ascii="Times New Roman" w:hAnsi="Times New Roman" w:cs="Times New Roman"/>
            <w:lang w:val="en-US"/>
          </w:rPr>
          <w:delText>(aligned to the SECI-XI PPA capacity)</w:delText>
        </w:r>
        <w:r w:rsidR="006625B8" w:rsidRPr="006625B8" w:rsidDel="003962FD">
          <w:rPr>
            <w:rFonts w:ascii="Times New Roman" w:hAnsi="Times New Roman" w:cs="Times New Roman"/>
            <w:lang w:val="en-US"/>
          </w:rPr>
          <w:delText xml:space="preserve"> </w:delText>
        </w:r>
      </w:del>
      <w:r w:rsidR="001A13BD" w:rsidRPr="006625B8">
        <w:rPr>
          <w:rFonts w:ascii="Times New Roman" w:hAnsi="Times New Roman" w:cs="Times New Roman"/>
          <w:lang w:val="en-US"/>
        </w:rPr>
        <w:t>and</w:t>
      </w:r>
      <w:r w:rsidR="006625B8" w:rsidRPr="006625B8">
        <w:rPr>
          <w:rFonts w:ascii="Times New Roman" w:hAnsi="Times New Roman" w:cs="Times New Roman"/>
          <w:lang w:val="en-US"/>
        </w:rPr>
        <w:t xml:space="preserve"> </w:t>
      </w:r>
      <w:r w:rsidR="001A13BD" w:rsidRPr="006625B8">
        <w:rPr>
          <w:rFonts w:ascii="Times New Roman" w:hAnsi="Times New Roman" w:cs="Times New Roman"/>
          <w:lang w:val="en-US"/>
        </w:rPr>
        <w:t xml:space="preserve">conversion of 1.5 MW under Regulation 37.1 </w:t>
      </w:r>
      <w:r w:rsidR="006625B8">
        <w:rPr>
          <w:rFonts w:ascii="Times New Roman" w:hAnsi="Times New Roman" w:cs="Times New Roman"/>
          <w:lang w:val="en-US"/>
        </w:rPr>
        <w:t>of the GNA Regulations</w:t>
      </w:r>
      <w:ins w:id="400" w:author="Senthil Kumar Dharuman" w:date="2026-07-14T21:19:00Z" w16du:dateUtc="2026-07-14T15:49:00Z">
        <w:r w:rsidR="00C218A5">
          <w:rPr>
            <w:rFonts w:ascii="Times New Roman" w:hAnsi="Times New Roman" w:cs="Times New Roman"/>
            <w:lang w:val="en-US"/>
          </w:rPr>
          <w:t xml:space="preserve"> </w:t>
        </w:r>
        <w:r w:rsidR="003962FD" w:rsidRPr="003962FD">
          <w:rPr>
            <w:rFonts w:ascii="Times New Roman" w:hAnsi="Times New Roman" w:cs="Times New Roman"/>
            <w:lang w:val="en-US"/>
          </w:rPr>
          <w:t>(aligned to the SECI-XI PPA capacity)</w:t>
        </w:r>
        <w:del w:id="401" w:author="Yashaswi Kant" w:date="2026-07-23T10:51:00Z" w16du:dateUtc="2026-07-23T05:21:00Z">
          <w:r w:rsidR="003962FD" w:rsidRPr="003962FD" w:rsidDel="00791660">
            <w:rPr>
              <w:rFonts w:ascii="Times New Roman" w:hAnsi="Times New Roman" w:cs="Times New Roman"/>
              <w:lang w:val="en-US"/>
            </w:rPr>
            <w:delText xml:space="preserve"> </w:delText>
          </w:r>
          <w:r w:rsidR="003962FD" w:rsidDel="00791660">
            <w:rPr>
              <w:rFonts w:ascii="Times New Roman" w:hAnsi="Times New Roman" w:cs="Times New Roman"/>
              <w:lang w:val="en-US"/>
            </w:rPr>
            <w:delText xml:space="preserve"> </w:delText>
          </w:r>
        </w:del>
      </w:ins>
      <w:r w:rsidR="006625B8">
        <w:rPr>
          <w:rFonts w:ascii="Times New Roman" w:hAnsi="Times New Roman" w:cs="Times New Roman"/>
          <w:lang w:val="en-US"/>
        </w:rPr>
        <w:t>.</w:t>
      </w:r>
    </w:p>
    <w:p w14:paraId="67348B08" w14:textId="4C5FA398" w:rsidR="00BF6D93" w:rsidRPr="00CF52E9" w:rsidRDefault="00A343FD" w:rsidP="00473FF0">
      <w:pPr>
        <w:pStyle w:val="ListParagraph"/>
        <w:numPr>
          <w:ilvl w:val="0"/>
          <w:numId w:val="9"/>
        </w:numPr>
        <w:spacing w:before="240" w:after="140" w:line="360" w:lineRule="auto"/>
        <w:ind w:left="576" w:hanging="709"/>
        <w:jc w:val="both"/>
        <w:rPr>
          <w:rFonts w:ascii="Times New Roman" w:hAnsi="Times New Roman" w:cs="Times New Roman"/>
        </w:rPr>
      </w:pPr>
      <w:r w:rsidRPr="00C51905">
        <w:rPr>
          <w:rFonts w:ascii="Times New Roman" w:hAnsi="Times New Roman" w:cs="Times New Roman"/>
        </w:rPr>
        <w:t>On 18.08.2023, 21st Consultation Meeting for Evolving Transmission Schemes – Southern Region (</w:t>
      </w:r>
      <w:r w:rsidRPr="00C51905">
        <w:rPr>
          <w:rFonts w:ascii="Times New Roman" w:hAnsi="Times New Roman" w:cs="Times New Roman"/>
          <w:b/>
          <w:bCs/>
        </w:rPr>
        <w:t>“21st CMETS-SR”</w:t>
      </w:r>
      <w:r w:rsidRPr="00C51905">
        <w:rPr>
          <w:rFonts w:ascii="Times New Roman" w:hAnsi="Times New Roman" w:cs="Times New Roman"/>
        </w:rPr>
        <w:t xml:space="preserve">) was convened and </w:t>
      </w:r>
      <w:r w:rsidR="00BC42AD" w:rsidRPr="00C51905">
        <w:rPr>
          <w:rFonts w:ascii="Times New Roman" w:hAnsi="Times New Roman" w:cs="Times New Roman"/>
        </w:rPr>
        <w:t xml:space="preserve">approved </w:t>
      </w:r>
      <w:r w:rsidR="00BC42AD" w:rsidRPr="00C51905">
        <w:rPr>
          <w:rFonts w:ascii="Times New Roman" w:hAnsi="Times New Roman" w:cs="Times New Roman"/>
          <w:lang w:val="en-US"/>
        </w:rPr>
        <w:t xml:space="preserve">the restructuring of </w:t>
      </w:r>
      <w:del w:id="402" w:author="Senthil Kumar Dharuman" w:date="2026-07-15T10:05:00Z" w16du:dateUtc="2026-07-15T04:35:00Z">
        <w:r w:rsidR="00BC42AD" w:rsidRPr="00C51905" w:rsidDel="00BE6C5C">
          <w:rPr>
            <w:rFonts w:ascii="Times New Roman" w:hAnsi="Times New Roman" w:cs="Times New Roman"/>
            <w:lang w:val="en-US"/>
          </w:rPr>
          <w:delText>SGIPL’s</w:delText>
        </w:r>
      </w:del>
      <w:ins w:id="403" w:author="Senthil Kumar Dharuman" w:date="2026-07-15T10:04:00Z" w16du:dateUtc="2026-07-15T04:34:00Z">
        <w:r w:rsidR="00FB6B2C">
          <w:rPr>
            <w:rFonts w:ascii="Times New Roman" w:hAnsi="Times New Roman" w:cs="Times New Roman"/>
            <w:lang w:val="en-US"/>
          </w:rPr>
          <w:t xml:space="preserve"> </w:t>
        </w:r>
      </w:ins>
      <w:del w:id="404" w:author="Senthil Kumar Dharuman" w:date="2026-07-15T10:38:00Z" w16du:dateUtc="2026-07-15T05:08:00Z">
        <w:r w:rsidR="00BC42AD" w:rsidRPr="00C51905" w:rsidDel="002E01BF">
          <w:rPr>
            <w:rFonts w:ascii="Times New Roman" w:hAnsi="Times New Roman" w:cs="Times New Roman"/>
            <w:lang w:val="en-US"/>
          </w:rPr>
          <w:delText xml:space="preserve"> connectivity</w:delText>
        </w:r>
      </w:del>
      <w:ins w:id="405" w:author="Senthil Kumar Dharuman" w:date="2026-07-15T10:39:00Z" w16du:dateUtc="2026-07-15T05:09:00Z">
        <w:r w:rsidR="002E01BF">
          <w:rPr>
            <w:rFonts w:ascii="Times New Roman" w:hAnsi="Times New Roman" w:cs="Times New Roman"/>
            <w:lang w:val="en-US"/>
          </w:rPr>
          <w:t xml:space="preserve"> the </w:t>
        </w:r>
      </w:ins>
      <w:ins w:id="406" w:author="Senthil Kumar Dharuman" w:date="2026-07-15T10:38:00Z" w16du:dateUtc="2026-07-15T05:08:00Z">
        <w:r w:rsidR="002E01BF">
          <w:rPr>
            <w:rFonts w:ascii="Times New Roman" w:hAnsi="Times New Roman" w:cs="Times New Roman"/>
            <w:lang w:val="en-US"/>
          </w:rPr>
          <w:t xml:space="preserve">Petitioner’s </w:t>
        </w:r>
        <w:r w:rsidR="002E01BF" w:rsidRPr="00C51905">
          <w:rPr>
            <w:rFonts w:ascii="Times New Roman" w:hAnsi="Times New Roman" w:cs="Times New Roman"/>
            <w:lang w:val="en-US"/>
          </w:rPr>
          <w:t>connectivity</w:t>
        </w:r>
      </w:ins>
      <w:r w:rsidR="00BC42AD" w:rsidRPr="00C51905">
        <w:rPr>
          <w:rFonts w:ascii="Times New Roman" w:hAnsi="Times New Roman" w:cs="Times New Roman"/>
          <w:lang w:val="en-US"/>
        </w:rPr>
        <w:t xml:space="preserve"> under the GNA Regulations, 2022, formally recognizing </w:t>
      </w:r>
      <w:r w:rsidR="00BC42AD" w:rsidRPr="00C51905">
        <w:rPr>
          <w:rFonts w:ascii="Times New Roman" w:hAnsi="Times New Roman" w:cs="Times New Roman"/>
          <w:i/>
          <w:iCs/>
          <w:lang w:val="en-US"/>
        </w:rPr>
        <w:t xml:space="preserve">inter-alia </w:t>
      </w:r>
      <w:r w:rsidR="00BC42AD" w:rsidRPr="00C51905">
        <w:rPr>
          <w:rFonts w:ascii="Times New Roman" w:hAnsi="Times New Roman" w:cs="Times New Roman"/>
          <w:lang w:val="en-US"/>
        </w:rPr>
        <w:t>the conversion of 178.5 MW under Regulation 37.3 and 1.5 MW under Regulation 37.1</w:t>
      </w:r>
      <w:r w:rsidR="00C51905" w:rsidRPr="00C51905">
        <w:rPr>
          <w:rFonts w:ascii="Times New Roman" w:hAnsi="Times New Roman" w:cs="Times New Roman"/>
          <w:lang w:val="en-US"/>
        </w:rPr>
        <w:t xml:space="preserve"> of the GNA Regulations. Accordingly,</w:t>
      </w:r>
      <w:ins w:id="407" w:author="Vivek Hooda" w:date="2026-07-16T12:11:00Z" w16du:dateUtc="2026-07-16T06:41:00Z">
        <w:r w:rsidR="00377606">
          <w:rPr>
            <w:rFonts w:ascii="Times New Roman" w:hAnsi="Times New Roman" w:cs="Times New Roman"/>
            <w:lang w:val="en-US"/>
          </w:rPr>
          <w:t xml:space="preserve"> a conversion letter on</w:t>
        </w:r>
      </w:ins>
      <w:del w:id="408" w:author="Vivek Hooda" w:date="2026-07-16T12:11:00Z" w16du:dateUtc="2026-07-16T06:41:00Z">
        <w:r w:rsidR="00C51905" w:rsidRPr="00C51905" w:rsidDel="00377606">
          <w:rPr>
            <w:rFonts w:ascii="Times New Roman" w:hAnsi="Times New Roman" w:cs="Times New Roman"/>
            <w:lang w:val="en-US"/>
          </w:rPr>
          <w:delText xml:space="preserve"> </w:delText>
        </w:r>
      </w:del>
      <w:del w:id="409" w:author="Vivek Hooda" w:date="2026-07-16T12:10:00Z" w16du:dateUtc="2026-07-16T06:40:00Z">
        <w:r w:rsidR="00C51905" w:rsidRPr="00C51905" w:rsidDel="00377606">
          <w:rPr>
            <w:rFonts w:ascii="Times New Roman" w:hAnsi="Times New Roman" w:cs="Times New Roman"/>
            <w:lang w:val="en-US"/>
          </w:rPr>
          <w:delText>on</w:delText>
        </w:r>
      </w:del>
      <w:ins w:id="410" w:author="Vivek Hooda" w:date="2026-07-16T12:08:00Z" w16du:dateUtc="2026-07-16T06:38:00Z">
        <w:r w:rsidR="007023EC">
          <w:rPr>
            <w:rFonts w:ascii="Times New Roman" w:hAnsi="Times New Roman" w:cs="Times New Roman"/>
            <w:lang w:val="en-US"/>
          </w:rPr>
          <w:t xml:space="preserve"> </w:t>
        </w:r>
      </w:ins>
      <w:ins w:id="411" w:author="Vivek Hooda" w:date="2026-07-16T12:09:00Z" w16du:dateUtc="2026-07-16T06:39:00Z">
        <w:r w:rsidR="00D74157">
          <w:rPr>
            <w:rFonts w:ascii="Times New Roman" w:hAnsi="Times New Roman" w:cs="Times New Roman"/>
            <w:lang w:val="en-US"/>
          </w:rPr>
          <w:t xml:space="preserve">21.09.2023 </w:t>
        </w:r>
        <w:r w:rsidR="00436125">
          <w:rPr>
            <w:rFonts w:ascii="Times New Roman" w:hAnsi="Times New Roman" w:cs="Times New Roman"/>
            <w:lang w:val="en-US"/>
          </w:rPr>
          <w:t>for 178</w:t>
        </w:r>
      </w:ins>
      <w:ins w:id="412" w:author="Vivek Hooda" w:date="2026-07-16T12:17:00Z" w16du:dateUtc="2026-07-16T06:47:00Z">
        <w:r w:rsidR="00AB66B8">
          <w:rPr>
            <w:rFonts w:ascii="Times New Roman" w:hAnsi="Times New Roman" w:cs="Times New Roman"/>
            <w:lang w:val="en-US"/>
          </w:rPr>
          <w:t>.5</w:t>
        </w:r>
      </w:ins>
      <w:ins w:id="413" w:author="Senthil Kumar Dharuman" w:date="2026-07-20T11:28:00Z" w16du:dateUtc="2026-07-20T05:58:00Z">
        <w:r w:rsidR="00C71978">
          <w:rPr>
            <w:rFonts w:ascii="Times New Roman" w:hAnsi="Times New Roman" w:cs="Times New Roman"/>
            <w:lang w:val="en-US"/>
          </w:rPr>
          <w:t xml:space="preserve"> MW</w:t>
        </w:r>
      </w:ins>
      <w:ins w:id="414" w:author="Vivek Hooda" w:date="2026-07-16T12:09:00Z" w16du:dateUtc="2026-07-16T06:39:00Z">
        <w:r w:rsidR="00436125">
          <w:rPr>
            <w:rFonts w:ascii="Times New Roman" w:hAnsi="Times New Roman" w:cs="Times New Roman"/>
            <w:lang w:val="en-US"/>
          </w:rPr>
          <w:t xml:space="preserve"> and </w:t>
        </w:r>
      </w:ins>
      <w:ins w:id="415" w:author="Vivek Hooda" w:date="2026-07-16T12:11:00Z" w16du:dateUtc="2026-07-16T06:41:00Z">
        <w:r w:rsidR="00A07363">
          <w:rPr>
            <w:rFonts w:ascii="Times New Roman" w:hAnsi="Times New Roman" w:cs="Times New Roman"/>
            <w:lang w:val="en-US"/>
          </w:rPr>
          <w:t xml:space="preserve">final grant </w:t>
        </w:r>
      </w:ins>
      <w:ins w:id="416" w:author="Vivek Hooda" w:date="2026-07-16T12:09:00Z" w16du:dateUtc="2026-07-16T06:39:00Z">
        <w:r w:rsidR="00436125">
          <w:rPr>
            <w:rFonts w:ascii="Times New Roman" w:hAnsi="Times New Roman" w:cs="Times New Roman"/>
            <w:lang w:val="en-US"/>
          </w:rPr>
          <w:t>on</w:t>
        </w:r>
      </w:ins>
      <w:r w:rsidR="00C51905" w:rsidRPr="00C51905">
        <w:rPr>
          <w:rFonts w:ascii="Times New Roman" w:hAnsi="Times New Roman" w:cs="Times New Roman"/>
          <w:lang w:val="en-US"/>
        </w:rPr>
        <w:t xml:space="preserve"> 08.03.2024</w:t>
      </w:r>
      <w:ins w:id="417" w:author="Vivek Hooda" w:date="2026-07-16T12:17:00Z" w16du:dateUtc="2026-07-16T06:47:00Z">
        <w:r w:rsidR="00AB66B8">
          <w:rPr>
            <w:rFonts w:ascii="Times New Roman" w:hAnsi="Times New Roman" w:cs="Times New Roman"/>
            <w:lang w:val="en-US"/>
          </w:rPr>
          <w:t xml:space="preserve"> </w:t>
        </w:r>
      </w:ins>
      <w:ins w:id="418" w:author="Vivek Hooda" w:date="2026-07-16T12:11:00Z" w16du:dateUtc="2026-07-16T06:41:00Z">
        <w:r w:rsidR="00A07363">
          <w:rPr>
            <w:rFonts w:ascii="Times New Roman" w:hAnsi="Times New Roman" w:cs="Times New Roman"/>
            <w:lang w:val="en-US"/>
          </w:rPr>
          <w:t xml:space="preserve">for 1.5 MW </w:t>
        </w:r>
      </w:ins>
      <w:del w:id="419" w:author="Vivek Hooda" w:date="2026-07-16T12:11:00Z" w16du:dateUtc="2026-07-16T06:41:00Z">
        <w:r w:rsidR="00C51905" w:rsidRPr="00C51905" w:rsidDel="00A07363">
          <w:rPr>
            <w:rFonts w:ascii="Times New Roman" w:hAnsi="Times New Roman" w:cs="Times New Roman"/>
            <w:lang w:val="en-US"/>
          </w:rPr>
          <w:delText>, the final grant</w:delText>
        </w:r>
      </w:del>
      <w:del w:id="420" w:author="Vivek Hooda" w:date="2026-07-16T12:10:00Z" w16du:dateUtc="2026-07-16T06:40:00Z">
        <w:r w:rsidR="00C51905" w:rsidRPr="00C51905" w:rsidDel="00436125">
          <w:rPr>
            <w:rFonts w:ascii="Times New Roman" w:hAnsi="Times New Roman" w:cs="Times New Roman"/>
            <w:lang w:val="en-US"/>
          </w:rPr>
          <w:delText>s</w:delText>
        </w:r>
      </w:del>
      <w:del w:id="421" w:author="Vivek Hooda" w:date="2026-07-16T12:11:00Z" w16du:dateUtc="2026-07-16T06:41:00Z">
        <w:r w:rsidR="00C51905" w:rsidRPr="00C51905" w:rsidDel="00A07363">
          <w:rPr>
            <w:rFonts w:ascii="Times New Roman" w:hAnsi="Times New Roman" w:cs="Times New Roman"/>
            <w:lang w:val="en-US"/>
          </w:rPr>
          <w:delText xml:space="preserve"> of</w:delText>
        </w:r>
      </w:del>
      <w:r w:rsidR="00C51905" w:rsidRPr="00C51905">
        <w:rPr>
          <w:rFonts w:ascii="Times New Roman" w:hAnsi="Times New Roman" w:cs="Times New Roman"/>
          <w:lang w:val="en-US"/>
        </w:rPr>
        <w:t xml:space="preserve"> connectivity </w:t>
      </w:r>
      <w:del w:id="422" w:author="Vivek Hooda" w:date="2026-07-16T12:10:00Z" w16du:dateUtc="2026-07-16T06:40:00Z">
        <w:r w:rsidR="00C51905" w:rsidRPr="00C51905" w:rsidDel="00436125">
          <w:rPr>
            <w:rFonts w:ascii="Times New Roman" w:hAnsi="Times New Roman" w:cs="Times New Roman"/>
            <w:lang w:val="en-US"/>
          </w:rPr>
          <w:delText>were</w:delText>
        </w:r>
      </w:del>
      <w:ins w:id="423" w:author="Senthil Kumar Dharuman" w:date="2026-07-15T10:05:00Z" w16du:dateUtc="2026-07-15T04:35:00Z">
        <w:del w:id="424" w:author="Vivek Hooda" w:date="2026-07-16T12:10:00Z" w16du:dateUtc="2026-07-16T06:40:00Z">
          <w:r w:rsidR="00B94C05" w:rsidDel="00436125">
            <w:rPr>
              <w:rFonts w:ascii="Times New Roman" w:hAnsi="Times New Roman" w:cs="Times New Roman"/>
              <w:lang w:val="en-US"/>
            </w:rPr>
            <w:delText xml:space="preserve"> </w:delText>
          </w:r>
        </w:del>
      </w:ins>
      <w:ins w:id="425" w:author="Vivek Hooda" w:date="2026-07-16T12:10:00Z" w16du:dateUtc="2026-07-16T06:40:00Z">
        <w:r w:rsidR="00436125">
          <w:rPr>
            <w:rFonts w:ascii="Times New Roman" w:hAnsi="Times New Roman" w:cs="Times New Roman"/>
            <w:lang w:val="en-US"/>
          </w:rPr>
          <w:t xml:space="preserve">was </w:t>
        </w:r>
      </w:ins>
      <w:ins w:id="426" w:author="Senthil Kumar Dharuman" w:date="2026-07-15T10:05:00Z" w16du:dateUtc="2026-07-15T04:35:00Z">
        <w:r w:rsidR="00B94C05">
          <w:rPr>
            <w:rFonts w:ascii="Times New Roman" w:hAnsi="Times New Roman" w:cs="Times New Roman"/>
            <w:lang w:val="en-US"/>
          </w:rPr>
          <w:t xml:space="preserve">issued </w:t>
        </w:r>
      </w:ins>
      <w:del w:id="427" w:author="Senthil Kumar Dharuman" w:date="2026-07-15T10:05:00Z" w16du:dateUtc="2026-07-15T04:35:00Z">
        <w:r w:rsidR="00C51905" w:rsidRPr="00C51905" w:rsidDel="00B94C05">
          <w:rPr>
            <w:rFonts w:ascii="Times New Roman" w:hAnsi="Times New Roman" w:cs="Times New Roman"/>
            <w:lang w:val="en-US"/>
          </w:rPr>
          <w:delText xml:space="preserve"> made </w:delText>
        </w:r>
      </w:del>
      <w:r w:rsidR="00C51905" w:rsidRPr="00C51905">
        <w:rPr>
          <w:rFonts w:ascii="Times New Roman" w:hAnsi="Times New Roman" w:cs="Times New Roman"/>
          <w:lang w:val="en-US"/>
        </w:rPr>
        <w:t xml:space="preserve">to the Petitioner </w:t>
      </w:r>
      <w:del w:id="428" w:author="Vivek Hooda" w:date="2026-07-16T12:10:00Z" w16du:dateUtc="2026-07-16T06:40:00Z">
        <w:r w:rsidR="00C51905" w:rsidRPr="00C51905" w:rsidDel="003E2998">
          <w:rPr>
            <w:rFonts w:ascii="Times New Roman" w:hAnsi="Times New Roman" w:cs="Times New Roman"/>
            <w:lang w:val="en-US"/>
          </w:rPr>
          <w:delText xml:space="preserve">which included the </w:delText>
        </w:r>
      </w:del>
      <w:del w:id="429" w:author="Vivek Hooda" w:date="2026-07-16T12:12:00Z" w16du:dateUtc="2026-07-16T06:42:00Z">
        <w:r w:rsidR="00C51905" w:rsidRPr="00C51905" w:rsidDel="00D4654A">
          <w:rPr>
            <w:rFonts w:ascii="Times New Roman" w:hAnsi="Times New Roman" w:cs="Times New Roman"/>
            <w:lang w:val="en-US"/>
          </w:rPr>
          <w:delText>1.5 MW</w:delText>
        </w:r>
      </w:del>
      <w:r w:rsidR="00C51905" w:rsidRPr="00C51905">
        <w:rPr>
          <w:rFonts w:ascii="Times New Roman" w:hAnsi="Times New Roman" w:cs="Times New Roman"/>
          <w:lang w:val="en-US"/>
        </w:rPr>
        <w:t xml:space="preserve">. </w:t>
      </w:r>
      <w:r w:rsidRPr="00C51905">
        <w:rPr>
          <w:rFonts w:ascii="Times New Roman" w:hAnsi="Times New Roman" w:cs="Times New Roman"/>
        </w:rPr>
        <w:t xml:space="preserve">Copies of the transition correspondence, the minutes of the 21st CMETS-SR meeting held on 18.08.2023 and the final grants of connectivity dated 08.03.2024 are annexed hereto and marked as </w:t>
      </w:r>
      <w:r w:rsidRPr="00C51905">
        <w:rPr>
          <w:rFonts w:ascii="Times New Roman" w:hAnsi="Times New Roman" w:cs="Times New Roman"/>
          <w:b/>
          <w:bCs/>
          <w:i/>
          <w:iCs/>
        </w:rPr>
        <w:t>Annexure P-</w:t>
      </w:r>
      <w:ins w:id="430" w:author="Ali Ahmed Chaudhary" w:date="2026-07-20T19:30:00Z" w16du:dateUtc="2026-07-20T14:00:00Z">
        <w:r w:rsidR="00F709AC">
          <w:rPr>
            <w:rFonts w:ascii="Times New Roman" w:hAnsi="Times New Roman" w:cs="Times New Roman"/>
            <w:b/>
            <w:bCs/>
            <w:i/>
            <w:iCs/>
          </w:rPr>
          <w:t>1</w:t>
        </w:r>
      </w:ins>
      <w:ins w:id="431" w:author="Ali Ahmed Chaudhary" w:date="2026-07-28T13:11:00Z" w16du:dateUtc="2026-07-28T07:41:00Z">
        <w:r w:rsidR="00986E79">
          <w:rPr>
            <w:rFonts w:ascii="Times New Roman" w:hAnsi="Times New Roman" w:cs="Times New Roman"/>
            <w:b/>
            <w:bCs/>
            <w:i/>
            <w:iCs/>
          </w:rPr>
          <w:t>0</w:t>
        </w:r>
      </w:ins>
      <w:del w:id="432" w:author="Ali Ahmed Chaudhary" w:date="2026-07-20T19:30:00Z" w16du:dateUtc="2026-07-20T14:00:00Z">
        <w:r w:rsidR="00C51905" w:rsidDel="00F709AC">
          <w:rPr>
            <w:rFonts w:ascii="Times New Roman" w:hAnsi="Times New Roman" w:cs="Times New Roman"/>
            <w:b/>
            <w:bCs/>
            <w:i/>
            <w:iCs/>
          </w:rPr>
          <w:delText>[•]</w:delText>
        </w:r>
      </w:del>
      <w:r w:rsidRPr="00C51905">
        <w:rPr>
          <w:rFonts w:ascii="Times New Roman" w:hAnsi="Times New Roman" w:cs="Times New Roman"/>
          <w:b/>
          <w:bCs/>
          <w:i/>
          <w:iCs/>
        </w:rPr>
        <w:t xml:space="preserve"> (Colly).</w:t>
      </w:r>
    </w:p>
    <w:p w14:paraId="759EABC4" w14:textId="494B48E4" w:rsidR="00CF52E9" w:rsidRPr="00223A36" w:rsidRDefault="00CF52E9" w:rsidP="00473FF0">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lastRenderedPageBreak/>
        <w:t>On 14.05.2024</w:t>
      </w:r>
      <w:r w:rsidR="00891CA6">
        <w:rPr>
          <w:rFonts w:ascii="Times New Roman" w:hAnsi="Times New Roman" w:cs="Times New Roman"/>
        </w:rPr>
        <w:t xml:space="preserve"> and </w:t>
      </w:r>
      <w:r w:rsidR="00085C63">
        <w:rPr>
          <w:rFonts w:ascii="Times New Roman" w:hAnsi="Times New Roman" w:cs="Times New Roman"/>
        </w:rPr>
        <w:t>04.07.2024</w:t>
      </w:r>
      <w:r>
        <w:rPr>
          <w:rFonts w:ascii="Times New Roman" w:hAnsi="Times New Roman" w:cs="Times New Roman"/>
        </w:rPr>
        <w:t xml:space="preserve">, </w:t>
      </w:r>
      <w:r w:rsidRPr="00CF52E9">
        <w:rPr>
          <w:rFonts w:ascii="Times New Roman" w:hAnsi="Times New Roman" w:cs="Times New Roman"/>
          <w:lang w:val="en-US"/>
        </w:rPr>
        <w:t xml:space="preserve">CTUIL recorded change of name of the grantee from </w:t>
      </w:r>
      <w:del w:id="433" w:author="Yashaswi Kant" w:date="2026-07-23T10:52:00Z" w16du:dateUtc="2026-07-23T05:22:00Z">
        <w:r w:rsidRPr="00CF52E9" w:rsidDel="00791660">
          <w:rPr>
            <w:rFonts w:ascii="Times New Roman" w:hAnsi="Times New Roman" w:cs="Times New Roman"/>
            <w:lang w:val="en-US"/>
          </w:rPr>
          <w:delText>"</w:delText>
        </w:r>
      </w:del>
      <w:r w:rsidRPr="00CF52E9">
        <w:rPr>
          <w:rFonts w:ascii="Times New Roman" w:hAnsi="Times New Roman" w:cs="Times New Roman"/>
          <w:lang w:val="en-US"/>
        </w:rPr>
        <w:t>Green Infra Wind Energy Limited</w:t>
      </w:r>
      <w:del w:id="434" w:author="Yashaswi Kant" w:date="2026-07-23T10:52:00Z" w16du:dateUtc="2026-07-23T05:22:00Z">
        <w:r w:rsidRPr="00CF52E9" w:rsidDel="00791660">
          <w:rPr>
            <w:rFonts w:ascii="Times New Roman" w:hAnsi="Times New Roman" w:cs="Times New Roman"/>
            <w:lang w:val="en-US"/>
          </w:rPr>
          <w:delText>"</w:delText>
        </w:r>
      </w:del>
      <w:ins w:id="435" w:author="Senthil Kumar Dharuman" w:date="2026-07-15T10:44:00Z" w16du:dateUtc="2026-07-15T05:14:00Z">
        <w:r w:rsidR="001D571A">
          <w:rPr>
            <w:rFonts w:ascii="Times New Roman" w:hAnsi="Times New Roman" w:cs="Times New Roman"/>
            <w:lang w:val="en-US"/>
          </w:rPr>
          <w:t xml:space="preserve"> (“GIWEL”)</w:t>
        </w:r>
      </w:ins>
      <w:r w:rsidRPr="00CF52E9">
        <w:rPr>
          <w:rFonts w:ascii="Times New Roman" w:hAnsi="Times New Roman" w:cs="Times New Roman"/>
          <w:lang w:val="en-US"/>
        </w:rPr>
        <w:t xml:space="preserve"> to </w:t>
      </w:r>
      <w:del w:id="436" w:author="Yashaswi Kant" w:date="2026-07-23T10:52:00Z" w16du:dateUtc="2026-07-23T05:22:00Z">
        <w:r w:rsidRPr="00CF52E9" w:rsidDel="00791660">
          <w:rPr>
            <w:rFonts w:ascii="Times New Roman" w:hAnsi="Times New Roman" w:cs="Times New Roman"/>
            <w:lang w:val="en-US"/>
          </w:rPr>
          <w:delText>"</w:delText>
        </w:r>
      </w:del>
      <w:r w:rsidRPr="00CF52E9">
        <w:rPr>
          <w:rFonts w:ascii="Times New Roman" w:hAnsi="Times New Roman" w:cs="Times New Roman"/>
          <w:lang w:val="en-US"/>
        </w:rPr>
        <w:t>Green Infra Wind Energy Private Limited</w:t>
      </w:r>
      <w:del w:id="437" w:author="Yashaswi Kant" w:date="2026-07-23T10:52:00Z" w16du:dateUtc="2026-07-23T05:22:00Z">
        <w:r w:rsidRPr="00CF52E9" w:rsidDel="00791660">
          <w:rPr>
            <w:rFonts w:ascii="Times New Roman" w:hAnsi="Times New Roman" w:cs="Times New Roman"/>
            <w:lang w:val="en-US"/>
          </w:rPr>
          <w:delText>"</w:delText>
        </w:r>
      </w:del>
      <w:r w:rsidRPr="00CF52E9">
        <w:rPr>
          <w:rFonts w:ascii="Times New Roman" w:hAnsi="Times New Roman" w:cs="Times New Roman"/>
          <w:lang w:val="en-US"/>
        </w:rPr>
        <w:t xml:space="preserve"> ("GIWEPL") </w:t>
      </w:r>
      <w:commentRangeStart w:id="438"/>
      <w:ins w:id="439" w:author="Senthil Kumar Dharuman" w:date="2026-07-15T10:43:00Z" w16du:dateUtc="2026-07-15T05:13:00Z">
        <w:r w:rsidR="00B07B87">
          <w:rPr>
            <w:rFonts w:ascii="Times New Roman" w:hAnsi="Times New Roman" w:cs="Times New Roman"/>
            <w:lang w:val="en-US"/>
          </w:rPr>
          <w:t xml:space="preserve">and </w:t>
        </w:r>
      </w:ins>
      <w:ins w:id="440" w:author="Senthil Kumar Dharuman" w:date="2026-07-15T10:46:00Z" w16du:dateUtc="2026-07-15T05:16:00Z">
        <w:r w:rsidR="00FB323F" w:rsidRPr="00FB323F">
          <w:rPr>
            <w:rFonts w:ascii="Times New Roman" w:hAnsi="Times New Roman" w:cs="Times New Roman"/>
            <w:lang w:val="en-US"/>
          </w:rPr>
          <w:t>subsequently to</w:t>
        </w:r>
      </w:ins>
      <w:ins w:id="441" w:author="Senthil Kumar Dharuman" w:date="2026-07-15T10:44:00Z" w16du:dateUtc="2026-07-15T05:14:00Z">
        <w:r w:rsidR="001D571A">
          <w:rPr>
            <w:rFonts w:ascii="Times New Roman" w:hAnsi="Times New Roman" w:cs="Times New Roman"/>
            <w:lang w:val="en-US"/>
          </w:rPr>
          <w:t xml:space="preserve"> “</w:t>
        </w:r>
        <w:del w:id="442" w:author="Yashaswi Kant" w:date="2026-07-23T10:52:00Z" w16du:dateUtc="2026-07-23T05:22:00Z">
          <w:r w:rsidR="001D571A" w:rsidDel="00791660">
            <w:rPr>
              <w:rFonts w:ascii="Times New Roman" w:hAnsi="Times New Roman" w:cs="Times New Roman"/>
              <w:lang w:val="en-US"/>
            </w:rPr>
            <w:delText xml:space="preserve"> </w:delText>
          </w:r>
        </w:del>
      </w:ins>
      <w:ins w:id="443" w:author="Senthil Kumar Dharuman" w:date="2026-07-15T10:43:00Z" w16du:dateUtc="2026-07-15T05:13:00Z">
        <w:r w:rsidR="00B07B87">
          <w:rPr>
            <w:rFonts w:ascii="Times New Roman" w:hAnsi="Times New Roman" w:cs="Times New Roman"/>
            <w:lang w:val="en-US"/>
          </w:rPr>
          <w:t xml:space="preserve">Sembcorp Green Infra </w:t>
        </w:r>
      </w:ins>
      <w:ins w:id="444" w:author="Senthil Kumar Dharuman" w:date="2026-07-15T10:44:00Z" w16du:dateUtc="2026-07-15T05:14:00Z">
        <w:r w:rsidR="00B07B87">
          <w:rPr>
            <w:rFonts w:ascii="Times New Roman" w:hAnsi="Times New Roman" w:cs="Times New Roman"/>
            <w:lang w:val="en-US"/>
          </w:rPr>
          <w:t>Private Limited</w:t>
        </w:r>
      </w:ins>
      <w:ins w:id="445" w:author="Yashaswi Kant" w:date="2026-07-23T10:52:00Z" w16du:dateUtc="2026-07-23T05:22:00Z">
        <w:r w:rsidR="00791660">
          <w:rPr>
            <w:rFonts w:ascii="Times New Roman" w:hAnsi="Times New Roman" w:cs="Times New Roman"/>
            <w:lang w:val="en-US"/>
          </w:rPr>
          <w:t>”</w:t>
        </w:r>
      </w:ins>
      <w:ins w:id="446" w:author="Senthil Kumar Dharuman" w:date="2026-07-15T10:44:00Z" w16du:dateUtc="2026-07-15T05:14:00Z">
        <w:r w:rsidR="001D571A">
          <w:rPr>
            <w:rFonts w:ascii="Times New Roman" w:hAnsi="Times New Roman" w:cs="Times New Roman"/>
            <w:lang w:val="en-US"/>
          </w:rPr>
          <w:t xml:space="preserve"> </w:t>
        </w:r>
        <w:del w:id="447" w:author="Yashaswi Kant" w:date="2026-07-23T10:52:00Z" w16du:dateUtc="2026-07-23T05:22:00Z">
          <w:r w:rsidR="001D571A" w:rsidDel="00791660">
            <w:rPr>
              <w:rFonts w:ascii="Times New Roman" w:hAnsi="Times New Roman" w:cs="Times New Roman"/>
              <w:lang w:val="en-US"/>
            </w:rPr>
            <w:delText>“</w:delText>
          </w:r>
        </w:del>
        <w:r w:rsidR="001D571A">
          <w:rPr>
            <w:rFonts w:ascii="Times New Roman" w:hAnsi="Times New Roman" w:cs="Times New Roman"/>
            <w:lang w:val="en-US"/>
          </w:rPr>
          <w:t xml:space="preserve"> (“SGIPL”)</w:t>
        </w:r>
        <w:r w:rsidR="00B07B87">
          <w:rPr>
            <w:rFonts w:ascii="Times New Roman" w:hAnsi="Times New Roman" w:cs="Times New Roman"/>
            <w:lang w:val="en-US"/>
          </w:rPr>
          <w:t xml:space="preserve"> </w:t>
        </w:r>
      </w:ins>
      <w:commentRangeEnd w:id="438"/>
      <w:r w:rsidR="00DC4172" w:rsidRPr="00CF52E9">
        <w:rPr>
          <w:rStyle w:val="CommentReference"/>
          <w:rFonts w:ascii="Times New Roman" w:hAnsi="Times New Roman" w:cs="Times New Roman"/>
          <w:sz w:val="24"/>
          <w:szCs w:val="24"/>
          <w:lang w:val="en-US"/>
        </w:rPr>
        <w:commentReference w:id="438"/>
      </w:r>
      <w:r w:rsidRPr="00CF52E9">
        <w:rPr>
          <w:rFonts w:ascii="Times New Roman" w:hAnsi="Times New Roman" w:cs="Times New Roman"/>
          <w:lang w:val="en-US"/>
        </w:rPr>
        <w:t>across all connectivity/LTA/GNA grants and applications.</w:t>
      </w:r>
      <w:r>
        <w:rPr>
          <w:rFonts w:ascii="Times New Roman" w:hAnsi="Times New Roman" w:cs="Times New Roman"/>
          <w:lang w:val="en-US"/>
        </w:rPr>
        <w:t xml:space="preserve"> </w:t>
      </w:r>
      <w:r w:rsidRPr="00731E09">
        <w:rPr>
          <w:rFonts w:ascii="Times New Roman" w:hAnsi="Times New Roman" w:cs="Times New Roman"/>
          <w:b/>
          <w:bCs/>
          <w:i/>
          <w:iCs/>
          <w:lang w:val="en-US"/>
          <w:rPrChange w:id="448" w:author="Ali Ahmed Chaudhary" w:date="2026-07-21T16:59:00Z" w16du:dateUtc="2026-07-21T11:29:00Z">
            <w:rPr>
              <w:rFonts w:ascii="Times New Roman" w:hAnsi="Times New Roman" w:cs="Times New Roman"/>
              <w:b/>
              <w:bCs/>
              <w:i/>
              <w:iCs/>
              <w:highlight w:val="yellow"/>
              <w:lang w:val="en-US"/>
            </w:rPr>
          </w:rPrChange>
        </w:rPr>
        <w:t>Annex</w:t>
      </w:r>
      <w:ins w:id="449" w:author="Ali Ahmed Chaudhary" w:date="2026-07-20T19:30:00Z" w16du:dateUtc="2026-07-20T14:00:00Z">
        <w:r w:rsidR="00734D13" w:rsidRPr="00731E09">
          <w:rPr>
            <w:rFonts w:ascii="Times New Roman" w:hAnsi="Times New Roman" w:cs="Times New Roman"/>
            <w:b/>
            <w:bCs/>
            <w:i/>
            <w:iCs/>
            <w:lang w:val="en-US"/>
          </w:rPr>
          <w:t>u</w:t>
        </w:r>
        <w:r w:rsidR="00734D13">
          <w:rPr>
            <w:rFonts w:ascii="Times New Roman" w:hAnsi="Times New Roman" w:cs="Times New Roman"/>
            <w:b/>
            <w:bCs/>
            <w:i/>
            <w:iCs/>
            <w:lang w:val="en-US"/>
          </w:rPr>
          <w:t xml:space="preserve">re </w:t>
        </w:r>
        <w:r w:rsidR="00734D13" w:rsidRPr="00223A36">
          <w:rPr>
            <w:rFonts w:ascii="Times New Roman" w:hAnsi="Times New Roman" w:cs="Times New Roman"/>
            <w:b/>
            <w:bCs/>
            <w:i/>
            <w:iCs/>
            <w:lang w:val="en-US"/>
          </w:rPr>
          <w:t>P-1</w:t>
        </w:r>
      </w:ins>
      <w:ins w:id="450" w:author="Ali Ahmed Chaudhary" w:date="2026-07-28T13:11:00Z" w16du:dateUtc="2026-07-28T07:41:00Z">
        <w:r w:rsidR="00986E79">
          <w:rPr>
            <w:rFonts w:ascii="Times New Roman" w:hAnsi="Times New Roman" w:cs="Times New Roman"/>
            <w:b/>
            <w:bCs/>
            <w:i/>
            <w:iCs/>
            <w:lang w:val="en-US"/>
          </w:rPr>
          <w:t xml:space="preserve">1 </w:t>
        </w:r>
      </w:ins>
      <w:ins w:id="451" w:author="Ali Ahmed Chaudhary" w:date="2026-07-21T16:58:00Z" w16du:dateUtc="2026-07-21T11:28:00Z">
        <w:r w:rsidR="001A2230">
          <w:rPr>
            <w:rFonts w:ascii="Times New Roman" w:hAnsi="Times New Roman" w:cs="Times New Roman"/>
            <w:b/>
            <w:bCs/>
            <w:i/>
            <w:iCs/>
            <w:lang w:val="en-US"/>
          </w:rPr>
          <w:t>(Colly).</w:t>
        </w:r>
      </w:ins>
    </w:p>
    <w:p w14:paraId="67348B09" w14:textId="6072B243" w:rsidR="00BF6D93" w:rsidRPr="00473FF0" w:rsidRDefault="009428DA" w:rsidP="00CF52E9">
      <w:pPr>
        <w:keepNext/>
        <w:spacing w:before="240" w:after="80" w:line="360" w:lineRule="auto"/>
        <w:ind w:left="-142"/>
        <w:jc w:val="both"/>
        <w:rPr>
          <w:rFonts w:ascii="Times New Roman" w:hAnsi="Times New Roman" w:cs="Times New Roman"/>
        </w:rPr>
      </w:pPr>
      <w:r w:rsidRPr="00473FF0">
        <w:rPr>
          <w:rFonts w:ascii="Times New Roman" w:hAnsi="Times New Roman" w:cs="Times New Roman"/>
          <w:b/>
          <w:bCs/>
          <w:i/>
          <w:iCs/>
        </w:rPr>
        <w:t>Re</w:t>
      </w:r>
      <w:r w:rsidR="00C51905">
        <w:rPr>
          <w:rFonts w:ascii="Times New Roman" w:hAnsi="Times New Roman" w:cs="Times New Roman"/>
          <w:b/>
          <w:bCs/>
          <w:i/>
          <w:iCs/>
        </w:rPr>
        <w:t>:</w:t>
      </w:r>
      <w:r w:rsidR="00C51905">
        <w:rPr>
          <w:rFonts w:ascii="Times New Roman" w:hAnsi="Times New Roman" w:cs="Times New Roman"/>
          <w:b/>
          <w:bCs/>
          <w:i/>
          <w:iCs/>
        </w:rPr>
        <w:tab/>
      </w:r>
      <w:r w:rsidRPr="00473FF0">
        <w:rPr>
          <w:rFonts w:ascii="Times New Roman" w:hAnsi="Times New Roman" w:cs="Times New Roman"/>
          <w:b/>
          <w:bCs/>
          <w:i/>
          <w:iCs/>
        </w:rPr>
        <w:t>Commissioning of the Project</w:t>
      </w:r>
    </w:p>
    <w:p w14:paraId="47F59145" w14:textId="77777777" w:rsidR="00956030" w:rsidRDefault="009428DA" w:rsidP="00CF52E9">
      <w:pPr>
        <w:pStyle w:val="ListParagraph"/>
        <w:numPr>
          <w:ilvl w:val="0"/>
          <w:numId w:val="9"/>
        </w:numPr>
        <w:spacing w:before="240" w:after="140" w:line="360" w:lineRule="auto"/>
        <w:ind w:left="576" w:hanging="709"/>
        <w:jc w:val="both"/>
        <w:rPr>
          <w:rFonts w:ascii="Times New Roman" w:hAnsi="Times New Roman" w:cs="Times New Roman"/>
        </w:rPr>
      </w:pPr>
      <w:r w:rsidRPr="00473FF0">
        <w:rPr>
          <w:rFonts w:ascii="Times New Roman" w:hAnsi="Times New Roman" w:cs="Times New Roman"/>
        </w:rPr>
        <w:t xml:space="preserve">It is submitted that the Petitioner </w:t>
      </w:r>
      <w:r w:rsidR="00956030">
        <w:rPr>
          <w:rFonts w:ascii="Times New Roman" w:hAnsi="Times New Roman" w:cs="Times New Roman"/>
        </w:rPr>
        <w:t>began the commissioning activities for the Project in phases and accordingly achieved COD as under:-</w:t>
      </w:r>
    </w:p>
    <w:p w14:paraId="625756B4" w14:textId="77777777" w:rsidR="00956030" w:rsidRDefault="00956030" w:rsidP="00956030">
      <w:pPr>
        <w:spacing w:before="240" w:after="140" w:line="360" w:lineRule="auto"/>
        <w:ind w:left="1285" w:hanging="709"/>
        <w:jc w:val="both"/>
        <w:rPr>
          <w:rFonts w:ascii="Times New Roman" w:hAnsi="Times New Roman" w:cs="Times New Roman"/>
        </w:rPr>
      </w:pPr>
      <w:r>
        <w:rPr>
          <w:rFonts w:ascii="Times New Roman" w:hAnsi="Times New Roman" w:cs="Times New Roman"/>
        </w:rPr>
        <w:t>(a)</w:t>
      </w:r>
      <w:r>
        <w:rPr>
          <w:rFonts w:ascii="Times New Roman" w:hAnsi="Times New Roman" w:cs="Times New Roman"/>
        </w:rPr>
        <w:tab/>
        <w:t>P</w:t>
      </w:r>
      <w:r w:rsidRPr="00956030">
        <w:rPr>
          <w:rFonts w:ascii="Times New Roman" w:hAnsi="Times New Roman" w:cs="Times New Roman"/>
        </w:rPr>
        <w:t>art-capacity of 54.6 MW</w:t>
      </w:r>
      <w:r>
        <w:rPr>
          <w:rFonts w:ascii="Times New Roman" w:hAnsi="Times New Roman" w:cs="Times New Roman"/>
        </w:rPr>
        <w:t xml:space="preserve"> – COD </w:t>
      </w:r>
      <w:r w:rsidRPr="00956030">
        <w:rPr>
          <w:rFonts w:ascii="Times New Roman" w:hAnsi="Times New Roman" w:cs="Times New Roman"/>
        </w:rPr>
        <w:t>achieved on 17.01.2025</w:t>
      </w:r>
      <w:r>
        <w:rPr>
          <w:rFonts w:ascii="Times New Roman" w:hAnsi="Times New Roman" w:cs="Times New Roman"/>
        </w:rPr>
        <w:t>;</w:t>
      </w:r>
    </w:p>
    <w:p w14:paraId="55219EAC" w14:textId="77777777" w:rsidR="00956030" w:rsidRDefault="00956030" w:rsidP="00956030">
      <w:pPr>
        <w:spacing w:before="240" w:after="140" w:line="360" w:lineRule="auto"/>
        <w:ind w:left="1285" w:hanging="709"/>
        <w:jc w:val="both"/>
        <w:rPr>
          <w:rFonts w:ascii="Times New Roman" w:hAnsi="Times New Roman" w:cs="Times New Roman"/>
        </w:rPr>
      </w:pPr>
      <w:r>
        <w:rPr>
          <w:rFonts w:ascii="Times New Roman" w:hAnsi="Times New Roman" w:cs="Times New Roman"/>
        </w:rPr>
        <w:t>(b)</w:t>
      </w:r>
      <w:r>
        <w:rPr>
          <w:rFonts w:ascii="Times New Roman" w:hAnsi="Times New Roman" w:cs="Times New Roman"/>
        </w:rPr>
        <w:tab/>
        <w:t xml:space="preserve">Part-Capacity of </w:t>
      </w:r>
      <w:r w:rsidRPr="00956030">
        <w:rPr>
          <w:rFonts w:ascii="Times New Roman" w:hAnsi="Times New Roman" w:cs="Times New Roman"/>
        </w:rPr>
        <w:t xml:space="preserve">14.7 MW </w:t>
      </w:r>
      <w:r>
        <w:rPr>
          <w:rFonts w:ascii="Times New Roman" w:hAnsi="Times New Roman" w:cs="Times New Roman"/>
        </w:rPr>
        <w:t xml:space="preserve"> - COD achieved </w:t>
      </w:r>
      <w:r w:rsidRPr="00956030">
        <w:rPr>
          <w:rFonts w:ascii="Times New Roman" w:hAnsi="Times New Roman" w:cs="Times New Roman"/>
        </w:rPr>
        <w:t>/ PPA compliance on 25.03.2026</w:t>
      </w:r>
      <w:r>
        <w:rPr>
          <w:rFonts w:ascii="Times New Roman" w:hAnsi="Times New Roman" w:cs="Times New Roman"/>
        </w:rPr>
        <w:t>;</w:t>
      </w:r>
    </w:p>
    <w:p w14:paraId="17702FCA" w14:textId="77777777" w:rsidR="00956030" w:rsidRDefault="00956030" w:rsidP="00956030">
      <w:pPr>
        <w:spacing w:before="240" w:after="140" w:line="360" w:lineRule="auto"/>
        <w:ind w:left="1285" w:hanging="709"/>
        <w:jc w:val="both"/>
        <w:rPr>
          <w:rFonts w:ascii="Times New Roman" w:hAnsi="Times New Roman" w:cs="Times New Roman"/>
        </w:rPr>
      </w:pPr>
      <w:r>
        <w:rPr>
          <w:rFonts w:ascii="Times New Roman" w:hAnsi="Times New Roman" w:cs="Times New Roman"/>
        </w:rPr>
        <w:t>(c)</w:t>
      </w:r>
      <w:r>
        <w:rPr>
          <w:rFonts w:ascii="Times New Roman" w:hAnsi="Times New Roman" w:cs="Times New Roman"/>
        </w:rPr>
        <w:tab/>
        <w:t>Part-Capacity</w:t>
      </w:r>
      <w:r w:rsidRPr="00956030">
        <w:rPr>
          <w:rFonts w:ascii="Times New Roman" w:hAnsi="Times New Roman" w:cs="Times New Roman"/>
        </w:rPr>
        <w:t xml:space="preserve"> 29.4 MW</w:t>
      </w:r>
      <w:r>
        <w:rPr>
          <w:rFonts w:ascii="Times New Roman" w:hAnsi="Times New Roman" w:cs="Times New Roman"/>
        </w:rPr>
        <w:t xml:space="preserve"> – COD </w:t>
      </w:r>
      <w:r w:rsidRPr="00956030">
        <w:rPr>
          <w:rFonts w:ascii="Times New Roman" w:hAnsi="Times New Roman" w:cs="Times New Roman"/>
        </w:rPr>
        <w:t>achieved / PPA compliance on 22.05.2026</w:t>
      </w:r>
      <w:r>
        <w:rPr>
          <w:rFonts w:ascii="Times New Roman" w:hAnsi="Times New Roman" w:cs="Times New Roman"/>
        </w:rPr>
        <w:t>.</w:t>
      </w:r>
    </w:p>
    <w:p w14:paraId="67348B0B" w14:textId="28B53D21" w:rsidR="00BF6D93" w:rsidRPr="00473FF0" w:rsidRDefault="00956030" w:rsidP="00473FF0">
      <w:pPr>
        <w:spacing w:before="240" w:after="140" w:line="360" w:lineRule="auto"/>
        <w:ind w:left="576"/>
        <w:jc w:val="both"/>
        <w:rPr>
          <w:rFonts w:ascii="Times New Roman" w:hAnsi="Times New Roman" w:cs="Times New Roman"/>
        </w:rPr>
      </w:pPr>
      <w:r>
        <w:rPr>
          <w:rFonts w:ascii="Times New Roman" w:hAnsi="Times New Roman" w:cs="Times New Roman"/>
        </w:rPr>
        <w:t xml:space="preserve">Accordingly, at present, </w:t>
      </w:r>
      <w:r w:rsidRPr="00791660">
        <w:rPr>
          <w:rFonts w:ascii="Times New Roman" w:hAnsi="Times New Roman" w:cs="Times New Roman"/>
          <w:rPrChange w:id="452" w:author="Yashaswi Kant" w:date="2026-07-23T10:52:00Z" w16du:dateUtc="2026-07-23T05:22:00Z">
            <w:rPr>
              <w:rFonts w:ascii="Times New Roman" w:hAnsi="Times New Roman" w:cs="Times New Roman"/>
              <w:highlight w:val="yellow"/>
            </w:rPr>
          </w:rPrChange>
        </w:rPr>
        <w:t>98.7 MW</w:t>
      </w:r>
      <w:r w:rsidRPr="00956030">
        <w:rPr>
          <w:rFonts w:ascii="Times New Roman" w:hAnsi="Times New Roman" w:cs="Times New Roman"/>
        </w:rPr>
        <w:t xml:space="preserve"> now stands in commercial operation, with </w:t>
      </w:r>
      <w:del w:id="453" w:author="Senthil Kumar Dharuman" w:date="2026-07-15T11:15:00Z" w16du:dateUtc="2026-07-15T05:45:00Z">
        <w:r w:rsidRPr="00956030" w:rsidDel="00BD23D2">
          <w:rPr>
            <w:rFonts w:ascii="Times New Roman" w:hAnsi="Times New Roman" w:cs="Times New Roman"/>
          </w:rPr>
          <w:delText xml:space="preserve">only </w:delText>
        </w:r>
      </w:del>
      <w:r w:rsidRPr="00956030">
        <w:rPr>
          <w:rFonts w:ascii="Times New Roman" w:hAnsi="Times New Roman" w:cs="Times New Roman"/>
        </w:rPr>
        <w:t xml:space="preserve">the </w:t>
      </w:r>
      <w:del w:id="454" w:author="Senthil Kumar Dharuman" w:date="2026-07-15T11:15:00Z" w16du:dateUtc="2026-07-15T05:45:00Z">
        <w:r w:rsidRPr="00956030" w:rsidDel="00322BB1">
          <w:rPr>
            <w:rFonts w:ascii="Times New Roman" w:hAnsi="Times New Roman" w:cs="Times New Roman"/>
          </w:rPr>
          <w:delText xml:space="preserve">balance </w:delText>
        </w:r>
      </w:del>
      <w:r w:rsidRPr="00956030">
        <w:rPr>
          <w:rFonts w:ascii="Times New Roman" w:hAnsi="Times New Roman" w:cs="Times New Roman"/>
        </w:rPr>
        <w:t>10.5 MW awaiting its repeat trial run</w:t>
      </w:r>
      <w:ins w:id="455" w:author="Senthil Kumar Dharuman" w:date="2026-07-15T11:16:00Z" w16du:dateUtc="2026-07-15T05:46:00Z">
        <w:r w:rsidR="00D035CE">
          <w:rPr>
            <w:rFonts w:ascii="Times New Roman" w:hAnsi="Times New Roman" w:cs="Times New Roman"/>
          </w:rPr>
          <w:t xml:space="preserve">, </w:t>
        </w:r>
      </w:ins>
      <w:ins w:id="456" w:author="Senthil Kumar Dharuman" w:date="2026-07-15T11:17:00Z" w16du:dateUtc="2026-07-15T05:47:00Z">
        <w:r w:rsidR="00B84153">
          <w:rPr>
            <w:rFonts w:ascii="Times New Roman" w:hAnsi="Times New Roman" w:cs="Times New Roman"/>
          </w:rPr>
          <w:t>and</w:t>
        </w:r>
      </w:ins>
      <w:ins w:id="457" w:author="Senthil Kumar Dharuman" w:date="2026-07-15T11:16:00Z" w16du:dateUtc="2026-07-15T05:46:00Z">
        <w:r w:rsidR="00D035CE">
          <w:rPr>
            <w:rFonts w:ascii="Times New Roman" w:hAnsi="Times New Roman" w:cs="Times New Roman"/>
          </w:rPr>
          <w:t xml:space="preserve"> </w:t>
        </w:r>
      </w:ins>
      <w:ins w:id="458" w:author="Senthil Kumar Dharuman" w:date="2026-07-15T11:15:00Z" w16du:dateUtc="2026-07-15T05:45:00Z">
        <w:r w:rsidR="00E745B5" w:rsidRPr="00E745B5">
          <w:rPr>
            <w:rFonts w:ascii="Times New Roman" w:hAnsi="Times New Roman" w:cs="Times New Roman"/>
          </w:rPr>
          <w:t xml:space="preserve">the remaining 70.8 MW will be commissioned </w:t>
        </w:r>
      </w:ins>
      <w:del w:id="459" w:author="Senthil Kumar Dharuman" w:date="2026-07-15T11:15:00Z" w16du:dateUtc="2026-07-15T05:45:00Z">
        <w:r w:rsidRPr="00956030" w:rsidDel="00E745B5">
          <w:rPr>
            <w:rFonts w:ascii="Times New Roman" w:hAnsi="Times New Roman" w:cs="Times New Roman"/>
          </w:rPr>
          <w:delText>.</w:delText>
        </w:r>
      </w:del>
      <w:ins w:id="460" w:author="Senthil Kumar Dharuman" w:date="2026-07-15T11:15:00Z" w16du:dateUtc="2026-07-15T05:45:00Z">
        <w:r w:rsidR="00E745B5" w:rsidRPr="00E745B5">
          <w:rPr>
            <w:rFonts w:ascii="Times New Roman" w:hAnsi="Times New Roman" w:cs="Times New Roman"/>
          </w:rPr>
          <w:t>progressively</w:t>
        </w:r>
        <w:r w:rsidR="00E745B5">
          <w:rPr>
            <w:rFonts w:ascii="Times New Roman" w:hAnsi="Times New Roman" w:cs="Times New Roman"/>
          </w:rPr>
          <w:t>.</w:t>
        </w:r>
      </w:ins>
      <w:r w:rsidR="0075153D">
        <w:rPr>
          <w:rFonts w:ascii="Times New Roman" w:hAnsi="Times New Roman" w:cs="Times New Roman"/>
        </w:rPr>
        <w:t xml:space="preserve"> </w:t>
      </w:r>
      <w:r w:rsidRPr="00473FF0">
        <w:rPr>
          <w:rFonts w:ascii="Times New Roman" w:hAnsi="Times New Roman" w:cs="Times New Roman"/>
        </w:rPr>
        <w:t xml:space="preserve">Copies of the COD / PPA-compliance certificates for the 54.6 MW, 14.7 MW and 29.4 MW part-capacities are annexed hereto and marked as </w:t>
      </w:r>
      <w:r w:rsidRPr="0075153D">
        <w:rPr>
          <w:rFonts w:ascii="Times New Roman" w:hAnsi="Times New Roman" w:cs="Times New Roman"/>
          <w:b/>
          <w:bCs/>
          <w:i/>
          <w:iCs/>
        </w:rPr>
        <w:t>Annexure P-</w:t>
      </w:r>
      <w:ins w:id="461" w:author="Yashaswi Kant" w:date="2026-07-23T14:46:00Z" w16du:dateUtc="2026-07-23T09:16:00Z">
        <w:r w:rsidR="00B6522D">
          <w:rPr>
            <w:rFonts w:ascii="Times New Roman" w:hAnsi="Times New Roman" w:cs="Times New Roman"/>
            <w:b/>
            <w:bCs/>
            <w:i/>
            <w:iCs/>
          </w:rPr>
          <w:t>1</w:t>
        </w:r>
      </w:ins>
      <w:ins w:id="462" w:author="Ali Ahmed Chaudhary" w:date="2026-07-28T13:12:00Z" w16du:dateUtc="2026-07-28T07:42:00Z">
        <w:r w:rsidR="00E54C7D">
          <w:rPr>
            <w:rFonts w:ascii="Times New Roman" w:hAnsi="Times New Roman" w:cs="Times New Roman"/>
            <w:b/>
            <w:bCs/>
            <w:i/>
            <w:iCs/>
          </w:rPr>
          <w:t>2</w:t>
        </w:r>
      </w:ins>
      <w:ins w:id="463" w:author="Yashaswi Kant" w:date="2026-07-23T14:46:00Z" w16du:dateUtc="2026-07-23T09:16:00Z">
        <w:del w:id="464" w:author="Ali Ahmed Chaudhary" w:date="2026-07-28T13:12:00Z" w16du:dateUtc="2026-07-28T07:42:00Z">
          <w:r w:rsidR="00B6522D" w:rsidDel="00E54C7D">
            <w:rPr>
              <w:rFonts w:ascii="Times New Roman" w:hAnsi="Times New Roman" w:cs="Times New Roman"/>
              <w:b/>
              <w:bCs/>
              <w:i/>
              <w:iCs/>
            </w:rPr>
            <w:delText>3</w:delText>
          </w:r>
        </w:del>
      </w:ins>
      <w:del w:id="465" w:author="Yashaswi Kant" w:date="2026-07-23T14:46:00Z" w16du:dateUtc="2026-07-23T09:16:00Z">
        <w:r w:rsidR="0075153D" w:rsidDel="00B6522D">
          <w:rPr>
            <w:rFonts w:ascii="Times New Roman" w:hAnsi="Times New Roman" w:cs="Times New Roman"/>
            <w:b/>
            <w:bCs/>
            <w:i/>
            <w:iCs/>
          </w:rPr>
          <w:delText>[•]</w:delText>
        </w:r>
      </w:del>
      <w:r w:rsidRPr="0075153D">
        <w:rPr>
          <w:rFonts w:ascii="Times New Roman" w:hAnsi="Times New Roman" w:cs="Times New Roman"/>
          <w:b/>
          <w:bCs/>
          <w:i/>
          <w:iCs/>
        </w:rPr>
        <w:t xml:space="preserve"> (Colly).</w:t>
      </w:r>
    </w:p>
    <w:p w14:paraId="67348B0C" w14:textId="6087D1FD" w:rsidR="00BF6D93" w:rsidRPr="00473FF0" w:rsidRDefault="009428DA" w:rsidP="00473FF0">
      <w:pPr>
        <w:keepNext/>
        <w:spacing w:before="240" w:after="80" w:line="360" w:lineRule="auto"/>
        <w:jc w:val="both"/>
        <w:rPr>
          <w:rFonts w:ascii="Times New Roman" w:hAnsi="Times New Roman" w:cs="Times New Roman"/>
        </w:rPr>
      </w:pPr>
      <w:r w:rsidRPr="00473FF0">
        <w:rPr>
          <w:rFonts w:ascii="Times New Roman" w:hAnsi="Times New Roman" w:cs="Times New Roman"/>
          <w:b/>
          <w:bCs/>
          <w:i/>
          <w:iCs/>
        </w:rPr>
        <w:t>Re</w:t>
      </w:r>
      <w:r w:rsidR="0075153D">
        <w:rPr>
          <w:rFonts w:ascii="Times New Roman" w:hAnsi="Times New Roman" w:cs="Times New Roman"/>
          <w:b/>
          <w:bCs/>
          <w:i/>
          <w:iCs/>
        </w:rPr>
        <w:t>:</w:t>
      </w:r>
      <w:r w:rsidR="0075153D">
        <w:rPr>
          <w:rFonts w:ascii="Times New Roman" w:hAnsi="Times New Roman" w:cs="Times New Roman"/>
          <w:b/>
          <w:bCs/>
          <w:i/>
          <w:iCs/>
        </w:rPr>
        <w:tab/>
      </w:r>
      <w:r w:rsidRPr="00473FF0">
        <w:rPr>
          <w:rFonts w:ascii="Times New Roman" w:hAnsi="Times New Roman" w:cs="Times New Roman"/>
          <w:b/>
          <w:bCs/>
          <w:i/>
          <w:iCs/>
        </w:rPr>
        <w:t>The FTC approvals</w:t>
      </w:r>
      <w:r w:rsidR="003152E1">
        <w:rPr>
          <w:rFonts w:ascii="Times New Roman" w:hAnsi="Times New Roman" w:cs="Times New Roman"/>
          <w:b/>
          <w:bCs/>
          <w:i/>
          <w:iCs/>
        </w:rPr>
        <w:t>, T</w:t>
      </w:r>
      <w:r w:rsidRPr="00473FF0">
        <w:rPr>
          <w:rFonts w:ascii="Times New Roman" w:hAnsi="Times New Roman" w:cs="Times New Roman"/>
          <w:b/>
          <w:bCs/>
          <w:i/>
          <w:iCs/>
        </w:rPr>
        <w:t xml:space="preserve">rial </w:t>
      </w:r>
      <w:r w:rsidR="003152E1">
        <w:rPr>
          <w:rFonts w:ascii="Times New Roman" w:hAnsi="Times New Roman" w:cs="Times New Roman"/>
          <w:b/>
          <w:bCs/>
          <w:i/>
          <w:iCs/>
        </w:rPr>
        <w:t>R</w:t>
      </w:r>
      <w:r w:rsidRPr="00473FF0">
        <w:rPr>
          <w:rFonts w:ascii="Times New Roman" w:hAnsi="Times New Roman" w:cs="Times New Roman"/>
          <w:b/>
          <w:bCs/>
          <w:i/>
          <w:iCs/>
        </w:rPr>
        <w:t>un and the failure of balance 5 WTGs</w:t>
      </w:r>
    </w:p>
    <w:p w14:paraId="67348B0E" w14:textId="3A3A826F" w:rsidR="00BF6D93" w:rsidRPr="004A10BF" w:rsidRDefault="004A10BF" w:rsidP="00473FF0">
      <w:pPr>
        <w:pStyle w:val="ListParagraph"/>
        <w:numPr>
          <w:ilvl w:val="0"/>
          <w:numId w:val="9"/>
        </w:numPr>
        <w:spacing w:before="240" w:after="140" w:line="360" w:lineRule="auto"/>
        <w:ind w:left="576" w:hanging="709"/>
        <w:jc w:val="both"/>
        <w:rPr>
          <w:rFonts w:ascii="Times New Roman" w:hAnsi="Times New Roman" w:cs="Times New Roman"/>
        </w:rPr>
      </w:pPr>
      <w:r w:rsidRPr="004A10BF">
        <w:rPr>
          <w:rFonts w:ascii="Times New Roman" w:hAnsi="Times New Roman" w:cs="Times New Roman"/>
        </w:rPr>
        <w:t xml:space="preserve">On 10.02.2026, Respondent No. 1 issued FTC approval for 25.2 MW comprising 12 turbines, permitting charging, </w:t>
      </w:r>
      <w:del w:id="466" w:author="Senthil Kumar Dharuman" w:date="2026-07-15T11:22:00Z" w16du:dateUtc="2026-07-15T05:52:00Z">
        <w:r w:rsidRPr="004A10BF" w:rsidDel="00AD5044">
          <w:rPr>
            <w:rFonts w:ascii="Times New Roman" w:hAnsi="Times New Roman" w:cs="Times New Roman"/>
          </w:rPr>
          <w:delText xml:space="preserve">trial run </w:delText>
        </w:r>
      </w:del>
      <w:r w:rsidRPr="004A10BF">
        <w:rPr>
          <w:rFonts w:ascii="Times New Roman" w:hAnsi="Times New Roman" w:cs="Times New Roman"/>
        </w:rPr>
        <w:t xml:space="preserve">and injection of infirm power from 11.02.2026 to 27.03.2026. Further, on 12.02.2026, Respondent No. 1 issued FTC approval for 14.7 MW comprising 7 turbines, permitting the same from 13.02.2026 to 29.03.2026. </w:t>
      </w:r>
      <w:r>
        <w:rPr>
          <w:rFonts w:ascii="Times New Roman" w:hAnsi="Times New Roman" w:cs="Times New Roman"/>
        </w:rPr>
        <w:t xml:space="preserve">Thus, FTC approval for </w:t>
      </w:r>
      <w:r w:rsidR="00373802">
        <w:rPr>
          <w:rFonts w:ascii="Times New Roman" w:hAnsi="Times New Roman" w:cs="Times New Roman"/>
        </w:rPr>
        <w:t xml:space="preserve">39.9 MW. </w:t>
      </w:r>
      <w:r w:rsidRPr="004A10BF">
        <w:rPr>
          <w:rFonts w:ascii="Times New Roman" w:hAnsi="Times New Roman" w:cs="Times New Roman"/>
        </w:rPr>
        <w:t xml:space="preserve">Copies of the </w:t>
      </w:r>
      <w:commentRangeStart w:id="467"/>
      <w:commentRangeStart w:id="468"/>
      <w:r w:rsidRPr="00791660">
        <w:rPr>
          <w:rFonts w:ascii="Times New Roman" w:hAnsi="Times New Roman" w:cs="Times New Roman"/>
          <w:rPrChange w:id="469" w:author="Yashaswi Kant" w:date="2026-07-23T10:53:00Z" w16du:dateUtc="2026-07-23T05:23:00Z">
            <w:rPr>
              <w:rFonts w:ascii="Times New Roman" w:hAnsi="Times New Roman" w:cs="Times New Roman"/>
              <w:highlight w:val="yellow"/>
            </w:rPr>
          </w:rPrChange>
        </w:rPr>
        <w:t xml:space="preserve">FTC applications </w:t>
      </w:r>
      <w:commentRangeEnd w:id="467"/>
      <w:r w:rsidR="00C75B6F" w:rsidRPr="00791660">
        <w:rPr>
          <w:rStyle w:val="CommentReference"/>
          <w:rFonts w:ascii="Times New Roman" w:hAnsi="Times New Roman" w:cs="Times New Roman"/>
          <w:sz w:val="24"/>
          <w:szCs w:val="24"/>
          <w:rPrChange w:id="470" w:author="Yashaswi Kant" w:date="2026-07-23T10:53:00Z" w16du:dateUtc="2026-07-23T05:23:00Z">
            <w:rPr>
              <w:rStyle w:val="CommentReference"/>
              <w:rFonts w:ascii="Times New Roman" w:hAnsi="Times New Roman" w:cs="Times New Roman"/>
              <w:sz w:val="24"/>
              <w:szCs w:val="24"/>
              <w:highlight w:val="yellow"/>
            </w:rPr>
          </w:rPrChange>
        </w:rPr>
        <w:commentReference w:id="467"/>
      </w:r>
      <w:commentRangeEnd w:id="468"/>
      <w:r w:rsidR="00EA2032" w:rsidRPr="00791660">
        <w:rPr>
          <w:rStyle w:val="CommentReference"/>
          <w:rFonts w:ascii="Times New Roman" w:hAnsi="Times New Roman" w:cs="Times New Roman"/>
          <w:sz w:val="24"/>
          <w:szCs w:val="24"/>
          <w:rPrChange w:id="471" w:author="Yashaswi Kant" w:date="2026-07-23T10:53:00Z" w16du:dateUtc="2026-07-23T05:23:00Z">
            <w:rPr>
              <w:rStyle w:val="CommentReference"/>
              <w:rFonts w:ascii="Times New Roman" w:hAnsi="Times New Roman" w:cs="Times New Roman"/>
              <w:sz w:val="24"/>
              <w:szCs w:val="24"/>
              <w:highlight w:val="yellow"/>
            </w:rPr>
          </w:rPrChange>
        </w:rPr>
        <w:commentReference w:id="468"/>
      </w:r>
      <w:r w:rsidRPr="00791660">
        <w:rPr>
          <w:rFonts w:ascii="Times New Roman" w:hAnsi="Times New Roman" w:cs="Times New Roman"/>
          <w:rPrChange w:id="472" w:author="Yashaswi Kant" w:date="2026-07-23T10:53:00Z" w16du:dateUtc="2026-07-23T05:23:00Z">
            <w:rPr>
              <w:rFonts w:ascii="Times New Roman" w:hAnsi="Times New Roman" w:cs="Times New Roman"/>
              <w:highlight w:val="yellow"/>
            </w:rPr>
          </w:rPrChange>
        </w:rPr>
        <w:t>and the</w:t>
      </w:r>
      <w:r w:rsidRPr="004A10BF">
        <w:rPr>
          <w:rFonts w:ascii="Times New Roman" w:hAnsi="Times New Roman" w:cs="Times New Roman"/>
        </w:rPr>
        <w:t xml:space="preserve"> FTC approvals dated 10.02.2026 and 12.02.2026 are annexed hereto and marked as </w:t>
      </w:r>
      <w:r w:rsidRPr="004A10BF">
        <w:rPr>
          <w:rFonts w:ascii="Times New Roman" w:hAnsi="Times New Roman" w:cs="Times New Roman"/>
          <w:b/>
          <w:bCs/>
          <w:i/>
          <w:iCs/>
        </w:rPr>
        <w:t>Annexure P-</w:t>
      </w:r>
      <w:ins w:id="473" w:author="Ali Ahmed Chaudhary" w:date="2026-07-20T19:31:00Z" w16du:dateUtc="2026-07-20T14:01:00Z">
        <w:r w:rsidR="00734D13">
          <w:rPr>
            <w:rFonts w:ascii="Times New Roman" w:hAnsi="Times New Roman" w:cs="Times New Roman"/>
            <w:b/>
            <w:bCs/>
            <w:i/>
            <w:iCs/>
          </w:rPr>
          <w:t>1</w:t>
        </w:r>
      </w:ins>
      <w:ins w:id="474" w:author="Ali Ahmed Chaudhary" w:date="2026-07-28T13:11:00Z" w16du:dateUtc="2026-07-28T07:41:00Z">
        <w:r w:rsidR="00E54C7D">
          <w:rPr>
            <w:rFonts w:ascii="Times New Roman" w:hAnsi="Times New Roman" w:cs="Times New Roman"/>
            <w:b/>
            <w:bCs/>
            <w:i/>
            <w:iCs/>
          </w:rPr>
          <w:t>3</w:t>
        </w:r>
      </w:ins>
      <w:del w:id="475" w:author="Ali Ahmed Chaudhary" w:date="2026-07-20T19:31:00Z" w16du:dateUtc="2026-07-20T14:01:00Z">
        <w:r w:rsidDel="00734D13">
          <w:rPr>
            <w:rFonts w:ascii="Times New Roman" w:hAnsi="Times New Roman" w:cs="Times New Roman"/>
            <w:b/>
            <w:bCs/>
            <w:i/>
            <w:iCs/>
          </w:rPr>
          <w:delText>[•]</w:delText>
        </w:r>
      </w:del>
      <w:r w:rsidRPr="004A10BF">
        <w:rPr>
          <w:rFonts w:ascii="Times New Roman" w:hAnsi="Times New Roman" w:cs="Times New Roman"/>
          <w:b/>
          <w:bCs/>
          <w:i/>
          <w:iCs/>
        </w:rPr>
        <w:t xml:space="preserve"> (Colly).</w:t>
      </w:r>
    </w:p>
    <w:p w14:paraId="437D322B" w14:textId="47461CDB" w:rsidR="00E33AFB" w:rsidRDefault="004A10BF" w:rsidP="004A10BF">
      <w:pPr>
        <w:pStyle w:val="ListParagraph"/>
        <w:numPr>
          <w:ilvl w:val="0"/>
          <w:numId w:val="9"/>
        </w:numPr>
        <w:spacing w:before="240" w:after="140" w:line="360" w:lineRule="auto"/>
        <w:ind w:left="576" w:hanging="709"/>
        <w:jc w:val="both"/>
        <w:rPr>
          <w:rFonts w:ascii="Times New Roman" w:hAnsi="Times New Roman" w:cs="Times New Roman"/>
        </w:rPr>
      </w:pPr>
      <w:commentRangeStart w:id="476"/>
      <w:commentRangeStart w:id="477"/>
      <w:r>
        <w:rPr>
          <w:rFonts w:ascii="Times New Roman" w:hAnsi="Times New Roman" w:cs="Times New Roman"/>
        </w:rPr>
        <w:t>On 24.02.2026</w:t>
      </w:r>
      <w:del w:id="478" w:author="Senthil Kumar Dharuman" w:date="2026-07-15T14:51:00Z" w16du:dateUtc="2026-07-15T09:21:00Z">
        <w:r w:rsidDel="00BE76A7">
          <w:rPr>
            <w:rFonts w:ascii="Times New Roman" w:hAnsi="Times New Roman" w:cs="Times New Roman"/>
          </w:rPr>
          <w:delText xml:space="preserve"> </w:delText>
        </w:r>
      </w:del>
      <w:ins w:id="479" w:author="Senthil Kumar Dharuman" w:date="2026-07-27T11:08:00Z" w16du:dateUtc="2026-07-27T05:38:00Z">
        <w:r w:rsidR="004A1F7C" w:rsidRPr="004A1F7C">
          <w:rPr>
            <w:rFonts w:ascii="Times New Roman" w:hAnsi="Times New Roman" w:cs="Times New Roman"/>
          </w:rPr>
          <w:t>and 14.03.2026</w:t>
        </w:r>
      </w:ins>
      <w:r>
        <w:rPr>
          <w:rFonts w:ascii="Times New Roman" w:hAnsi="Times New Roman" w:cs="Times New Roman"/>
        </w:rPr>
        <w:t xml:space="preserve">, the Petitioner </w:t>
      </w:r>
      <w:r w:rsidRPr="00473FF0">
        <w:rPr>
          <w:rFonts w:ascii="Times New Roman" w:hAnsi="Times New Roman" w:cs="Times New Roman"/>
        </w:rPr>
        <w:t xml:space="preserve">conducted trial-run operations for the full 39.9 MW comprising 19 turbines. </w:t>
      </w:r>
      <w:commentRangeEnd w:id="476"/>
      <w:r w:rsidR="0009016F">
        <w:rPr>
          <w:rStyle w:val="CommentReference"/>
          <w:rFonts w:ascii="Times New Roman" w:hAnsi="Times New Roman" w:cs="Times New Roman"/>
          <w:sz w:val="24"/>
          <w:szCs w:val="24"/>
        </w:rPr>
        <w:commentReference w:id="476"/>
      </w:r>
      <w:commentRangeEnd w:id="477"/>
      <w:r w:rsidR="00791660">
        <w:rPr>
          <w:rStyle w:val="CommentReference"/>
          <w:rFonts w:ascii="Times New Roman" w:hAnsi="Times New Roman" w:cs="Times New Roman"/>
          <w:sz w:val="24"/>
          <w:szCs w:val="24"/>
        </w:rPr>
        <w:commentReference w:id="477"/>
      </w:r>
    </w:p>
    <w:p w14:paraId="67348B10" w14:textId="2B34D311" w:rsidR="00BF6D93" w:rsidRPr="00756D78" w:rsidRDefault="00E33AFB" w:rsidP="007202D1">
      <w:pPr>
        <w:pStyle w:val="ListParagraph"/>
        <w:numPr>
          <w:ilvl w:val="0"/>
          <w:numId w:val="9"/>
        </w:numPr>
        <w:spacing w:before="240" w:after="140" w:line="360" w:lineRule="auto"/>
        <w:ind w:left="576" w:hanging="709"/>
        <w:jc w:val="both"/>
        <w:rPr>
          <w:rFonts w:ascii="Times New Roman" w:hAnsi="Times New Roman" w:cs="Times New Roman"/>
        </w:rPr>
      </w:pPr>
      <w:r w:rsidRPr="00756D78">
        <w:rPr>
          <w:rFonts w:ascii="Times New Roman" w:hAnsi="Times New Roman" w:cs="Times New Roman"/>
        </w:rPr>
        <w:t>On 13.05.2026, Respondent No. 1 issued Successful Trial Run Certificate for 14 (Fourteen) WTGs aggregating to 29.4 MW which had cleared the trial run. The remaining five</w:t>
      </w:r>
      <w:ins w:id="480" w:author="Senthil Kumar Dharuman" w:date="2026-07-15T14:58:00Z" w16du:dateUtc="2026-07-15T09:28:00Z">
        <w:r w:rsidR="002A1D47" w:rsidRPr="00756D78">
          <w:rPr>
            <w:rFonts w:ascii="Times New Roman" w:hAnsi="Times New Roman" w:cs="Times New Roman"/>
          </w:rPr>
          <w:t xml:space="preserve"> WTGs</w:t>
        </w:r>
      </w:ins>
      <w:r w:rsidRPr="00756D78">
        <w:rPr>
          <w:rFonts w:ascii="Times New Roman" w:hAnsi="Times New Roman" w:cs="Times New Roman"/>
        </w:rPr>
        <w:t xml:space="preserve"> — KKBKA035, KKBKA065, KKBKA112, KKBKA300 and KKBKA305, together 10.5 MW could not complete the trial run on the account that wind during their test was too low </w:t>
      </w:r>
      <w:r w:rsidRPr="00756D78">
        <w:rPr>
          <w:rFonts w:ascii="Times New Roman" w:hAnsi="Times New Roman" w:cs="Times New Roman"/>
        </w:rPr>
        <w:lastRenderedPageBreak/>
        <w:t>to demonstrate the required output</w:t>
      </w:r>
      <w:r w:rsidR="007202D1" w:rsidRPr="00756D78">
        <w:rPr>
          <w:rFonts w:ascii="Times New Roman" w:hAnsi="Times New Roman" w:cs="Times New Roman"/>
        </w:rPr>
        <w:t>.</w:t>
      </w:r>
      <w:ins w:id="481" w:author="Ali Ahmed Chaudhary" w:date="2026-07-21T10:40:00Z" w16du:dateUtc="2026-07-21T05:10:00Z">
        <w:r w:rsidR="00835F33">
          <w:rPr>
            <w:rFonts w:ascii="Times New Roman" w:hAnsi="Times New Roman" w:cs="Times New Roman"/>
          </w:rPr>
          <w:t xml:space="preserve"> It is noteworthy that p</w:t>
        </w:r>
      </w:ins>
      <w:ins w:id="482" w:author="Ali Ahmed Chaudhary" w:date="2026-07-21T10:40:00Z">
        <w:r w:rsidR="00835F33" w:rsidRPr="00835F33">
          <w:rPr>
            <w:rFonts w:ascii="Times New Roman" w:hAnsi="Times New Roman" w:cs="Times New Roman"/>
          </w:rPr>
          <w:t xml:space="preserve">rior to the </w:t>
        </w:r>
      </w:ins>
      <w:ins w:id="483" w:author="Ali Ahmed Chaudhary" w:date="2026-07-21T10:40:00Z" w16du:dateUtc="2026-07-21T05:10:00Z">
        <w:r w:rsidR="00835F33">
          <w:rPr>
            <w:rFonts w:ascii="Times New Roman" w:hAnsi="Times New Roman" w:cs="Times New Roman"/>
          </w:rPr>
          <w:t xml:space="preserve">event of the </w:t>
        </w:r>
      </w:ins>
      <w:ins w:id="484" w:author="Ali Ahmed Chaudhary" w:date="2026-07-21T10:40:00Z">
        <w:r w:rsidR="00835F33" w:rsidRPr="00835F33">
          <w:rPr>
            <w:rFonts w:ascii="Times New Roman" w:hAnsi="Times New Roman" w:cs="Times New Roman"/>
          </w:rPr>
          <w:t>tower collaps</w:t>
        </w:r>
      </w:ins>
      <w:ins w:id="485" w:author="Ali Ahmed Chaudhary" w:date="2026-07-21T10:40:00Z" w16du:dateUtc="2026-07-21T05:10:00Z">
        <w:r w:rsidR="00835F33">
          <w:rPr>
            <w:rFonts w:ascii="Times New Roman" w:hAnsi="Times New Roman" w:cs="Times New Roman"/>
          </w:rPr>
          <w:t>ing</w:t>
        </w:r>
      </w:ins>
      <w:ins w:id="486" w:author="Ali Ahmed Chaudhary" w:date="2026-07-21T10:40:00Z">
        <w:r w:rsidR="00835F33" w:rsidRPr="00835F33">
          <w:rPr>
            <w:rFonts w:ascii="Times New Roman" w:hAnsi="Times New Roman" w:cs="Times New Roman"/>
          </w:rPr>
          <w:t xml:space="preserve"> on 17.05.2026, the Petitioner had already undertaken the necessary remedial measures and the balance 5 WTGs were ready for repeat trial run. </w:t>
        </w:r>
      </w:ins>
      <w:ins w:id="487" w:author="Ali Ahmed Chaudhary" w:date="2026-07-21T10:41:00Z" w16du:dateUtc="2026-07-21T05:11:00Z">
        <w:r w:rsidR="00835F33">
          <w:rPr>
            <w:rFonts w:ascii="Times New Roman" w:hAnsi="Times New Roman" w:cs="Times New Roman"/>
          </w:rPr>
          <w:t>T</w:t>
        </w:r>
      </w:ins>
      <w:ins w:id="488" w:author="Ali Ahmed Chaudhary" w:date="2026-07-21T10:40:00Z">
        <w:r w:rsidR="00835F33" w:rsidRPr="00835F33">
          <w:rPr>
            <w:rFonts w:ascii="Times New Roman" w:hAnsi="Times New Roman" w:cs="Times New Roman"/>
          </w:rPr>
          <w:t>he repeat trial run could not thereafter be conducted</w:t>
        </w:r>
      </w:ins>
      <w:ins w:id="489" w:author="Yashaswi Kant" w:date="2026-07-23T10:55:00Z" w16du:dateUtc="2026-07-23T05:25:00Z">
        <w:r w:rsidR="00791660">
          <w:rPr>
            <w:rFonts w:ascii="Times New Roman" w:hAnsi="Times New Roman" w:cs="Times New Roman"/>
          </w:rPr>
          <w:t xml:space="preserve"> solely on account of </w:t>
        </w:r>
      </w:ins>
      <w:ins w:id="490" w:author="Ali Ahmed Chaudhary" w:date="2026-07-21T10:40:00Z">
        <w:del w:id="491" w:author="Yashaswi Kant" w:date="2026-07-23T10:55:00Z" w16du:dateUtc="2026-07-23T05:25:00Z">
          <w:r w:rsidR="00835F33" w:rsidRPr="00835F33" w:rsidDel="00791660">
            <w:rPr>
              <w:rFonts w:ascii="Times New Roman" w:hAnsi="Times New Roman" w:cs="Times New Roman"/>
            </w:rPr>
            <w:delText xml:space="preserve"> </w:delText>
          </w:r>
        </w:del>
      </w:ins>
      <w:ins w:id="492" w:author="Ali Ahmed Chaudhary" w:date="2026-07-21T10:41:00Z" w16du:dateUtc="2026-07-21T05:11:00Z">
        <w:del w:id="493" w:author="Yashaswi Kant" w:date="2026-07-23T10:55:00Z" w16du:dateUtc="2026-07-23T05:25:00Z">
          <w:r w:rsidR="00835F33" w:rsidDel="00791660">
            <w:rPr>
              <w:rFonts w:ascii="Times New Roman" w:hAnsi="Times New Roman" w:cs="Times New Roman"/>
            </w:rPr>
            <w:delText>because of</w:delText>
          </w:r>
        </w:del>
      </w:ins>
      <w:ins w:id="494" w:author="Ali Ahmed Chaudhary" w:date="2026-07-21T10:40:00Z">
        <w:r w:rsidR="00835F33" w:rsidRPr="00835F33">
          <w:rPr>
            <w:rFonts w:ascii="Times New Roman" w:hAnsi="Times New Roman" w:cs="Times New Roman"/>
          </w:rPr>
          <w:t xml:space="preserve"> the unavailability of the evacuation corridor arising from collapse of the evacuation towers</w:t>
        </w:r>
      </w:ins>
      <w:ins w:id="495" w:author="Ali Ahmed Chaudhary" w:date="2026-07-21T10:42:00Z" w16du:dateUtc="2026-07-21T05:12:00Z">
        <w:r w:rsidR="008176A0">
          <w:rPr>
            <w:rFonts w:ascii="Times New Roman" w:hAnsi="Times New Roman" w:cs="Times New Roman"/>
          </w:rPr>
          <w:t>.</w:t>
        </w:r>
        <w:r w:rsidR="009C17A6">
          <w:rPr>
            <w:rFonts w:ascii="Times New Roman" w:hAnsi="Times New Roman" w:cs="Times New Roman"/>
          </w:rPr>
          <w:t xml:space="preserve"> </w:t>
        </w:r>
      </w:ins>
      <w:del w:id="496" w:author="Ali Ahmed Chaudhary" w:date="2026-07-21T10:42:00Z" w16du:dateUtc="2026-07-21T05:12:00Z">
        <w:r w:rsidR="007202D1" w:rsidRPr="00756D78" w:rsidDel="008176A0">
          <w:rPr>
            <w:rFonts w:ascii="Times New Roman" w:hAnsi="Times New Roman" w:cs="Times New Roman"/>
          </w:rPr>
          <w:delText xml:space="preserve"> </w:delText>
        </w:r>
      </w:del>
      <w:r w:rsidR="007202D1" w:rsidRPr="00756D78">
        <w:rPr>
          <w:rFonts w:ascii="Times New Roman" w:hAnsi="Times New Roman" w:cs="Times New Roman"/>
        </w:rPr>
        <w:t xml:space="preserve">Accordingly, </w:t>
      </w:r>
      <w:r w:rsidRPr="00756D78">
        <w:rPr>
          <w:rFonts w:ascii="Times New Roman" w:hAnsi="Times New Roman" w:cs="Times New Roman"/>
        </w:rPr>
        <w:t>a repeat trial run was called for.</w:t>
      </w:r>
      <w:r w:rsidR="007202D1" w:rsidRPr="00756D78">
        <w:rPr>
          <w:rFonts w:ascii="Times New Roman" w:hAnsi="Times New Roman" w:cs="Times New Roman"/>
        </w:rPr>
        <w:t xml:space="preserve"> </w:t>
      </w:r>
      <w:commentRangeStart w:id="497"/>
      <w:r w:rsidRPr="00756D78">
        <w:rPr>
          <w:rFonts w:ascii="Times New Roman" w:hAnsi="Times New Roman" w:cs="Times New Roman"/>
        </w:rPr>
        <w:t xml:space="preserve">A copy of the Successful Trial Run Certificate dated 13.05.2026 </w:t>
      </w:r>
      <w:commentRangeEnd w:id="497"/>
      <w:r w:rsidR="00E65324" w:rsidRPr="00756D78">
        <w:rPr>
          <w:rStyle w:val="CommentReference"/>
          <w:rFonts w:ascii="Times New Roman" w:hAnsi="Times New Roman" w:cs="Times New Roman"/>
          <w:sz w:val="24"/>
          <w:szCs w:val="24"/>
        </w:rPr>
        <w:commentReference w:id="497"/>
      </w:r>
      <w:r w:rsidR="007202D1" w:rsidRPr="00756D78">
        <w:rPr>
          <w:rFonts w:ascii="Times New Roman" w:hAnsi="Times New Roman" w:cs="Times New Roman"/>
        </w:rPr>
        <w:t xml:space="preserve">issued by Respondent No. 1 </w:t>
      </w:r>
      <w:r w:rsidRPr="00756D78">
        <w:rPr>
          <w:rFonts w:ascii="Times New Roman" w:hAnsi="Times New Roman" w:cs="Times New Roman"/>
        </w:rPr>
        <w:t xml:space="preserve">is annexed hereto and marked as </w:t>
      </w:r>
      <w:r w:rsidRPr="00756D78">
        <w:rPr>
          <w:rFonts w:ascii="Times New Roman" w:hAnsi="Times New Roman" w:cs="Times New Roman"/>
          <w:b/>
          <w:bCs/>
          <w:i/>
          <w:iCs/>
        </w:rPr>
        <w:t xml:space="preserve">Annexure </w:t>
      </w:r>
      <w:commentRangeStart w:id="498"/>
      <w:commentRangeStart w:id="499"/>
      <w:r w:rsidRPr="006D581D">
        <w:rPr>
          <w:rFonts w:ascii="Times New Roman" w:hAnsi="Times New Roman" w:cs="Times New Roman"/>
          <w:b/>
          <w:bCs/>
          <w:i/>
          <w:iCs/>
        </w:rPr>
        <w:t>P</w:t>
      </w:r>
      <w:commentRangeEnd w:id="498"/>
      <w:r w:rsidR="00F70F40" w:rsidRPr="006D581D">
        <w:rPr>
          <w:rStyle w:val="CommentReference"/>
          <w:rFonts w:ascii="Times New Roman" w:hAnsi="Times New Roman" w:cs="Times New Roman"/>
          <w:b/>
          <w:bCs/>
          <w:i/>
          <w:iCs/>
          <w:sz w:val="24"/>
          <w:szCs w:val="24"/>
        </w:rPr>
        <w:commentReference w:id="498"/>
      </w:r>
      <w:commentRangeEnd w:id="499"/>
      <w:r w:rsidR="00E25589" w:rsidRPr="006D581D">
        <w:rPr>
          <w:rStyle w:val="CommentReference"/>
          <w:rFonts w:ascii="Times New Roman" w:hAnsi="Times New Roman" w:cs="Times New Roman"/>
          <w:b/>
          <w:bCs/>
          <w:i/>
          <w:iCs/>
          <w:sz w:val="24"/>
          <w:szCs w:val="24"/>
        </w:rPr>
        <w:commentReference w:id="499"/>
      </w:r>
      <w:r w:rsidRPr="006D581D">
        <w:rPr>
          <w:rFonts w:ascii="Times New Roman" w:hAnsi="Times New Roman" w:cs="Times New Roman"/>
          <w:b/>
          <w:bCs/>
          <w:i/>
          <w:iCs/>
        </w:rPr>
        <w:t>-</w:t>
      </w:r>
      <w:ins w:id="500" w:author="Ali Ahmed Chaudhary" w:date="2026-07-20T19:31:00Z" w16du:dateUtc="2026-07-20T14:01:00Z">
        <w:r w:rsidR="00EC30DF" w:rsidRPr="006D581D">
          <w:rPr>
            <w:rFonts w:ascii="Times New Roman" w:hAnsi="Times New Roman" w:cs="Times New Roman"/>
            <w:b/>
            <w:bCs/>
            <w:i/>
            <w:iCs/>
          </w:rPr>
          <w:t>1</w:t>
        </w:r>
      </w:ins>
      <w:ins w:id="501" w:author="Ali Ahmed Chaudhary" w:date="2026-07-28T13:12:00Z" w16du:dateUtc="2026-07-28T07:42:00Z">
        <w:r w:rsidR="000544DD">
          <w:rPr>
            <w:rFonts w:ascii="Times New Roman" w:hAnsi="Times New Roman" w:cs="Times New Roman"/>
            <w:b/>
            <w:bCs/>
            <w:i/>
            <w:iCs/>
          </w:rPr>
          <w:t>4</w:t>
        </w:r>
      </w:ins>
      <w:del w:id="502" w:author="Ali Ahmed Chaudhary" w:date="2026-07-20T19:31:00Z" w16du:dateUtc="2026-07-20T14:01:00Z">
        <w:r w:rsidR="007202D1" w:rsidRPr="00756D78" w:rsidDel="00EC30DF">
          <w:rPr>
            <w:rFonts w:ascii="Times New Roman" w:hAnsi="Times New Roman" w:cs="Times New Roman"/>
            <w:b/>
            <w:bCs/>
            <w:i/>
            <w:iCs/>
          </w:rPr>
          <w:delText>[•]</w:delText>
        </w:r>
      </w:del>
      <w:r w:rsidRPr="00756D78">
        <w:rPr>
          <w:rFonts w:ascii="Times New Roman" w:hAnsi="Times New Roman" w:cs="Times New Roman"/>
          <w:b/>
          <w:bCs/>
          <w:i/>
          <w:iCs/>
        </w:rPr>
        <w:t>.</w:t>
      </w:r>
    </w:p>
    <w:p w14:paraId="67348B11" w14:textId="2C0AF2B6" w:rsidR="00BF6D93" w:rsidRPr="00473FF0" w:rsidRDefault="009428DA" w:rsidP="00473FF0">
      <w:pPr>
        <w:keepNext/>
        <w:spacing w:before="240" w:after="80" w:line="360" w:lineRule="auto"/>
        <w:jc w:val="both"/>
        <w:rPr>
          <w:rFonts w:ascii="Times New Roman" w:hAnsi="Times New Roman" w:cs="Times New Roman"/>
        </w:rPr>
      </w:pPr>
      <w:r w:rsidRPr="00473FF0">
        <w:rPr>
          <w:rFonts w:ascii="Times New Roman" w:hAnsi="Times New Roman" w:cs="Times New Roman"/>
          <w:b/>
          <w:bCs/>
          <w:i/>
          <w:iCs/>
        </w:rPr>
        <w:t>Re</w:t>
      </w:r>
      <w:r w:rsidR="007202D1">
        <w:rPr>
          <w:rFonts w:ascii="Times New Roman" w:hAnsi="Times New Roman" w:cs="Times New Roman"/>
          <w:b/>
          <w:bCs/>
          <w:i/>
          <w:iCs/>
        </w:rPr>
        <w:t>:</w:t>
      </w:r>
      <w:r w:rsidR="007202D1">
        <w:rPr>
          <w:rFonts w:ascii="Times New Roman" w:hAnsi="Times New Roman" w:cs="Times New Roman"/>
          <w:b/>
          <w:bCs/>
          <w:i/>
          <w:iCs/>
        </w:rPr>
        <w:tab/>
      </w:r>
      <w:ins w:id="503" w:author="Yashaswi Kant" w:date="2026-07-23T11:07:00Z" w16du:dateUtc="2026-07-23T05:37:00Z">
        <w:r w:rsidR="00283467">
          <w:rPr>
            <w:rFonts w:ascii="Times New Roman" w:hAnsi="Times New Roman" w:cs="Times New Roman"/>
            <w:b/>
            <w:bCs/>
            <w:i/>
            <w:iCs/>
          </w:rPr>
          <w:t xml:space="preserve">Supervening Event </w:t>
        </w:r>
      </w:ins>
      <w:del w:id="504" w:author="Yashaswi Kant" w:date="2026-07-23T11:07:00Z" w16du:dateUtc="2026-07-23T05:37:00Z">
        <w:r w:rsidR="007202D1" w:rsidDel="00283467">
          <w:rPr>
            <w:rFonts w:ascii="Times New Roman" w:hAnsi="Times New Roman" w:cs="Times New Roman"/>
            <w:b/>
            <w:bCs/>
            <w:i/>
            <w:iCs/>
          </w:rPr>
          <w:delText xml:space="preserve">Force Majeure Event </w:delText>
        </w:r>
      </w:del>
      <w:r w:rsidR="007202D1">
        <w:rPr>
          <w:rFonts w:ascii="Times New Roman" w:hAnsi="Times New Roman" w:cs="Times New Roman"/>
          <w:b/>
          <w:bCs/>
          <w:i/>
          <w:iCs/>
        </w:rPr>
        <w:t>impacting the Petitioner</w:t>
      </w:r>
    </w:p>
    <w:p w14:paraId="1A857A79" w14:textId="77777777" w:rsidR="00B223A4" w:rsidRDefault="00B223A4" w:rsidP="007202D1">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 xml:space="preserve">On 17.05.2026 (at 16:16 Hrs.) and before </w:t>
      </w:r>
      <w:r w:rsidRPr="00473FF0">
        <w:rPr>
          <w:rFonts w:ascii="Times New Roman" w:hAnsi="Times New Roman" w:cs="Times New Roman"/>
        </w:rPr>
        <w:t>the Petitioner could conduct the repeat trial run for the balance 10.5 MW</w:t>
      </w:r>
      <w:r>
        <w:rPr>
          <w:rFonts w:ascii="Times New Roman" w:hAnsi="Times New Roman" w:cs="Times New Roman"/>
        </w:rPr>
        <w:t xml:space="preserve">, </w:t>
      </w:r>
      <w:r w:rsidRPr="00473FF0">
        <w:rPr>
          <w:rFonts w:ascii="Times New Roman" w:hAnsi="Times New Roman" w:cs="Times New Roman"/>
        </w:rPr>
        <w:t>the Kanakagiribad PSS</w:t>
      </w:r>
      <w:r>
        <w:rPr>
          <w:rFonts w:ascii="Times New Roman" w:hAnsi="Times New Roman" w:cs="Times New Roman"/>
        </w:rPr>
        <w:t>-</w:t>
      </w:r>
      <w:r w:rsidRPr="00473FF0">
        <w:rPr>
          <w:rFonts w:ascii="Times New Roman" w:hAnsi="Times New Roman" w:cs="Times New Roman"/>
        </w:rPr>
        <w:t xml:space="preserve">Gadag PS 220 kV line tripped </w:t>
      </w:r>
      <w:r>
        <w:rPr>
          <w:rFonts w:ascii="Times New Roman" w:hAnsi="Times New Roman" w:cs="Times New Roman"/>
        </w:rPr>
        <w:t xml:space="preserve">solely on account of extreme gusty </w:t>
      </w:r>
      <w:r w:rsidRPr="00473FF0">
        <w:rPr>
          <w:rFonts w:ascii="Times New Roman" w:hAnsi="Times New Roman" w:cs="Times New Roman"/>
        </w:rPr>
        <w:t>winds, rain, lightning and thunderstorms. An initial attempt to re-charge the line (under charging code 2560) failed and the line tripped again, whereupon a site inspection revealed that five 220 kV transmission towers had collapsed and a sixth had been left bent, near Kushtagi in Koppal District</w:t>
      </w:r>
      <w:r>
        <w:rPr>
          <w:rFonts w:ascii="Times New Roman" w:hAnsi="Times New Roman" w:cs="Times New Roman"/>
        </w:rPr>
        <w:t xml:space="preserve"> which was</w:t>
      </w:r>
      <w:r w:rsidRPr="00473FF0">
        <w:rPr>
          <w:rFonts w:ascii="Times New Roman" w:hAnsi="Times New Roman" w:cs="Times New Roman"/>
        </w:rPr>
        <w:t xml:space="preserve"> 10–12 km from the pooling station. </w:t>
      </w:r>
      <w:r>
        <w:rPr>
          <w:rFonts w:ascii="Times New Roman" w:hAnsi="Times New Roman" w:cs="Times New Roman"/>
        </w:rPr>
        <w:t>Further, site visit and examination also revealed that a</w:t>
      </w:r>
      <w:r w:rsidRPr="00473FF0">
        <w:rPr>
          <w:rFonts w:ascii="Times New Roman" w:hAnsi="Times New Roman" w:cs="Times New Roman"/>
        </w:rPr>
        <w:t xml:space="preserve"> crane deployed at a neighbouring wind project toppled the same day in the same weather</w:t>
      </w:r>
      <w:r>
        <w:rPr>
          <w:rFonts w:ascii="Times New Roman" w:hAnsi="Times New Roman" w:cs="Times New Roman"/>
        </w:rPr>
        <w:t>.</w:t>
      </w:r>
    </w:p>
    <w:p w14:paraId="35ADB3C8" w14:textId="4FFA2553" w:rsidR="00F210D9" w:rsidRDefault="00F210D9" w:rsidP="007202D1">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On 18.05.2026, t</w:t>
      </w:r>
      <w:r w:rsidRPr="00473FF0">
        <w:rPr>
          <w:rFonts w:ascii="Times New Roman" w:hAnsi="Times New Roman" w:cs="Times New Roman"/>
        </w:rPr>
        <w:t xml:space="preserve">he Petitioner intimated Respondent No. 1 of the incident </w:t>
      </w:r>
      <w:r>
        <w:rPr>
          <w:rFonts w:ascii="Times New Roman" w:hAnsi="Times New Roman" w:cs="Times New Roman"/>
        </w:rPr>
        <w:t xml:space="preserve">and the impact. </w:t>
      </w:r>
      <w:r w:rsidR="000C7B56">
        <w:rPr>
          <w:rFonts w:ascii="Times New Roman" w:hAnsi="Times New Roman" w:cs="Times New Roman"/>
        </w:rPr>
        <w:t>Cop</w:t>
      </w:r>
      <w:ins w:id="505" w:author="Ali Ahmed Chaudhary" w:date="2026-07-28T13:12:00Z" w16du:dateUtc="2026-07-28T07:42:00Z">
        <w:r w:rsidR="000544DD">
          <w:rPr>
            <w:rFonts w:ascii="Times New Roman" w:hAnsi="Times New Roman" w:cs="Times New Roman"/>
          </w:rPr>
          <w:t>y</w:t>
        </w:r>
      </w:ins>
      <w:del w:id="506" w:author="Ali Ahmed Chaudhary" w:date="2026-07-28T13:12:00Z" w16du:dateUtc="2026-07-28T07:42:00Z">
        <w:r w:rsidR="000C7B56" w:rsidDel="000544DD">
          <w:rPr>
            <w:rFonts w:ascii="Times New Roman" w:hAnsi="Times New Roman" w:cs="Times New Roman"/>
          </w:rPr>
          <w:delText>ies</w:delText>
        </w:r>
      </w:del>
      <w:r>
        <w:rPr>
          <w:rFonts w:ascii="Times New Roman" w:hAnsi="Times New Roman" w:cs="Times New Roman"/>
        </w:rPr>
        <w:t xml:space="preserve"> of </w:t>
      </w:r>
      <w:ins w:id="507" w:author="Ali Ahmed Chaudhary" w:date="2026-07-28T13:12:00Z" w16du:dateUtc="2026-07-28T07:42:00Z">
        <w:r w:rsidR="000544DD">
          <w:rPr>
            <w:rFonts w:ascii="Times New Roman" w:hAnsi="Times New Roman" w:cs="Times New Roman"/>
          </w:rPr>
          <w:t>email</w:t>
        </w:r>
      </w:ins>
      <w:del w:id="508" w:author="Ali Ahmed Chaudhary" w:date="2026-07-28T13:12:00Z" w16du:dateUtc="2026-07-28T07:42:00Z">
        <w:r w:rsidDel="000544DD">
          <w:rPr>
            <w:rFonts w:ascii="Times New Roman" w:hAnsi="Times New Roman" w:cs="Times New Roman"/>
          </w:rPr>
          <w:delText>letter</w:delText>
        </w:r>
      </w:del>
      <w:r>
        <w:rPr>
          <w:rFonts w:ascii="Times New Roman" w:hAnsi="Times New Roman" w:cs="Times New Roman"/>
        </w:rPr>
        <w:t xml:space="preserve"> dated 18.05.2026 from the Petitioner to the Respondent along with </w:t>
      </w:r>
      <w:r w:rsidR="000C7B56">
        <w:rPr>
          <w:rFonts w:ascii="Times New Roman" w:hAnsi="Times New Roman" w:cs="Times New Roman"/>
        </w:rPr>
        <w:t xml:space="preserve">related correspondence establishing collapse of towers are annexed hereto and marked as </w:t>
      </w:r>
      <w:r w:rsidR="000C7B56">
        <w:rPr>
          <w:rFonts w:ascii="Times New Roman" w:hAnsi="Times New Roman" w:cs="Times New Roman"/>
          <w:b/>
          <w:bCs/>
          <w:i/>
          <w:iCs/>
        </w:rPr>
        <w:t>Annexure P-</w:t>
      </w:r>
      <w:ins w:id="509" w:author="Ali Ahmed Chaudhary" w:date="2026-07-20T19:32:00Z" w16du:dateUtc="2026-07-20T14:02:00Z">
        <w:r w:rsidR="00EC30DF">
          <w:rPr>
            <w:rFonts w:ascii="Times New Roman" w:hAnsi="Times New Roman" w:cs="Times New Roman"/>
            <w:b/>
            <w:bCs/>
            <w:i/>
            <w:iCs/>
          </w:rPr>
          <w:t>1</w:t>
        </w:r>
      </w:ins>
      <w:ins w:id="510" w:author="Ali Ahmed Chaudhary" w:date="2026-07-28T13:12:00Z" w16du:dateUtc="2026-07-28T07:42:00Z">
        <w:r w:rsidR="000544DD">
          <w:rPr>
            <w:rFonts w:ascii="Times New Roman" w:hAnsi="Times New Roman" w:cs="Times New Roman"/>
            <w:b/>
            <w:bCs/>
            <w:i/>
            <w:iCs/>
          </w:rPr>
          <w:t>5</w:t>
        </w:r>
      </w:ins>
      <w:del w:id="511" w:author="Ali Ahmed Chaudhary" w:date="2026-07-20T19:32:00Z" w16du:dateUtc="2026-07-20T14:02:00Z">
        <w:r w:rsidR="000C7B56" w:rsidDel="00EC30DF">
          <w:rPr>
            <w:rFonts w:ascii="Times New Roman" w:hAnsi="Times New Roman" w:cs="Times New Roman"/>
            <w:b/>
            <w:bCs/>
            <w:i/>
            <w:iCs/>
          </w:rPr>
          <w:delText>[•]</w:delText>
        </w:r>
      </w:del>
      <w:r w:rsidR="000C7B56">
        <w:rPr>
          <w:rFonts w:ascii="Times New Roman" w:hAnsi="Times New Roman" w:cs="Times New Roman"/>
          <w:b/>
          <w:bCs/>
          <w:i/>
          <w:iCs/>
        </w:rPr>
        <w:t xml:space="preserve"> (Colly)</w:t>
      </w:r>
    </w:p>
    <w:p w14:paraId="67348B12" w14:textId="37D3A963" w:rsidR="00BF6D93" w:rsidRPr="006862AE" w:rsidRDefault="00B223A4" w:rsidP="007202D1">
      <w:pPr>
        <w:pStyle w:val="ListParagraph"/>
        <w:numPr>
          <w:ilvl w:val="0"/>
          <w:numId w:val="9"/>
        </w:numPr>
        <w:spacing w:before="240" w:after="140" w:line="360" w:lineRule="auto"/>
        <w:ind w:left="576" w:hanging="709"/>
        <w:jc w:val="both"/>
        <w:rPr>
          <w:rFonts w:ascii="Times New Roman" w:hAnsi="Times New Roman" w:cs="Times New Roman"/>
          <w:rPrChange w:id="512" w:author="Senthil Kumar Dharuman" w:date="2026-07-15T15:32:00Z" w16du:dateUtc="2026-07-15T10:02:00Z">
            <w:rPr>
              <w:rFonts w:ascii="Times New Roman" w:hAnsi="Times New Roman" w:cs="Times New Roman"/>
              <w:highlight w:val="yellow"/>
            </w:rPr>
          </w:rPrChange>
        </w:rPr>
      </w:pPr>
      <w:r w:rsidRPr="006862AE">
        <w:rPr>
          <w:rFonts w:ascii="Times New Roman" w:hAnsi="Times New Roman" w:cs="Times New Roman"/>
          <w:rPrChange w:id="513" w:author="Senthil Kumar Dharuman" w:date="2026-07-15T15:32:00Z" w16du:dateUtc="2026-07-15T10:02:00Z">
            <w:rPr>
              <w:rFonts w:ascii="Times New Roman" w:hAnsi="Times New Roman" w:cs="Times New Roman"/>
              <w:highlight w:val="yellow"/>
            </w:rPr>
          </w:rPrChange>
        </w:rPr>
        <w:t xml:space="preserve">It is submitted that the failure was grave enough to draw a joint site inspection by a Standing Committee of Experts drawn from the CEA, SRPC, </w:t>
      </w:r>
      <w:del w:id="514" w:author="Senthil Kumar Dharuman" w:date="2026-07-15T15:27:00Z" w16du:dateUtc="2026-07-15T09:57:00Z">
        <w:r w:rsidRPr="006862AE" w:rsidDel="002F6F30">
          <w:rPr>
            <w:rFonts w:ascii="Times New Roman" w:hAnsi="Times New Roman" w:cs="Times New Roman"/>
            <w:rPrChange w:id="515" w:author="Senthil Kumar Dharuman" w:date="2026-07-15T15:32:00Z" w16du:dateUtc="2026-07-15T10:02:00Z">
              <w:rPr>
                <w:rFonts w:ascii="Times New Roman" w:hAnsi="Times New Roman" w:cs="Times New Roman"/>
                <w:highlight w:val="yellow"/>
              </w:rPr>
            </w:rPrChange>
          </w:rPr>
          <w:delText>C</w:delText>
        </w:r>
        <w:r w:rsidRPr="006862AE" w:rsidDel="004E66CC">
          <w:rPr>
            <w:rFonts w:ascii="Times New Roman" w:hAnsi="Times New Roman" w:cs="Times New Roman"/>
            <w:rPrChange w:id="516" w:author="Senthil Kumar Dharuman" w:date="2026-07-15T15:32:00Z" w16du:dateUtc="2026-07-15T10:02:00Z">
              <w:rPr>
                <w:rFonts w:ascii="Times New Roman" w:hAnsi="Times New Roman" w:cs="Times New Roman"/>
                <w:highlight w:val="yellow"/>
              </w:rPr>
            </w:rPrChange>
          </w:rPr>
          <w:delText>PRI,</w:delText>
        </w:r>
      </w:del>
      <w:r w:rsidRPr="006862AE">
        <w:rPr>
          <w:rFonts w:ascii="Times New Roman" w:hAnsi="Times New Roman" w:cs="Times New Roman"/>
          <w:rPrChange w:id="517" w:author="Senthil Kumar Dharuman" w:date="2026-07-15T15:32:00Z" w16du:dateUtc="2026-07-15T10:02:00Z">
            <w:rPr>
              <w:rFonts w:ascii="Times New Roman" w:hAnsi="Times New Roman" w:cs="Times New Roman"/>
              <w:highlight w:val="yellow"/>
            </w:rPr>
          </w:rPrChange>
        </w:rPr>
        <w:t xml:space="preserve"> PGCIL and KPTCL.</w:t>
      </w:r>
      <w:del w:id="518" w:author="Ali Ahmed Chaudhary" w:date="2026-07-28T13:13:00Z" w16du:dateUtc="2026-07-28T07:43:00Z">
        <w:r w:rsidRPr="006862AE" w:rsidDel="00B55B8C">
          <w:rPr>
            <w:rFonts w:ascii="Times New Roman" w:hAnsi="Times New Roman" w:cs="Times New Roman"/>
            <w:rPrChange w:id="519" w:author="Senthil Kumar Dharuman" w:date="2026-07-15T15:32:00Z" w16du:dateUtc="2026-07-15T10:02:00Z">
              <w:rPr>
                <w:rFonts w:ascii="Times New Roman" w:hAnsi="Times New Roman" w:cs="Times New Roman"/>
                <w:highlight w:val="yellow"/>
              </w:rPr>
            </w:rPrChange>
          </w:rPr>
          <w:delText xml:space="preserve"> </w:delText>
        </w:r>
        <w:r w:rsidRPr="006862AE" w:rsidDel="00B55B8C">
          <w:rPr>
            <w:rFonts w:ascii="Times New Roman" w:hAnsi="Times New Roman" w:cs="Times New Roman"/>
            <w:b/>
            <w:bCs/>
            <w:i/>
            <w:iCs/>
            <w:rPrChange w:id="520" w:author="Senthil Kumar Dharuman" w:date="2026-07-15T15:32:00Z" w16du:dateUtc="2026-07-15T10:02:00Z">
              <w:rPr>
                <w:rFonts w:ascii="Times New Roman" w:hAnsi="Times New Roman" w:cs="Times New Roman"/>
                <w:b/>
                <w:bCs/>
                <w:i/>
                <w:iCs/>
                <w:highlight w:val="yellow"/>
              </w:rPr>
            </w:rPrChange>
          </w:rPr>
          <w:delText xml:space="preserve">[Trilegal </w:delText>
        </w:r>
        <w:commentRangeStart w:id="521"/>
        <w:commentRangeStart w:id="522"/>
        <w:commentRangeStart w:id="523"/>
        <w:commentRangeStart w:id="524"/>
        <w:r w:rsidRPr="006862AE" w:rsidDel="00B55B8C">
          <w:rPr>
            <w:rFonts w:ascii="Times New Roman" w:hAnsi="Times New Roman" w:cs="Times New Roman"/>
            <w:b/>
            <w:bCs/>
            <w:i/>
            <w:iCs/>
            <w:rPrChange w:id="525" w:author="Senthil Kumar Dharuman" w:date="2026-07-15T15:32:00Z" w16du:dateUtc="2026-07-15T10:02:00Z">
              <w:rPr>
                <w:rFonts w:ascii="Times New Roman" w:hAnsi="Times New Roman" w:cs="Times New Roman"/>
                <w:b/>
                <w:bCs/>
                <w:i/>
                <w:iCs/>
                <w:highlight w:val="yellow"/>
              </w:rPr>
            </w:rPrChange>
          </w:rPr>
          <w:delText>Note: Do we have any record of this joint inspection]</w:delText>
        </w:r>
        <w:commentRangeEnd w:id="521"/>
        <w:r w:rsidR="0071446D" w:rsidDel="00B55B8C">
          <w:rPr>
            <w:rStyle w:val="CommentReference"/>
            <w:rFonts w:ascii="Times New Roman" w:hAnsi="Times New Roman" w:cs="Times New Roman"/>
            <w:b/>
            <w:bCs/>
            <w:i/>
            <w:iCs/>
            <w:sz w:val="24"/>
            <w:szCs w:val="24"/>
          </w:rPr>
          <w:commentReference w:id="521"/>
        </w:r>
        <w:commentRangeEnd w:id="522"/>
        <w:r w:rsidR="00A918C2" w:rsidDel="00B55B8C">
          <w:rPr>
            <w:rStyle w:val="CommentReference"/>
            <w:rFonts w:ascii="Times New Roman" w:hAnsi="Times New Roman" w:cs="Times New Roman"/>
            <w:b/>
            <w:bCs/>
            <w:i/>
            <w:iCs/>
            <w:sz w:val="24"/>
            <w:szCs w:val="24"/>
          </w:rPr>
          <w:commentReference w:id="522"/>
        </w:r>
        <w:commentRangeEnd w:id="523"/>
        <w:r w:rsidR="00791660" w:rsidDel="00B55B8C">
          <w:rPr>
            <w:rStyle w:val="CommentReference"/>
            <w:rFonts w:ascii="Times New Roman" w:hAnsi="Times New Roman" w:cs="Times New Roman"/>
            <w:b/>
            <w:bCs/>
            <w:i/>
            <w:iCs/>
            <w:sz w:val="24"/>
            <w:szCs w:val="24"/>
          </w:rPr>
          <w:commentReference w:id="523"/>
        </w:r>
        <w:commentRangeEnd w:id="524"/>
        <w:r w:rsidR="0021646A" w:rsidDel="00B55B8C">
          <w:rPr>
            <w:rStyle w:val="CommentReference"/>
            <w:rFonts w:ascii="Times New Roman" w:hAnsi="Times New Roman" w:cs="Times New Roman"/>
            <w:b/>
            <w:bCs/>
            <w:i/>
            <w:iCs/>
            <w:sz w:val="24"/>
            <w:szCs w:val="24"/>
          </w:rPr>
          <w:commentReference w:id="524"/>
        </w:r>
      </w:del>
      <w:ins w:id="526" w:author="Ali Ahmed Chaudhary" w:date="2026-07-28T13:13:00Z" w16du:dateUtc="2026-07-28T07:43:00Z">
        <w:r w:rsidR="00267F0C">
          <w:rPr>
            <w:rFonts w:ascii="Times New Roman" w:hAnsi="Times New Roman" w:cs="Times New Roman"/>
            <w:b/>
            <w:bCs/>
            <w:i/>
            <w:iCs/>
          </w:rPr>
          <w:t xml:space="preserve"> </w:t>
        </w:r>
        <w:r w:rsidR="00267F0C" w:rsidRPr="00A06AD3">
          <w:rPr>
            <w:rFonts w:ascii="Times New Roman" w:hAnsi="Times New Roman" w:cs="Times New Roman"/>
            <w:rPrChange w:id="527" w:author="Ali Ahmed Chaudhary" w:date="2026-07-28T13:14:00Z" w16du:dateUtc="2026-07-28T07:44:00Z">
              <w:rPr>
                <w:rFonts w:ascii="Times New Roman" w:hAnsi="Times New Roman" w:cs="Times New Roman"/>
                <w:b/>
                <w:bCs/>
                <w:i/>
                <w:iCs/>
              </w:rPr>
            </w:rPrChange>
          </w:rPr>
          <w:t xml:space="preserve">Email communication with the CEA is annexed hereto and marked as </w:t>
        </w:r>
        <w:r w:rsidR="00267F0C" w:rsidRPr="00A06AD3">
          <w:rPr>
            <w:rFonts w:ascii="Times New Roman" w:hAnsi="Times New Roman" w:cs="Times New Roman"/>
            <w:b/>
            <w:bCs/>
            <w:i/>
            <w:iCs/>
          </w:rPr>
          <w:t>Annexure</w:t>
        </w:r>
      </w:ins>
      <w:ins w:id="528" w:author="Ali Ahmed Chaudhary" w:date="2026-07-28T13:15:00Z" w16du:dateUtc="2026-07-28T07:45:00Z">
        <w:r w:rsidR="00A06AD3">
          <w:rPr>
            <w:rFonts w:ascii="Times New Roman" w:hAnsi="Times New Roman" w:cs="Times New Roman"/>
            <w:b/>
            <w:bCs/>
            <w:i/>
            <w:iCs/>
          </w:rPr>
          <w:t xml:space="preserve"> P</w:t>
        </w:r>
      </w:ins>
      <w:ins w:id="529" w:author="Ali Ahmed Chaudhary" w:date="2026-07-28T13:13:00Z" w16du:dateUtc="2026-07-28T07:43:00Z">
        <w:r w:rsidR="00267F0C" w:rsidRPr="00A06AD3">
          <w:rPr>
            <w:rFonts w:ascii="Times New Roman" w:hAnsi="Times New Roman" w:cs="Times New Roman"/>
            <w:b/>
            <w:bCs/>
            <w:i/>
            <w:iCs/>
          </w:rPr>
          <w:t>-</w:t>
        </w:r>
      </w:ins>
      <w:ins w:id="530" w:author="Ali Ahmed Chaudhary" w:date="2026-07-28T13:14:00Z" w16du:dateUtc="2026-07-28T07:44:00Z">
        <w:r w:rsidR="0088447D" w:rsidRPr="00A06AD3">
          <w:rPr>
            <w:rFonts w:ascii="Times New Roman" w:hAnsi="Times New Roman" w:cs="Times New Roman"/>
            <w:b/>
            <w:bCs/>
            <w:i/>
            <w:iCs/>
          </w:rPr>
          <w:t>16</w:t>
        </w:r>
        <w:r w:rsidR="0088447D" w:rsidRPr="00A06AD3">
          <w:rPr>
            <w:rFonts w:ascii="Times New Roman" w:hAnsi="Times New Roman" w:cs="Times New Roman"/>
            <w:rPrChange w:id="531" w:author="Ali Ahmed Chaudhary" w:date="2026-07-28T13:14:00Z" w16du:dateUtc="2026-07-28T07:44:00Z">
              <w:rPr>
                <w:rFonts w:ascii="Times New Roman" w:hAnsi="Times New Roman" w:cs="Times New Roman"/>
                <w:b/>
                <w:bCs/>
                <w:i/>
                <w:iCs/>
              </w:rPr>
            </w:rPrChange>
          </w:rPr>
          <w:t>.</w:t>
        </w:r>
      </w:ins>
    </w:p>
    <w:p w14:paraId="67348B13" w14:textId="01DF5EFD" w:rsidR="00BF6D93" w:rsidRPr="00473FF0" w:rsidRDefault="009428DA" w:rsidP="00B223A4">
      <w:pPr>
        <w:pStyle w:val="ListParagraph"/>
        <w:numPr>
          <w:ilvl w:val="0"/>
          <w:numId w:val="9"/>
        </w:numPr>
        <w:spacing w:before="240" w:after="140" w:line="360" w:lineRule="auto"/>
        <w:ind w:left="576" w:hanging="709"/>
        <w:jc w:val="both"/>
        <w:rPr>
          <w:rFonts w:ascii="Times New Roman" w:hAnsi="Times New Roman" w:cs="Times New Roman"/>
        </w:rPr>
      </w:pPr>
      <w:r w:rsidRPr="00473FF0">
        <w:rPr>
          <w:rFonts w:ascii="Times New Roman" w:hAnsi="Times New Roman" w:cs="Times New Roman"/>
        </w:rPr>
        <w:t xml:space="preserve">It is submitted that, with the collapse of the towers, the sole evacuation path of the Project became unavailable and the Project fell into complete shutdown. The Petitioner was unable to evacuate power even from its commissioned capacity </w:t>
      </w:r>
      <w:r w:rsidR="00B223A4">
        <w:rPr>
          <w:rFonts w:ascii="Times New Roman" w:hAnsi="Times New Roman" w:cs="Times New Roman"/>
        </w:rPr>
        <w:t xml:space="preserve">and suffered </w:t>
      </w:r>
      <w:r w:rsidRPr="00473FF0">
        <w:rPr>
          <w:rFonts w:ascii="Times New Roman" w:hAnsi="Times New Roman" w:cs="Times New Roman"/>
        </w:rPr>
        <w:t xml:space="preserve">a generation loss of </w:t>
      </w:r>
      <w:r w:rsidR="00B223A4">
        <w:rPr>
          <w:rFonts w:ascii="Times New Roman" w:hAnsi="Times New Roman" w:cs="Times New Roman"/>
        </w:rPr>
        <w:t>approximately</w:t>
      </w:r>
      <w:r w:rsidRPr="00473FF0">
        <w:rPr>
          <w:rFonts w:ascii="Times New Roman" w:hAnsi="Times New Roman" w:cs="Times New Roman"/>
        </w:rPr>
        <w:t xml:space="preserve"> 69.3 MW from 17.05.2026 and 98.7 MW from 24.05.2026</w:t>
      </w:r>
      <w:ins w:id="532" w:author="Senthil Kumar Dharuman" w:date="2026-07-15T15:41:00Z" w16du:dateUtc="2026-07-15T10:11:00Z">
        <w:r w:rsidR="00C44C5A">
          <w:rPr>
            <w:rFonts w:ascii="Times New Roman" w:hAnsi="Times New Roman" w:cs="Times New Roman"/>
          </w:rPr>
          <w:t xml:space="preserve"> </w:t>
        </w:r>
      </w:ins>
      <w:ins w:id="533" w:author="Senthil Kumar Dharuman" w:date="2026-07-15T15:44:00Z" w16du:dateUtc="2026-07-15T10:14:00Z">
        <w:r w:rsidR="00203133">
          <w:rPr>
            <w:rFonts w:ascii="Times New Roman" w:hAnsi="Times New Roman" w:cs="Times New Roman"/>
          </w:rPr>
          <w:t>until</w:t>
        </w:r>
      </w:ins>
      <w:ins w:id="534" w:author="Senthil Kumar Dharuman" w:date="2026-07-15T15:42:00Z" w16du:dateUtc="2026-07-15T10:12:00Z">
        <w:r w:rsidR="00C44C5A">
          <w:rPr>
            <w:rFonts w:ascii="Times New Roman" w:hAnsi="Times New Roman" w:cs="Times New Roman"/>
          </w:rPr>
          <w:t xml:space="preserve"> </w:t>
        </w:r>
      </w:ins>
      <w:ins w:id="535" w:author="Senthil Kumar Dharuman" w:date="2026-07-15T15:45:00Z" w16du:dateUtc="2026-07-15T10:15:00Z">
        <w:r w:rsidR="008356A9">
          <w:rPr>
            <w:rFonts w:ascii="Times New Roman" w:hAnsi="Times New Roman" w:cs="Times New Roman"/>
          </w:rPr>
          <w:t xml:space="preserve">the </w:t>
        </w:r>
      </w:ins>
      <w:ins w:id="536" w:author="Senthil Kumar Dharuman" w:date="2026-07-15T15:42:00Z" w16du:dateUtc="2026-07-15T10:12:00Z">
        <w:r w:rsidR="00C44C5A">
          <w:rPr>
            <w:rFonts w:ascii="Times New Roman" w:hAnsi="Times New Roman" w:cs="Times New Roman"/>
          </w:rPr>
          <w:t xml:space="preserve">restoration of </w:t>
        </w:r>
      </w:ins>
      <w:ins w:id="537" w:author="Senthil Kumar Dharuman" w:date="2026-07-15T15:45:00Z" w16du:dateUtc="2026-07-15T10:15:00Z">
        <w:r w:rsidR="008356A9">
          <w:rPr>
            <w:rFonts w:ascii="Times New Roman" w:hAnsi="Times New Roman" w:cs="Times New Roman"/>
          </w:rPr>
          <w:t xml:space="preserve">the </w:t>
        </w:r>
      </w:ins>
      <w:ins w:id="538" w:author="Senthil Kumar Dharuman" w:date="2026-07-15T15:43:00Z" w16du:dateUtc="2026-07-15T10:13:00Z">
        <w:r w:rsidR="001134D3">
          <w:rPr>
            <w:rFonts w:ascii="Times New Roman" w:hAnsi="Times New Roman" w:cs="Times New Roman"/>
          </w:rPr>
          <w:t xml:space="preserve">220 kV transmission line towers </w:t>
        </w:r>
      </w:ins>
      <w:del w:id="539" w:author="Senthil Kumar Dharuman" w:date="2026-07-15T15:45:00Z" w16du:dateUtc="2026-07-15T10:15:00Z">
        <w:r w:rsidR="00F210D9" w:rsidDel="008356A9">
          <w:rPr>
            <w:rFonts w:ascii="Times New Roman" w:hAnsi="Times New Roman" w:cs="Times New Roman"/>
          </w:rPr>
          <w:delText>.</w:delText>
        </w:r>
      </w:del>
      <w:ins w:id="540" w:author="Senthil Kumar Dharuman" w:date="2026-07-15T15:45:00Z" w16du:dateUtc="2026-07-15T10:15:00Z">
        <w:r w:rsidR="008356A9">
          <w:rPr>
            <w:rFonts w:ascii="Times New Roman" w:hAnsi="Times New Roman" w:cs="Times New Roman"/>
          </w:rPr>
          <w:t>on 28.06.2026.</w:t>
        </w:r>
      </w:ins>
      <w:r w:rsidR="00F210D9">
        <w:rPr>
          <w:rFonts w:ascii="Times New Roman" w:hAnsi="Times New Roman" w:cs="Times New Roman"/>
        </w:rPr>
        <w:t xml:space="preserve"> </w:t>
      </w:r>
    </w:p>
    <w:p w14:paraId="67348B15" w14:textId="0DE7B20F" w:rsidR="00BF6D93" w:rsidRPr="00473FF0" w:rsidRDefault="009428DA" w:rsidP="00C04712">
      <w:pPr>
        <w:keepNext/>
        <w:spacing w:before="240" w:after="80" w:line="360" w:lineRule="auto"/>
        <w:ind w:left="576" w:hanging="576"/>
        <w:jc w:val="both"/>
        <w:rPr>
          <w:rFonts w:ascii="Times New Roman" w:hAnsi="Times New Roman" w:cs="Times New Roman"/>
        </w:rPr>
      </w:pPr>
      <w:r w:rsidRPr="00473FF0">
        <w:rPr>
          <w:rFonts w:ascii="Times New Roman" w:hAnsi="Times New Roman" w:cs="Times New Roman"/>
          <w:b/>
          <w:bCs/>
          <w:i/>
          <w:iCs/>
        </w:rPr>
        <w:lastRenderedPageBreak/>
        <w:t>R</w:t>
      </w:r>
      <w:r w:rsidR="000C7B56">
        <w:rPr>
          <w:rFonts w:ascii="Times New Roman" w:hAnsi="Times New Roman" w:cs="Times New Roman"/>
          <w:b/>
          <w:bCs/>
          <w:i/>
          <w:iCs/>
        </w:rPr>
        <w:t>e:</w:t>
      </w:r>
      <w:r w:rsidR="000C7B56">
        <w:rPr>
          <w:rFonts w:ascii="Times New Roman" w:hAnsi="Times New Roman" w:cs="Times New Roman"/>
          <w:b/>
          <w:bCs/>
          <w:i/>
          <w:iCs/>
        </w:rPr>
        <w:tab/>
      </w:r>
      <w:r w:rsidRPr="00473FF0">
        <w:rPr>
          <w:rFonts w:ascii="Times New Roman" w:hAnsi="Times New Roman" w:cs="Times New Roman"/>
          <w:b/>
          <w:bCs/>
          <w:i/>
          <w:iCs/>
        </w:rPr>
        <w:t>The Petitioner’s request to Respondent No. 1 and the direction to approach the Commission</w:t>
      </w:r>
    </w:p>
    <w:p w14:paraId="67348B17" w14:textId="116B7B6C" w:rsidR="00BF6D93" w:rsidRPr="00A10C73" w:rsidRDefault="00F21747" w:rsidP="00473FF0">
      <w:pPr>
        <w:pStyle w:val="ListParagraph"/>
        <w:numPr>
          <w:ilvl w:val="0"/>
          <w:numId w:val="9"/>
        </w:numPr>
        <w:spacing w:before="240" w:after="140" w:line="360" w:lineRule="auto"/>
        <w:ind w:left="576" w:hanging="709"/>
        <w:jc w:val="both"/>
        <w:rPr>
          <w:rFonts w:ascii="Times New Roman" w:hAnsi="Times New Roman" w:cs="Times New Roman"/>
        </w:rPr>
      </w:pPr>
      <w:r w:rsidRPr="00A10C73">
        <w:rPr>
          <w:rFonts w:ascii="Times New Roman" w:hAnsi="Times New Roman" w:cs="Times New Roman"/>
        </w:rPr>
        <w:t xml:space="preserve">On 02.06.2026, the Petitioner issued a Force Majeure Notice to the Respondent No. 1 basis the tower collapse and inability to evacuate power and </w:t>
      </w:r>
      <w:del w:id="541" w:author="Senthil Kumar Dharuman" w:date="2026-07-13T19:35:00Z" w16du:dateUtc="2026-07-13T14:05:00Z">
        <w:r w:rsidRPr="00A10C73" w:rsidDel="008F14EF">
          <w:rPr>
            <w:rFonts w:ascii="Times New Roman" w:hAnsi="Times New Roman" w:cs="Times New Roman"/>
          </w:rPr>
          <w:delText xml:space="preserve">and </w:delText>
        </w:r>
      </w:del>
      <w:r w:rsidRPr="00A10C73">
        <w:rPr>
          <w:rFonts w:ascii="Times New Roman" w:hAnsi="Times New Roman" w:cs="Times New Roman"/>
        </w:rPr>
        <w:t>requested Respondent No. 1 to extend</w:t>
      </w:r>
      <w:r w:rsidR="00A10C73" w:rsidRPr="00A10C73">
        <w:rPr>
          <w:rFonts w:ascii="Times New Roman" w:hAnsi="Times New Roman" w:cs="Times New Roman"/>
        </w:rPr>
        <w:t xml:space="preserve"> </w:t>
      </w:r>
      <w:r w:rsidRPr="00A10C73">
        <w:rPr>
          <w:rFonts w:ascii="Times New Roman" w:hAnsi="Times New Roman" w:cs="Times New Roman"/>
        </w:rPr>
        <w:t>the time to inject infirm power for the balance 10.5 MW</w:t>
      </w:r>
      <w:r w:rsidR="00A10C73" w:rsidRPr="00A10C73">
        <w:rPr>
          <w:rFonts w:ascii="Times New Roman" w:hAnsi="Times New Roman" w:cs="Times New Roman"/>
        </w:rPr>
        <w:t xml:space="preserve"> for period of  45 days from 27.06.2026 to 11.08.2026, </w:t>
      </w:r>
      <w:r w:rsidRPr="00A10C73">
        <w:rPr>
          <w:rFonts w:ascii="Times New Roman" w:hAnsi="Times New Roman" w:cs="Times New Roman"/>
        </w:rPr>
        <w:t>that being the estimated period to restore the line together with the days required to ready the turbines.</w:t>
      </w:r>
      <w:r w:rsidR="00A10C73" w:rsidRPr="00A10C73">
        <w:rPr>
          <w:rFonts w:ascii="Times New Roman" w:hAnsi="Times New Roman" w:cs="Times New Roman"/>
        </w:rPr>
        <w:t xml:space="preserve"> </w:t>
      </w:r>
      <w:r w:rsidRPr="00A10C73">
        <w:rPr>
          <w:rFonts w:ascii="Times New Roman" w:hAnsi="Times New Roman" w:cs="Times New Roman"/>
        </w:rPr>
        <w:t xml:space="preserve">A copy of the Force Majeure Notice dated 02.06.2026 is annexed hereto and marked as </w:t>
      </w:r>
      <w:r w:rsidRPr="004057F6">
        <w:rPr>
          <w:rFonts w:ascii="Times New Roman" w:hAnsi="Times New Roman" w:cs="Times New Roman"/>
          <w:b/>
          <w:bCs/>
          <w:i/>
          <w:iCs/>
        </w:rPr>
        <w:t>Annexure P-</w:t>
      </w:r>
      <w:ins w:id="542" w:author="Ali Ahmed Chaudhary" w:date="2026-07-20T19:33:00Z" w16du:dateUtc="2026-07-20T14:03:00Z">
        <w:r w:rsidR="00B36E04">
          <w:rPr>
            <w:rFonts w:ascii="Times New Roman" w:hAnsi="Times New Roman" w:cs="Times New Roman"/>
            <w:b/>
            <w:bCs/>
            <w:i/>
            <w:iCs/>
          </w:rPr>
          <w:t>17</w:t>
        </w:r>
      </w:ins>
      <w:del w:id="543" w:author="Ali Ahmed Chaudhary" w:date="2026-07-20T19:33:00Z" w16du:dateUtc="2026-07-20T14:03:00Z">
        <w:r w:rsidR="004057F6" w:rsidDel="00B36E04">
          <w:rPr>
            <w:rFonts w:ascii="Times New Roman" w:hAnsi="Times New Roman" w:cs="Times New Roman"/>
            <w:b/>
            <w:bCs/>
            <w:i/>
            <w:iCs/>
          </w:rPr>
          <w:delText>[•]</w:delText>
        </w:r>
      </w:del>
    </w:p>
    <w:p w14:paraId="02FB4F26" w14:textId="77777777" w:rsidR="004057F6" w:rsidRDefault="00A10C73" w:rsidP="00A10C73">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 xml:space="preserve">On 09.06.2026, Respondent No. 1 replied to the Petitioner and </w:t>
      </w:r>
      <w:r>
        <w:rPr>
          <w:rFonts w:ascii="Times New Roman" w:hAnsi="Times New Roman" w:cs="Times New Roman"/>
          <w:i/>
          <w:iCs/>
        </w:rPr>
        <w:t xml:space="preserve">inter-alia </w:t>
      </w:r>
      <w:r w:rsidR="004057F6">
        <w:rPr>
          <w:rFonts w:ascii="Times New Roman" w:hAnsi="Times New Roman" w:cs="Times New Roman"/>
        </w:rPr>
        <w:t>stated that:-</w:t>
      </w:r>
    </w:p>
    <w:p w14:paraId="3BD0E94D" w14:textId="77777777" w:rsidR="004057F6" w:rsidRDefault="004057F6" w:rsidP="004057F6">
      <w:pPr>
        <w:pStyle w:val="ListParagraph"/>
        <w:spacing w:before="240" w:after="140" w:line="360" w:lineRule="auto"/>
        <w:ind w:left="1436" w:hanging="860"/>
        <w:jc w:val="both"/>
        <w:rPr>
          <w:rFonts w:ascii="Times New Roman" w:hAnsi="Times New Roman" w:cs="Times New Roman"/>
        </w:rPr>
      </w:pPr>
      <w:r>
        <w:rPr>
          <w:rFonts w:ascii="Times New Roman" w:hAnsi="Times New Roman" w:cs="Times New Roman"/>
        </w:rPr>
        <w:t>(a)</w:t>
      </w:r>
      <w:r>
        <w:rPr>
          <w:rFonts w:ascii="Times New Roman" w:hAnsi="Times New Roman" w:cs="Times New Roman"/>
        </w:rPr>
        <w:tab/>
        <w:t xml:space="preserve">As per </w:t>
      </w:r>
      <w:r w:rsidR="00A10C73">
        <w:rPr>
          <w:rFonts w:ascii="Times New Roman" w:hAnsi="Times New Roman" w:cs="Times New Roman"/>
        </w:rPr>
        <w:t>Regulation 19 of the IEGC 2023 (As amended)</w:t>
      </w:r>
      <w:r>
        <w:rPr>
          <w:rFonts w:ascii="Times New Roman" w:hAnsi="Times New Roman" w:cs="Times New Roman"/>
        </w:rPr>
        <w:t xml:space="preserve">, </w:t>
      </w:r>
      <w:r w:rsidRPr="00473FF0">
        <w:rPr>
          <w:rFonts w:ascii="Times New Roman" w:hAnsi="Times New Roman" w:cs="Times New Roman"/>
        </w:rPr>
        <w:t xml:space="preserve">injection of infirm power </w:t>
      </w:r>
      <w:r>
        <w:rPr>
          <w:rFonts w:ascii="Times New Roman" w:hAnsi="Times New Roman" w:cs="Times New Roman"/>
        </w:rPr>
        <w:t xml:space="preserve">was permitted under the IEGC 2023 </w:t>
      </w:r>
      <w:r w:rsidRPr="00473FF0">
        <w:rPr>
          <w:rFonts w:ascii="Times New Roman" w:hAnsi="Times New Roman" w:cs="Times New Roman"/>
        </w:rPr>
        <w:t>from 11.02.2026 to 27.03.2026 (</w:t>
      </w:r>
      <w:r>
        <w:rPr>
          <w:rFonts w:ascii="Times New Roman" w:hAnsi="Times New Roman" w:cs="Times New Roman"/>
        </w:rPr>
        <w:t xml:space="preserve">i.e. </w:t>
      </w:r>
      <w:r w:rsidRPr="00473FF0">
        <w:rPr>
          <w:rFonts w:ascii="Times New Roman" w:hAnsi="Times New Roman" w:cs="Times New Roman"/>
        </w:rPr>
        <w:t>45 days from FTC approval)</w:t>
      </w:r>
      <w:r>
        <w:rPr>
          <w:rFonts w:ascii="Times New Roman" w:hAnsi="Times New Roman" w:cs="Times New Roman"/>
        </w:rPr>
        <w:t>;</w:t>
      </w:r>
    </w:p>
    <w:p w14:paraId="0E040054" w14:textId="36B487CB" w:rsidR="004057F6" w:rsidRDefault="004057F6" w:rsidP="004057F6">
      <w:pPr>
        <w:pStyle w:val="ListParagraph"/>
        <w:spacing w:before="240" w:after="140" w:line="360" w:lineRule="auto"/>
        <w:ind w:left="1436" w:hanging="860"/>
        <w:jc w:val="both"/>
        <w:rPr>
          <w:rFonts w:ascii="Times New Roman" w:hAnsi="Times New Roman" w:cs="Times New Roman"/>
        </w:rPr>
      </w:pPr>
      <w:r>
        <w:rPr>
          <w:rFonts w:ascii="Times New Roman" w:hAnsi="Times New Roman" w:cs="Times New Roman"/>
        </w:rPr>
        <w:t>(b)</w:t>
      </w:r>
      <w:r>
        <w:rPr>
          <w:rFonts w:ascii="Times New Roman" w:hAnsi="Times New Roman" w:cs="Times New Roman"/>
        </w:rPr>
        <w:tab/>
        <w:t xml:space="preserve">Respondent No. 1 can </w:t>
      </w:r>
      <w:r w:rsidRPr="00473FF0">
        <w:rPr>
          <w:rFonts w:ascii="Times New Roman" w:hAnsi="Times New Roman" w:cs="Times New Roman"/>
        </w:rPr>
        <w:t>grant extension only up to 26.06.2026, being 135 days from FTC approval</w:t>
      </w:r>
      <w:r>
        <w:rPr>
          <w:rFonts w:ascii="Times New Roman" w:hAnsi="Times New Roman" w:cs="Times New Roman"/>
        </w:rPr>
        <w:t xml:space="preserve"> (i.e. </w:t>
      </w:r>
      <w:ins w:id="544" w:author="Senthil Kumar Dharuman" w:date="2026-07-15T15:51:00Z" w16du:dateUtc="2026-07-15T10:21:00Z">
        <w:r w:rsidR="00E75013">
          <w:rPr>
            <w:rFonts w:ascii="Times New Roman" w:hAnsi="Times New Roman" w:cs="Times New Roman"/>
          </w:rPr>
          <w:t xml:space="preserve">45 days + </w:t>
        </w:r>
      </w:ins>
      <w:r>
        <w:rPr>
          <w:rFonts w:ascii="Times New Roman" w:hAnsi="Times New Roman" w:cs="Times New Roman"/>
        </w:rPr>
        <w:t>3 months); and</w:t>
      </w:r>
    </w:p>
    <w:p w14:paraId="1F72318C" w14:textId="77777777" w:rsidR="004057F6" w:rsidRDefault="004057F6" w:rsidP="004057F6">
      <w:pPr>
        <w:pStyle w:val="ListParagraph"/>
        <w:spacing w:before="240" w:after="140" w:line="360" w:lineRule="auto"/>
        <w:ind w:left="1436" w:hanging="860"/>
        <w:jc w:val="both"/>
        <w:rPr>
          <w:rFonts w:ascii="Times New Roman" w:hAnsi="Times New Roman" w:cs="Times New Roman"/>
        </w:rPr>
      </w:pPr>
      <w:r>
        <w:rPr>
          <w:rFonts w:ascii="Times New Roman" w:hAnsi="Times New Roman" w:cs="Times New Roman"/>
        </w:rPr>
        <w:t>(c)</w:t>
      </w:r>
      <w:r>
        <w:rPr>
          <w:rFonts w:ascii="Times New Roman" w:hAnsi="Times New Roman" w:cs="Times New Roman"/>
        </w:rPr>
        <w:tab/>
        <w:t>A</w:t>
      </w:r>
      <w:r w:rsidRPr="004057F6">
        <w:rPr>
          <w:rFonts w:ascii="Times New Roman" w:hAnsi="Times New Roman" w:cs="Times New Roman"/>
        </w:rPr>
        <w:t xml:space="preserve">ny extension beyond 135 days did not fall within the purview of the RLDC and required the approval of this Hon’ble Commission. </w:t>
      </w:r>
    </w:p>
    <w:p w14:paraId="67348B18" w14:textId="4865C693" w:rsidR="00BF6D93" w:rsidRPr="004057F6" w:rsidRDefault="004057F6" w:rsidP="004057F6">
      <w:pPr>
        <w:pStyle w:val="ListParagraph"/>
        <w:spacing w:before="240" w:after="140" w:line="360" w:lineRule="auto"/>
        <w:ind w:left="1436" w:hanging="860"/>
        <w:jc w:val="both"/>
        <w:rPr>
          <w:rFonts w:ascii="Times New Roman" w:hAnsi="Times New Roman" w:cs="Times New Roman"/>
        </w:rPr>
      </w:pPr>
      <w:r>
        <w:rPr>
          <w:rFonts w:ascii="Times New Roman" w:hAnsi="Times New Roman" w:cs="Times New Roman"/>
        </w:rPr>
        <w:t>(d)</w:t>
      </w:r>
      <w:r>
        <w:rPr>
          <w:rFonts w:ascii="Times New Roman" w:hAnsi="Times New Roman" w:cs="Times New Roman"/>
        </w:rPr>
        <w:tab/>
      </w:r>
      <w:r w:rsidRPr="004057F6">
        <w:rPr>
          <w:rFonts w:ascii="Times New Roman" w:hAnsi="Times New Roman" w:cs="Times New Roman"/>
        </w:rPr>
        <w:t>Respondent No. 1 accordingly directed the Petitioner to approach this Hon’ble Commission.</w:t>
      </w:r>
    </w:p>
    <w:p w14:paraId="67348B19" w14:textId="1BF30F62" w:rsidR="00BF6D93" w:rsidRPr="00473FF0" w:rsidRDefault="009428DA" w:rsidP="00473FF0">
      <w:pPr>
        <w:spacing w:before="240" w:after="140" w:line="360" w:lineRule="auto"/>
        <w:ind w:left="576"/>
        <w:jc w:val="both"/>
        <w:rPr>
          <w:rFonts w:ascii="Times New Roman" w:hAnsi="Times New Roman" w:cs="Times New Roman"/>
        </w:rPr>
      </w:pPr>
      <w:r w:rsidRPr="00473FF0">
        <w:rPr>
          <w:rFonts w:ascii="Times New Roman" w:hAnsi="Times New Roman" w:cs="Times New Roman"/>
        </w:rPr>
        <w:t xml:space="preserve">A copy of the SRLDC reply dated 09.06.2026 is annexed hereto and marked as </w:t>
      </w:r>
      <w:r w:rsidRPr="004057F6">
        <w:rPr>
          <w:rFonts w:ascii="Times New Roman" w:hAnsi="Times New Roman" w:cs="Times New Roman"/>
          <w:b/>
          <w:bCs/>
          <w:i/>
          <w:iCs/>
        </w:rPr>
        <w:t>Annexure P-</w:t>
      </w:r>
      <w:ins w:id="545" w:author="Ali Ahmed Chaudhary" w:date="2026-07-20T19:33:00Z" w16du:dateUtc="2026-07-20T14:03:00Z">
        <w:r w:rsidR="00182FE6">
          <w:rPr>
            <w:rFonts w:ascii="Times New Roman" w:hAnsi="Times New Roman" w:cs="Times New Roman"/>
            <w:b/>
            <w:bCs/>
            <w:i/>
            <w:iCs/>
          </w:rPr>
          <w:t>18</w:t>
        </w:r>
      </w:ins>
      <w:del w:id="546" w:author="Ali Ahmed Chaudhary" w:date="2026-07-20T19:33:00Z" w16du:dateUtc="2026-07-20T14:03:00Z">
        <w:r w:rsidR="004057F6" w:rsidDel="00182FE6">
          <w:rPr>
            <w:rFonts w:ascii="Times New Roman" w:hAnsi="Times New Roman" w:cs="Times New Roman"/>
            <w:b/>
            <w:bCs/>
            <w:i/>
            <w:iCs/>
          </w:rPr>
          <w:delText>[•]</w:delText>
        </w:r>
      </w:del>
      <w:r w:rsidRPr="004057F6">
        <w:rPr>
          <w:rFonts w:ascii="Times New Roman" w:hAnsi="Times New Roman" w:cs="Times New Roman"/>
          <w:b/>
          <w:bCs/>
          <w:i/>
          <w:iCs/>
        </w:rPr>
        <w:t>.</w:t>
      </w:r>
    </w:p>
    <w:p w14:paraId="71D3E57F" w14:textId="17A641A5" w:rsidR="0004476B" w:rsidRDefault="004057F6" w:rsidP="004057F6">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 xml:space="preserve">On 28.06.2026, the </w:t>
      </w:r>
      <w:r w:rsidRPr="00473FF0">
        <w:rPr>
          <w:rFonts w:ascii="Times New Roman" w:hAnsi="Times New Roman" w:cs="Times New Roman"/>
        </w:rPr>
        <w:t xml:space="preserve">220 kV transmission line was restored </w:t>
      </w:r>
      <w:r>
        <w:rPr>
          <w:rFonts w:ascii="Times New Roman" w:hAnsi="Times New Roman" w:cs="Times New Roman"/>
        </w:rPr>
        <w:t xml:space="preserve">post completion of requisite </w:t>
      </w:r>
      <w:r w:rsidRPr="00473FF0">
        <w:rPr>
          <w:rFonts w:ascii="Times New Roman" w:hAnsi="Times New Roman" w:cs="Times New Roman"/>
        </w:rPr>
        <w:t xml:space="preserve">rectification works </w:t>
      </w:r>
      <w:r>
        <w:rPr>
          <w:rFonts w:ascii="Times New Roman" w:hAnsi="Times New Roman" w:cs="Times New Roman"/>
        </w:rPr>
        <w:t xml:space="preserve">and obtaining </w:t>
      </w:r>
      <w:r w:rsidRPr="00473FF0">
        <w:rPr>
          <w:rFonts w:ascii="Times New Roman" w:hAnsi="Times New Roman" w:cs="Times New Roman"/>
        </w:rPr>
        <w:t xml:space="preserve">requisite CEA safety clearance </w:t>
      </w:r>
      <w:r w:rsidR="0004476B">
        <w:rPr>
          <w:rFonts w:ascii="Times New Roman" w:hAnsi="Times New Roman" w:cs="Times New Roman"/>
        </w:rPr>
        <w:t>and receipt of</w:t>
      </w:r>
      <w:ins w:id="547" w:author="Senthil Kumar Dharuman" w:date="2026-07-15T15:52:00Z" w16du:dateUtc="2026-07-15T10:22:00Z">
        <w:r w:rsidR="003365A1">
          <w:rPr>
            <w:rFonts w:ascii="Times New Roman" w:hAnsi="Times New Roman" w:cs="Times New Roman"/>
          </w:rPr>
          <w:t xml:space="preserve"> FTC Approval &amp;</w:t>
        </w:r>
      </w:ins>
      <w:r w:rsidR="0004476B">
        <w:rPr>
          <w:rFonts w:ascii="Times New Roman" w:hAnsi="Times New Roman" w:cs="Times New Roman"/>
        </w:rPr>
        <w:t xml:space="preserve"> </w:t>
      </w:r>
      <w:r w:rsidR="0004476B" w:rsidRPr="00473FF0">
        <w:rPr>
          <w:rFonts w:ascii="Times New Roman" w:hAnsi="Times New Roman" w:cs="Times New Roman"/>
        </w:rPr>
        <w:t>charging code</w:t>
      </w:r>
      <w:r w:rsidR="0004476B">
        <w:rPr>
          <w:rFonts w:ascii="Times New Roman" w:hAnsi="Times New Roman" w:cs="Times New Roman"/>
        </w:rPr>
        <w:t>. Only post this could the Petitioner seek to approach the FTC clearance from Respondent No. 1</w:t>
      </w:r>
    </w:p>
    <w:p w14:paraId="67348B1B" w14:textId="67D7C026" w:rsidR="00BF6D93" w:rsidRPr="00EC4605" w:rsidRDefault="0004476B" w:rsidP="0004476B">
      <w:pPr>
        <w:pStyle w:val="ListParagraph"/>
        <w:numPr>
          <w:ilvl w:val="0"/>
          <w:numId w:val="9"/>
        </w:numPr>
        <w:spacing w:before="240" w:after="140" w:line="360" w:lineRule="auto"/>
        <w:ind w:left="576" w:hanging="709"/>
        <w:jc w:val="both"/>
        <w:rPr>
          <w:ins w:id="548" w:author="Ali Ahmed Chaudhary" w:date="2026-07-21T10:58:00Z" w16du:dateUtc="2026-07-21T05:28:00Z"/>
          <w:rFonts w:ascii="Times New Roman" w:hAnsi="Times New Roman" w:cs="Times New Roman"/>
          <w:rPrChange w:id="549" w:author="Ali Ahmed Chaudhary" w:date="2026-07-21T10:58:00Z" w16du:dateUtc="2026-07-21T05:28:00Z">
            <w:rPr>
              <w:ins w:id="550" w:author="Ali Ahmed Chaudhary" w:date="2026-07-21T10:58:00Z" w16du:dateUtc="2026-07-21T05:28:00Z"/>
              <w:rFonts w:ascii="Times New Roman" w:hAnsi="Times New Roman" w:cs="Times New Roman"/>
              <w:b/>
              <w:bCs/>
              <w:i/>
              <w:iCs/>
            </w:rPr>
          </w:rPrChange>
        </w:rPr>
      </w:pPr>
      <w:r>
        <w:rPr>
          <w:rFonts w:ascii="Times New Roman" w:hAnsi="Times New Roman" w:cs="Times New Roman"/>
        </w:rPr>
        <w:t xml:space="preserve">It is submitted that the period permitted under the IEGC 2023 for grant of extension in injection of </w:t>
      </w:r>
      <w:del w:id="551" w:author="Senthil Kumar Dharuman" w:date="2026-07-13T19:39:00Z" w16du:dateUtc="2026-07-13T14:09:00Z">
        <w:r w:rsidDel="00E21473">
          <w:rPr>
            <w:rFonts w:ascii="Times New Roman" w:hAnsi="Times New Roman" w:cs="Times New Roman"/>
          </w:rPr>
          <w:delText xml:space="preserve">inform </w:delText>
        </w:r>
      </w:del>
      <w:ins w:id="552" w:author="Senthil Kumar Dharuman" w:date="2026-07-13T19:39:00Z" w16du:dateUtc="2026-07-13T14:09:00Z">
        <w:r w:rsidR="00E21473">
          <w:rPr>
            <w:rFonts w:ascii="Times New Roman" w:hAnsi="Times New Roman" w:cs="Times New Roman"/>
          </w:rPr>
          <w:t xml:space="preserve"> infirm</w:t>
        </w:r>
      </w:ins>
      <w:ins w:id="553" w:author="Senthil Kumar Dharuman" w:date="2026-07-13T19:40:00Z" w16du:dateUtc="2026-07-13T14:10:00Z">
        <w:r w:rsidR="00E21473">
          <w:rPr>
            <w:rFonts w:ascii="Times New Roman" w:hAnsi="Times New Roman" w:cs="Times New Roman"/>
          </w:rPr>
          <w:t xml:space="preserve"> </w:t>
        </w:r>
      </w:ins>
      <w:r>
        <w:rPr>
          <w:rFonts w:ascii="Times New Roman" w:hAnsi="Times New Roman" w:cs="Times New Roman"/>
        </w:rPr>
        <w:t xml:space="preserve">power by Respondent No. 1 </w:t>
      </w:r>
      <w:r w:rsidRPr="00A63A38">
        <w:rPr>
          <w:rFonts w:ascii="Times New Roman" w:hAnsi="Times New Roman" w:cs="Times New Roman"/>
        </w:rPr>
        <w:t xml:space="preserve">(i.e. till 26.06.2026 being </w:t>
      </w:r>
      <w:del w:id="554" w:author="Senthil Kumar Dharuman" w:date="2026-07-15T15:54:00Z" w16du:dateUtc="2026-07-15T10:24:00Z">
        <w:r w:rsidRPr="00A63A38" w:rsidDel="00A63A38">
          <w:rPr>
            <w:rFonts w:ascii="Times New Roman" w:hAnsi="Times New Roman" w:cs="Times New Roman"/>
          </w:rPr>
          <w:delText>123</w:delText>
        </w:r>
      </w:del>
      <w:ins w:id="555" w:author="Senthil Kumar Dharuman" w:date="2026-07-15T15:54:00Z" w16du:dateUtc="2026-07-15T10:24:00Z">
        <w:r w:rsidR="00A63A38">
          <w:rPr>
            <w:rFonts w:ascii="Times New Roman" w:hAnsi="Times New Roman" w:cs="Times New Roman"/>
          </w:rPr>
          <w:t xml:space="preserve"> 135</w:t>
        </w:r>
      </w:ins>
      <w:r w:rsidRPr="00A63A38">
        <w:rPr>
          <w:rFonts w:ascii="Times New Roman" w:hAnsi="Times New Roman" w:cs="Times New Roman"/>
        </w:rPr>
        <w:t xml:space="preserve"> days from grant of FTC)</w:t>
      </w:r>
      <w:r>
        <w:rPr>
          <w:rFonts w:ascii="Times New Roman" w:hAnsi="Times New Roman" w:cs="Times New Roman"/>
        </w:rPr>
        <w:t xml:space="preserve"> lapsed during the period wherein the Force Majeure Event was subsisting. Accordingly, as a result, </w:t>
      </w:r>
      <w:r w:rsidRPr="00473FF0">
        <w:rPr>
          <w:rFonts w:ascii="Times New Roman" w:hAnsi="Times New Roman" w:cs="Times New Roman"/>
        </w:rPr>
        <w:t xml:space="preserve">the Petitioner was, for reasons wholly beyond its </w:t>
      </w:r>
      <w:r w:rsidRPr="00473FF0">
        <w:rPr>
          <w:rFonts w:ascii="Times New Roman" w:hAnsi="Times New Roman" w:cs="Times New Roman"/>
        </w:rPr>
        <w:lastRenderedPageBreak/>
        <w:t>control, unable to make the advance application to this Hon’ble Commission contemplated by the proviso to Regulation 19(3).</w:t>
      </w:r>
      <w:r>
        <w:rPr>
          <w:rFonts w:ascii="Times New Roman" w:hAnsi="Times New Roman" w:cs="Times New Roman"/>
        </w:rPr>
        <w:t xml:space="preserve"> </w:t>
      </w:r>
      <w:r w:rsidRPr="0004476B">
        <w:rPr>
          <w:rFonts w:ascii="Times New Roman" w:hAnsi="Times New Roman" w:cs="Times New Roman"/>
        </w:rPr>
        <w:t xml:space="preserve">Copies of the line-restoration and 220 kV charging-code correspondence dated 28.06.2026 are annexed hereto and marked as </w:t>
      </w:r>
      <w:r w:rsidRPr="0004476B">
        <w:rPr>
          <w:rFonts w:ascii="Times New Roman" w:hAnsi="Times New Roman" w:cs="Times New Roman"/>
          <w:b/>
          <w:bCs/>
          <w:i/>
          <w:iCs/>
        </w:rPr>
        <w:t>Annexure P-</w:t>
      </w:r>
      <w:ins w:id="556" w:author="Ali Ahmed Chaudhary" w:date="2026-07-20T19:33:00Z" w16du:dateUtc="2026-07-20T14:03:00Z">
        <w:r w:rsidR="00182FE6">
          <w:rPr>
            <w:rFonts w:ascii="Times New Roman" w:hAnsi="Times New Roman" w:cs="Times New Roman"/>
            <w:b/>
            <w:bCs/>
            <w:i/>
            <w:iCs/>
          </w:rPr>
          <w:t>19</w:t>
        </w:r>
      </w:ins>
      <w:del w:id="557" w:author="Ali Ahmed Chaudhary" w:date="2026-07-20T19:33:00Z" w16du:dateUtc="2026-07-20T14:03:00Z">
        <w:r w:rsidDel="00182FE6">
          <w:rPr>
            <w:rFonts w:ascii="Times New Roman" w:hAnsi="Times New Roman" w:cs="Times New Roman"/>
            <w:b/>
            <w:bCs/>
            <w:i/>
            <w:iCs/>
          </w:rPr>
          <w:delText>[•]</w:delText>
        </w:r>
      </w:del>
      <w:r w:rsidRPr="0004476B">
        <w:rPr>
          <w:rFonts w:ascii="Times New Roman" w:hAnsi="Times New Roman" w:cs="Times New Roman"/>
          <w:b/>
          <w:bCs/>
          <w:i/>
          <w:iCs/>
        </w:rPr>
        <w:t xml:space="preserve"> (</w:t>
      </w:r>
      <w:commentRangeStart w:id="558"/>
      <w:commentRangeStart w:id="559"/>
      <w:commentRangeStart w:id="560"/>
      <w:r w:rsidRPr="0004476B">
        <w:rPr>
          <w:rFonts w:ascii="Times New Roman" w:hAnsi="Times New Roman" w:cs="Times New Roman"/>
          <w:b/>
          <w:bCs/>
          <w:i/>
          <w:iCs/>
        </w:rPr>
        <w:t>Colly</w:t>
      </w:r>
      <w:commentRangeEnd w:id="558"/>
      <w:r w:rsidR="00F5487E" w:rsidRPr="0004476B">
        <w:rPr>
          <w:rStyle w:val="CommentReference"/>
          <w:rFonts w:ascii="Times New Roman" w:hAnsi="Times New Roman" w:cs="Times New Roman"/>
          <w:b/>
          <w:bCs/>
          <w:i/>
          <w:iCs/>
          <w:sz w:val="24"/>
          <w:szCs w:val="24"/>
        </w:rPr>
        <w:commentReference w:id="558"/>
      </w:r>
      <w:commentRangeEnd w:id="559"/>
      <w:r w:rsidR="00F5487E" w:rsidRPr="0004476B">
        <w:rPr>
          <w:rStyle w:val="CommentReference"/>
          <w:rFonts w:ascii="Times New Roman" w:hAnsi="Times New Roman" w:cs="Times New Roman"/>
          <w:b/>
          <w:bCs/>
          <w:i/>
          <w:iCs/>
          <w:sz w:val="24"/>
          <w:szCs w:val="24"/>
        </w:rPr>
        <w:commentReference w:id="559"/>
      </w:r>
      <w:commentRangeEnd w:id="560"/>
      <w:r w:rsidR="00165AA6" w:rsidRPr="0004476B">
        <w:rPr>
          <w:rStyle w:val="CommentReference"/>
          <w:rFonts w:ascii="Times New Roman" w:hAnsi="Times New Roman" w:cs="Times New Roman"/>
          <w:b/>
          <w:bCs/>
          <w:i/>
          <w:iCs/>
          <w:sz w:val="24"/>
          <w:szCs w:val="24"/>
        </w:rPr>
        <w:commentReference w:id="560"/>
      </w:r>
      <w:r w:rsidRPr="0004476B">
        <w:rPr>
          <w:rFonts w:ascii="Times New Roman" w:hAnsi="Times New Roman" w:cs="Times New Roman"/>
          <w:b/>
          <w:bCs/>
          <w:i/>
          <w:iCs/>
        </w:rPr>
        <w:t>).</w:t>
      </w:r>
    </w:p>
    <w:p w14:paraId="390C2200" w14:textId="60EFE767" w:rsidR="00EC4605" w:rsidRPr="0004476B" w:rsidRDefault="00100203" w:rsidP="0004476B">
      <w:pPr>
        <w:pStyle w:val="ListParagraph"/>
        <w:numPr>
          <w:ilvl w:val="0"/>
          <w:numId w:val="9"/>
        </w:numPr>
        <w:spacing w:before="240" w:after="140" w:line="360" w:lineRule="auto"/>
        <w:ind w:left="576" w:hanging="709"/>
        <w:jc w:val="both"/>
        <w:rPr>
          <w:rFonts w:ascii="Times New Roman" w:hAnsi="Times New Roman" w:cs="Times New Roman"/>
        </w:rPr>
      </w:pPr>
      <w:ins w:id="561" w:author="Ali Ahmed Chaudhary" w:date="2026-07-21T10:58:00Z" w16du:dateUtc="2026-07-21T05:28:00Z">
        <w:r w:rsidRPr="00100203">
          <w:rPr>
            <w:rFonts w:ascii="Times New Roman" w:hAnsi="Times New Roman" w:cs="Times New Roman"/>
          </w:rPr>
          <w:t xml:space="preserve">It is further submitted that the very purpose of permitting injection of infirm power is to facilitate the testing, trial operation, and commissioning of the generating station prior to commencement of regular operations. In the present case, the Petitioner had substantially completed the testing and commissioning activities, with only limited commissioning-related activities remaining to be undertaken. The generating </w:t>
        </w:r>
      </w:ins>
      <w:r w:rsidR="00995A3C" w:rsidRPr="00100203">
        <w:rPr>
          <w:rFonts w:ascii="Times New Roman" w:hAnsi="Times New Roman" w:cs="Times New Roman"/>
        </w:rPr>
        <w:t>station</w:t>
      </w:r>
      <w:r w:rsidR="00995A3C">
        <w:rPr>
          <w:rFonts w:ascii="Times New Roman" w:hAnsi="Times New Roman" w:cs="Times New Roman"/>
        </w:rPr>
        <w:t xml:space="preserve"> is</w:t>
      </w:r>
      <w:r w:rsidR="00D56FDB">
        <w:rPr>
          <w:rFonts w:ascii="Times New Roman" w:hAnsi="Times New Roman" w:cs="Times New Roman"/>
        </w:rPr>
        <w:t xml:space="preserve"> </w:t>
      </w:r>
      <w:ins w:id="562" w:author="Ali Ahmed Chaudhary" w:date="2026-07-21T10:58:00Z" w16du:dateUtc="2026-07-21T05:28:00Z">
        <w:r w:rsidRPr="00100203">
          <w:rPr>
            <w:rFonts w:ascii="Times New Roman" w:hAnsi="Times New Roman" w:cs="Times New Roman"/>
          </w:rPr>
          <w:t>otherwise ready for operationalisation</w:t>
        </w:r>
      </w:ins>
      <w:ins w:id="563" w:author="Yashaswi Kant" w:date="2026-07-23T10:59:00Z" w16du:dateUtc="2026-07-23T05:29:00Z">
        <w:r w:rsidR="00791660">
          <w:rPr>
            <w:rFonts w:ascii="Times New Roman" w:hAnsi="Times New Roman" w:cs="Times New Roman"/>
          </w:rPr>
          <w:t xml:space="preserve"> and was</w:t>
        </w:r>
      </w:ins>
      <w:ins w:id="564" w:author="Senthil Kumar Dharuman" w:date="2026-07-27T11:14:00Z" w16du:dateUtc="2026-07-27T05:44:00Z">
        <w:r w:rsidR="00873F31">
          <w:rPr>
            <w:rFonts w:ascii="Times New Roman" w:hAnsi="Times New Roman" w:cs="Times New Roman"/>
          </w:rPr>
          <w:t xml:space="preserve"> </w:t>
        </w:r>
      </w:ins>
      <w:ins w:id="565" w:author="Yashaswi Kant" w:date="2026-07-23T10:59:00Z" w16du:dateUtc="2026-07-23T05:29:00Z">
        <w:del w:id="566" w:author="Senthil Kumar Dharuman" w:date="2026-07-27T12:48:00Z" w16du:dateUtc="2026-07-27T07:18:00Z">
          <w:r w:rsidR="00791660" w:rsidDel="00BD1221">
            <w:rPr>
              <w:rFonts w:ascii="Times New Roman" w:hAnsi="Times New Roman" w:cs="Times New Roman"/>
            </w:rPr>
            <w:delText xml:space="preserve"> </w:delText>
          </w:r>
        </w:del>
        <w:r w:rsidR="00791660">
          <w:rPr>
            <w:rFonts w:ascii="Times New Roman" w:hAnsi="Times New Roman" w:cs="Times New Roman"/>
          </w:rPr>
          <w:t>denied completion of testing/trial operation so</w:t>
        </w:r>
      </w:ins>
      <w:ins w:id="567" w:author="Yashaswi Kant" w:date="2026-07-23T11:00:00Z" w16du:dateUtc="2026-07-23T05:30:00Z">
        <w:r w:rsidR="00791660">
          <w:rPr>
            <w:rFonts w:ascii="Times New Roman" w:hAnsi="Times New Roman" w:cs="Times New Roman"/>
          </w:rPr>
          <w:t xml:space="preserve">lely on account of events beyond the Petitioner’s control. </w:t>
        </w:r>
      </w:ins>
      <w:ins w:id="568" w:author="Ali Ahmed Chaudhary" w:date="2026-07-21T10:58:00Z" w16du:dateUtc="2026-07-21T05:28:00Z">
        <w:r w:rsidRPr="00100203">
          <w:rPr>
            <w:rFonts w:ascii="Times New Roman" w:hAnsi="Times New Roman" w:cs="Times New Roman"/>
          </w:rPr>
          <w:t xml:space="preserve">, and the inability to complete the residual activities and seek the requisite extension arose solely on account of the Force Majeure Event beyond the Petitioner's control. In these circumstances, </w:t>
        </w:r>
      </w:ins>
      <w:ins w:id="569" w:author="Yashaswi Kant" w:date="2026-07-23T11:00:00Z" w16du:dateUtc="2026-07-23T05:30:00Z">
        <w:r w:rsidR="00791660">
          <w:rPr>
            <w:rFonts w:ascii="Times New Roman" w:hAnsi="Times New Roman" w:cs="Times New Roman"/>
          </w:rPr>
          <w:t xml:space="preserve">any </w:t>
        </w:r>
      </w:ins>
      <w:ins w:id="570" w:author="Ali Ahmed Chaudhary" w:date="2026-07-21T10:58:00Z" w16du:dateUtc="2026-07-21T05:28:00Z">
        <w:r w:rsidRPr="00100203">
          <w:rPr>
            <w:rFonts w:ascii="Times New Roman" w:hAnsi="Times New Roman" w:cs="Times New Roman"/>
          </w:rPr>
          <w:t>denial of extension</w:t>
        </w:r>
      </w:ins>
      <w:ins w:id="571" w:author="Yashaswi Kant" w:date="2026-07-23T11:00:00Z" w16du:dateUtc="2026-07-23T05:30:00Z">
        <w:r w:rsidR="00791660">
          <w:rPr>
            <w:rFonts w:ascii="Times New Roman" w:hAnsi="Times New Roman" w:cs="Times New Roman"/>
          </w:rPr>
          <w:t xml:space="preserve"> by this Hon’ble Commission</w:t>
        </w:r>
      </w:ins>
      <w:ins w:id="572" w:author="Ali Ahmed Chaudhary" w:date="2026-07-21T10:58:00Z" w16du:dateUtc="2026-07-21T05:28:00Z">
        <w:r w:rsidRPr="00100203">
          <w:rPr>
            <w:rFonts w:ascii="Times New Roman" w:hAnsi="Times New Roman" w:cs="Times New Roman"/>
          </w:rPr>
          <w:t xml:space="preserve"> would defeat and frustrate the underlying object and purpose of </w:t>
        </w:r>
        <w:r w:rsidRPr="00FE6D46">
          <w:rPr>
            <w:rFonts w:ascii="Times New Roman" w:hAnsi="Times New Roman" w:cs="Times New Roman"/>
          </w:rPr>
          <w:t>Regulation 19</w:t>
        </w:r>
      </w:ins>
      <w:ins w:id="573" w:author="Yashaswi Kant" w:date="2026-07-23T11:00:00Z" w16du:dateUtc="2026-07-23T05:30:00Z">
        <w:r w:rsidR="00791660">
          <w:rPr>
            <w:rFonts w:ascii="Times New Roman" w:hAnsi="Times New Roman" w:cs="Times New Roman"/>
          </w:rPr>
          <w:t xml:space="preserve"> of the IEGC</w:t>
        </w:r>
      </w:ins>
      <w:ins w:id="574" w:author="Ali Ahmed Chaudhary" w:date="2026-07-21T10:58:00Z" w16du:dateUtc="2026-07-21T05:28:00Z">
        <w:r w:rsidRPr="00100203">
          <w:rPr>
            <w:rFonts w:ascii="Times New Roman" w:hAnsi="Times New Roman" w:cs="Times New Roman"/>
          </w:rPr>
          <w:t>, which is to enable a generating station to complete the commissioning process and achieve commercial readiness.</w:t>
        </w:r>
      </w:ins>
    </w:p>
    <w:p w14:paraId="67348B1C" w14:textId="2EC72621" w:rsidR="00BF6D93" w:rsidRPr="00473FF0" w:rsidRDefault="00340397" w:rsidP="0016234D">
      <w:pPr>
        <w:pStyle w:val="ListParagraph"/>
        <w:numPr>
          <w:ilvl w:val="0"/>
          <w:numId w:val="10"/>
        </w:numPr>
        <w:spacing w:before="240" w:after="200" w:line="360" w:lineRule="auto"/>
        <w:ind w:left="-142" w:firstLine="0"/>
        <w:rPr>
          <w:rFonts w:ascii="Times New Roman" w:hAnsi="Times New Roman" w:cs="Times New Roman"/>
        </w:rPr>
      </w:pPr>
      <w:r>
        <w:rPr>
          <w:rFonts w:ascii="Times New Roman" w:hAnsi="Times New Roman" w:cs="Times New Roman"/>
          <w:b/>
          <w:bCs/>
        </w:rPr>
        <w:t xml:space="preserve">Facts in Issue and </w:t>
      </w:r>
      <w:r w:rsidRPr="00473FF0">
        <w:rPr>
          <w:rFonts w:ascii="Times New Roman" w:hAnsi="Times New Roman" w:cs="Times New Roman"/>
          <w:b/>
          <w:bCs/>
        </w:rPr>
        <w:t>Questions of Law</w:t>
      </w:r>
    </w:p>
    <w:p w14:paraId="67348B1D" w14:textId="08824F6C" w:rsidR="00BF6D93" w:rsidRPr="00473FF0" w:rsidRDefault="009428DA" w:rsidP="0016234D">
      <w:pPr>
        <w:pStyle w:val="ListParagraph"/>
        <w:numPr>
          <w:ilvl w:val="0"/>
          <w:numId w:val="9"/>
        </w:numPr>
        <w:spacing w:before="240" w:after="140" w:line="360" w:lineRule="auto"/>
        <w:ind w:left="576" w:hanging="709"/>
        <w:jc w:val="both"/>
        <w:rPr>
          <w:rFonts w:ascii="Times New Roman" w:hAnsi="Times New Roman" w:cs="Times New Roman"/>
        </w:rPr>
      </w:pPr>
      <w:r w:rsidRPr="00473FF0">
        <w:rPr>
          <w:rFonts w:ascii="Times New Roman" w:hAnsi="Times New Roman" w:cs="Times New Roman"/>
        </w:rPr>
        <w:t>The facts in issue are as enumerated hereinabove</w:t>
      </w:r>
      <w:r w:rsidR="0016234D">
        <w:rPr>
          <w:rFonts w:ascii="Times New Roman" w:hAnsi="Times New Roman" w:cs="Times New Roman"/>
        </w:rPr>
        <w:t xml:space="preserve"> from Paragraph [•] to Paragraph </w:t>
      </w:r>
      <w:r w:rsidR="00624E8F">
        <w:rPr>
          <w:rFonts w:ascii="Times New Roman" w:hAnsi="Times New Roman" w:cs="Times New Roman"/>
        </w:rPr>
        <w:t>[•]</w:t>
      </w:r>
      <w:r w:rsidRPr="00473FF0">
        <w:rPr>
          <w:rFonts w:ascii="Times New Roman" w:hAnsi="Times New Roman" w:cs="Times New Roman"/>
        </w:rPr>
        <w:t>. In view thereof, the following Questions of Law arise for the consideration of this Hon’ble Commission: —</w:t>
      </w:r>
    </w:p>
    <w:p w14:paraId="67348B1F" w14:textId="555696DA" w:rsidR="00BF6D93" w:rsidRPr="00473FF0" w:rsidRDefault="009428DA" w:rsidP="00473FF0">
      <w:pPr>
        <w:pStyle w:val="ListParagraph"/>
        <w:numPr>
          <w:ilvl w:val="0"/>
          <w:numId w:val="5"/>
        </w:numPr>
        <w:spacing w:before="240" w:after="140" w:line="360" w:lineRule="auto"/>
        <w:jc w:val="both"/>
        <w:rPr>
          <w:rFonts w:ascii="Times New Roman" w:hAnsi="Times New Roman" w:cs="Times New Roman"/>
        </w:rPr>
      </w:pPr>
      <w:r w:rsidRPr="00473FF0">
        <w:rPr>
          <w:rFonts w:ascii="Times New Roman" w:hAnsi="Times New Roman" w:cs="Times New Roman"/>
        </w:rPr>
        <w:t xml:space="preserve">Whether </w:t>
      </w:r>
      <w:del w:id="575" w:author="Yashaswi Kant" w:date="2026-07-23T11:08:00Z" w16du:dateUtc="2026-07-23T05:38:00Z">
        <w:r w:rsidRPr="00473FF0" w:rsidDel="00283467">
          <w:rPr>
            <w:rFonts w:ascii="Times New Roman" w:hAnsi="Times New Roman" w:cs="Times New Roman"/>
          </w:rPr>
          <w:delText xml:space="preserve">the failure of the Petitioner to complete the repeat trial run and to inject infirm power within the stipulated period, being attributable solely to </w:delText>
        </w:r>
      </w:del>
      <w:r w:rsidRPr="00473FF0">
        <w:rPr>
          <w:rFonts w:ascii="Times New Roman" w:hAnsi="Times New Roman" w:cs="Times New Roman"/>
        </w:rPr>
        <w:t>the collapse of the evacuation line on 17.05.2026, constitutes a</w:t>
      </w:r>
      <w:ins w:id="576" w:author="Yashaswi Kant" w:date="2026-07-23T11:07:00Z" w16du:dateUtc="2026-07-23T05:37:00Z">
        <w:r w:rsidR="00283467">
          <w:rPr>
            <w:rFonts w:ascii="Times New Roman" w:hAnsi="Times New Roman" w:cs="Times New Roman"/>
          </w:rPr>
          <w:t xml:space="preserve">n event </w:t>
        </w:r>
      </w:ins>
      <w:ins w:id="577" w:author="Yashaswi Kant" w:date="2026-07-23T11:08:00Z" w16du:dateUtc="2026-07-23T05:38:00Z">
        <w:r w:rsidR="00283467">
          <w:rPr>
            <w:rFonts w:ascii="Times New Roman" w:hAnsi="Times New Roman" w:cs="Times New Roman"/>
          </w:rPr>
          <w:t xml:space="preserve">beyond the control of the Petitioner which directly and solely led </w:t>
        </w:r>
      </w:ins>
      <w:ins w:id="578" w:author="Yashaswi Kant" w:date="2026-07-23T11:09:00Z" w16du:dateUtc="2026-07-23T05:39:00Z">
        <w:r w:rsidR="00283467">
          <w:rPr>
            <w:rFonts w:ascii="Times New Roman" w:hAnsi="Times New Roman" w:cs="Times New Roman"/>
          </w:rPr>
          <w:t xml:space="preserve">to </w:t>
        </w:r>
      </w:ins>
      <w:ins w:id="579" w:author="Yashaswi Kant" w:date="2026-07-23T11:08:00Z" w16du:dateUtc="2026-07-23T05:38:00Z">
        <w:r w:rsidR="00283467" w:rsidRPr="00473FF0">
          <w:rPr>
            <w:rFonts w:ascii="Times New Roman" w:hAnsi="Times New Roman" w:cs="Times New Roman"/>
          </w:rPr>
          <w:t>the failure of the Petitioner to complete the repeat trial run and to inject infirm power within the stipulated period</w:t>
        </w:r>
      </w:ins>
      <w:ins w:id="580" w:author="Yashaswi Kant" w:date="2026-07-23T11:09:00Z" w16du:dateUtc="2026-07-23T05:39:00Z">
        <w:r w:rsidR="00283467">
          <w:rPr>
            <w:rFonts w:ascii="Times New Roman" w:hAnsi="Times New Roman" w:cs="Times New Roman"/>
          </w:rPr>
          <w:t xml:space="preserve"> and whether such event can be considered as a sufficient basis to exercise power under Regulation 19(3) of the IEGC 2023?</w:t>
        </w:r>
      </w:ins>
      <w:del w:id="581" w:author="Yashaswi Kant" w:date="2026-07-23T11:07:00Z" w16du:dateUtc="2026-07-23T05:37:00Z">
        <w:r w:rsidRPr="00473FF0" w:rsidDel="00283467">
          <w:rPr>
            <w:rFonts w:ascii="Times New Roman" w:hAnsi="Times New Roman" w:cs="Times New Roman"/>
          </w:rPr>
          <w:delText xml:space="preserve"> </w:delText>
        </w:r>
      </w:del>
      <w:del w:id="582" w:author="Yashaswi Kant" w:date="2026-07-23T11:09:00Z" w16du:dateUtc="2026-07-23T05:39:00Z">
        <w:r w:rsidRPr="00473FF0" w:rsidDel="00283467">
          <w:rPr>
            <w:rFonts w:ascii="Times New Roman" w:hAnsi="Times New Roman" w:cs="Times New Roman"/>
          </w:rPr>
          <w:delText>Force Majeure event excusing such non-compliance?</w:delText>
        </w:r>
      </w:del>
    </w:p>
    <w:p w14:paraId="665C1473" w14:textId="6710922E" w:rsidR="009D6F5A" w:rsidRPr="00473FF0" w:rsidRDefault="009D6F5A" w:rsidP="009D6F5A">
      <w:pPr>
        <w:pStyle w:val="ListParagraph"/>
        <w:numPr>
          <w:ilvl w:val="0"/>
          <w:numId w:val="5"/>
        </w:numPr>
        <w:spacing w:before="240" w:after="140" w:line="360" w:lineRule="auto"/>
        <w:jc w:val="both"/>
        <w:rPr>
          <w:rFonts w:ascii="Times New Roman" w:hAnsi="Times New Roman" w:cs="Times New Roman"/>
        </w:rPr>
      </w:pPr>
      <w:r w:rsidRPr="00473FF0">
        <w:rPr>
          <w:rFonts w:ascii="Times New Roman" w:hAnsi="Times New Roman" w:cs="Times New Roman"/>
        </w:rPr>
        <w:t>Whether</w:t>
      </w:r>
      <w:r>
        <w:rPr>
          <w:rFonts w:ascii="Times New Roman" w:hAnsi="Times New Roman" w:cs="Times New Roman"/>
        </w:rPr>
        <w:t xml:space="preserve"> </w:t>
      </w:r>
      <w:r w:rsidRPr="00473FF0">
        <w:rPr>
          <w:rFonts w:ascii="Times New Roman" w:hAnsi="Times New Roman" w:cs="Times New Roman"/>
        </w:rPr>
        <w:t>this Hon’ble Commission ought to grant an extension of time for the injection of infirm power in respect of the balance 5 WTGs aggregating 10.5 MW, under the proviso to Regulation 19(3) of the IEGC, 2023?</w:t>
      </w:r>
    </w:p>
    <w:p w14:paraId="67348B20" w14:textId="42C6CF0C" w:rsidR="00BF6D93" w:rsidRPr="00473FF0" w:rsidRDefault="009428DA" w:rsidP="00473FF0">
      <w:pPr>
        <w:pStyle w:val="ListParagraph"/>
        <w:numPr>
          <w:ilvl w:val="0"/>
          <w:numId w:val="5"/>
        </w:numPr>
        <w:spacing w:before="240" w:after="140" w:line="360" w:lineRule="auto"/>
        <w:jc w:val="both"/>
        <w:rPr>
          <w:rFonts w:ascii="Times New Roman" w:hAnsi="Times New Roman" w:cs="Times New Roman"/>
        </w:rPr>
      </w:pPr>
      <w:r w:rsidRPr="00473FF0">
        <w:rPr>
          <w:rFonts w:ascii="Times New Roman" w:hAnsi="Times New Roman" w:cs="Times New Roman"/>
        </w:rPr>
        <w:lastRenderedPageBreak/>
        <w:t xml:space="preserve">Whether </w:t>
      </w:r>
      <w:r w:rsidR="009D6F5A">
        <w:rPr>
          <w:rFonts w:ascii="Times New Roman" w:hAnsi="Times New Roman" w:cs="Times New Roman"/>
        </w:rPr>
        <w:t xml:space="preserve">this Hon’ble Commission ought to </w:t>
      </w:r>
      <w:r w:rsidR="009C75D1">
        <w:rPr>
          <w:rFonts w:ascii="Times New Roman" w:hAnsi="Times New Roman" w:cs="Times New Roman"/>
        </w:rPr>
        <w:t xml:space="preserve">relax/condone the delay in approaching this Hon’ble Commission in view of the timeline of 15 days prior to expiry of scheduled time provided under Regulation 19(3) of the IEGC 2023? </w:t>
      </w:r>
    </w:p>
    <w:p w14:paraId="67348B21" w14:textId="309B9B4B" w:rsidR="00BF6D93" w:rsidRPr="000037EC" w:rsidRDefault="009428DA" w:rsidP="00473FF0">
      <w:pPr>
        <w:pStyle w:val="ListParagraph"/>
        <w:numPr>
          <w:ilvl w:val="0"/>
          <w:numId w:val="5"/>
        </w:numPr>
        <w:spacing w:before="240" w:after="140" w:line="360" w:lineRule="auto"/>
        <w:jc w:val="both"/>
        <w:rPr>
          <w:rFonts w:ascii="Times New Roman" w:hAnsi="Times New Roman" w:cs="Times New Roman"/>
        </w:rPr>
      </w:pPr>
      <w:r w:rsidRPr="00473FF0">
        <w:rPr>
          <w:rFonts w:ascii="Times New Roman" w:hAnsi="Times New Roman" w:cs="Times New Roman"/>
        </w:rPr>
        <w:t>Whether this Hon’ble Commission</w:t>
      </w:r>
      <w:r w:rsidR="009C75D1">
        <w:rPr>
          <w:rFonts w:ascii="Times New Roman" w:hAnsi="Times New Roman" w:cs="Times New Roman"/>
        </w:rPr>
        <w:t xml:space="preserve"> ought to exercise </w:t>
      </w:r>
      <w:r w:rsidRPr="00473FF0">
        <w:rPr>
          <w:rFonts w:ascii="Times New Roman" w:hAnsi="Times New Roman" w:cs="Times New Roman"/>
        </w:rPr>
        <w:t xml:space="preserve">Power to Relax under Regulation 57, and Power to Remove Difficulty under Regulation 58 read with Regulation 60, of </w:t>
      </w:r>
      <w:r w:rsidRPr="000037EC">
        <w:rPr>
          <w:rFonts w:ascii="Times New Roman" w:hAnsi="Times New Roman" w:cs="Times New Roman"/>
        </w:rPr>
        <w:t>the IEGC 2023?</w:t>
      </w:r>
    </w:p>
    <w:p w14:paraId="0C45EF65" w14:textId="77777777" w:rsidR="009C75D1" w:rsidRPr="000037EC" w:rsidRDefault="009C75D1" w:rsidP="009C75D1">
      <w:pPr>
        <w:pStyle w:val="ListParagraph"/>
        <w:numPr>
          <w:ilvl w:val="0"/>
          <w:numId w:val="10"/>
        </w:numPr>
        <w:spacing w:before="240" w:after="200" w:line="360" w:lineRule="auto"/>
        <w:ind w:left="-142" w:firstLine="0"/>
        <w:rPr>
          <w:rFonts w:ascii="Times New Roman" w:hAnsi="Times New Roman" w:cs="Times New Roman"/>
        </w:rPr>
      </w:pPr>
      <w:r w:rsidRPr="000037EC">
        <w:rPr>
          <w:rFonts w:ascii="Times New Roman" w:hAnsi="Times New Roman" w:cs="Times New Roman"/>
          <w:b/>
          <w:bCs/>
        </w:rPr>
        <w:t>SUBMISSION</w:t>
      </w:r>
    </w:p>
    <w:p w14:paraId="67348B23" w14:textId="36CE3370" w:rsidR="00BF6D93" w:rsidRPr="000037EC" w:rsidRDefault="009428DA" w:rsidP="009C75D1">
      <w:pPr>
        <w:pStyle w:val="ListParagraph"/>
        <w:spacing w:before="240" w:after="200" w:line="360" w:lineRule="auto"/>
        <w:ind w:left="576" w:hanging="718"/>
        <w:jc w:val="both"/>
        <w:rPr>
          <w:rFonts w:ascii="Times New Roman" w:hAnsi="Times New Roman" w:cs="Times New Roman"/>
          <w:i/>
          <w:iCs/>
        </w:rPr>
      </w:pPr>
      <w:r w:rsidRPr="000037EC">
        <w:rPr>
          <w:rFonts w:ascii="Times New Roman" w:hAnsi="Times New Roman" w:cs="Times New Roman"/>
          <w:b/>
          <w:bCs/>
          <w:i/>
          <w:iCs/>
        </w:rPr>
        <w:t>A.</w:t>
      </w:r>
      <w:r w:rsidR="009C75D1" w:rsidRPr="000037EC">
        <w:rPr>
          <w:rFonts w:ascii="Times New Roman" w:hAnsi="Times New Roman" w:cs="Times New Roman"/>
          <w:b/>
          <w:bCs/>
          <w:i/>
          <w:iCs/>
        </w:rPr>
        <w:tab/>
      </w:r>
      <w:r w:rsidR="00702139" w:rsidRPr="000037EC">
        <w:rPr>
          <w:rFonts w:ascii="Times New Roman" w:hAnsi="Times New Roman" w:cs="Times New Roman"/>
          <w:b/>
          <w:bCs/>
          <w:i/>
          <w:iCs/>
        </w:rPr>
        <w:t xml:space="preserve">This Hon’ble Commission ought to grant extension in exercise of Regulation 19 of IEGC </w:t>
      </w:r>
      <w:commentRangeStart w:id="583"/>
      <w:commentRangeStart w:id="584"/>
      <w:r w:rsidR="00702139" w:rsidRPr="000037EC">
        <w:rPr>
          <w:rFonts w:ascii="Times New Roman" w:hAnsi="Times New Roman" w:cs="Times New Roman"/>
          <w:b/>
          <w:bCs/>
          <w:i/>
          <w:iCs/>
        </w:rPr>
        <w:t>2023</w:t>
      </w:r>
      <w:commentRangeEnd w:id="583"/>
      <w:r w:rsidR="00F5487E">
        <w:rPr>
          <w:rStyle w:val="CommentReference"/>
          <w:rFonts w:ascii="Times New Roman" w:hAnsi="Times New Roman" w:cs="Times New Roman"/>
          <w:b/>
          <w:bCs/>
          <w:i/>
          <w:iCs/>
          <w:sz w:val="24"/>
          <w:szCs w:val="24"/>
        </w:rPr>
        <w:commentReference w:id="583"/>
      </w:r>
      <w:commentRangeEnd w:id="584"/>
      <w:r w:rsidR="00FD5FCA">
        <w:rPr>
          <w:rStyle w:val="CommentReference"/>
          <w:rFonts w:ascii="Times New Roman" w:hAnsi="Times New Roman" w:cs="Times New Roman"/>
          <w:b/>
          <w:bCs/>
          <w:i/>
          <w:iCs/>
          <w:sz w:val="24"/>
          <w:szCs w:val="24"/>
        </w:rPr>
        <w:commentReference w:id="584"/>
      </w:r>
      <w:ins w:id="585" w:author="Senthil Kumar Dharuman" w:date="2026-07-15T15:59:00Z" w16du:dateUtc="2026-07-15T10:29:00Z">
        <w:r w:rsidR="009D291B">
          <w:rPr>
            <w:rFonts w:ascii="Times New Roman" w:hAnsi="Times New Roman" w:cs="Times New Roman"/>
            <w:b/>
            <w:bCs/>
            <w:i/>
            <w:iCs/>
          </w:rPr>
          <w:t xml:space="preserve"> </w:t>
        </w:r>
      </w:ins>
    </w:p>
    <w:p w14:paraId="3D2813FB" w14:textId="77777777" w:rsidR="00FC0EA5" w:rsidRDefault="000037EC" w:rsidP="000037EC">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At the outset, i</w:t>
      </w:r>
      <w:r w:rsidRPr="000037EC">
        <w:rPr>
          <w:rFonts w:ascii="Times New Roman" w:hAnsi="Times New Roman" w:cs="Times New Roman"/>
        </w:rPr>
        <w:t>t is submitted that the scheme of Regulation 19 of the IEGC 2023 furnishes a complete answer to the present case</w:t>
      </w:r>
      <w:r w:rsidR="00FC0EA5">
        <w:rPr>
          <w:rFonts w:ascii="Times New Roman" w:hAnsi="Times New Roman" w:cs="Times New Roman"/>
        </w:rPr>
        <w:t xml:space="preserve"> inasmuch as:-</w:t>
      </w:r>
    </w:p>
    <w:p w14:paraId="67D59784" w14:textId="77777777" w:rsidR="00FC0EA5" w:rsidRDefault="00FC0EA5" w:rsidP="00FC0EA5">
      <w:pPr>
        <w:pStyle w:val="ListParagraph"/>
        <w:spacing w:before="240" w:after="140" w:line="360" w:lineRule="auto"/>
        <w:ind w:left="1436" w:hanging="860"/>
        <w:jc w:val="both"/>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0037EC" w:rsidRPr="000037EC">
        <w:rPr>
          <w:rFonts w:ascii="Times New Roman" w:hAnsi="Times New Roman" w:cs="Times New Roman"/>
        </w:rPr>
        <w:t>Regulation 19(2)(c) provides that, in the case of a Renewable Energy Generating Station (“REGS”), the injection of infirm power shall not exceed forty-five days from the date of FTC approval</w:t>
      </w:r>
      <w:r w:rsidR="000037EC">
        <w:rPr>
          <w:rFonts w:ascii="Times New Roman" w:hAnsi="Times New Roman" w:cs="Times New Roman"/>
        </w:rPr>
        <w:t>.</w:t>
      </w:r>
    </w:p>
    <w:p w14:paraId="2566D6E4" w14:textId="77777777" w:rsidR="00FC0EA5" w:rsidRDefault="00FC0EA5" w:rsidP="00FC0EA5">
      <w:pPr>
        <w:pStyle w:val="ListParagraph"/>
        <w:spacing w:before="240" w:after="140" w:line="360" w:lineRule="auto"/>
        <w:ind w:left="1436" w:hanging="860"/>
        <w:jc w:val="both"/>
        <w:rPr>
          <w:rFonts w:ascii="Times New Roman" w:hAnsi="Times New Roman" w:cs="Times New Roman"/>
        </w:rPr>
      </w:pPr>
      <w:r>
        <w:rPr>
          <w:rFonts w:ascii="Times New Roman" w:hAnsi="Times New Roman" w:cs="Times New Roman"/>
        </w:rPr>
        <w:t>(b)</w:t>
      </w:r>
      <w:r>
        <w:rPr>
          <w:rFonts w:ascii="Times New Roman" w:hAnsi="Times New Roman" w:cs="Times New Roman"/>
        </w:rPr>
        <w:tab/>
        <w:t>T</w:t>
      </w:r>
      <w:r w:rsidR="000037EC" w:rsidRPr="000037EC">
        <w:rPr>
          <w:rFonts w:ascii="Times New Roman" w:hAnsi="Times New Roman" w:cs="Times New Roman"/>
        </w:rPr>
        <w:t>he proviso to Regulation 19(3) permits the concerned RLDC to grant an extension of up to three months</w:t>
      </w:r>
      <w:r>
        <w:rPr>
          <w:rFonts w:ascii="Times New Roman" w:hAnsi="Times New Roman" w:cs="Times New Roman"/>
        </w:rPr>
        <w:t xml:space="preserve">; </w:t>
      </w:r>
      <w:r w:rsidR="000037EC" w:rsidRPr="000037EC">
        <w:rPr>
          <w:rFonts w:ascii="Times New Roman" w:hAnsi="Times New Roman" w:cs="Times New Roman"/>
        </w:rPr>
        <w:t>and</w:t>
      </w:r>
    </w:p>
    <w:p w14:paraId="3FFA2BF4" w14:textId="77777777" w:rsidR="00FC0EA5" w:rsidRDefault="00FC0EA5" w:rsidP="00FC0EA5">
      <w:pPr>
        <w:pStyle w:val="ListParagraph"/>
        <w:spacing w:before="240" w:after="140" w:line="360" w:lineRule="auto"/>
        <w:ind w:left="1436" w:hanging="860"/>
        <w:jc w:val="both"/>
        <w:rPr>
          <w:rFonts w:ascii="Times New Roman" w:hAnsi="Times New Roman" w:cs="Times New Roman"/>
        </w:rPr>
      </w:pPr>
      <w:r>
        <w:rPr>
          <w:rFonts w:ascii="Times New Roman" w:hAnsi="Times New Roman" w:cs="Times New Roman"/>
        </w:rPr>
        <w:t>(c)</w:t>
      </w:r>
      <w:r>
        <w:rPr>
          <w:rFonts w:ascii="Times New Roman" w:hAnsi="Times New Roman" w:cs="Times New Roman"/>
        </w:rPr>
        <w:tab/>
        <w:t xml:space="preserve">The proviso to Regulation 19(3) also expressly provides that </w:t>
      </w:r>
      <w:r w:rsidR="000037EC" w:rsidRPr="000037EC">
        <w:rPr>
          <w:rFonts w:ascii="Times New Roman" w:hAnsi="Times New Roman" w:cs="Times New Roman"/>
        </w:rPr>
        <w:t xml:space="preserve">any extension beyond three months </w:t>
      </w:r>
      <w:r>
        <w:rPr>
          <w:rFonts w:ascii="Times New Roman" w:hAnsi="Times New Roman" w:cs="Times New Roman"/>
        </w:rPr>
        <w:t xml:space="preserve">can be granted only by </w:t>
      </w:r>
      <w:r w:rsidR="000037EC" w:rsidRPr="000037EC">
        <w:rPr>
          <w:rFonts w:ascii="Times New Roman" w:hAnsi="Times New Roman" w:cs="Times New Roman"/>
        </w:rPr>
        <w:t>this Hon’ble Commission, upon an application made with detailed reasons at least fifteen days in advance of the completion of the stipulated period.</w:t>
      </w:r>
    </w:p>
    <w:p w14:paraId="465792E3" w14:textId="63A6F62B" w:rsidR="00FC0EA5" w:rsidRDefault="00FC0EA5" w:rsidP="00FC0EA5">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Thus, it is submitted that t</w:t>
      </w:r>
      <w:r w:rsidR="000037EC" w:rsidRPr="000037EC">
        <w:rPr>
          <w:rFonts w:ascii="Times New Roman" w:hAnsi="Times New Roman" w:cs="Times New Roman"/>
        </w:rPr>
        <w:t xml:space="preserve">he regulatory scheme </w:t>
      </w:r>
      <w:r>
        <w:rPr>
          <w:rFonts w:ascii="Times New Roman" w:hAnsi="Times New Roman" w:cs="Times New Roman"/>
        </w:rPr>
        <w:t>categorically</w:t>
      </w:r>
      <w:r w:rsidR="000037EC" w:rsidRPr="000037EC">
        <w:rPr>
          <w:rFonts w:ascii="Times New Roman" w:hAnsi="Times New Roman" w:cs="Times New Roman"/>
        </w:rPr>
        <w:t xml:space="preserve"> contemplates that, in a deserving case, the injection of infirm power may be permitted beyond the aggregate period of one hundred and thirty-five days </w:t>
      </w:r>
      <w:r>
        <w:rPr>
          <w:rFonts w:ascii="Times New Roman" w:hAnsi="Times New Roman" w:cs="Times New Roman"/>
        </w:rPr>
        <w:t>at the</w:t>
      </w:r>
      <w:r w:rsidR="000037EC" w:rsidRPr="000037EC">
        <w:rPr>
          <w:rFonts w:ascii="Times New Roman" w:hAnsi="Times New Roman" w:cs="Times New Roman"/>
        </w:rPr>
        <w:t xml:space="preserve"> discretion to this Hon’ble Commission.</w:t>
      </w:r>
      <w:ins w:id="586" w:author="Ali Ahmed Chaudhary" w:date="2026-07-21T11:05:00Z" w16du:dateUtc="2026-07-21T05:35:00Z">
        <w:r w:rsidR="00593E08">
          <w:rPr>
            <w:rFonts w:ascii="Times New Roman" w:hAnsi="Times New Roman" w:cs="Times New Roman"/>
          </w:rPr>
          <w:t xml:space="preserve"> </w:t>
        </w:r>
      </w:ins>
      <w:ins w:id="587" w:author="Ali Ahmed Chaudhary" w:date="2026-07-21T11:06:00Z" w16du:dateUtc="2026-07-21T05:36:00Z">
        <w:r w:rsidR="00EC799F" w:rsidRPr="00EC799F">
          <w:rPr>
            <w:rFonts w:ascii="Times New Roman" w:hAnsi="Times New Roman" w:cs="Times New Roman"/>
          </w:rPr>
          <w:t>The present case is one such deserving case</w:t>
        </w:r>
      </w:ins>
      <w:ins w:id="588" w:author="Yashaswi Kant" w:date="2026-07-23T11:01:00Z" w16du:dateUtc="2026-07-23T05:31:00Z">
        <w:r w:rsidR="00791660">
          <w:rPr>
            <w:rFonts w:ascii="Times New Roman" w:hAnsi="Times New Roman" w:cs="Times New Roman"/>
          </w:rPr>
          <w:t xml:space="preserve"> as detailed in the present Petition</w:t>
        </w:r>
      </w:ins>
      <w:ins w:id="589" w:author="Ali Ahmed Chaudhary" w:date="2026-07-21T11:06:00Z" w16du:dateUtc="2026-07-21T05:36:00Z">
        <w:r w:rsidR="00EC799F" w:rsidRPr="00EC799F">
          <w:rPr>
            <w:rFonts w:ascii="Times New Roman" w:hAnsi="Times New Roman" w:cs="Times New Roman"/>
          </w:rPr>
          <w:t>, wherein substantial investment has already been made by the Petitioner towards the development and commissioning of the Project, and the Project has reached an advanced stage</w:t>
        </w:r>
      </w:ins>
      <w:ins w:id="590" w:author="Yashaswi Kant" w:date="2026-07-23T11:01:00Z" w16du:dateUtc="2026-07-23T05:31:00Z">
        <w:r w:rsidR="00283467">
          <w:rPr>
            <w:rFonts w:ascii="Times New Roman" w:hAnsi="Times New Roman" w:cs="Times New Roman"/>
          </w:rPr>
          <w:t>.</w:t>
        </w:r>
      </w:ins>
      <w:ins w:id="591" w:author="Ali Ahmed Chaudhary" w:date="2026-07-21T11:06:00Z" w16du:dateUtc="2026-07-21T05:36:00Z">
        <w:r w:rsidR="00EC799F" w:rsidRPr="00EC799F">
          <w:rPr>
            <w:rFonts w:ascii="Times New Roman" w:hAnsi="Times New Roman" w:cs="Times New Roman"/>
          </w:rPr>
          <w:t xml:space="preserve"> </w:t>
        </w:r>
        <w:del w:id="592" w:author="Yashaswi Kant" w:date="2026-07-23T11:02:00Z" w16du:dateUtc="2026-07-23T05:32:00Z">
          <w:r w:rsidR="00EC799F" w:rsidRPr="00EC799F" w:rsidDel="00283467">
            <w:rPr>
              <w:rFonts w:ascii="Times New Roman" w:hAnsi="Times New Roman" w:cs="Times New Roman"/>
            </w:rPr>
            <w:delText xml:space="preserve">with achievement of COD being imminent. </w:delText>
          </w:r>
        </w:del>
        <w:r w:rsidR="00EC799F" w:rsidRPr="00EC799F">
          <w:rPr>
            <w:rFonts w:ascii="Times New Roman" w:hAnsi="Times New Roman" w:cs="Times New Roman"/>
          </w:rPr>
          <w:t xml:space="preserve">In these circumstances, refusal to grant the requested extension would result in disproportionate hardship to the Petitioner by rendering ineffective </w:t>
        </w:r>
        <w:r w:rsidR="00EC799F" w:rsidRPr="00EC799F">
          <w:rPr>
            <w:rFonts w:ascii="Times New Roman" w:hAnsi="Times New Roman" w:cs="Times New Roman"/>
          </w:rPr>
          <w:lastRenderedPageBreak/>
          <w:t xml:space="preserve">the significant investments already incurred and impeding the completion of the Project despite the Petitioner having substantially progressed towards operationalisation. </w:t>
        </w:r>
      </w:ins>
      <w:ins w:id="593" w:author="Ali Ahmed Chaudhary" w:date="2026-07-21T11:07:00Z" w16du:dateUtc="2026-07-21T05:37:00Z">
        <w:r w:rsidR="00FD5FCA">
          <w:rPr>
            <w:rFonts w:ascii="Times New Roman" w:hAnsi="Times New Roman" w:cs="Times New Roman"/>
          </w:rPr>
          <w:t xml:space="preserve"> </w:t>
        </w:r>
      </w:ins>
    </w:p>
    <w:p w14:paraId="34F07C00" w14:textId="37DD183A" w:rsidR="000037EC" w:rsidRPr="00FC0EA5" w:rsidRDefault="000037EC" w:rsidP="00FC0EA5">
      <w:pPr>
        <w:pStyle w:val="ListParagraph"/>
        <w:numPr>
          <w:ilvl w:val="0"/>
          <w:numId w:val="9"/>
        </w:numPr>
        <w:spacing w:before="240" w:after="140" w:line="360" w:lineRule="auto"/>
        <w:ind w:left="576" w:hanging="709"/>
        <w:jc w:val="both"/>
        <w:rPr>
          <w:rFonts w:ascii="Times New Roman" w:hAnsi="Times New Roman" w:cs="Times New Roman"/>
        </w:rPr>
      </w:pPr>
      <w:r w:rsidRPr="00FC0EA5">
        <w:rPr>
          <w:rFonts w:ascii="Times New Roman" w:hAnsi="Times New Roman" w:cs="Times New Roman"/>
        </w:rPr>
        <w:t>It is submitted that this very reading of Regulation 19(3) has been consistently adopted by this Hon’ble Commission</w:t>
      </w:r>
      <w:r w:rsidR="00FC0EA5">
        <w:rPr>
          <w:rFonts w:ascii="Times New Roman" w:hAnsi="Times New Roman" w:cs="Times New Roman"/>
        </w:rPr>
        <w:t xml:space="preserve"> i</w:t>
      </w:r>
      <w:r w:rsidRPr="00FC0EA5">
        <w:rPr>
          <w:rFonts w:ascii="Times New Roman" w:hAnsi="Times New Roman" w:cs="Times New Roman"/>
        </w:rPr>
        <w:t xml:space="preserve">n </w:t>
      </w:r>
      <w:r w:rsidR="00FC0EA5">
        <w:rPr>
          <w:rFonts w:ascii="Times New Roman" w:hAnsi="Times New Roman" w:cs="Times New Roman"/>
        </w:rPr>
        <w:t xml:space="preserve">the NTPC Order dated 14.11.2025 and the TEQ Order dated 23.03.2026 wherein </w:t>
      </w:r>
      <w:r w:rsidRPr="00FC0EA5">
        <w:rPr>
          <w:rFonts w:ascii="Times New Roman" w:hAnsi="Times New Roman" w:cs="Times New Roman"/>
        </w:rPr>
        <w:t xml:space="preserve">this Hon’ble Commission, having set out Regulation 19(3), </w:t>
      </w:r>
      <w:r w:rsidR="00FC0EA5">
        <w:rPr>
          <w:rFonts w:ascii="Times New Roman" w:hAnsi="Times New Roman" w:cs="Times New Roman"/>
        </w:rPr>
        <w:t xml:space="preserve">held as under:- </w:t>
      </w:r>
    </w:p>
    <w:p w14:paraId="08D1CFE4" w14:textId="77777777" w:rsidR="000037EC" w:rsidRPr="000037EC" w:rsidRDefault="000037EC" w:rsidP="000037EC">
      <w:pPr>
        <w:spacing w:before="60" w:after="60"/>
        <w:ind w:left="940" w:right="360"/>
        <w:jc w:val="both"/>
        <w:rPr>
          <w:rFonts w:ascii="Times New Roman" w:hAnsi="Times New Roman" w:cs="Times New Roman"/>
        </w:rPr>
      </w:pPr>
      <w:r w:rsidRPr="000037EC">
        <w:rPr>
          <w:rFonts w:ascii="Times New Roman" w:hAnsi="Times New Roman" w:cs="Times New Roman"/>
          <w:i/>
          <w:iCs/>
        </w:rPr>
        <w:t>“As per the above, the extension for injection of infirm power beyond three months from the approval by [R]LDC is to be provided by the Commission, and an application for such a request is to be made 15 days in advance of the completion of the stipulated period.”</w:t>
      </w:r>
    </w:p>
    <w:p w14:paraId="00B28D8C" w14:textId="77777777" w:rsidR="00874A6E" w:rsidRPr="00363492" w:rsidRDefault="000037EC" w:rsidP="00874A6E">
      <w:pPr>
        <w:pStyle w:val="ListParagraph"/>
        <w:numPr>
          <w:ilvl w:val="0"/>
          <w:numId w:val="9"/>
        </w:numPr>
        <w:spacing w:before="240" w:after="140" w:line="360" w:lineRule="auto"/>
        <w:ind w:left="576" w:hanging="709"/>
        <w:jc w:val="both"/>
        <w:rPr>
          <w:rFonts w:ascii="Times New Roman" w:hAnsi="Times New Roman" w:cs="Times New Roman"/>
        </w:rPr>
      </w:pPr>
      <w:r w:rsidRPr="00874A6E">
        <w:rPr>
          <w:rFonts w:ascii="Times New Roman" w:hAnsi="Times New Roman" w:cs="Times New Roman"/>
        </w:rPr>
        <w:t xml:space="preserve">It is submitted that the Petitioner’s case falls squarely within the said reservation. Pertinently, Respondent No. 1 has raised no objection whatsoever upon the merits of the </w:t>
      </w:r>
      <w:r w:rsidRPr="00363492">
        <w:rPr>
          <w:rFonts w:ascii="Times New Roman" w:hAnsi="Times New Roman" w:cs="Times New Roman"/>
        </w:rPr>
        <w:t>Petitioner’s request, nor upon the score of grid security</w:t>
      </w:r>
      <w:r w:rsidR="00874A6E" w:rsidRPr="00363492">
        <w:rPr>
          <w:rFonts w:ascii="Times New Roman" w:hAnsi="Times New Roman" w:cs="Times New Roman"/>
        </w:rPr>
        <w:t>. The response by Respondent No. 1</w:t>
      </w:r>
      <w:r w:rsidRPr="00363492">
        <w:rPr>
          <w:rFonts w:ascii="Times New Roman" w:hAnsi="Times New Roman" w:cs="Times New Roman"/>
        </w:rPr>
        <w:t xml:space="preserve"> is confined to the outer limit of its own jurisdiction. </w:t>
      </w:r>
    </w:p>
    <w:p w14:paraId="742100AB" w14:textId="776E78A3" w:rsidR="000037EC" w:rsidRPr="00363492" w:rsidRDefault="00874A6E" w:rsidP="00874A6E">
      <w:pPr>
        <w:pStyle w:val="ListParagraph"/>
        <w:numPr>
          <w:ilvl w:val="0"/>
          <w:numId w:val="9"/>
        </w:numPr>
        <w:spacing w:before="240" w:after="140" w:line="360" w:lineRule="auto"/>
        <w:ind w:left="576" w:hanging="709"/>
        <w:jc w:val="both"/>
        <w:rPr>
          <w:rFonts w:ascii="Times New Roman" w:hAnsi="Times New Roman" w:cs="Times New Roman"/>
        </w:rPr>
      </w:pPr>
      <w:r w:rsidRPr="00363492">
        <w:rPr>
          <w:rFonts w:ascii="Times New Roman" w:hAnsi="Times New Roman" w:cs="Times New Roman"/>
        </w:rPr>
        <w:t xml:space="preserve">It is to be noted that there is no correspondence/document on record which points to </w:t>
      </w:r>
      <w:r w:rsidR="000037EC" w:rsidRPr="00363492">
        <w:rPr>
          <w:rFonts w:ascii="Times New Roman" w:hAnsi="Times New Roman" w:cs="Times New Roman"/>
        </w:rPr>
        <w:t xml:space="preserve">any fault, default or want of diligence on the part of the Petitioner, or any risk to the secure operation of the grid. In these circumstances, it is respectfully submitted that the present Petition is maintainable </w:t>
      </w:r>
      <w:r w:rsidRPr="00363492">
        <w:rPr>
          <w:rFonts w:ascii="Times New Roman" w:hAnsi="Times New Roman" w:cs="Times New Roman"/>
        </w:rPr>
        <w:t xml:space="preserve">and within the scope of Regulation 19(3) of the IEGC 2023. </w:t>
      </w:r>
    </w:p>
    <w:p w14:paraId="7784BAB0" w14:textId="34C72A34" w:rsidR="00A524C3" w:rsidRDefault="006D1AAC" w:rsidP="00A524C3">
      <w:pPr>
        <w:keepNext/>
        <w:spacing w:before="240" w:after="100" w:line="360" w:lineRule="auto"/>
        <w:ind w:left="576" w:hanging="576"/>
        <w:jc w:val="both"/>
        <w:rPr>
          <w:rFonts w:ascii="Times New Roman" w:hAnsi="Times New Roman" w:cs="Times New Roman"/>
          <w:b/>
          <w:bCs/>
          <w:i/>
          <w:iCs/>
        </w:rPr>
      </w:pPr>
      <w:r w:rsidRPr="00363492">
        <w:rPr>
          <w:rFonts w:ascii="Times New Roman" w:hAnsi="Times New Roman" w:cs="Times New Roman"/>
          <w:b/>
          <w:bCs/>
          <w:i/>
          <w:iCs/>
        </w:rPr>
        <w:t>B.</w:t>
      </w:r>
      <w:r w:rsidRPr="00363492">
        <w:rPr>
          <w:rFonts w:ascii="Times New Roman" w:hAnsi="Times New Roman" w:cs="Times New Roman"/>
          <w:b/>
          <w:bCs/>
          <w:i/>
          <w:iCs/>
        </w:rPr>
        <w:tab/>
      </w:r>
      <w:r w:rsidR="00A524C3">
        <w:rPr>
          <w:rFonts w:ascii="Times New Roman" w:hAnsi="Times New Roman" w:cs="Times New Roman"/>
          <w:b/>
          <w:bCs/>
          <w:i/>
          <w:iCs/>
        </w:rPr>
        <w:t xml:space="preserve">This Hon’ble Commission ought to exercise power under Regulation 19(3) and permit extension of time for injection of infirm power </w:t>
      </w:r>
    </w:p>
    <w:p w14:paraId="44F07188" w14:textId="77777777" w:rsidR="00E1587D" w:rsidRPr="00363492" w:rsidRDefault="00E1587D" w:rsidP="00E1587D">
      <w:pPr>
        <w:keepNext/>
        <w:spacing w:before="240" w:after="100" w:line="360" w:lineRule="auto"/>
        <w:ind w:left="576" w:hanging="576"/>
        <w:jc w:val="both"/>
        <w:rPr>
          <w:rFonts w:ascii="Times New Roman" w:hAnsi="Times New Roman" w:cs="Times New Roman"/>
          <w:b/>
          <w:bCs/>
          <w:i/>
          <w:iCs/>
        </w:rPr>
      </w:pPr>
      <w:r>
        <w:rPr>
          <w:rFonts w:ascii="Times New Roman" w:hAnsi="Times New Roman" w:cs="Times New Roman"/>
          <w:b/>
          <w:bCs/>
          <w:i/>
          <w:iCs/>
        </w:rPr>
        <w:t>B1.</w:t>
      </w:r>
      <w:r>
        <w:rPr>
          <w:rFonts w:ascii="Times New Roman" w:hAnsi="Times New Roman" w:cs="Times New Roman"/>
          <w:b/>
          <w:bCs/>
          <w:i/>
          <w:iCs/>
        </w:rPr>
        <w:tab/>
      </w:r>
      <w:r w:rsidRPr="00363492">
        <w:rPr>
          <w:rFonts w:ascii="Times New Roman" w:hAnsi="Times New Roman" w:cs="Times New Roman"/>
          <w:b/>
          <w:bCs/>
          <w:i/>
          <w:iCs/>
        </w:rPr>
        <w:t>The supervening event (Force Majeure) is sufficient factual foundation for exercise of power by this Hon’ble Commission under Regulations 19(3), 57 and 58 of IEGC 2023</w:t>
      </w:r>
    </w:p>
    <w:p w14:paraId="2C03EF03" w14:textId="3FF09323" w:rsidR="004A5C46" w:rsidRDefault="005710EC" w:rsidP="00A524C3">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At the outset, it is submitted that under the IEGC 2023 (as amended)</w:t>
      </w:r>
      <w:r w:rsidR="00D77DBD">
        <w:rPr>
          <w:rFonts w:ascii="Times New Roman" w:hAnsi="Times New Roman" w:cs="Times New Roman"/>
        </w:rPr>
        <w:t>, there is no force majeure provision. Accordingly, the IEGC 2023 does not</w:t>
      </w:r>
      <w:r w:rsidR="00363492" w:rsidRPr="00363492">
        <w:rPr>
          <w:rFonts w:ascii="Times New Roman" w:hAnsi="Times New Roman" w:cs="Times New Roman"/>
        </w:rPr>
        <w:t xml:space="preserve"> make any provision for force majeure</w:t>
      </w:r>
      <w:r w:rsidR="00D77DBD">
        <w:rPr>
          <w:rFonts w:ascii="Times New Roman" w:hAnsi="Times New Roman" w:cs="Times New Roman"/>
        </w:rPr>
        <w:t xml:space="preserve"> as </w:t>
      </w:r>
      <w:r w:rsidR="004A5C46">
        <w:rPr>
          <w:rFonts w:ascii="Times New Roman" w:hAnsi="Times New Roman" w:cs="Times New Roman"/>
        </w:rPr>
        <w:t xml:space="preserve">basis for the non-performance / non-compliance of the obligations and requirements set out by this Hon’ble Commission under the IEGC including any claim for </w:t>
      </w:r>
      <w:r w:rsidR="00363492" w:rsidRPr="00363492">
        <w:rPr>
          <w:rFonts w:ascii="Times New Roman" w:hAnsi="Times New Roman" w:cs="Times New Roman"/>
        </w:rPr>
        <w:t xml:space="preserve">automatic extension of any prescribed timeline on that account. </w:t>
      </w:r>
    </w:p>
    <w:p w14:paraId="3E92CCA0" w14:textId="77777777" w:rsidR="006645D7" w:rsidRDefault="004A5C46" w:rsidP="006645D7">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 xml:space="preserve">It is submitted that </w:t>
      </w:r>
      <w:r w:rsidR="00363492" w:rsidRPr="00363492">
        <w:rPr>
          <w:rFonts w:ascii="Times New Roman" w:hAnsi="Times New Roman" w:cs="Times New Roman"/>
        </w:rPr>
        <w:t xml:space="preserve">such an event </w:t>
      </w:r>
      <w:r>
        <w:rPr>
          <w:rFonts w:ascii="Times New Roman" w:hAnsi="Times New Roman" w:cs="Times New Roman"/>
        </w:rPr>
        <w:t xml:space="preserve">is relevant for this Hon’ble Commission to take note of </w:t>
      </w:r>
      <w:r w:rsidR="006645D7">
        <w:rPr>
          <w:rFonts w:ascii="Times New Roman" w:hAnsi="Times New Roman" w:cs="Times New Roman"/>
        </w:rPr>
        <w:t xml:space="preserve">a compelling </w:t>
      </w:r>
      <w:r w:rsidR="00363492" w:rsidRPr="00363492">
        <w:rPr>
          <w:rFonts w:ascii="Times New Roman" w:hAnsi="Times New Roman" w:cs="Times New Roman"/>
        </w:rPr>
        <w:t xml:space="preserve">factual foundation </w:t>
      </w:r>
      <w:r w:rsidR="006645D7">
        <w:rPr>
          <w:rFonts w:ascii="Times New Roman" w:hAnsi="Times New Roman" w:cs="Times New Roman"/>
        </w:rPr>
        <w:t xml:space="preserve">for this Hon’ble Commission to </w:t>
      </w:r>
      <w:r w:rsidR="00363492" w:rsidRPr="00363492">
        <w:rPr>
          <w:rFonts w:ascii="Times New Roman" w:hAnsi="Times New Roman" w:cs="Times New Roman"/>
        </w:rPr>
        <w:t xml:space="preserve">exercise powers, namely, the power to grant an extension under Regulation 19(3), the Power to Relax under Regulation </w:t>
      </w:r>
      <w:r w:rsidR="00363492" w:rsidRPr="00363492">
        <w:rPr>
          <w:rFonts w:ascii="Times New Roman" w:hAnsi="Times New Roman" w:cs="Times New Roman"/>
        </w:rPr>
        <w:lastRenderedPageBreak/>
        <w:t>57, and the Power to Remove Difficulty under Regulation 58</w:t>
      </w:r>
      <w:r w:rsidR="006645D7">
        <w:rPr>
          <w:rFonts w:ascii="Times New Roman" w:hAnsi="Times New Roman" w:cs="Times New Roman"/>
        </w:rPr>
        <w:t xml:space="preserve"> available under the IEGC 2023.</w:t>
      </w:r>
    </w:p>
    <w:p w14:paraId="67D84722" w14:textId="3B33E890" w:rsidR="00363492" w:rsidRPr="006645D7" w:rsidRDefault="00363492" w:rsidP="006645D7">
      <w:pPr>
        <w:pStyle w:val="ListParagraph"/>
        <w:numPr>
          <w:ilvl w:val="0"/>
          <w:numId w:val="9"/>
        </w:numPr>
        <w:spacing w:before="240" w:after="140" w:line="360" w:lineRule="auto"/>
        <w:ind w:left="576" w:hanging="709"/>
        <w:jc w:val="both"/>
        <w:rPr>
          <w:rFonts w:ascii="Times New Roman" w:hAnsi="Times New Roman" w:cs="Times New Roman"/>
        </w:rPr>
      </w:pPr>
      <w:r w:rsidRPr="006645D7">
        <w:rPr>
          <w:rFonts w:ascii="Times New Roman" w:hAnsi="Times New Roman" w:cs="Times New Roman"/>
        </w:rPr>
        <w:t xml:space="preserve">It is submitted that </w:t>
      </w:r>
      <w:r w:rsidR="006645D7">
        <w:rPr>
          <w:rFonts w:ascii="Times New Roman" w:hAnsi="Times New Roman" w:cs="Times New Roman"/>
        </w:rPr>
        <w:t xml:space="preserve">this approach has been affirmed by this Hon’ble Commission in the TEQ Order dated 23.03.2026 wherein this Hon’ble Commission was considering the delay in injection of infirm power which have been </w:t>
      </w:r>
      <w:r w:rsidRPr="006645D7">
        <w:rPr>
          <w:rFonts w:ascii="Times New Roman" w:hAnsi="Times New Roman" w:cs="Times New Roman"/>
        </w:rPr>
        <w:t>occasioned by an unprecedented monsoon and by law-and-order disturbances at the project site</w:t>
      </w:r>
      <w:r w:rsidR="006645D7">
        <w:rPr>
          <w:rFonts w:ascii="Times New Roman" w:hAnsi="Times New Roman" w:cs="Times New Roman"/>
        </w:rPr>
        <w:t xml:space="preserve">. In view of the factual position, </w:t>
      </w:r>
      <w:r w:rsidRPr="006645D7">
        <w:rPr>
          <w:rFonts w:ascii="Times New Roman" w:hAnsi="Times New Roman" w:cs="Times New Roman"/>
        </w:rPr>
        <w:t>this Hon’ble Commission granted relief under Regulation 19(3) read with Regulation 57</w:t>
      </w:r>
      <w:r w:rsidR="006645D7">
        <w:rPr>
          <w:rFonts w:ascii="Times New Roman" w:hAnsi="Times New Roman" w:cs="Times New Roman"/>
        </w:rPr>
        <w:t xml:space="preserve"> and clarified as under:- </w:t>
      </w:r>
    </w:p>
    <w:p w14:paraId="6F2DCCA0" w14:textId="77777777" w:rsidR="00363492" w:rsidRPr="00363492" w:rsidRDefault="00363492" w:rsidP="00363492">
      <w:pPr>
        <w:spacing w:before="60" w:after="60"/>
        <w:ind w:left="940" w:right="360"/>
        <w:jc w:val="both"/>
        <w:rPr>
          <w:rFonts w:ascii="Times New Roman" w:hAnsi="Times New Roman" w:cs="Times New Roman"/>
        </w:rPr>
      </w:pPr>
      <w:r w:rsidRPr="00363492">
        <w:rPr>
          <w:rFonts w:ascii="Times New Roman" w:hAnsi="Times New Roman" w:cs="Times New Roman"/>
          <w:i/>
          <w:iCs/>
        </w:rPr>
        <w:t>“The events impacting commissioning activities are only acknowledged to allow extension of infirm power injection under Regulation 19(3) of the Grid Code, not otherwise.”</w:t>
      </w:r>
    </w:p>
    <w:p w14:paraId="1AB0B6DF" w14:textId="77777777" w:rsidR="00D63BB2" w:rsidRDefault="006645D7" w:rsidP="006645D7">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 xml:space="preserve">Accordingly, </w:t>
      </w:r>
      <w:r w:rsidR="00D63BB2">
        <w:rPr>
          <w:rFonts w:ascii="Times New Roman" w:hAnsi="Times New Roman" w:cs="Times New Roman"/>
        </w:rPr>
        <w:t xml:space="preserve">the Petitioner advances the same principle and </w:t>
      </w:r>
      <w:r w:rsidR="00363492" w:rsidRPr="006645D7">
        <w:rPr>
          <w:rFonts w:ascii="Times New Roman" w:hAnsi="Times New Roman" w:cs="Times New Roman"/>
        </w:rPr>
        <w:t xml:space="preserve">invokes the events of 17.05.2026 as the factual predicate </w:t>
      </w:r>
      <w:r w:rsidR="00D63BB2">
        <w:rPr>
          <w:rFonts w:ascii="Times New Roman" w:hAnsi="Times New Roman" w:cs="Times New Roman"/>
        </w:rPr>
        <w:t xml:space="preserve">for this </w:t>
      </w:r>
      <w:r w:rsidR="00363492" w:rsidRPr="006645D7">
        <w:rPr>
          <w:rFonts w:ascii="Times New Roman" w:hAnsi="Times New Roman" w:cs="Times New Roman"/>
        </w:rPr>
        <w:t xml:space="preserve">Hon’ble Commission </w:t>
      </w:r>
      <w:r w:rsidR="00D63BB2">
        <w:rPr>
          <w:rFonts w:ascii="Times New Roman" w:hAnsi="Times New Roman" w:cs="Times New Roman"/>
        </w:rPr>
        <w:t xml:space="preserve">to exercise its power </w:t>
      </w:r>
      <w:r w:rsidR="00363492" w:rsidRPr="006645D7">
        <w:rPr>
          <w:rFonts w:ascii="Times New Roman" w:hAnsi="Times New Roman" w:cs="Times New Roman"/>
        </w:rPr>
        <w:t>under Regulations 19(3), 57 and 58</w:t>
      </w:r>
      <w:r w:rsidR="00D63BB2">
        <w:rPr>
          <w:rFonts w:ascii="Times New Roman" w:hAnsi="Times New Roman" w:cs="Times New Roman"/>
        </w:rPr>
        <w:t xml:space="preserve"> of the IEGC 2023</w:t>
      </w:r>
      <w:r w:rsidR="00363492" w:rsidRPr="006645D7">
        <w:rPr>
          <w:rFonts w:ascii="Times New Roman" w:hAnsi="Times New Roman" w:cs="Times New Roman"/>
        </w:rPr>
        <w:t xml:space="preserve">. </w:t>
      </w:r>
    </w:p>
    <w:p w14:paraId="03CE8858" w14:textId="2367D41C" w:rsidR="002E3FCA" w:rsidRDefault="00D63BB2" w:rsidP="006645D7">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 xml:space="preserve">It is submitted that the Petitioner was prevented from </w:t>
      </w:r>
      <w:r w:rsidR="00363492" w:rsidRPr="006645D7">
        <w:rPr>
          <w:rFonts w:ascii="Times New Roman" w:hAnsi="Times New Roman" w:cs="Times New Roman"/>
        </w:rPr>
        <w:t>undertaking the repeat trial run</w:t>
      </w:r>
      <w:r>
        <w:rPr>
          <w:rFonts w:ascii="Times New Roman" w:hAnsi="Times New Roman" w:cs="Times New Roman"/>
        </w:rPr>
        <w:t xml:space="preserve"> solely on account of events beyond its control, i.e. </w:t>
      </w:r>
      <w:r w:rsidR="00363492" w:rsidRPr="006645D7">
        <w:rPr>
          <w:rFonts w:ascii="Times New Roman" w:hAnsi="Times New Roman" w:cs="Times New Roman"/>
        </w:rPr>
        <w:t>gusty winds</w:t>
      </w:r>
      <w:r w:rsidR="00363492" w:rsidRPr="001D5AF1">
        <w:rPr>
          <w:rFonts w:ascii="Times New Roman" w:hAnsi="Times New Roman" w:cs="Times New Roman"/>
        </w:rPr>
        <w:t>, incessant rain</w:t>
      </w:r>
      <w:r w:rsidR="00363492" w:rsidRPr="006645D7">
        <w:rPr>
          <w:rFonts w:ascii="Times New Roman" w:hAnsi="Times New Roman" w:cs="Times New Roman"/>
        </w:rPr>
        <w:t>, lightning and thunderstorms</w:t>
      </w:r>
      <w:r w:rsidR="008F6FC1">
        <w:rPr>
          <w:rFonts w:ascii="Times New Roman" w:hAnsi="Times New Roman" w:cs="Times New Roman"/>
        </w:rPr>
        <w:t xml:space="preserve"> </w:t>
      </w:r>
      <w:r w:rsidR="002E3FCA" w:rsidRPr="006101DC">
        <w:rPr>
          <w:rFonts w:ascii="Times New Roman" w:hAnsi="Times New Roman" w:cs="Times New Roman"/>
        </w:rPr>
        <w:t>on 17.0</w:t>
      </w:r>
      <w:del w:id="594" w:author="Senthil Kumar Dharuman" w:date="2026-07-15T16:09:00Z" w16du:dateUtc="2026-07-15T10:39:00Z">
        <w:r w:rsidR="002E3FCA" w:rsidRPr="006101DC" w:rsidDel="00355ECE">
          <w:rPr>
            <w:rFonts w:ascii="Times New Roman" w:hAnsi="Times New Roman" w:cs="Times New Roman"/>
          </w:rPr>
          <w:delText>6</w:delText>
        </w:r>
      </w:del>
      <w:ins w:id="595" w:author="Senthil Kumar Dharuman" w:date="2026-07-15T16:09:00Z" w16du:dateUtc="2026-07-15T10:39:00Z">
        <w:r w:rsidR="00355ECE" w:rsidRPr="006101DC">
          <w:rPr>
            <w:rFonts w:ascii="Times New Roman" w:hAnsi="Times New Roman" w:cs="Times New Roman"/>
            <w:rPrChange w:id="596" w:author="Senthil Kumar Dharuman" w:date="2026-07-15T16:55:00Z" w16du:dateUtc="2026-07-15T11:25:00Z">
              <w:rPr>
                <w:rFonts w:ascii="Times New Roman" w:hAnsi="Times New Roman" w:cs="Times New Roman"/>
                <w:shd w:val="clear" w:color="auto" w:fill="EE0000"/>
              </w:rPr>
            </w:rPrChange>
          </w:rPr>
          <w:t>5</w:t>
        </w:r>
      </w:ins>
      <w:r w:rsidR="002E3FCA" w:rsidRPr="006101DC">
        <w:rPr>
          <w:rFonts w:ascii="Times New Roman" w:hAnsi="Times New Roman" w:cs="Times New Roman"/>
        </w:rPr>
        <w:t>.2026</w:t>
      </w:r>
      <w:r w:rsidR="002E3FCA">
        <w:rPr>
          <w:rFonts w:ascii="Times New Roman" w:hAnsi="Times New Roman" w:cs="Times New Roman"/>
        </w:rPr>
        <w:t xml:space="preserve"> </w:t>
      </w:r>
      <w:r w:rsidR="008F6FC1">
        <w:rPr>
          <w:rFonts w:ascii="Times New Roman" w:hAnsi="Times New Roman" w:cs="Times New Roman"/>
        </w:rPr>
        <w:t>which resulted in the collapse of 5 (</w:t>
      </w:r>
      <w:r w:rsidR="00363492" w:rsidRPr="006645D7">
        <w:rPr>
          <w:rFonts w:ascii="Times New Roman" w:hAnsi="Times New Roman" w:cs="Times New Roman"/>
        </w:rPr>
        <w:t>five</w:t>
      </w:r>
      <w:r w:rsidR="008F6FC1">
        <w:rPr>
          <w:rFonts w:ascii="Times New Roman" w:hAnsi="Times New Roman" w:cs="Times New Roman"/>
        </w:rPr>
        <w:t>)</w:t>
      </w:r>
      <w:r w:rsidR="00363492" w:rsidRPr="006645D7">
        <w:rPr>
          <w:rFonts w:ascii="Times New Roman" w:hAnsi="Times New Roman" w:cs="Times New Roman"/>
        </w:rPr>
        <w:t xml:space="preserve"> 220 kV transmission towers </w:t>
      </w:r>
      <w:del w:id="597" w:author="Senthil Kumar Dharuman" w:date="2026-07-15T16:43:00Z" w16du:dateUtc="2026-07-15T11:13:00Z">
        <w:r w:rsidR="00363492" w:rsidRPr="006645D7" w:rsidDel="00DB577D">
          <w:rPr>
            <w:rFonts w:ascii="Times New Roman" w:hAnsi="Times New Roman" w:cs="Times New Roman"/>
          </w:rPr>
          <w:delText xml:space="preserve">of </w:delText>
        </w:r>
      </w:del>
      <w:del w:id="598" w:author="Senthil Kumar Dharuman" w:date="2026-07-15T16:10:00Z" w16du:dateUtc="2026-07-15T10:40:00Z">
        <w:r w:rsidR="00363492" w:rsidRPr="006645D7" w:rsidDel="00A53754">
          <w:rPr>
            <w:rFonts w:ascii="Times New Roman" w:hAnsi="Times New Roman" w:cs="Times New Roman"/>
          </w:rPr>
          <w:delText>the Kanakagiribad PSS</w:delText>
        </w:r>
        <w:r w:rsidR="008F6FC1" w:rsidDel="00A53754">
          <w:rPr>
            <w:rFonts w:ascii="Times New Roman" w:hAnsi="Times New Roman" w:cs="Times New Roman"/>
          </w:rPr>
          <w:delText>-</w:delText>
        </w:r>
        <w:r w:rsidR="00363492" w:rsidRPr="006645D7" w:rsidDel="00A53754">
          <w:rPr>
            <w:rFonts w:ascii="Times New Roman" w:hAnsi="Times New Roman" w:cs="Times New Roman"/>
          </w:rPr>
          <w:delText>Gadag PS line</w:delText>
        </w:r>
      </w:del>
      <w:del w:id="599" w:author="Senthil Kumar Dharuman" w:date="2026-07-15T16:09:00Z" w16du:dateUtc="2026-07-15T10:39:00Z">
        <w:r w:rsidR="00363492" w:rsidRPr="006645D7" w:rsidDel="00A53754">
          <w:rPr>
            <w:rFonts w:ascii="Times New Roman" w:hAnsi="Times New Roman" w:cs="Times New Roman"/>
          </w:rPr>
          <w:delText xml:space="preserve"> collapsed </w:delText>
        </w:r>
      </w:del>
      <w:r w:rsidR="00363492" w:rsidRPr="006645D7">
        <w:rPr>
          <w:rFonts w:ascii="Times New Roman" w:hAnsi="Times New Roman" w:cs="Times New Roman"/>
        </w:rPr>
        <w:t xml:space="preserve">and </w:t>
      </w:r>
      <w:r w:rsidR="009F04C2">
        <w:rPr>
          <w:rFonts w:ascii="Times New Roman" w:hAnsi="Times New Roman" w:cs="Times New Roman"/>
        </w:rPr>
        <w:t>bending of a 6</w:t>
      </w:r>
      <w:ins w:id="600" w:author="Senthil Kumar Dharuman" w:date="2026-07-15T16:09:00Z" w16du:dateUtc="2026-07-15T10:39:00Z">
        <w:r w:rsidR="00A53754" w:rsidRPr="00DB577D">
          <w:rPr>
            <w:rFonts w:ascii="Times New Roman" w:hAnsi="Times New Roman" w:cs="Times New Roman"/>
            <w:vertAlign w:val="superscript"/>
            <w:rPrChange w:id="601" w:author="Senthil Kumar Dharuman" w:date="2026-07-15T16:43:00Z" w16du:dateUtc="2026-07-15T11:13:00Z">
              <w:rPr>
                <w:rFonts w:ascii="Times New Roman" w:hAnsi="Times New Roman" w:cs="Times New Roman"/>
              </w:rPr>
            </w:rPrChange>
          </w:rPr>
          <w:t>th</w:t>
        </w:r>
      </w:ins>
      <w:ins w:id="602" w:author="Senthil Kumar Dharuman" w:date="2026-07-15T16:43:00Z" w16du:dateUtc="2026-07-15T11:13:00Z">
        <w:r w:rsidR="00DB577D">
          <w:rPr>
            <w:rFonts w:ascii="Times New Roman" w:hAnsi="Times New Roman" w:cs="Times New Roman"/>
          </w:rPr>
          <w:t xml:space="preserve"> </w:t>
        </w:r>
      </w:ins>
      <w:del w:id="603" w:author="Senthil Kumar Dharuman" w:date="2026-07-15T16:43:00Z" w16du:dateUtc="2026-07-15T11:13:00Z">
        <w:r w:rsidR="009F04C2" w:rsidDel="00DB577D">
          <w:rPr>
            <w:rFonts w:ascii="Times New Roman" w:hAnsi="Times New Roman" w:cs="Times New Roman"/>
          </w:rPr>
          <w:delText xml:space="preserve"> </w:delText>
        </w:r>
      </w:del>
      <w:r w:rsidR="009F04C2">
        <w:rPr>
          <w:rFonts w:ascii="Times New Roman" w:hAnsi="Times New Roman" w:cs="Times New Roman"/>
        </w:rPr>
        <w:t>(</w:t>
      </w:r>
      <w:r w:rsidR="00363492" w:rsidRPr="006645D7">
        <w:rPr>
          <w:rFonts w:ascii="Times New Roman" w:hAnsi="Times New Roman" w:cs="Times New Roman"/>
        </w:rPr>
        <w:t>sixth</w:t>
      </w:r>
      <w:r w:rsidR="009F04C2">
        <w:rPr>
          <w:rFonts w:ascii="Times New Roman" w:hAnsi="Times New Roman" w:cs="Times New Roman"/>
        </w:rPr>
        <w:t>) transmission tower</w:t>
      </w:r>
      <w:ins w:id="604" w:author="Senthil Kumar Dharuman" w:date="2026-07-15T16:10:00Z" w16du:dateUtc="2026-07-15T10:40:00Z">
        <w:r w:rsidR="00A53754">
          <w:rPr>
            <w:rFonts w:ascii="Times New Roman" w:hAnsi="Times New Roman" w:cs="Times New Roman"/>
          </w:rPr>
          <w:t xml:space="preserve"> of</w:t>
        </w:r>
        <w:r w:rsidR="00A53754" w:rsidRPr="006645D7">
          <w:rPr>
            <w:rFonts w:ascii="Times New Roman" w:hAnsi="Times New Roman" w:cs="Times New Roman"/>
          </w:rPr>
          <w:t xml:space="preserve"> the Kanakagiribad PSS</w:t>
        </w:r>
        <w:r w:rsidR="00A53754">
          <w:rPr>
            <w:rFonts w:ascii="Times New Roman" w:hAnsi="Times New Roman" w:cs="Times New Roman"/>
          </w:rPr>
          <w:t>-</w:t>
        </w:r>
        <w:r w:rsidR="00A53754" w:rsidRPr="006645D7">
          <w:rPr>
            <w:rFonts w:ascii="Times New Roman" w:hAnsi="Times New Roman" w:cs="Times New Roman"/>
          </w:rPr>
          <w:t>Gadag PS line</w:t>
        </w:r>
      </w:ins>
      <w:r w:rsidR="009F04C2">
        <w:rPr>
          <w:rFonts w:ascii="Times New Roman" w:hAnsi="Times New Roman" w:cs="Times New Roman"/>
        </w:rPr>
        <w:t xml:space="preserve"> </w:t>
      </w:r>
      <w:r w:rsidR="00363492" w:rsidRPr="006645D7">
        <w:rPr>
          <w:rFonts w:ascii="Times New Roman" w:hAnsi="Times New Roman" w:cs="Times New Roman"/>
        </w:rPr>
        <w:t>near Kushtagi</w:t>
      </w:r>
      <w:r w:rsidR="009F04C2">
        <w:rPr>
          <w:rFonts w:ascii="Times New Roman" w:hAnsi="Times New Roman" w:cs="Times New Roman"/>
        </w:rPr>
        <w:t xml:space="preserve">. </w:t>
      </w:r>
    </w:p>
    <w:p w14:paraId="4B0FF7D5" w14:textId="070469DA" w:rsidR="00363492" w:rsidRPr="006645D7" w:rsidRDefault="002E3FCA" w:rsidP="006645D7">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 xml:space="preserve">It is submitted that the </w:t>
      </w:r>
      <w:r w:rsidR="009F04C2">
        <w:rPr>
          <w:rFonts w:ascii="Times New Roman" w:hAnsi="Times New Roman" w:cs="Times New Roman"/>
        </w:rPr>
        <w:t xml:space="preserve">collapse </w:t>
      </w:r>
      <w:r>
        <w:rPr>
          <w:rFonts w:ascii="Times New Roman" w:hAnsi="Times New Roman" w:cs="Times New Roman"/>
        </w:rPr>
        <w:t xml:space="preserve">of the transmission towers </w:t>
      </w:r>
      <w:r w:rsidR="009F04C2">
        <w:rPr>
          <w:rFonts w:ascii="Times New Roman" w:hAnsi="Times New Roman" w:cs="Times New Roman"/>
        </w:rPr>
        <w:t xml:space="preserve">resulted in the immediate and absolute sever of the power </w:t>
      </w:r>
      <w:r w:rsidR="00363492" w:rsidRPr="006645D7">
        <w:rPr>
          <w:rFonts w:ascii="Times New Roman" w:hAnsi="Times New Roman" w:cs="Times New Roman"/>
        </w:rPr>
        <w:t xml:space="preserve">evacuation </w:t>
      </w:r>
      <w:r w:rsidR="009F04C2">
        <w:rPr>
          <w:rFonts w:ascii="Times New Roman" w:hAnsi="Times New Roman" w:cs="Times New Roman"/>
        </w:rPr>
        <w:t xml:space="preserve">infrastructure available for </w:t>
      </w:r>
      <w:r w:rsidR="00363492" w:rsidRPr="006645D7">
        <w:rPr>
          <w:rFonts w:ascii="Times New Roman" w:hAnsi="Times New Roman" w:cs="Times New Roman"/>
        </w:rPr>
        <w:t xml:space="preserve">the Project. </w:t>
      </w:r>
      <w:r w:rsidR="009F04C2">
        <w:rPr>
          <w:rFonts w:ascii="Times New Roman" w:hAnsi="Times New Roman" w:cs="Times New Roman"/>
        </w:rPr>
        <w:t>The seriousness of the events is also corroborated by th</w:t>
      </w:r>
      <w:r w:rsidR="000E18B9">
        <w:rPr>
          <w:rFonts w:ascii="Times New Roman" w:hAnsi="Times New Roman" w:cs="Times New Roman"/>
        </w:rPr>
        <w:t xml:space="preserve">e collapse of </w:t>
      </w:r>
      <w:r w:rsidR="00363492" w:rsidRPr="006645D7">
        <w:rPr>
          <w:rFonts w:ascii="Times New Roman" w:hAnsi="Times New Roman" w:cs="Times New Roman"/>
        </w:rPr>
        <w:t>a crane deployed at a neighbouring wind project</w:t>
      </w:r>
      <w:r w:rsidR="000E18B9">
        <w:rPr>
          <w:rFonts w:ascii="Times New Roman" w:hAnsi="Times New Roman" w:cs="Times New Roman"/>
        </w:rPr>
        <w:t xml:space="preserve"> on the same day and during the same events. </w:t>
      </w:r>
      <w:r w:rsidR="000E18B9" w:rsidRPr="00283467">
        <w:rPr>
          <w:rFonts w:ascii="Times New Roman" w:hAnsi="Times New Roman" w:cs="Times New Roman"/>
          <w:rPrChange w:id="605" w:author="Yashaswi Kant" w:date="2026-07-23T11:02:00Z" w16du:dateUtc="2026-07-23T05:32:00Z">
            <w:rPr>
              <w:rFonts w:ascii="Times New Roman" w:hAnsi="Times New Roman" w:cs="Times New Roman"/>
              <w:highlight w:val="yellow"/>
            </w:rPr>
          </w:rPrChange>
        </w:rPr>
        <w:t xml:space="preserve">Pertinently, </w:t>
      </w:r>
      <w:r w:rsidR="003700B1" w:rsidRPr="00283467">
        <w:rPr>
          <w:rFonts w:ascii="Times New Roman" w:hAnsi="Times New Roman" w:cs="Times New Roman"/>
          <w:rPrChange w:id="606" w:author="Yashaswi Kant" w:date="2026-07-23T11:02:00Z" w16du:dateUtc="2026-07-23T05:32:00Z">
            <w:rPr>
              <w:rFonts w:ascii="Times New Roman" w:hAnsi="Times New Roman" w:cs="Times New Roman"/>
              <w:highlight w:val="yellow"/>
            </w:rPr>
          </w:rPrChange>
        </w:rPr>
        <w:t xml:space="preserve">this </w:t>
      </w:r>
      <w:r w:rsidR="00363492" w:rsidRPr="00283467">
        <w:rPr>
          <w:rFonts w:ascii="Times New Roman" w:hAnsi="Times New Roman" w:cs="Times New Roman"/>
          <w:rPrChange w:id="607" w:author="Yashaswi Kant" w:date="2026-07-23T11:02:00Z" w16du:dateUtc="2026-07-23T05:32:00Z">
            <w:rPr>
              <w:rFonts w:ascii="Times New Roman" w:hAnsi="Times New Roman" w:cs="Times New Roman"/>
              <w:highlight w:val="yellow"/>
            </w:rPr>
          </w:rPrChange>
        </w:rPr>
        <w:t xml:space="preserve">failure was considered grave enough to warrant a joint site inspection by a Standing Committee of Experts drawn from the CEA, SRPC, </w:t>
      </w:r>
      <w:del w:id="608" w:author="Senthil Kumar Dharuman" w:date="2026-07-15T16:45:00Z" w16du:dateUtc="2026-07-15T11:15:00Z">
        <w:r w:rsidR="00363492" w:rsidRPr="00283467" w:rsidDel="00A52E89">
          <w:rPr>
            <w:rFonts w:ascii="Times New Roman" w:hAnsi="Times New Roman" w:cs="Times New Roman"/>
            <w:rPrChange w:id="609" w:author="Yashaswi Kant" w:date="2026-07-23T11:02:00Z" w16du:dateUtc="2026-07-23T05:32:00Z">
              <w:rPr>
                <w:rFonts w:ascii="Times New Roman" w:hAnsi="Times New Roman" w:cs="Times New Roman"/>
                <w:highlight w:val="yellow"/>
              </w:rPr>
            </w:rPrChange>
          </w:rPr>
          <w:delText xml:space="preserve">CPRI, </w:delText>
        </w:r>
      </w:del>
      <w:r w:rsidR="00363492" w:rsidRPr="00283467">
        <w:rPr>
          <w:rFonts w:ascii="Times New Roman" w:hAnsi="Times New Roman" w:cs="Times New Roman"/>
          <w:rPrChange w:id="610" w:author="Yashaswi Kant" w:date="2026-07-23T11:02:00Z" w16du:dateUtc="2026-07-23T05:32:00Z">
            <w:rPr>
              <w:rFonts w:ascii="Times New Roman" w:hAnsi="Times New Roman" w:cs="Times New Roman"/>
              <w:highlight w:val="yellow"/>
            </w:rPr>
          </w:rPrChange>
        </w:rPr>
        <w:t>PGCIL and KPTCL.</w:t>
      </w:r>
    </w:p>
    <w:p w14:paraId="4813EC2F" w14:textId="0B9ACBA8" w:rsidR="00372372" w:rsidRDefault="00363492" w:rsidP="003700B1">
      <w:pPr>
        <w:pStyle w:val="ListParagraph"/>
        <w:numPr>
          <w:ilvl w:val="0"/>
          <w:numId w:val="9"/>
        </w:numPr>
        <w:spacing w:before="240" w:after="140" w:line="360" w:lineRule="auto"/>
        <w:ind w:left="576" w:hanging="709"/>
        <w:jc w:val="both"/>
        <w:rPr>
          <w:rFonts w:ascii="Times New Roman" w:hAnsi="Times New Roman" w:cs="Times New Roman"/>
        </w:rPr>
      </w:pPr>
      <w:r w:rsidRPr="00363492">
        <w:rPr>
          <w:rFonts w:ascii="Times New Roman" w:hAnsi="Times New Roman" w:cs="Times New Roman"/>
        </w:rPr>
        <w:t xml:space="preserve">It is submitted that the </w:t>
      </w:r>
      <w:r w:rsidR="00DE529D">
        <w:rPr>
          <w:rFonts w:ascii="Times New Roman" w:hAnsi="Times New Roman" w:cs="Times New Roman"/>
        </w:rPr>
        <w:t xml:space="preserve">5 WTGs </w:t>
      </w:r>
      <w:r w:rsidRPr="00363492">
        <w:rPr>
          <w:rFonts w:ascii="Times New Roman" w:hAnsi="Times New Roman" w:cs="Times New Roman"/>
        </w:rPr>
        <w:t>had already failed</w:t>
      </w:r>
      <w:del w:id="611" w:author="Senthil Kumar Dharuman" w:date="2026-07-15T16:50:00Z" w16du:dateUtc="2026-07-15T11:20:00Z">
        <w:r w:rsidRPr="00363492" w:rsidDel="007F4153">
          <w:rPr>
            <w:rFonts w:ascii="Times New Roman" w:hAnsi="Times New Roman" w:cs="Times New Roman"/>
          </w:rPr>
          <w:delText xml:space="preserve"> </w:delText>
        </w:r>
        <w:r w:rsidR="00A52EF9" w:rsidDel="007F4153">
          <w:rPr>
            <w:rFonts w:ascii="Times New Roman" w:hAnsi="Times New Roman" w:cs="Times New Roman"/>
          </w:rPr>
          <w:delText>one</w:delText>
        </w:r>
      </w:del>
      <w:r w:rsidRPr="00363492">
        <w:rPr>
          <w:rFonts w:ascii="Times New Roman" w:hAnsi="Times New Roman" w:cs="Times New Roman"/>
        </w:rPr>
        <w:t xml:space="preserve"> </w:t>
      </w:r>
      <w:ins w:id="612" w:author="Senthil Kumar Dharuman" w:date="2026-07-15T16:50:00Z" w16du:dateUtc="2026-07-15T11:20:00Z">
        <w:r w:rsidR="007F4153">
          <w:rPr>
            <w:rFonts w:ascii="Times New Roman" w:hAnsi="Times New Roman" w:cs="Times New Roman"/>
          </w:rPr>
          <w:t xml:space="preserve">the </w:t>
        </w:r>
      </w:ins>
      <w:r w:rsidRPr="00363492">
        <w:rPr>
          <w:rFonts w:ascii="Times New Roman" w:hAnsi="Times New Roman" w:cs="Times New Roman"/>
        </w:rPr>
        <w:t>trial run for want of adequate wind and were awaiting a repeat trial run</w:t>
      </w:r>
      <w:r w:rsidR="00A52EF9">
        <w:rPr>
          <w:rFonts w:ascii="Times New Roman" w:hAnsi="Times New Roman" w:cs="Times New Roman"/>
        </w:rPr>
        <w:t xml:space="preserve"> within the time allowed under the IEGC 2023</w:t>
      </w:r>
      <w:r w:rsidR="003E72F1">
        <w:rPr>
          <w:rFonts w:ascii="Times New Roman" w:hAnsi="Times New Roman" w:cs="Times New Roman"/>
        </w:rPr>
        <w:t xml:space="preserve">. However, </w:t>
      </w:r>
      <w:r w:rsidRPr="00363492">
        <w:rPr>
          <w:rFonts w:ascii="Times New Roman" w:hAnsi="Times New Roman" w:cs="Times New Roman"/>
        </w:rPr>
        <w:t xml:space="preserve">from </w:t>
      </w:r>
      <w:r w:rsidR="003E72F1">
        <w:rPr>
          <w:rFonts w:ascii="Times New Roman" w:hAnsi="Times New Roman" w:cs="Times New Roman"/>
        </w:rPr>
        <w:t>17.0</w:t>
      </w:r>
      <w:ins w:id="613" w:author="Senthil Kumar Dharuman" w:date="2026-07-15T17:13:00Z" w16du:dateUtc="2026-07-15T11:43:00Z">
        <w:r w:rsidR="00801B00">
          <w:rPr>
            <w:rFonts w:ascii="Times New Roman" w:hAnsi="Times New Roman" w:cs="Times New Roman"/>
          </w:rPr>
          <w:t>5</w:t>
        </w:r>
      </w:ins>
      <w:del w:id="614" w:author="Senthil Kumar Dharuman" w:date="2026-07-15T17:13:00Z" w16du:dateUtc="2026-07-15T11:43:00Z">
        <w:r w:rsidR="003E72F1" w:rsidDel="00801B00">
          <w:rPr>
            <w:rFonts w:ascii="Times New Roman" w:hAnsi="Times New Roman" w:cs="Times New Roman"/>
          </w:rPr>
          <w:delText>6</w:delText>
        </w:r>
      </w:del>
      <w:r w:rsidR="003E72F1">
        <w:rPr>
          <w:rFonts w:ascii="Times New Roman" w:hAnsi="Times New Roman" w:cs="Times New Roman"/>
        </w:rPr>
        <w:t xml:space="preserve">.2026 </w:t>
      </w:r>
      <w:r w:rsidR="0084309C">
        <w:rPr>
          <w:rFonts w:ascii="Times New Roman" w:hAnsi="Times New Roman" w:cs="Times New Roman"/>
        </w:rPr>
        <w:t xml:space="preserve">till 28.06.2026, </w:t>
      </w:r>
      <w:r w:rsidR="0084309C" w:rsidRPr="00363492">
        <w:rPr>
          <w:rFonts w:ascii="Times New Roman" w:hAnsi="Times New Roman" w:cs="Times New Roman"/>
        </w:rPr>
        <w:t xml:space="preserve">the Petitioner was rendered wholly incapable both of evacuating power and of testing the </w:t>
      </w:r>
      <w:r w:rsidR="0084309C">
        <w:rPr>
          <w:rFonts w:ascii="Times New Roman" w:hAnsi="Times New Roman" w:cs="Times New Roman"/>
        </w:rPr>
        <w:t>WTGs</w:t>
      </w:r>
      <w:r w:rsidR="003E72F1">
        <w:rPr>
          <w:rFonts w:ascii="Times New Roman" w:hAnsi="Times New Roman" w:cs="Times New Roman"/>
        </w:rPr>
        <w:t>, owing solely to the collapse of the transmission towers rendering the evacuation line inoperable</w:t>
      </w:r>
      <w:r w:rsidR="0084309C">
        <w:rPr>
          <w:rFonts w:ascii="Times New Roman" w:hAnsi="Times New Roman" w:cs="Times New Roman"/>
        </w:rPr>
        <w:t>.</w:t>
      </w:r>
    </w:p>
    <w:p w14:paraId="3A669244" w14:textId="77777777" w:rsidR="0097285E" w:rsidRDefault="00363492" w:rsidP="0097285E">
      <w:pPr>
        <w:pStyle w:val="ListParagraph"/>
        <w:numPr>
          <w:ilvl w:val="0"/>
          <w:numId w:val="9"/>
        </w:numPr>
        <w:spacing w:before="240" w:after="140" w:line="360" w:lineRule="auto"/>
        <w:ind w:left="576" w:hanging="709"/>
        <w:jc w:val="both"/>
        <w:rPr>
          <w:rFonts w:ascii="Times New Roman" w:hAnsi="Times New Roman" w:cs="Times New Roman"/>
        </w:rPr>
      </w:pPr>
      <w:r w:rsidRPr="00E2340E">
        <w:rPr>
          <w:rFonts w:ascii="Times New Roman" w:hAnsi="Times New Roman" w:cs="Times New Roman"/>
        </w:rPr>
        <w:lastRenderedPageBreak/>
        <w:t xml:space="preserve">Pertinently, </w:t>
      </w:r>
      <w:r w:rsidR="002D1469" w:rsidRPr="00E2340E">
        <w:rPr>
          <w:rFonts w:ascii="Times New Roman" w:hAnsi="Times New Roman" w:cs="Times New Roman"/>
        </w:rPr>
        <w:t xml:space="preserve">it is submitted that during this period, the performance of the Petitioner’s obligations under the IEGC were rendered physically impossible. </w:t>
      </w:r>
      <w:r w:rsidR="00EC3597" w:rsidRPr="00E2340E">
        <w:rPr>
          <w:rFonts w:ascii="Times New Roman" w:hAnsi="Times New Roman" w:cs="Times New Roman"/>
        </w:rPr>
        <w:t xml:space="preserve">It is submitted that the circumstances were of a greater degree that </w:t>
      </w:r>
      <w:r w:rsidRPr="00E2340E">
        <w:rPr>
          <w:rFonts w:ascii="Times New Roman" w:hAnsi="Times New Roman" w:cs="Times New Roman"/>
        </w:rPr>
        <w:t xml:space="preserve">the monsoon conditions and the law-and-order disturbances </w:t>
      </w:r>
      <w:r w:rsidR="00EC3597" w:rsidRPr="00E2340E">
        <w:rPr>
          <w:rFonts w:ascii="Times New Roman" w:hAnsi="Times New Roman" w:cs="Times New Roman"/>
        </w:rPr>
        <w:t xml:space="preserve">which were considered by </w:t>
      </w:r>
      <w:r w:rsidRPr="00E2340E">
        <w:rPr>
          <w:rFonts w:ascii="Times New Roman" w:hAnsi="Times New Roman" w:cs="Times New Roman"/>
        </w:rPr>
        <w:t>this Hon’ble Commission</w:t>
      </w:r>
      <w:r w:rsidR="00EC3597" w:rsidRPr="00E2340E">
        <w:rPr>
          <w:rFonts w:ascii="Times New Roman" w:hAnsi="Times New Roman" w:cs="Times New Roman"/>
        </w:rPr>
        <w:t xml:space="preserve"> for grant of extension </w:t>
      </w:r>
      <w:r w:rsidR="007D0C84" w:rsidRPr="00E2340E">
        <w:rPr>
          <w:rFonts w:ascii="Times New Roman" w:hAnsi="Times New Roman" w:cs="Times New Roman"/>
        </w:rPr>
        <w:t xml:space="preserve">of time for injection of infirm power in the TEQ Order dated 23.03.2026 and the NTPC Order dated 14.11.2025. </w:t>
      </w:r>
    </w:p>
    <w:p w14:paraId="2C6F3F8E" w14:textId="224CA447" w:rsidR="00E1587D" w:rsidRPr="00E1587D" w:rsidRDefault="00E1587D" w:rsidP="00E1587D">
      <w:pPr>
        <w:keepNext/>
        <w:spacing w:before="240" w:after="100" w:line="360" w:lineRule="auto"/>
        <w:ind w:left="576" w:hanging="576"/>
        <w:jc w:val="both"/>
        <w:rPr>
          <w:rFonts w:ascii="Times New Roman" w:hAnsi="Times New Roman" w:cs="Times New Roman"/>
          <w:b/>
          <w:bCs/>
          <w:i/>
          <w:iCs/>
        </w:rPr>
      </w:pPr>
      <w:r w:rsidRPr="00E1587D">
        <w:rPr>
          <w:rFonts w:ascii="Times New Roman" w:hAnsi="Times New Roman" w:cs="Times New Roman"/>
          <w:b/>
          <w:bCs/>
          <w:i/>
          <w:iCs/>
        </w:rPr>
        <w:t>B2.</w:t>
      </w:r>
      <w:r w:rsidR="00930A44" w:rsidRPr="00E1587D">
        <w:rPr>
          <w:rFonts w:ascii="Times New Roman" w:hAnsi="Times New Roman" w:cs="Times New Roman"/>
          <w:b/>
          <w:bCs/>
          <w:i/>
          <w:iCs/>
        </w:rPr>
        <w:tab/>
        <w:t xml:space="preserve">This Hon’ble Commission ought to </w:t>
      </w:r>
      <w:r w:rsidR="00E22064" w:rsidRPr="00E1587D">
        <w:rPr>
          <w:rFonts w:ascii="Times New Roman" w:hAnsi="Times New Roman" w:cs="Times New Roman"/>
          <w:b/>
          <w:bCs/>
          <w:i/>
          <w:iCs/>
        </w:rPr>
        <w:t xml:space="preserve">relax the requirement of 15 days advance application </w:t>
      </w:r>
      <w:r w:rsidRPr="00E1587D">
        <w:rPr>
          <w:rFonts w:ascii="Times New Roman" w:hAnsi="Times New Roman" w:cs="Times New Roman"/>
          <w:b/>
          <w:bCs/>
          <w:i/>
          <w:iCs/>
        </w:rPr>
        <w:t xml:space="preserve">and condone the delay in filing of the present Petition. </w:t>
      </w:r>
    </w:p>
    <w:p w14:paraId="2CC12CBC" w14:textId="77777777" w:rsidR="009D220A" w:rsidRDefault="009428DA" w:rsidP="00E1587D">
      <w:pPr>
        <w:pStyle w:val="ListParagraph"/>
        <w:numPr>
          <w:ilvl w:val="0"/>
          <w:numId w:val="9"/>
        </w:numPr>
        <w:spacing w:before="240" w:after="140" w:line="360" w:lineRule="auto"/>
        <w:ind w:left="576" w:hanging="709"/>
        <w:jc w:val="both"/>
        <w:rPr>
          <w:rFonts w:ascii="Times New Roman" w:hAnsi="Times New Roman" w:cs="Times New Roman"/>
        </w:rPr>
      </w:pPr>
      <w:r w:rsidRPr="009D220A">
        <w:rPr>
          <w:rFonts w:ascii="Times New Roman" w:hAnsi="Times New Roman" w:cs="Times New Roman"/>
        </w:rPr>
        <w:t xml:space="preserve">It is submitted that the proviso to Regulation 19(3) requires </w:t>
      </w:r>
      <w:r w:rsidR="0063667A" w:rsidRPr="009D220A">
        <w:rPr>
          <w:rFonts w:ascii="Times New Roman" w:hAnsi="Times New Roman" w:cs="Times New Roman"/>
        </w:rPr>
        <w:t xml:space="preserve">that </w:t>
      </w:r>
      <w:r w:rsidRPr="009D220A">
        <w:rPr>
          <w:rFonts w:ascii="Times New Roman" w:hAnsi="Times New Roman" w:cs="Times New Roman"/>
        </w:rPr>
        <w:t>an application</w:t>
      </w:r>
      <w:r w:rsidR="0063667A" w:rsidRPr="009D220A">
        <w:rPr>
          <w:rFonts w:ascii="Times New Roman" w:hAnsi="Times New Roman" w:cs="Times New Roman"/>
        </w:rPr>
        <w:t xml:space="preserve"> (i.e. the present Petition)</w:t>
      </w:r>
      <w:r w:rsidRPr="009D220A">
        <w:rPr>
          <w:rFonts w:ascii="Times New Roman" w:hAnsi="Times New Roman" w:cs="Times New Roman"/>
        </w:rPr>
        <w:t xml:space="preserve"> </w:t>
      </w:r>
      <w:r w:rsidR="0063667A" w:rsidRPr="009D220A">
        <w:rPr>
          <w:rFonts w:ascii="Times New Roman" w:hAnsi="Times New Roman" w:cs="Times New Roman"/>
        </w:rPr>
        <w:t xml:space="preserve">be filed before this </w:t>
      </w:r>
      <w:r w:rsidRPr="009D220A">
        <w:rPr>
          <w:rFonts w:ascii="Times New Roman" w:hAnsi="Times New Roman" w:cs="Times New Roman"/>
        </w:rPr>
        <w:t>Hon’ble Commission at least 15 days in advance of the completion of the stipulated period.</w:t>
      </w:r>
      <w:r w:rsidR="009D220A">
        <w:rPr>
          <w:rFonts w:ascii="Times New Roman" w:hAnsi="Times New Roman" w:cs="Times New Roman"/>
        </w:rPr>
        <w:t xml:space="preserve"> </w:t>
      </w:r>
      <w:r w:rsidR="0063667A" w:rsidRPr="009D220A">
        <w:rPr>
          <w:rFonts w:ascii="Times New Roman" w:hAnsi="Times New Roman" w:cs="Times New Roman"/>
        </w:rPr>
        <w:t xml:space="preserve">It is submitted that that for the Petitioner, the stipulated period </w:t>
      </w:r>
      <w:r w:rsidR="00C34DE6" w:rsidRPr="009D220A">
        <w:rPr>
          <w:rFonts w:ascii="Times New Roman" w:hAnsi="Times New Roman" w:cs="Times New Roman"/>
        </w:rPr>
        <w:t xml:space="preserve">ended on 26.06.2026. Thus, the stipulated period lapsed </w:t>
      </w:r>
      <w:r w:rsidRPr="009D220A">
        <w:rPr>
          <w:rFonts w:ascii="Times New Roman" w:hAnsi="Times New Roman" w:cs="Times New Roman"/>
        </w:rPr>
        <w:t xml:space="preserve">while the </w:t>
      </w:r>
      <w:r w:rsidR="001A2EB6" w:rsidRPr="009D220A">
        <w:rPr>
          <w:rFonts w:ascii="Times New Roman" w:hAnsi="Times New Roman" w:cs="Times New Roman"/>
        </w:rPr>
        <w:t xml:space="preserve">evacuation infrastructure was still </w:t>
      </w:r>
      <w:del w:id="615" w:author="Priya Dwivedi" w:date="2026-07-17T12:50:00Z" w16du:dateUtc="2026-07-17T07:20:00Z">
        <w:r w:rsidR="001A2EB6" w:rsidRPr="009D220A">
          <w:rPr>
            <w:rFonts w:ascii="Times New Roman" w:hAnsi="Times New Roman" w:cs="Times New Roman"/>
          </w:rPr>
          <w:delText>unavailable</w:delText>
        </w:r>
      </w:del>
      <w:ins w:id="616" w:author="Priya Dwivedi" w:date="2026-07-17T12:50:00Z" w16du:dateUtc="2026-07-17T07:20:00Z">
        <w:r w:rsidR="00F5487E" w:rsidRPr="009D220A">
          <w:rPr>
            <w:rFonts w:ascii="Times New Roman" w:hAnsi="Times New Roman" w:cs="Times New Roman"/>
          </w:rPr>
          <w:t>unavailable,</w:t>
        </w:r>
      </w:ins>
      <w:r w:rsidR="001A2EB6" w:rsidRPr="009D220A">
        <w:rPr>
          <w:rFonts w:ascii="Times New Roman" w:hAnsi="Times New Roman" w:cs="Times New Roman"/>
        </w:rPr>
        <w:t xml:space="preserve"> and </w:t>
      </w:r>
      <w:r w:rsidRPr="009D220A">
        <w:rPr>
          <w:rFonts w:ascii="Times New Roman" w:hAnsi="Times New Roman" w:cs="Times New Roman"/>
        </w:rPr>
        <w:t>the Petitioner was consumed with restoration</w:t>
      </w:r>
      <w:r w:rsidR="001A2EB6" w:rsidRPr="009D220A">
        <w:rPr>
          <w:rFonts w:ascii="Times New Roman" w:hAnsi="Times New Roman" w:cs="Times New Roman"/>
        </w:rPr>
        <w:t>.</w:t>
      </w:r>
    </w:p>
    <w:p w14:paraId="1B8F4824" w14:textId="77777777" w:rsidR="009B01B4" w:rsidRDefault="009D220A" w:rsidP="00E1587D">
      <w:pPr>
        <w:pStyle w:val="ListParagraph"/>
        <w:numPr>
          <w:ilvl w:val="0"/>
          <w:numId w:val="9"/>
        </w:numPr>
        <w:spacing w:before="240" w:after="140" w:line="360" w:lineRule="auto"/>
        <w:ind w:left="576" w:hanging="709"/>
        <w:jc w:val="both"/>
        <w:rPr>
          <w:rFonts w:ascii="Times New Roman" w:hAnsi="Times New Roman" w:cs="Times New Roman"/>
        </w:rPr>
      </w:pPr>
      <w:r>
        <w:rPr>
          <w:rFonts w:ascii="Times New Roman" w:hAnsi="Times New Roman" w:cs="Times New Roman"/>
        </w:rPr>
        <w:t>It is submitted that the stipulation of applying before this Hon’ble Commission 15 days in advance</w:t>
      </w:r>
      <w:r w:rsidR="001A2EB6" w:rsidRPr="009D220A">
        <w:rPr>
          <w:rFonts w:ascii="Times New Roman" w:hAnsi="Times New Roman" w:cs="Times New Roman"/>
        </w:rPr>
        <w:t xml:space="preserve"> </w:t>
      </w:r>
      <w:r w:rsidR="00265BB2">
        <w:rPr>
          <w:rFonts w:ascii="Times New Roman" w:hAnsi="Times New Roman" w:cs="Times New Roman"/>
        </w:rPr>
        <w:t xml:space="preserve">ought to be relaxed/condoned by this Hon’ble Commission. It is submitted that the time period prescribed under Regulation 19(3) may be considered as directory by this Hon’ble Commission and ought not to prevent a genuine party from approaching this Hon’ble Commission </w:t>
      </w:r>
      <w:r w:rsidRPr="009D220A">
        <w:rPr>
          <w:rFonts w:ascii="Times New Roman" w:hAnsi="Times New Roman" w:cs="Times New Roman"/>
        </w:rPr>
        <w:t xml:space="preserve">whose very ability to comply was </w:t>
      </w:r>
      <w:r w:rsidR="00265BB2">
        <w:rPr>
          <w:rFonts w:ascii="Times New Roman" w:hAnsi="Times New Roman" w:cs="Times New Roman"/>
        </w:rPr>
        <w:t xml:space="preserve">compromised </w:t>
      </w:r>
      <w:r w:rsidRPr="009D220A">
        <w:rPr>
          <w:rFonts w:ascii="Times New Roman" w:hAnsi="Times New Roman" w:cs="Times New Roman"/>
        </w:rPr>
        <w:t xml:space="preserve">by a supervening event. </w:t>
      </w:r>
      <w:r w:rsidR="009B01B4">
        <w:rPr>
          <w:rFonts w:ascii="Times New Roman" w:hAnsi="Times New Roman" w:cs="Times New Roman"/>
        </w:rPr>
        <w:t>Further, i</w:t>
      </w:r>
      <w:r w:rsidR="009B01B4" w:rsidRPr="009B01B4">
        <w:rPr>
          <w:rFonts w:ascii="Times New Roman" w:hAnsi="Times New Roman" w:cs="Times New Roman"/>
        </w:rPr>
        <w:t>t is a settled principle that a stipulation of time, framed in aid of orderly administration, is directory in character</w:t>
      </w:r>
      <w:r w:rsidR="009B01B4">
        <w:rPr>
          <w:rFonts w:ascii="Times New Roman" w:hAnsi="Times New Roman" w:cs="Times New Roman"/>
        </w:rPr>
        <w:t xml:space="preserve">. </w:t>
      </w:r>
    </w:p>
    <w:p w14:paraId="507C0D62" w14:textId="63652D20" w:rsidR="009D33C6" w:rsidRDefault="00553A7D" w:rsidP="00473FF0">
      <w:pPr>
        <w:pStyle w:val="ListParagraph"/>
        <w:keepNext/>
        <w:numPr>
          <w:ilvl w:val="0"/>
          <w:numId w:val="9"/>
        </w:numPr>
        <w:spacing w:before="240" w:after="100" w:line="360" w:lineRule="auto"/>
        <w:ind w:left="576" w:hanging="709"/>
        <w:jc w:val="both"/>
        <w:rPr>
          <w:rFonts w:ascii="Times New Roman" w:hAnsi="Times New Roman" w:cs="Times New Roman"/>
        </w:rPr>
      </w:pPr>
      <w:r w:rsidRPr="009D33C6">
        <w:rPr>
          <w:rFonts w:ascii="Times New Roman" w:hAnsi="Times New Roman" w:cs="Times New Roman"/>
        </w:rPr>
        <w:t>Accordingly, it is submitted that the Petitioner is seeking relaxation of a procedural timing requirement in a regulatory proceeding which falls squarely within the discretion and power of this Hon’ble Commission given that the very occasion to approach this Hon’ble</w:t>
      </w:r>
      <w:r w:rsidR="009D33C6">
        <w:rPr>
          <w:rFonts w:ascii="Times New Roman" w:hAnsi="Times New Roman" w:cs="Times New Roman"/>
        </w:rPr>
        <w:t xml:space="preserve"> </w:t>
      </w:r>
      <w:r w:rsidRPr="009D33C6">
        <w:rPr>
          <w:rFonts w:ascii="Times New Roman" w:hAnsi="Times New Roman" w:cs="Times New Roman"/>
        </w:rPr>
        <w:t>Commission was crystallised only post 28.06.2026, whereupon the Petitioner moved without delay.</w:t>
      </w:r>
    </w:p>
    <w:p w14:paraId="277211F0" w14:textId="77777777" w:rsidR="0097285E" w:rsidRDefault="0097285E" w:rsidP="0097285E">
      <w:pPr>
        <w:pStyle w:val="ListParagraph"/>
        <w:numPr>
          <w:ilvl w:val="0"/>
          <w:numId w:val="9"/>
        </w:numPr>
        <w:spacing w:before="240" w:after="140" w:line="360" w:lineRule="auto"/>
        <w:ind w:left="576" w:hanging="709"/>
        <w:jc w:val="both"/>
        <w:rPr>
          <w:rFonts w:ascii="Times New Roman" w:hAnsi="Times New Roman" w:cs="Times New Roman"/>
        </w:rPr>
      </w:pPr>
      <w:r w:rsidRPr="0097285E">
        <w:rPr>
          <w:rFonts w:ascii="Times New Roman" w:hAnsi="Times New Roman" w:cs="Times New Roman"/>
        </w:rPr>
        <w:t xml:space="preserve">It is submitted that this Hon’ble Commission has, </w:t>
      </w:r>
      <w:r>
        <w:rPr>
          <w:rFonts w:ascii="Times New Roman" w:hAnsi="Times New Roman" w:cs="Times New Roman"/>
        </w:rPr>
        <w:t xml:space="preserve">in both the TEQ Order dated 23.03.2026 and the NTPC Order dated 14.11.2025 </w:t>
      </w:r>
      <w:r w:rsidRPr="0097285E">
        <w:rPr>
          <w:rFonts w:ascii="Times New Roman" w:hAnsi="Times New Roman" w:cs="Times New Roman"/>
        </w:rPr>
        <w:t xml:space="preserve">condoned precisely such a delay in the exercise of its Power to Relax under Regulation 57 of the IEGC, 2023 read with Regulation 65 of the CERC (Conduct of Business) Regulations, 2023. In TEQ </w:t>
      </w:r>
      <w:r>
        <w:rPr>
          <w:rFonts w:ascii="Times New Roman" w:hAnsi="Times New Roman" w:cs="Times New Roman"/>
        </w:rPr>
        <w:t xml:space="preserve">Order dated 23.03.2026, </w:t>
      </w:r>
      <w:r w:rsidRPr="0097285E">
        <w:rPr>
          <w:rFonts w:ascii="Times New Roman" w:hAnsi="Times New Roman" w:cs="Times New Roman"/>
        </w:rPr>
        <w:t xml:space="preserve">the </w:t>
      </w:r>
      <w:r w:rsidRPr="0097285E">
        <w:rPr>
          <w:rFonts w:ascii="Times New Roman" w:hAnsi="Times New Roman" w:cs="Times New Roman"/>
        </w:rPr>
        <w:lastRenderedPageBreak/>
        <w:t xml:space="preserve">petition </w:t>
      </w:r>
      <w:r>
        <w:rPr>
          <w:rFonts w:ascii="Times New Roman" w:hAnsi="Times New Roman" w:cs="Times New Roman"/>
        </w:rPr>
        <w:t xml:space="preserve">there had been filed </w:t>
      </w:r>
      <w:r w:rsidRPr="0097285E">
        <w:rPr>
          <w:rFonts w:ascii="Times New Roman" w:hAnsi="Times New Roman" w:cs="Times New Roman"/>
        </w:rPr>
        <w:t>beyond the period prescribed by the proviso to Regulation 19(3)</w:t>
      </w:r>
      <w:r>
        <w:rPr>
          <w:rFonts w:ascii="Times New Roman" w:hAnsi="Times New Roman" w:cs="Times New Roman"/>
        </w:rPr>
        <w:t xml:space="preserve"> and </w:t>
      </w:r>
      <w:r w:rsidRPr="0097285E">
        <w:rPr>
          <w:rFonts w:ascii="Times New Roman" w:hAnsi="Times New Roman" w:cs="Times New Roman"/>
        </w:rPr>
        <w:t xml:space="preserve">this Hon’ble Commission held as </w:t>
      </w:r>
      <w:r>
        <w:rPr>
          <w:rFonts w:ascii="Times New Roman" w:hAnsi="Times New Roman" w:cs="Times New Roman"/>
        </w:rPr>
        <w:t>under</w:t>
      </w:r>
      <w:r w:rsidRPr="0097285E">
        <w:rPr>
          <w:rFonts w:ascii="Times New Roman" w:hAnsi="Times New Roman" w:cs="Times New Roman"/>
        </w:rPr>
        <w:t>:</w:t>
      </w:r>
      <w:r>
        <w:rPr>
          <w:rFonts w:ascii="Times New Roman" w:hAnsi="Times New Roman" w:cs="Times New Roman"/>
        </w:rPr>
        <w:t>-</w:t>
      </w:r>
    </w:p>
    <w:p w14:paraId="5E26EE71" w14:textId="77777777" w:rsidR="0097285E" w:rsidRPr="0097285E" w:rsidRDefault="0097285E" w:rsidP="0097285E">
      <w:pPr>
        <w:pStyle w:val="ListParagraph"/>
        <w:spacing w:before="240" w:after="140"/>
        <w:ind w:left="720"/>
        <w:jc w:val="both"/>
        <w:rPr>
          <w:rFonts w:ascii="Times New Roman" w:hAnsi="Times New Roman" w:cs="Times New Roman"/>
          <w:i/>
          <w:iCs/>
        </w:rPr>
      </w:pPr>
      <w:r w:rsidRPr="0097285E">
        <w:rPr>
          <w:rFonts w:ascii="Times New Roman" w:hAnsi="Times New Roman" w:cs="Times New Roman"/>
          <w:i/>
          <w:iCs/>
        </w:rPr>
        <w:t>“Considering the submissions made by the Petitioner regarding the factors cited as being beyond its control, it is observed that the circumstances leading to the delay were outside the Petitioner’s reasonable control. This Commission therefore condones a delay in filing of the Petition.”</w:t>
      </w:r>
    </w:p>
    <w:p w14:paraId="16963F1E" w14:textId="77777777" w:rsidR="0097285E" w:rsidRDefault="0097285E" w:rsidP="0097285E">
      <w:pPr>
        <w:pStyle w:val="ListParagraph"/>
        <w:keepNext/>
        <w:numPr>
          <w:ilvl w:val="0"/>
          <w:numId w:val="9"/>
        </w:numPr>
        <w:spacing w:before="240" w:after="100" w:line="360" w:lineRule="auto"/>
        <w:ind w:left="576" w:hanging="709"/>
        <w:jc w:val="both"/>
        <w:rPr>
          <w:rFonts w:ascii="Times New Roman" w:hAnsi="Times New Roman" w:cs="Times New Roman"/>
        </w:rPr>
      </w:pPr>
      <w:r w:rsidRPr="0097285E">
        <w:rPr>
          <w:rFonts w:ascii="Times New Roman" w:hAnsi="Times New Roman" w:cs="Times New Roman"/>
        </w:rPr>
        <w:t xml:space="preserve">It is submitted that an identical course was adopted </w:t>
      </w:r>
      <w:r>
        <w:rPr>
          <w:rFonts w:ascii="Times New Roman" w:hAnsi="Times New Roman" w:cs="Times New Roman"/>
        </w:rPr>
        <w:t xml:space="preserve">by this Hon’ble Commission in the NTPC Order dated 14.11.2025 </w:t>
      </w:r>
      <w:r w:rsidRPr="0097285E">
        <w:rPr>
          <w:rFonts w:ascii="Times New Roman" w:hAnsi="Times New Roman" w:cs="Times New Roman"/>
        </w:rPr>
        <w:t>wherein a delay of about one month in the filing of the petition came to be condoned in the exercise of the Power to Relax.</w:t>
      </w:r>
    </w:p>
    <w:p w14:paraId="1D00221D" w14:textId="77777777" w:rsidR="0097285E" w:rsidRPr="0097285E" w:rsidRDefault="0097285E" w:rsidP="0097285E">
      <w:pPr>
        <w:pStyle w:val="ListParagraph"/>
        <w:keepNext/>
        <w:numPr>
          <w:ilvl w:val="0"/>
          <w:numId w:val="9"/>
        </w:numPr>
        <w:spacing w:before="240" w:after="100" w:line="360" w:lineRule="auto"/>
        <w:ind w:left="576" w:hanging="709"/>
        <w:jc w:val="both"/>
        <w:rPr>
          <w:rFonts w:ascii="Times New Roman" w:hAnsi="Times New Roman" w:cs="Times New Roman"/>
        </w:rPr>
      </w:pPr>
      <w:r>
        <w:rPr>
          <w:rFonts w:ascii="Times New Roman" w:hAnsi="Times New Roman" w:cs="Times New Roman"/>
        </w:rPr>
        <w:t xml:space="preserve">Accordingly, it is submitted that this Hon’ble Commission ought to exercise power under Regulation 19(3) to grant extension of time of 4 months from date of order for injection of infirm power and condone the delay in approaching this Hon’ble Commission. </w:t>
      </w:r>
    </w:p>
    <w:p w14:paraId="231A429F" w14:textId="44672B41" w:rsidR="009D33C6" w:rsidRPr="009D33C6" w:rsidRDefault="009D33C6" w:rsidP="009D33C6">
      <w:pPr>
        <w:keepNext/>
        <w:spacing w:before="240" w:after="100" w:line="360" w:lineRule="auto"/>
        <w:ind w:left="576" w:hanging="709"/>
        <w:jc w:val="both"/>
        <w:rPr>
          <w:rFonts w:ascii="Times New Roman" w:hAnsi="Times New Roman" w:cs="Times New Roman"/>
          <w:b/>
          <w:bCs/>
          <w:i/>
          <w:iCs/>
        </w:rPr>
      </w:pPr>
      <w:r w:rsidRPr="009D33C6">
        <w:rPr>
          <w:rFonts w:ascii="Times New Roman" w:hAnsi="Times New Roman" w:cs="Times New Roman"/>
          <w:b/>
          <w:bCs/>
          <w:i/>
          <w:iCs/>
        </w:rPr>
        <w:t>C.</w:t>
      </w:r>
      <w:r w:rsidRPr="009D33C6">
        <w:rPr>
          <w:rFonts w:ascii="Times New Roman" w:hAnsi="Times New Roman" w:cs="Times New Roman"/>
          <w:b/>
          <w:bCs/>
          <w:i/>
          <w:iCs/>
        </w:rPr>
        <w:tab/>
        <w:t xml:space="preserve">This is a fit case for the exercise of the Power to Relax under Regulation 57 of the IEGC, </w:t>
      </w:r>
      <w:commentRangeStart w:id="617"/>
      <w:commentRangeStart w:id="618"/>
      <w:r w:rsidRPr="009D33C6">
        <w:rPr>
          <w:rFonts w:ascii="Times New Roman" w:hAnsi="Times New Roman" w:cs="Times New Roman"/>
          <w:b/>
          <w:bCs/>
          <w:i/>
          <w:iCs/>
        </w:rPr>
        <w:t>2023</w:t>
      </w:r>
      <w:commentRangeEnd w:id="617"/>
      <w:r w:rsidR="00F16471" w:rsidRPr="009D33C6">
        <w:rPr>
          <w:rStyle w:val="CommentReference"/>
          <w:rFonts w:ascii="Times New Roman" w:hAnsi="Times New Roman" w:cs="Times New Roman"/>
          <w:b/>
          <w:bCs/>
          <w:i/>
          <w:iCs/>
          <w:sz w:val="24"/>
          <w:szCs w:val="24"/>
        </w:rPr>
        <w:commentReference w:id="617"/>
      </w:r>
      <w:commentRangeEnd w:id="618"/>
      <w:r w:rsidR="00D71375" w:rsidRPr="009D33C6">
        <w:rPr>
          <w:rStyle w:val="CommentReference"/>
          <w:rFonts w:ascii="Times New Roman" w:hAnsi="Times New Roman" w:cs="Times New Roman"/>
          <w:b/>
          <w:bCs/>
          <w:i/>
          <w:iCs/>
          <w:sz w:val="24"/>
          <w:szCs w:val="24"/>
        </w:rPr>
        <w:commentReference w:id="618"/>
      </w:r>
    </w:p>
    <w:p w14:paraId="24A451AD" w14:textId="3ED6D79E" w:rsidR="003A3A41" w:rsidRDefault="003A3A41" w:rsidP="003A3A41">
      <w:pPr>
        <w:pStyle w:val="ListParagraph"/>
        <w:keepNext/>
        <w:numPr>
          <w:ilvl w:val="0"/>
          <w:numId w:val="9"/>
        </w:numPr>
        <w:spacing w:before="240" w:after="100" w:line="360" w:lineRule="auto"/>
        <w:ind w:left="576" w:hanging="709"/>
        <w:jc w:val="both"/>
        <w:rPr>
          <w:ins w:id="619" w:author="Ali Ahmed Chaudhary" w:date="2026-07-21T11:08:00Z" w16du:dateUtc="2026-07-21T05:38:00Z"/>
          <w:rFonts w:ascii="Times New Roman" w:hAnsi="Times New Roman" w:cs="Times New Roman"/>
        </w:rPr>
      </w:pPr>
      <w:r w:rsidRPr="003A3A41">
        <w:rPr>
          <w:rFonts w:ascii="Times New Roman" w:hAnsi="Times New Roman" w:cs="Times New Roman"/>
        </w:rPr>
        <w:t xml:space="preserve">It is submitted that Regulation 57 of the IEGC, 2023 empowers this Hon’ble Commission, to relax any of the provisions of the </w:t>
      </w:r>
      <w:r>
        <w:rPr>
          <w:rFonts w:ascii="Times New Roman" w:hAnsi="Times New Roman" w:cs="Times New Roman"/>
        </w:rPr>
        <w:t xml:space="preserve">IEGC 2023 </w:t>
      </w:r>
      <w:r w:rsidRPr="003A3A41">
        <w:rPr>
          <w:rFonts w:ascii="Times New Roman" w:hAnsi="Times New Roman" w:cs="Times New Roman"/>
        </w:rPr>
        <w:t xml:space="preserve">upon an application made before it by an affected person, so as to remove the hardship arising out of the operation of the </w:t>
      </w:r>
      <w:r>
        <w:rPr>
          <w:rFonts w:ascii="Times New Roman" w:hAnsi="Times New Roman" w:cs="Times New Roman"/>
        </w:rPr>
        <w:t>IEGC 2023.</w:t>
      </w:r>
      <w:ins w:id="620" w:author="Ali Ahmed Chaudhary" w:date="2026-07-21T11:08:00Z" w16du:dateUtc="2026-07-21T05:38:00Z">
        <w:r w:rsidR="00E46F0F">
          <w:rPr>
            <w:rFonts w:ascii="Times New Roman" w:hAnsi="Times New Roman" w:cs="Times New Roman"/>
          </w:rPr>
          <w:t xml:space="preserve"> </w:t>
        </w:r>
      </w:ins>
      <w:ins w:id="621" w:author="Ali Ahmed Chaudhary" w:date="2026-07-21T11:09:00Z" w16du:dateUtc="2026-07-21T05:39:00Z">
        <w:r w:rsidR="0052125C">
          <w:rPr>
            <w:rFonts w:ascii="Times New Roman" w:hAnsi="Times New Roman" w:cs="Times New Roman"/>
          </w:rPr>
          <w:t xml:space="preserve">The </w:t>
        </w:r>
      </w:ins>
      <w:ins w:id="622" w:author="Ali Ahmed Chaudhary" w:date="2026-07-21T11:10:00Z" w16du:dateUtc="2026-07-21T05:40:00Z">
        <w:r w:rsidR="00FA48AB">
          <w:rPr>
            <w:rFonts w:ascii="Times New Roman" w:hAnsi="Times New Roman" w:cs="Times New Roman"/>
          </w:rPr>
          <w:t>delay in commis</w:t>
        </w:r>
      </w:ins>
      <w:ins w:id="623" w:author="Ali Ahmed Chaudhary" w:date="2026-07-21T11:11:00Z" w16du:dateUtc="2026-07-21T05:41:00Z">
        <w:r w:rsidR="00FA48AB">
          <w:rPr>
            <w:rFonts w:ascii="Times New Roman" w:hAnsi="Times New Roman" w:cs="Times New Roman"/>
          </w:rPr>
          <w:t>sion</w:t>
        </w:r>
      </w:ins>
      <w:ins w:id="624" w:author="Ali Ahmed Chaudhary" w:date="2026-07-21T11:10:00Z" w16du:dateUtc="2026-07-21T05:40:00Z">
        <w:r w:rsidR="00FA48AB">
          <w:rPr>
            <w:rFonts w:ascii="Times New Roman" w:hAnsi="Times New Roman" w:cs="Times New Roman"/>
          </w:rPr>
          <w:t>ing is solely attributable</w:t>
        </w:r>
        <w:r w:rsidR="0052125C">
          <w:rPr>
            <w:rFonts w:ascii="Times New Roman" w:hAnsi="Times New Roman" w:cs="Times New Roman"/>
          </w:rPr>
          <w:t xml:space="preserve"> </w:t>
        </w:r>
        <w:r w:rsidR="00FA48AB">
          <w:rPr>
            <w:rFonts w:ascii="Times New Roman" w:hAnsi="Times New Roman" w:cs="Times New Roman"/>
          </w:rPr>
          <w:t xml:space="preserve">to the </w:t>
        </w:r>
      </w:ins>
      <w:ins w:id="625" w:author="Yashaswi Kant" w:date="2026-07-23T11:04:00Z" w16du:dateUtc="2026-07-23T05:34:00Z">
        <w:r w:rsidR="00283467">
          <w:rPr>
            <w:rFonts w:ascii="Times New Roman" w:hAnsi="Times New Roman" w:cs="Times New Roman"/>
          </w:rPr>
          <w:t>events beyond the control of the Petitioner (</w:t>
        </w:r>
      </w:ins>
      <w:ins w:id="626" w:author="Ali Ahmed Chaudhary" w:date="2026-07-21T11:10:00Z" w16du:dateUtc="2026-07-21T05:40:00Z">
        <w:r w:rsidR="00FA48AB">
          <w:rPr>
            <w:rFonts w:ascii="Times New Roman" w:hAnsi="Times New Roman" w:cs="Times New Roman"/>
          </w:rPr>
          <w:t>Force Majeure events</w:t>
        </w:r>
      </w:ins>
      <w:ins w:id="627" w:author="Yashaswi Kant" w:date="2026-07-23T11:04:00Z" w16du:dateUtc="2026-07-23T05:34:00Z">
        <w:r w:rsidR="00283467">
          <w:rPr>
            <w:rFonts w:ascii="Times New Roman" w:hAnsi="Times New Roman" w:cs="Times New Roman"/>
          </w:rPr>
          <w:t>)</w:t>
        </w:r>
      </w:ins>
      <w:ins w:id="628" w:author="Ali Ahmed Chaudhary" w:date="2026-07-21T11:10:00Z" w16du:dateUtc="2026-07-21T05:40:00Z">
        <w:r w:rsidR="00FA48AB">
          <w:rPr>
            <w:rFonts w:ascii="Times New Roman" w:hAnsi="Times New Roman" w:cs="Times New Roman"/>
          </w:rPr>
          <w:t xml:space="preserve"> </w:t>
        </w:r>
      </w:ins>
      <w:ins w:id="629" w:author="Ali Ahmed Chaudhary" w:date="2026-07-21T11:14:00Z" w16du:dateUtc="2026-07-21T05:44:00Z">
        <w:r w:rsidR="00EB0CDA">
          <w:rPr>
            <w:rFonts w:ascii="Times New Roman" w:hAnsi="Times New Roman" w:cs="Times New Roman"/>
          </w:rPr>
          <w:t xml:space="preserve">and thus warrants </w:t>
        </w:r>
        <w:r w:rsidR="001D7C72">
          <w:rPr>
            <w:rFonts w:ascii="Times New Roman" w:hAnsi="Times New Roman" w:cs="Times New Roman"/>
          </w:rPr>
          <w:t xml:space="preserve">relaxation under </w:t>
        </w:r>
      </w:ins>
      <w:ins w:id="630" w:author="Ali Ahmed Chaudhary" w:date="2026-07-21T11:08:00Z" w16du:dateUtc="2026-07-21T05:38:00Z">
        <w:r w:rsidR="00E46F0F">
          <w:rPr>
            <w:rFonts w:ascii="Times New Roman" w:hAnsi="Times New Roman" w:cs="Times New Roman"/>
          </w:rPr>
          <w:t xml:space="preserve">Regulation 57 </w:t>
        </w:r>
      </w:ins>
      <w:ins w:id="631" w:author="Ali Ahmed Chaudhary" w:date="2026-07-21T11:14:00Z" w16du:dateUtc="2026-07-21T05:44:00Z">
        <w:r w:rsidR="001D7C72">
          <w:rPr>
            <w:rFonts w:ascii="Times New Roman" w:hAnsi="Times New Roman" w:cs="Times New Roman"/>
          </w:rPr>
          <w:t xml:space="preserve">which </w:t>
        </w:r>
      </w:ins>
      <w:ins w:id="632" w:author="Ali Ahmed Chaudhary" w:date="2026-07-21T11:08:00Z" w16du:dateUtc="2026-07-21T05:38:00Z">
        <w:r w:rsidR="00E46F0F">
          <w:rPr>
            <w:rFonts w:ascii="Times New Roman" w:hAnsi="Times New Roman" w:cs="Times New Roman"/>
          </w:rPr>
          <w:t>provides as under:</w:t>
        </w:r>
      </w:ins>
    </w:p>
    <w:p w14:paraId="1F5F7FEF" w14:textId="66670F1F" w:rsidR="009F441A" w:rsidRPr="00116C9E" w:rsidRDefault="00116C9E">
      <w:pPr>
        <w:pStyle w:val="ListParagraph"/>
        <w:keepNext/>
        <w:spacing w:before="240" w:after="100"/>
        <w:ind w:left="1440"/>
        <w:jc w:val="both"/>
        <w:rPr>
          <w:rFonts w:ascii="Times New Roman" w:hAnsi="Times New Roman" w:cs="Times New Roman"/>
          <w:i/>
          <w:iCs/>
          <w:rPrChange w:id="633" w:author="Ali Ahmed Chaudhary" w:date="2026-07-21T11:09:00Z" w16du:dateUtc="2026-07-21T05:39:00Z">
            <w:rPr>
              <w:rFonts w:ascii="Times New Roman" w:hAnsi="Times New Roman" w:cs="Times New Roman"/>
            </w:rPr>
          </w:rPrChange>
        </w:rPr>
        <w:pPrChange w:id="634" w:author="Yashaswi Kant" w:date="2026-07-23T11:04:00Z" w16du:dateUtc="2026-07-23T05:34:00Z">
          <w:pPr>
            <w:pStyle w:val="ListParagraph"/>
            <w:keepNext/>
            <w:numPr>
              <w:numId w:val="9"/>
            </w:numPr>
            <w:spacing w:before="240" w:after="100" w:line="360" w:lineRule="auto"/>
            <w:ind w:left="576" w:hanging="709"/>
            <w:jc w:val="both"/>
          </w:pPr>
        </w:pPrChange>
      </w:pPr>
      <w:ins w:id="635" w:author="Ali Ahmed Chaudhary" w:date="2026-07-21T11:08:00Z" w16du:dateUtc="2026-07-21T05:38:00Z">
        <w:r w:rsidRPr="00116C9E">
          <w:rPr>
            <w:rFonts w:ascii="Times New Roman" w:hAnsi="Times New Roman" w:cs="Times New Roman"/>
            <w:i/>
            <w:iCs/>
            <w:rPrChange w:id="636" w:author="Ali Ahmed Chaudhary" w:date="2026-07-21T11:09:00Z" w16du:dateUtc="2026-07-21T05:39:00Z">
              <w:rPr>
                <w:rFonts w:ascii="Times New Roman" w:hAnsi="Times New Roman" w:cs="Times New Roman"/>
              </w:rPr>
            </w:rPrChange>
          </w:rPr>
          <w:t>“</w:t>
        </w:r>
      </w:ins>
      <w:ins w:id="637" w:author="Ali Ahmed Chaudhary" w:date="2026-07-21T11:09:00Z" w16du:dateUtc="2026-07-21T05:39:00Z">
        <w:r w:rsidRPr="00116C9E">
          <w:rPr>
            <w:rFonts w:ascii="Times New Roman" w:hAnsi="Times New Roman" w:cs="Times New Roman"/>
            <w:i/>
            <w:iCs/>
            <w:rPrChange w:id="638" w:author="Ali Ahmed Chaudhary" w:date="2026-07-21T11:09:00Z" w16du:dateUtc="2026-07-21T05:39:00Z">
              <w:rPr>
                <w:rFonts w:ascii="Times New Roman" w:hAnsi="Times New Roman" w:cs="Times New Roman"/>
              </w:rPr>
            </w:rPrChange>
          </w:rPr>
          <w:t xml:space="preserve">57. </w:t>
        </w:r>
      </w:ins>
      <w:ins w:id="639" w:author="Ali Ahmed Chaudhary" w:date="2026-07-21T11:08:00Z" w16du:dateUtc="2026-07-21T05:38:00Z">
        <w:r w:rsidRPr="00116C9E">
          <w:rPr>
            <w:rFonts w:ascii="Times New Roman" w:hAnsi="Times New Roman" w:cs="Times New Roman"/>
            <w:i/>
            <w:iCs/>
            <w:rPrChange w:id="640" w:author="Ali Ahmed Chaudhary" w:date="2026-07-21T11:09:00Z" w16du:dateUtc="2026-07-21T05:39:00Z">
              <w:rPr>
                <w:rFonts w:ascii="Times New Roman" w:hAnsi="Times New Roman" w:cs="Times New Roman"/>
              </w:rPr>
            </w:rPrChange>
          </w:rPr>
          <w:t>The Commission, for reasons to be recorded in writing, may relax any of the provisions of these regulations on its own motion or on an application made before it by an affected person to remove the hardship arising out of the operation of any of these regulations, applicable to a class of persons.”</w:t>
        </w:r>
      </w:ins>
    </w:p>
    <w:p w14:paraId="1CE55B85" w14:textId="77777777" w:rsidR="005C4942" w:rsidRDefault="003A3A41" w:rsidP="003A3A41">
      <w:pPr>
        <w:pStyle w:val="ListParagraph"/>
        <w:keepNext/>
        <w:numPr>
          <w:ilvl w:val="0"/>
          <w:numId w:val="9"/>
        </w:numPr>
        <w:spacing w:before="240" w:after="100" w:line="360" w:lineRule="auto"/>
        <w:ind w:left="576" w:hanging="709"/>
        <w:jc w:val="both"/>
        <w:rPr>
          <w:rFonts w:ascii="Times New Roman" w:hAnsi="Times New Roman" w:cs="Times New Roman"/>
        </w:rPr>
      </w:pPr>
      <w:r>
        <w:rPr>
          <w:rFonts w:ascii="Times New Roman" w:hAnsi="Times New Roman" w:cs="Times New Roman"/>
        </w:rPr>
        <w:t xml:space="preserve">It is submitted that </w:t>
      </w:r>
      <w:r w:rsidR="00A95C05">
        <w:rPr>
          <w:rFonts w:ascii="Times New Roman" w:hAnsi="Times New Roman" w:cs="Times New Roman"/>
        </w:rPr>
        <w:t xml:space="preserve">the Petitioner is </w:t>
      </w:r>
      <w:r w:rsidRPr="003A3A41">
        <w:rPr>
          <w:rFonts w:ascii="Times New Roman" w:hAnsi="Times New Roman" w:cs="Times New Roman"/>
        </w:rPr>
        <w:t>an affected person within the meaning of the said provision</w:t>
      </w:r>
      <w:r w:rsidR="00A95C05">
        <w:rPr>
          <w:rFonts w:ascii="Times New Roman" w:hAnsi="Times New Roman" w:cs="Times New Roman"/>
        </w:rPr>
        <w:t xml:space="preserve"> and is suffering hardship qua the time period prescribed for injection of infirm power for reasons beyond its control</w:t>
      </w:r>
      <w:r w:rsidR="005C4942">
        <w:rPr>
          <w:rFonts w:ascii="Times New Roman" w:hAnsi="Times New Roman" w:cs="Times New Roman"/>
        </w:rPr>
        <w:t xml:space="preserve">. The factual position described in the present Petiiton falls within the scope and applicability of the </w:t>
      </w:r>
      <w:r w:rsidRPr="003A3A41">
        <w:rPr>
          <w:rFonts w:ascii="Times New Roman" w:hAnsi="Times New Roman" w:cs="Times New Roman"/>
        </w:rPr>
        <w:t xml:space="preserve">hardship that Regulation 57 is designed to relieve. </w:t>
      </w:r>
    </w:p>
    <w:p w14:paraId="470B49D0" w14:textId="77777777" w:rsidR="00426ED9" w:rsidRDefault="005C4942" w:rsidP="00426ED9">
      <w:pPr>
        <w:pStyle w:val="ListParagraph"/>
        <w:keepNext/>
        <w:numPr>
          <w:ilvl w:val="0"/>
          <w:numId w:val="9"/>
        </w:numPr>
        <w:spacing w:before="240" w:after="100" w:line="360" w:lineRule="auto"/>
        <w:ind w:left="576" w:hanging="709"/>
        <w:jc w:val="both"/>
        <w:rPr>
          <w:rFonts w:ascii="Times New Roman" w:hAnsi="Times New Roman" w:cs="Times New Roman"/>
        </w:rPr>
      </w:pPr>
      <w:r>
        <w:rPr>
          <w:rFonts w:ascii="Times New Roman" w:hAnsi="Times New Roman" w:cs="Times New Roman"/>
        </w:rPr>
        <w:t xml:space="preserve">It is submitted that </w:t>
      </w:r>
      <w:r w:rsidR="002C08B2">
        <w:rPr>
          <w:rFonts w:ascii="Times New Roman" w:hAnsi="Times New Roman" w:cs="Times New Roman"/>
        </w:rPr>
        <w:t>t</w:t>
      </w:r>
      <w:r w:rsidR="003A3A41" w:rsidRPr="003A3A41">
        <w:rPr>
          <w:rFonts w:ascii="Times New Roman" w:hAnsi="Times New Roman" w:cs="Times New Roman"/>
        </w:rPr>
        <w:t xml:space="preserve">o decline the extension sought would </w:t>
      </w:r>
      <w:r w:rsidR="002C08B2">
        <w:rPr>
          <w:rFonts w:ascii="Times New Roman" w:hAnsi="Times New Roman" w:cs="Times New Roman"/>
        </w:rPr>
        <w:t xml:space="preserve">result in the Petitioner’s Project being stranded </w:t>
      </w:r>
      <w:r w:rsidR="003A3A41" w:rsidRPr="003A3A41">
        <w:rPr>
          <w:rFonts w:ascii="Times New Roman" w:hAnsi="Times New Roman" w:cs="Times New Roman"/>
        </w:rPr>
        <w:t xml:space="preserve">that is ready in every respect save for a repeat trial run rendered impossible </w:t>
      </w:r>
      <w:r w:rsidR="003A3A41" w:rsidRPr="003A3A41">
        <w:rPr>
          <w:rFonts w:ascii="Times New Roman" w:hAnsi="Times New Roman" w:cs="Times New Roman"/>
        </w:rPr>
        <w:lastRenderedPageBreak/>
        <w:t xml:space="preserve">by </w:t>
      </w:r>
      <w:r w:rsidR="002C08B2">
        <w:rPr>
          <w:rFonts w:ascii="Times New Roman" w:hAnsi="Times New Roman" w:cs="Times New Roman"/>
        </w:rPr>
        <w:t>force majeure conditions an</w:t>
      </w:r>
      <w:r w:rsidR="003A3A41" w:rsidRPr="003A3A41">
        <w:rPr>
          <w:rFonts w:ascii="Times New Roman" w:hAnsi="Times New Roman" w:cs="Times New Roman"/>
        </w:rPr>
        <w:t xml:space="preserve">d would thereby defeat the very object of the orderly integration of renewable energy that the </w:t>
      </w:r>
      <w:r w:rsidR="002C08B2">
        <w:rPr>
          <w:rFonts w:ascii="Times New Roman" w:hAnsi="Times New Roman" w:cs="Times New Roman"/>
        </w:rPr>
        <w:t>IEGC 2023</w:t>
      </w:r>
      <w:r w:rsidR="003A3A41" w:rsidRPr="003A3A41">
        <w:rPr>
          <w:rFonts w:ascii="Times New Roman" w:hAnsi="Times New Roman" w:cs="Times New Roman"/>
        </w:rPr>
        <w:t xml:space="preserve"> is intended to serve.</w:t>
      </w:r>
    </w:p>
    <w:p w14:paraId="74A5C6CF" w14:textId="511E0FC4" w:rsidR="000E73CE" w:rsidRPr="000E73CE" w:rsidRDefault="009428DA" w:rsidP="000E73CE">
      <w:pPr>
        <w:pStyle w:val="ListParagraph"/>
        <w:keepNext/>
        <w:numPr>
          <w:ilvl w:val="0"/>
          <w:numId w:val="9"/>
        </w:numPr>
        <w:spacing w:before="240" w:after="100" w:line="360" w:lineRule="auto"/>
        <w:ind w:left="576" w:hanging="709"/>
        <w:jc w:val="both"/>
        <w:rPr>
          <w:rFonts w:ascii="Times New Roman" w:hAnsi="Times New Roman" w:cs="Times New Roman"/>
        </w:rPr>
      </w:pPr>
      <w:r w:rsidRPr="00426ED9">
        <w:rPr>
          <w:rFonts w:ascii="Times New Roman" w:hAnsi="Times New Roman" w:cs="Times New Roman"/>
        </w:rPr>
        <w:t xml:space="preserve">It is submitted that this Hon’ble Commission has, in </w:t>
      </w:r>
      <w:r w:rsidR="00426ED9">
        <w:rPr>
          <w:rFonts w:ascii="Times New Roman" w:hAnsi="Times New Roman" w:cs="Times New Roman"/>
        </w:rPr>
        <w:t xml:space="preserve">the TEQ Order dated 23.03.2026 and the NTPC Order dated 14.11.2025 </w:t>
      </w:r>
      <w:r w:rsidRPr="00426ED9">
        <w:rPr>
          <w:rFonts w:ascii="Times New Roman" w:hAnsi="Times New Roman" w:cs="Times New Roman"/>
        </w:rPr>
        <w:t xml:space="preserve">exercised its Power to Relax under Regulation 57 to grant precisely the relief now sought, on materially similar facts. In </w:t>
      </w:r>
      <w:r w:rsidR="000E73CE">
        <w:rPr>
          <w:rFonts w:ascii="Times New Roman" w:hAnsi="Times New Roman" w:cs="Times New Roman"/>
        </w:rPr>
        <w:t xml:space="preserve">the TEQ Order, </w:t>
      </w:r>
      <w:r w:rsidR="000E73CE" w:rsidRPr="000E73CE">
        <w:rPr>
          <w:rFonts w:ascii="Times New Roman" w:hAnsi="Times New Roman" w:cs="Times New Roman"/>
        </w:rPr>
        <w:t xml:space="preserve">a 151.2 MW wind power project had commissioned a substantial portion of its capacity, being thirty-six of its fifty-six </w:t>
      </w:r>
      <w:r w:rsidR="000E73CE">
        <w:rPr>
          <w:rFonts w:ascii="Times New Roman" w:hAnsi="Times New Roman" w:cs="Times New Roman"/>
        </w:rPr>
        <w:t>WTGs</w:t>
      </w:r>
      <w:r w:rsidR="000E73CE" w:rsidRPr="000E73CE">
        <w:rPr>
          <w:rFonts w:ascii="Times New Roman" w:hAnsi="Times New Roman" w:cs="Times New Roman"/>
        </w:rPr>
        <w:t xml:space="preserve">, and only </w:t>
      </w:r>
      <w:r w:rsidR="000E73CE">
        <w:rPr>
          <w:rFonts w:ascii="Times New Roman" w:hAnsi="Times New Roman" w:cs="Times New Roman"/>
        </w:rPr>
        <w:t>4</w:t>
      </w:r>
      <w:r w:rsidR="000E73CE" w:rsidRPr="000E73CE">
        <w:rPr>
          <w:rFonts w:ascii="Times New Roman" w:hAnsi="Times New Roman" w:cs="Times New Roman"/>
        </w:rPr>
        <w:t xml:space="preserve"> </w:t>
      </w:r>
      <w:r w:rsidR="000E73CE">
        <w:rPr>
          <w:rFonts w:ascii="Times New Roman" w:hAnsi="Times New Roman" w:cs="Times New Roman"/>
        </w:rPr>
        <w:t>WTGs</w:t>
      </w:r>
      <w:r w:rsidR="000E73CE" w:rsidRPr="000E73CE">
        <w:rPr>
          <w:rFonts w:ascii="Times New Roman" w:hAnsi="Times New Roman" w:cs="Times New Roman"/>
        </w:rPr>
        <w:t xml:space="preserve"> aggregating 10.8 MW remained to be commissioned</w:t>
      </w:r>
      <w:r w:rsidR="000E73CE">
        <w:rPr>
          <w:rFonts w:ascii="Times New Roman" w:hAnsi="Times New Roman" w:cs="Times New Roman"/>
        </w:rPr>
        <w:t>. Further,</w:t>
      </w:r>
      <w:r w:rsidR="000E73CE" w:rsidRPr="000E73CE">
        <w:rPr>
          <w:rFonts w:ascii="Times New Roman" w:hAnsi="Times New Roman" w:cs="Times New Roman"/>
        </w:rPr>
        <w:t xml:space="preserve"> the </w:t>
      </w:r>
      <w:r w:rsidR="000E73CE">
        <w:rPr>
          <w:rFonts w:ascii="Times New Roman" w:hAnsi="Times New Roman" w:cs="Times New Roman"/>
        </w:rPr>
        <w:t xml:space="preserve">concerned </w:t>
      </w:r>
      <w:r w:rsidR="000E73CE" w:rsidRPr="000E73CE">
        <w:rPr>
          <w:rFonts w:ascii="Times New Roman" w:hAnsi="Times New Roman" w:cs="Times New Roman"/>
        </w:rPr>
        <w:t xml:space="preserve">RLDC had exhausted the one hundred and thirty-five day ceiling and the delay had been occasioned by an unprecedented monsoon and by law-and-order disturbances at the site. Upon these facts, this Hon’ble Commission </w:t>
      </w:r>
      <w:r w:rsidR="00AB4863" w:rsidRPr="00AB4863">
        <w:rPr>
          <w:rFonts w:ascii="Times New Roman" w:hAnsi="Times New Roman" w:cs="Times New Roman"/>
        </w:rPr>
        <w:t>proceeded to condone the delay and, in the exercise of its powers under Regulation 19(3), to grant an extension of the period for the interchange of power up to one month from the date of the order</w:t>
      </w:r>
      <w:r w:rsidR="00AB4863">
        <w:rPr>
          <w:rFonts w:ascii="Times New Roman" w:hAnsi="Times New Roman" w:cs="Times New Roman"/>
        </w:rPr>
        <w:t xml:space="preserve"> and </w:t>
      </w:r>
      <w:r w:rsidR="000E73CE" w:rsidRPr="000E73CE">
        <w:rPr>
          <w:rFonts w:ascii="Times New Roman" w:hAnsi="Times New Roman" w:cs="Times New Roman"/>
        </w:rPr>
        <w:t>held as follows: —</w:t>
      </w:r>
    </w:p>
    <w:p w14:paraId="16C8E22C" w14:textId="77777777" w:rsidR="000E73CE" w:rsidRPr="000E73CE" w:rsidRDefault="000E73CE" w:rsidP="000E73CE">
      <w:pPr>
        <w:pStyle w:val="ListParagraph"/>
        <w:keepNext/>
        <w:spacing w:before="240" w:after="100"/>
        <w:ind w:left="720"/>
        <w:rPr>
          <w:rFonts w:ascii="Times New Roman" w:hAnsi="Times New Roman" w:cs="Times New Roman"/>
        </w:rPr>
      </w:pPr>
      <w:r w:rsidRPr="000E73CE">
        <w:rPr>
          <w:rFonts w:ascii="Times New Roman" w:hAnsi="Times New Roman" w:cs="Times New Roman"/>
          <w:i/>
          <w:iCs/>
        </w:rPr>
        <w:t>“… the instant case is fit for exercising the Power to Relax to condone delay in filing of Petition and further grant extension to inject infirm power as per Regulation 19(3) of the 2023 Grid Code so that RE capacity, which is ready to be charged and start generation, should not be stranded.”</w:t>
      </w:r>
    </w:p>
    <w:p w14:paraId="2E8CBAA8" w14:textId="5EE517F7" w:rsidR="007C0D9B" w:rsidRDefault="00AB4863" w:rsidP="007C0D9B">
      <w:pPr>
        <w:pStyle w:val="ListParagraph"/>
        <w:keepNext/>
        <w:numPr>
          <w:ilvl w:val="0"/>
          <w:numId w:val="9"/>
        </w:numPr>
        <w:spacing w:before="240" w:after="100" w:line="360" w:lineRule="auto"/>
        <w:ind w:left="576" w:hanging="709"/>
        <w:jc w:val="both"/>
        <w:rPr>
          <w:ins w:id="641" w:author="Yashaswi Kant" w:date="2026-07-23T11:17:00Z" w16du:dateUtc="2026-07-23T05:47:00Z"/>
          <w:rFonts w:ascii="Times New Roman" w:hAnsi="Times New Roman" w:cs="Times New Roman"/>
        </w:rPr>
      </w:pPr>
      <w:r>
        <w:rPr>
          <w:rFonts w:ascii="Times New Roman" w:hAnsi="Times New Roman" w:cs="Times New Roman"/>
        </w:rPr>
        <w:t>Further, it is submitted that this Hon’ble Commission also adopted a</w:t>
      </w:r>
      <w:r w:rsidRPr="00AB4863">
        <w:rPr>
          <w:rFonts w:ascii="Times New Roman" w:hAnsi="Times New Roman" w:cs="Times New Roman"/>
        </w:rPr>
        <w:t xml:space="preserve">n identical course </w:t>
      </w:r>
      <w:r>
        <w:rPr>
          <w:rFonts w:ascii="Times New Roman" w:hAnsi="Times New Roman" w:cs="Times New Roman"/>
        </w:rPr>
        <w:t xml:space="preserve">in the NTPC Order dated 14.11.2024 which was concerned with </w:t>
      </w:r>
      <w:r w:rsidRPr="00AB4863">
        <w:rPr>
          <w:rFonts w:ascii="Times New Roman" w:hAnsi="Times New Roman" w:cs="Times New Roman"/>
        </w:rPr>
        <w:t xml:space="preserve">the </w:t>
      </w:r>
      <w:r>
        <w:rPr>
          <w:rFonts w:ascii="Times New Roman" w:hAnsi="Times New Roman" w:cs="Times New Roman"/>
        </w:rPr>
        <w:t>non-</w:t>
      </w:r>
      <w:r w:rsidRPr="00AB4863">
        <w:rPr>
          <w:rFonts w:ascii="Times New Roman" w:hAnsi="Times New Roman" w:cs="Times New Roman"/>
        </w:rPr>
        <w:t xml:space="preserve">commissioned elements of the 4,750 MW Khavda Solar </w:t>
      </w:r>
      <w:commentRangeStart w:id="642"/>
      <w:commentRangeStart w:id="643"/>
      <w:commentRangeStart w:id="644"/>
      <w:r w:rsidRPr="00AB4863">
        <w:rPr>
          <w:rFonts w:ascii="Times New Roman" w:hAnsi="Times New Roman" w:cs="Times New Roman"/>
        </w:rPr>
        <w:t>Park</w:t>
      </w:r>
      <w:commentRangeEnd w:id="642"/>
      <w:r w:rsidR="00F5487E" w:rsidRPr="00AB4863">
        <w:rPr>
          <w:rStyle w:val="CommentReference"/>
          <w:rFonts w:ascii="Times New Roman" w:hAnsi="Times New Roman" w:cs="Times New Roman"/>
          <w:sz w:val="24"/>
          <w:szCs w:val="24"/>
        </w:rPr>
        <w:commentReference w:id="642"/>
      </w:r>
      <w:commentRangeEnd w:id="643"/>
      <w:r w:rsidR="00213A32" w:rsidRPr="00AB4863">
        <w:rPr>
          <w:rStyle w:val="CommentReference"/>
          <w:rFonts w:ascii="Times New Roman" w:hAnsi="Times New Roman" w:cs="Times New Roman"/>
          <w:sz w:val="24"/>
          <w:szCs w:val="24"/>
        </w:rPr>
        <w:commentReference w:id="643"/>
      </w:r>
      <w:commentRangeEnd w:id="644"/>
      <w:r w:rsidR="00442919" w:rsidRPr="00AB4863">
        <w:rPr>
          <w:rStyle w:val="CommentReference"/>
          <w:rFonts w:ascii="Times New Roman" w:hAnsi="Times New Roman" w:cs="Times New Roman"/>
          <w:sz w:val="24"/>
          <w:szCs w:val="24"/>
        </w:rPr>
        <w:commentReference w:id="644"/>
      </w:r>
      <w:r w:rsidRPr="00AB4863">
        <w:rPr>
          <w:rFonts w:ascii="Times New Roman" w:hAnsi="Times New Roman" w:cs="Times New Roman"/>
        </w:rPr>
        <w:t xml:space="preserve"> and </w:t>
      </w:r>
      <w:r>
        <w:rPr>
          <w:rFonts w:ascii="Times New Roman" w:hAnsi="Times New Roman" w:cs="Times New Roman"/>
        </w:rPr>
        <w:t>wherein</w:t>
      </w:r>
      <w:r w:rsidRPr="00AB4863">
        <w:rPr>
          <w:rFonts w:ascii="Times New Roman" w:hAnsi="Times New Roman" w:cs="Times New Roman"/>
        </w:rPr>
        <w:t xml:space="preserve"> the delay had been occasioned by extraordinary monsoon rains and by regional hostilities. </w:t>
      </w:r>
      <w:r>
        <w:rPr>
          <w:rFonts w:ascii="Times New Roman" w:hAnsi="Times New Roman" w:cs="Times New Roman"/>
        </w:rPr>
        <w:t xml:space="preserve">It is submitted that even in that situation, </w:t>
      </w:r>
      <w:r w:rsidRPr="00AB4863">
        <w:rPr>
          <w:rFonts w:ascii="Times New Roman" w:hAnsi="Times New Roman" w:cs="Times New Roman"/>
        </w:rPr>
        <w:t>this Hon’ble Commission, held the case to be a fit one for the exercise of the Power to Relax so that ready renewable capacity “should not be stranded”, condoned the delay, and granted an extension of up to two months under Regulation 19(3).</w:t>
      </w:r>
      <w:ins w:id="645" w:author="Yashaswi Kant" w:date="2026-07-23T11:12:00Z" w16du:dateUtc="2026-07-23T05:42:00Z">
        <w:r w:rsidR="00740519">
          <w:rPr>
            <w:rFonts w:ascii="Times New Roman" w:hAnsi="Times New Roman" w:cs="Times New Roman"/>
          </w:rPr>
          <w:t xml:space="preserve"> It i</w:t>
        </w:r>
      </w:ins>
      <w:ins w:id="646" w:author="Yashaswi Kant" w:date="2026-07-23T11:13:00Z" w16du:dateUtc="2026-07-23T05:43:00Z">
        <w:r w:rsidR="00740519">
          <w:rPr>
            <w:rFonts w:ascii="Times New Roman" w:hAnsi="Times New Roman" w:cs="Times New Roman"/>
          </w:rPr>
          <w:t>s to be noted that this Hon’ble Commission had recognised that there can be events beyond the control of project developers which warrant regulatory flexibility and exercise of power by this Hon’ble Commission to remove this difficulty and permit commissioning of renewable e</w:t>
        </w:r>
      </w:ins>
      <w:ins w:id="647" w:author="Yashaswi Kant" w:date="2026-07-23T11:14:00Z" w16du:dateUtc="2026-07-23T05:44:00Z">
        <w:r w:rsidR="00740519">
          <w:rPr>
            <w:rFonts w:ascii="Times New Roman" w:hAnsi="Times New Roman" w:cs="Times New Roman"/>
          </w:rPr>
          <w:t xml:space="preserve">nergy projects. This Hon’ble Commission has also been cognizant of the fact that renewable energy projects ought not to be denied commissioning for reasons beyond their control given that timely addition of renewable energy capacity is also critical for achieving </w:t>
        </w:r>
      </w:ins>
      <w:ins w:id="648" w:author="Yashaswi Kant" w:date="2026-07-23T11:15:00Z" w16du:dateUtc="2026-07-23T05:45:00Z">
        <w:r w:rsidR="00740519">
          <w:rPr>
            <w:rFonts w:ascii="Times New Roman" w:hAnsi="Times New Roman" w:cs="Times New Roman"/>
          </w:rPr>
          <w:t>the national energy objectives of the Government of India.</w:t>
        </w:r>
      </w:ins>
    </w:p>
    <w:p w14:paraId="0F071321" w14:textId="263F5F4B" w:rsidR="00740519" w:rsidRDefault="00065B0A" w:rsidP="007C0D9B">
      <w:pPr>
        <w:pStyle w:val="ListParagraph"/>
        <w:keepNext/>
        <w:numPr>
          <w:ilvl w:val="0"/>
          <w:numId w:val="9"/>
        </w:numPr>
        <w:spacing w:before="240" w:after="100" w:line="360" w:lineRule="auto"/>
        <w:ind w:left="576" w:hanging="709"/>
        <w:jc w:val="both"/>
        <w:rPr>
          <w:ins w:id="649" w:author="Yashaswi Kant" w:date="2026-07-23T11:19:00Z" w16du:dateUtc="2026-07-23T05:49:00Z"/>
          <w:rFonts w:ascii="Times New Roman" w:hAnsi="Times New Roman" w:cs="Times New Roman"/>
        </w:rPr>
      </w:pPr>
      <w:ins w:id="650" w:author="Yashaswi Kant" w:date="2026-07-23T11:25:00Z" w16du:dateUtc="2026-07-23T05:55:00Z">
        <w:r>
          <w:rPr>
            <w:rFonts w:ascii="Times New Roman" w:hAnsi="Times New Roman" w:cs="Times New Roman"/>
          </w:rPr>
          <w:t>Additionally, t</w:t>
        </w:r>
      </w:ins>
      <w:ins w:id="651" w:author="Yashaswi Kant" w:date="2026-07-23T11:17:00Z" w16du:dateUtc="2026-07-23T05:47:00Z">
        <w:r w:rsidR="00740519">
          <w:rPr>
            <w:rFonts w:ascii="Times New Roman" w:hAnsi="Times New Roman" w:cs="Times New Roman"/>
          </w:rPr>
          <w:t xml:space="preserve">his Hon’ble Commission has passed </w:t>
        </w:r>
      </w:ins>
      <w:ins w:id="652" w:author="Yashaswi Kant" w:date="2026-07-23T11:28:00Z" w16du:dateUtc="2026-07-23T05:58:00Z">
        <w:r>
          <w:rPr>
            <w:rFonts w:ascii="Times New Roman" w:hAnsi="Times New Roman" w:cs="Times New Roman"/>
          </w:rPr>
          <w:t xml:space="preserve">the following </w:t>
        </w:r>
      </w:ins>
      <w:ins w:id="653" w:author="Yashaswi Kant" w:date="2026-07-23T11:25:00Z" w16du:dateUtc="2026-07-23T05:55:00Z">
        <w:r>
          <w:rPr>
            <w:rFonts w:ascii="Times New Roman" w:hAnsi="Times New Roman" w:cs="Times New Roman"/>
          </w:rPr>
          <w:t xml:space="preserve">Orders </w:t>
        </w:r>
      </w:ins>
      <w:ins w:id="654" w:author="Yashaswi Kant" w:date="2026-07-23T11:18:00Z" w16du:dateUtc="2026-07-23T05:48:00Z">
        <w:r w:rsidR="00740519">
          <w:rPr>
            <w:rFonts w:ascii="Times New Roman" w:hAnsi="Times New Roman" w:cs="Times New Roman"/>
          </w:rPr>
          <w:t>applying the legal principle that generating projects which have been prevented from completing pre-</w:t>
        </w:r>
        <w:r w:rsidR="00740519">
          <w:rPr>
            <w:rFonts w:ascii="Times New Roman" w:hAnsi="Times New Roman" w:cs="Times New Roman"/>
          </w:rPr>
          <w:lastRenderedPageBreak/>
          <w:t>commissioning/commissioning activities for reasons beyond their control, ought to be permitted extension in time for injection of infirm power</w:t>
        </w:r>
      </w:ins>
      <w:ins w:id="655" w:author="Yashaswi Kant" w:date="2026-07-23T11:19:00Z" w16du:dateUtc="2026-07-23T05:49:00Z">
        <w:r w:rsidR="00740519">
          <w:rPr>
            <w:rFonts w:ascii="Times New Roman" w:hAnsi="Times New Roman" w:cs="Times New Roman"/>
          </w:rPr>
          <w:t xml:space="preserve"> such that the projects are not left stranded</w:t>
        </w:r>
      </w:ins>
      <w:ins w:id="656" w:author="Yashaswi Kant" w:date="2026-07-23T11:28:00Z" w16du:dateUtc="2026-07-23T05:58:00Z">
        <w:r>
          <w:rPr>
            <w:rFonts w:ascii="Times New Roman" w:hAnsi="Times New Roman" w:cs="Times New Roman"/>
          </w:rPr>
          <w:t>:-</w:t>
        </w:r>
      </w:ins>
      <w:ins w:id="657" w:author="Yashaswi Kant" w:date="2026-07-23T11:25:00Z" w16du:dateUtc="2026-07-23T05:55:00Z">
        <w:r>
          <w:rPr>
            <w:rFonts w:ascii="Times New Roman" w:hAnsi="Times New Roman" w:cs="Times New Roman"/>
          </w:rPr>
          <w:t xml:space="preserve"> </w:t>
        </w:r>
      </w:ins>
    </w:p>
    <w:p w14:paraId="14506C68" w14:textId="64EE9E59" w:rsidR="00740519" w:rsidRDefault="00740519" w:rsidP="00065B0A">
      <w:pPr>
        <w:pStyle w:val="ListParagraph"/>
        <w:keepNext/>
        <w:spacing w:before="240" w:after="100" w:line="360" w:lineRule="auto"/>
        <w:ind w:left="1436" w:hanging="860"/>
        <w:jc w:val="both"/>
        <w:rPr>
          <w:ins w:id="658" w:author="Yashaswi Kant" w:date="2026-07-23T11:29:00Z" w16du:dateUtc="2026-07-23T05:59:00Z"/>
          <w:rFonts w:ascii="Times New Roman" w:hAnsi="Times New Roman" w:cs="Times New Roman"/>
        </w:rPr>
      </w:pPr>
      <w:ins w:id="659" w:author="Yashaswi Kant" w:date="2026-07-23T11:19:00Z" w16du:dateUtc="2026-07-23T05:49:00Z">
        <w:r>
          <w:rPr>
            <w:rFonts w:ascii="Times New Roman" w:hAnsi="Times New Roman" w:cs="Times New Roman"/>
          </w:rPr>
          <w:t>(a)</w:t>
        </w:r>
        <w:r>
          <w:rPr>
            <w:rFonts w:ascii="Times New Roman" w:hAnsi="Times New Roman" w:cs="Times New Roman"/>
          </w:rPr>
          <w:tab/>
        </w:r>
      </w:ins>
      <w:ins w:id="660" w:author="Yashaswi Kant" w:date="2026-07-23T11:28:00Z" w16du:dateUtc="2026-07-23T05:58:00Z">
        <w:r w:rsidR="00065B0A">
          <w:rPr>
            <w:rFonts w:ascii="Times New Roman" w:hAnsi="Times New Roman" w:cs="Times New Roman"/>
          </w:rPr>
          <w:t xml:space="preserve">Order dated 23.10.2024 in Petition No. 386/MP/2024 titled </w:t>
        </w:r>
        <w:r w:rsidR="00065B0A" w:rsidRPr="008715C5">
          <w:rPr>
            <w:rFonts w:ascii="Times New Roman" w:hAnsi="Times New Roman" w:cs="Times New Roman"/>
            <w:b/>
            <w:bCs/>
            <w:i/>
            <w:iCs/>
          </w:rPr>
          <w:t>THDC India Ltd. v. Grid Controller of India Ltd</w:t>
        </w:r>
      </w:ins>
      <w:ins w:id="661" w:author="Yashaswi Kant" w:date="2026-07-23T11:29:00Z" w16du:dateUtc="2026-07-23T05:59:00Z">
        <w:r w:rsidR="00065B0A">
          <w:rPr>
            <w:rFonts w:ascii="Times New Roman" w:hAnsi="Times New Roman" w:cs="Times New Roman"/>
            <w:b/>
            <w:bCs/>
            <w:i/>
            <w:iCs/>
          </w:rPr>
          <w:t>.</w:t>
        </w:r>
      </w:ins>
    </w:p>
    <w:p w14:paraId="377BA673" w14:textId="17D89C79" w:rsidR="00065B0A" w:rsidRDefault="00065B0A" w:rsidP="00065B0A">
      <w:pPr>
        <w:pStyle w:val="ListParagraph"/>
        <w:keepNext/>
        <w:spacing w:before="240" w:after="100" w:line="360" w:lineRule="auto"/>
        <w:ind w:left="1436" w:hanging="860"/>
        <w:jc w:val="both"/>
        <w:rPr>
          <w:ins w:id="662" w:author="Yashaswi Kant" w:date="2026-07-23T11:34:00Z" w16du:dateUtc="2026-07-23T06:04:00Z"/>
          <w:rFonts w:ascii="Times New Roman" w:hAnsi="Times New Roman" w:cs="Times New Roman"/>
        </w:rPr>
      </w:pPr>
      <w:ins w:id="663" w:author="Yashaswi Kant" w:date="2026-07-23T11:29:00Z" w16du:dateUtc="2026-07-23T05:59:00Z">
        <w:r>
          <w:rPr>
            <w:rFonts w:ascii="Times New Roman" w:hAnsi="Times New Roman" w:cs="Times New Roman"/>
          </w:rPr>
          <w:t>(b)</w:t>
        </w:r>
        <w:r>
          <w:rPr>
            <w:rFonts w:ascii="Times New Roman" w:hAnsi="Times New Roman" w:cs="Times New Roman"/>
          </w:rPr>
          <w:tab/>
        </w:r>
      </w:ins>
      <w:ins w:id="664" w:author="Yashaswi Kant" w:date="2026-07-23T11:33:00Z" w16du:dateUtc="2026-07-23T06:03:00Z">
        <w:r w:rsidR="00F14BDB">
          <w:rPr>
            <w:rFonts w:ascii="Times New Roman" w:hAnsi="Times New Roman" w:cs="Times New Roman"/>
          </w:rPr>
          <w:t xml:space="preserve">Order dated </w:t>
        </w:r>
      </w:ins>
      <w:ins w:id="665" w:author="Yashaswi Kant" w:date="2026-07-23T11:34:00Z" w16du:dateUtc="2026-07-23T06:04:00Z">
        <w:r w:rsidR="00F14BDB">
          <w:rPr>
            <w:rFonts w:ascii="Times New Roman" w:hAnsi="Times New Roman" w:cs="Times New Roman"/>
          </w:rPr>
          <w:t xml:space="preserve">31.05.2016 </w:t>
        </w:r>
      </w:ins>
      <w:ins w:id="666" w:author="Yashaswi Kant" w:date="2026-07-23T11:33:00Z" w16du:dateUtc="2026-07-23T06:03:00Z">
        <w:r w:rsidR="00F14BDB">
          <w:rPr>
            <w:rFonts w:ascii="Times New Roman" w:hAnsi="Times New Roman" w:cs="Times New Roman"/>
          </w:rPr>
          <w:t xml:space="preserve">in Petition No. 65/MP/2016 titled </w:t>
        </w:r>
        <w:r w:rsidR="00F14BDB" w:rsidRPr="00F14BDB">
          <w:rPr>
            <w:rFonts w:ascii="Times New Roman" w:hAnsi="Times New Roman" w:cs="Times New Roman"/>
            <w:b/>
            <w:bCs/>
            <w:i/>
            <w:iCs/>
            <w:rPrChange w:id="667" w:author="Yashaswi Kant" w:date="2026-07-23T11:33:00Z" w16du:dateUtc="2026-07-23T06:03:00Z">
              <w:rPr>
                <w:rFonts w:ascii="Times New Roman" w:hAnsi="Times New Roman" w:cs="Times New Roman"/>
              </w:rPr>
            </w:rPrChange>
          </w:rPr>
          <w:t>Ind-Barath Energy (Utkal) Ltd. V. Eastern Regional Load Despatch Centre</w:t>
        </w:r>
      </w:ins>
      <w:ins w:id="668" w:author="Yashaswi Kant" w:date="2026-07-23T11:34:00Z" w16du:dateUtc="2026-07-23T06:04:00Z">
        <w:r w:rsidR="00F14BDB">
          <w:rPr>
            <w:rFonts w:ascii="Times New Roman" w:hAnsi="Times New Roman" w:cs="Times New Roman"/>
          </w:rPr>
          <w:t>;</w:t>
        </w:r>
      </w:ins>
    </w:p>
    <w:p w14:paraId="4AF0EB0F" w14:textId="08457184" w:rsidR="00F14BDB" w:rsidRPr="00F14BDB" w:rsidRDefault="00F14BDB">
      <w:pPr>
        <w:pStyle w:val="ListParagraph"/>
        <w:keepNext/>
        <w:spacing w:before="240" w:after="100" w:line="360" w:lineRule="auto"/>
        <w:ind w:left="1436" w:hanging="860"/>
        <w:jc w:val="both"/>
        <w:rPr>
          <w:rFonts w:ascii="Times New Roman" w:hAnsi="Times New Roman" w:cs="Times New Roman"/>
        </w:rPr>
        <w:pPrChange w:id="669" w:author="Yashaswi Kant" w:date="2026-07-23T11:29:00Z" w16du:dateUtc="2026-07-23T05:59:00Z">
          <w:pPr>
            <w:pStyle w:val="ListParagraph"/>
            <w:keepNext/>
            <w:numPr>
              <w:numId w:val="9"/>
            </w:numPr>
            <w:spacing w:before="240" w:after="100" w:line="360" w:lineRule="auto"/>
            <w:ind w:left="576" w:hanging="709"/>
            <w:jc w:val="both"/>
          </w:pPr>
        </w:pPrChange>
      </w:pPr>
      <w:ins w:id="670" w:author="Yashaswi Kant" w:date="2026-07-23T11:34:00Z" w16du:dateUtc="2026-07-23T06:04:00Z">
        <w:r>
          <w:rPr>
            <w:rFonts w:ascii="Times New Roman" w:hAnsi="Times New Roman" w:cs="Times New Roman"/>
          </w:rPr>
          <w:t>(c)</w:t>
        </w:r>
        <w:r>
          <w:rPr>
            <w:rFonts w:ascii="Times New Roman" w:hAnsi="Times New Roman" w:cs="Times New Roman"/>
          </w:rPr>
          <w:tab/>
          <w:t xml:space="preserve">Order dated </w:t>
        </w:r>
      </w:ins>
      <w:ins w:id="671" w:author="Yashaswi Kant" w:date="2026-07-23T11:35:00Z" w16du:dateUtc="2026-07-23T06:05:00Z">
        <w:r>
          <w:rPr>
            <w:rFonts w:ascii="Times New Roman" w:hAnsi="Times New Roman" w:cs="Times New Roman"/>
          </w:rPr>
          <w:t>23.03.2026</w:t>
        </w:r>
      </w:ins>
      <w:ins w:id="672" w:author="Yashaswi Kant" w:date="2026-07-23T11:34:00Z" w16du:dateUtc="2026-07-23T06:04:00Z">
        <w:r>
          <w:rPr>
            <w:rFonts w:ascii="Times New Roman" w:hAnsi="Times New Roman" w:cs="Times New Roman"/>
          </w:rPr>
          <w:t xml:space="preserve"> in Petition No. </w:t>
        </w:r>
        <w:r w:rsidRPr="00F14BDB">
          <w:rPr>
            <w:rFonts w:ascii="Times New Roman" w:hAnsi="Times New Roman" w:cs="Times New Roman"/>
          </w:rPr>
          <w:t>91/MP/2026</w:t>
        </w:r>
        <w:r>
          <w:rPr>
            <w:rFonts w:ascii="Times New Roman" w:hAnsi="Times New Roman" w:cs="Times New Roman"/>
          </w:rPr>
          <w:t xml:space="preserve"> titled </w:t>
        </w:r>
        <w:r w:rsidRPr="00F14BDB">
          <w:rPr>
            <w:rFonts w:ascii="Times New Roman" w:hAnsi="Times New Roman" w:cs="Times New Roman"/>
            <w:b/>
            <w:bCs/>
            <w:i/>
            <w:iCs/>
            <w:rPrChange w:id="673" w:author="Yashaswi Kant" w:date="2026-07-23T11:35:00Z" w16du:dateUtc="2026-07-23T06:05:00Z">
              <w:rPr>
                <w:rFonts w:ascii="Times New Roman" w:hAnsi="Times New Roman" w:cs="Times New Roman"/>
              </w:rPr>
            </w:rPrChange>
          </w:rPr>
          <w:t>Ayana Renewable Power Four Private Ltd. (ARPFPL) v. Western Regional Load Dispatch Centre (WRLDC).</w:t>
        </w:r>
      </w:ins>
    </w:p>
    <w:p w14:paraId="11671E77" w14:textId="053785C9" w:rsidR="007C0D9B" w:rsidRDefault="007C0D9B" w:rsidP="007C0D9B">
      <w:pPr>
        <w:pStyle w:val="ListParagraph"/>
        <w:keepNext/>
        <w:numPr>
          <w:ilvl w:val="0"/>
          <w:numId w:val="9"/>
        </w:numPr>
        <w:spacing w:before="240" w:after="100" w:line="360" w:lineRule="auto"/>
        <w:ind w:left="576" w:hanging="709"/>
        <w:jc w:val="both"/>
        <w:rPr>
          <w:rFonts w:ascii="Times New Roman" w:hAnsi="Times New Roman" w:cs="Times New Roman"/>
        </w:rPr>
      </w:pPr>
      <w:r w:rsidRPr="007C0D9B">
        <w:rPr>
          <w:rFonts w:ascii="Times New Roman" w:hAnsi="Times New Roman" w:cs="Times New Roman"/>
        </w:rPr>
        <w:t xml:space="preserve">It is submitted that the present case stands upon a </w:t>
      </w:r>
      <w:r>
        <w:rPr>
          <w:rFonts w:ascii="Times New Roman" w:hAnsi="Times New Roman" w:cs="Times New Roman"/>
        </w:rPr>
        <w:t xml:space="preserve">stronger </w:t>
      </w:r>
      <w:r w:rsidRPr="007C0D9B">
        <w:rPr>
          <w:rFonts w:ascii="Times New Roman" w:hAnsi="Times New Roman" w:cs="Times New Roman"/>
        </w:rPr>
        <w:t xml:space="preserve">footing </w:t>
      </w:r>
      <w:r>
        <w:rPr>
          <w:rFonts w:ascii="Times New Roman" w:hAnsi="Times New Roman" w:cs="Times New Roman"/>
        </w:rPr>
        <w:t xml:space="preserve">as </w:t>
      </w:r>
      <w:r w:rsidRPr="007C0D9B">
        <w:rPr>
          <w:rFonts w:ascii="Times New Roman" w:hAnsi="Times New Roman" w:cs="Times New Roman"/>
        </w:rPr>
        <w:t xml:space="preserve">in the present case, the impediment was the physical collapse of the sole evacuation line of the Project, being a supervening event </w:t>
      </w:r>
      <w:r>
        <w:rPr>
          <w:rFonts w:ascii="Times New Roman" w:hAnsi="Times New Roman" w:cs="Times New Roman"/>
        </w:rPr>
        <w:t xml:space="preserve">which is </w:t>
      </w:r>
      <w:r w:rsidRPr="007C0D9B">
        <w:rPr>
          <w:rFonts w:ascii="Times New Roman" w:hAnsi="Times New Roman" w:cs="Times New Roman"/>
        </w:rPr>
        <w:t xml:space="preserve">manifestly and completely beyond the control of the Petitioner. Further, and in common with the </w:t>
      </w:r>
      <w:r>
        <w:rPr>
          <w:rFonts w:ascii="Times New Roman" w:hAnsi="Times New Roman" w:cs="Times New Roman"/>
        </w:rPr>
        <w:t xml:space="preserve">other </w:t>
      </w:r>
      <w:r w:rsidRPr="007C0D9B">
        <w:rPr>
          <w:rFonts w:ascii="Times New Roman" w:hAnsi="Times New Roman" w:cs="Times New Roman"/>
        </w:rPr>
        <w:t xml:space="preserve">cases, the Petitioner has already commissioned the majority of the capacity taken up, </w:t>
      </w:r>
      <w:r w:rsidRPr="00740519">
        <w:rPr>
          <w:rFonts w:ascii="Times New Roman" w:hAnsi="Times New Roman" w:cs="Times New Roman"/>
          <w:rPrChange w:id="674" w:author="Yashaswi Kant" w:date="2026-07-23T11:17:00Z" w16du:dateUtc="2026-07-23T05:47:00Z">
            <w:rPr>
              <w:rFonts w:ascii="Times New Roman" w:hAnsi="Times New Roman" w:cs="Times New Roman"/>
              <w:highlight w:val="yellow"/>
            </w:rPr>
          </w:rPrChange>
        </w:rPr>
        <w:t xml:space="preserve">being 98.7 MW out of 109.2 </w:t>
      </w:r>
      <w:del w:id="675" w:author="Senthil Kumar Dharuman" w:date="2026-07-15T17:23:00Z" w16du:dateUtc="2026-07-15T11:53:00Z">
        <w:r w:rsidRPr="00740519" w:rsidDel="003A6A4A">
          <w:rPr>
            <w:rFonts w:ascii="Times New Roman" w:hAnsi="Times New Roman" w:cs="Times New Roman"/>
            <w:rPrChange w:id="676" w:author="Yashaswi Kant" w:date="2026-07-23T11:17:00Z" w16du:dateUtc="2026-07-23T05:47:00Z">
              <w:rPr>
                <w:rFonts w:ascii="Times New Roman" w:hAnsi="Times New Roman" w:cs="Times New Roman"/>
                <w:highlight w:val="yellow"/>
              </w:rPr>
            </w:rPrChange>
          </w:rPr>
          <w:delText>MW,</w:delText>
        </w:r>
      </w:del>
      <w:ins w:id="677" w:author="Senthil Kumar Dharuman" w:date="2026-07-15T17:23:00Z" w16du:dateUtc="2026-07-15T11:53:00Z">
        <w:r w:rsidR="003A6A4A" w:rsidRPr="00740519">
          <w:rPr>
            <w:rFonts w:ascii="Times New Roman" w:hAnsi="Times New Roman" w:cs="Times New Roman"/>
            <w:rPrChange w:id="678" w:author="Yashaswi Kant" w:date="2026-07-23T11:17:00Z" w16du:dateUtc="2026-07-23T05:47:00Z">
              <w:rPr>
                <w:rFonts w:ascii="Times New Roman" w:hAnsi="Times New Roman" w:cs="Times New Roman"/>
                <w:highlight w:val="yellow"/>
              </w:rPr>
            </w:rPrChange>
          </w:rPr>
          <w:t>MW,</w:t>
        </w:r>
      </w:ins>
      <w:r w:rsidRPr="007C0D9B">
        <w:rPr>
          <w:rFonts w:ascii="Times New Roman" w:hAnsi="Times New Roman" w:cs="Times New Roman"/>
        </w:rPr>
        <w:t xml:space="preserve"> with only five Wind Turbine Generators aggregating 10.5 MW remaining</w:t>
      </w:r>
      <w:ins w:id="679" w:author="Senthil Kumar Dharuman" w:date="2026-07-15T17:23:00Z" w16du:dateUtc="2026-07-15T11:53:00Z">
        <w:r w:rsidR="003A6A4A">
          <w:rPr>
            <w:rFonts w:ascii="Times New Roman" w:hAnsi="Times New Roman" w:cs="Times New Roman"/>
          </w:rPr>
          <w:t xml:space="preserve"> for the repeat trial run</w:t>
        </w:r>
      </w:ins>
      <w:r w:rsidRPr="007C0D9B">
        <w:rPr>
          <w:rFonts w:ascii="Times New Roman" w:hAnsi="Times New Roman" w:cs="Times New Roman"/>
        </w:rPr>
        <w:t xml:space="preserve">. </w:t>
      </w:r>
      <w:r>
        <w:rPr>
          <w:rFonts w:ascii="Times New Roman" w:hAnsi="Times New Roman" w:cs="Times New Roman"/>
        </w:rPr>
        <w:t xml:space="preserve">Accordingly, it is submitted that this Hon’ble Commission ought to exercise powers under Regulation 57 and grant an extension of 4 months from the date of the Order for injection of infirm power. </w:t>
      </w:r>
    </w:p>
    <w:p w14:paraId="67348B2F" w14:textId="787DA456" w:rsidR="00BF6D93" w:rsidRPr="00FC35CD" w:rsidRDefault="00FC35CD" w:rsidP="00FC35CD">
      <w:pPr>
        <w:keepNext/>
        <w:spacing w:before="240" w:after="100" w:line="360" w:lineRule="auto"/>
        <w:ind w:left="576" w:hanging="709"/>
        <w:jc w:val="both"/>
        <w:rPr>
          <w:rFonts w:ascii="Times New Roman" w:hAnsi="Times New Roman" w:cs="Times New Roman"/>
          <w:b/>
          <w:bCs/>
          <w:i/>
          <w:iCs/>
        </w:rPr>
      </w:pPr>
      <w:r w:rsidRPr="00FC35CD">
        <w:rPr>
          <w:rFonts w:ascii="Times New Roman" w:hAnsi="Times New Roman" w:cs="Times New Roman"/>
          <w:b/>
          <w:bCs/>
          <w:i/>
          <w:iCs/>
        </w:rPr>
        <w:t>D.</w:t>
      </w:r>
      <w:r w:rsidRPr="00FC35CD">
        <w:rPr>
          <w:rFonts w:ascii="Times New Roman" w:hAnsi="Times New Roman" w:cs="Times New Roman"/>
          <w:b/>
          <w:bCs/>
          <w:i/>
          <w:iCs/>
        </w:rPr>
        <w:tab/>
      </w:r>
      <w:r>
        <w:rPr>
          <w:rFonts w:ascii="Times New Roman" w:hAnsi="Times New Roman" w:cs="Times New Roman"/>
          <w:b/>
          <w:bCs/>
          <w:i/>
          <w:iCs/>
        </w:rPr>
        <w:t xml:space="preserve">Without prejudice, the present Petition is </w:t>
      </w:r>
      <w:r w:rsidRPr="00FC35CD">
        <w:rPr>
          <w:rFonts w:ascii="Times New Roman" w:hAnsi="Times New Roman" w:cs="Times New Roman"/>
          <w:b/>
          <w:bCs/>
          <w:i/>
          <w:iCs/>
        </w:rPr>
        <w:t>a fit case for the exercise of the Power to Remove Difficulty under Regulation 58 read with Regulation 60 of the IEGC, 2023.</w:t>
      </w:r>
    </w:p>
    <w:p w14:paraId="017FCCC4" w14:textId="77777777" w:rsidR="004B570A" w:rsidRDefault="006C4CA8" w:rsidP="006C4CA8">
      <w:pPr>
        <w:pStyle w:val="ListParagraph"/>
        <w:keepNext/>
        <w:numPr>
          <w:ilvl w:val="0"/>
          <w:numId w:val="9"/>
        </w:numPr>
        <w:spacing w:before="240" w:after="100" w:line="360" w:lineRule="auto"/>
        <w:ind w:left="576" w:hanging="709"/>
        <w:jc w:val="both"/>
        <w:rPr>
          <w:rFonts w:ascii="Times New Roman" w:hAnsi="Times New Roman" w:cs="Times New Roman"/>
        </w:rPr>
      </w:pPr>
      <w:r>
        <w:rPr>
          <w:rFonts w:ascii="Times New Roman" w:hAnsi="Times New Roman" w:cs="Times New Roman"/>
        </w:rPr>
        <w:t>Without prejudice to the foregoing submissions, i</w:t>
      </w:r>
      <w:r w:rsidR="009428DA" w:rsidRPr="00473FF0">
        <w:rPr>
          <w:rFonts w:ascii="Times New Roman" w:hAnsi="Times New Roman" w:cs="Times New Roman"/>
        </w:rPr>
        <w:t>t is submitted that a genuine difficulty has arisen in giving effect to Regulation 19</w:t>
      </w:r>
      <w:r>
        <w:rPr>
          <w:rFonts w:ascii="Times New Roman" w:hAnsi="Times New Roman" w:cs="Times New Roman"/>
        </w:rPr>
        <w:t xml:space="preserve"> of the IEGC 2023</w:t>
      </w:r>
      <w:r w:rsidR="004A406C">
        <w:rPr>
          <w:rFonts w:ascii="Times New Roman" w:hAnsi="Times New Roman" w:cs="Times New Roman"/>
        </w:rPr>
        <w:t xml:space="preserve"> given that Respondent No. 1/ S</w:t>
      </w:r>
      <w:r w:rsidR="009428DA" w:rsidRPr="00473FF0">
        <w:rPr>
          <w:rFonts w:ascii="Times New Roman" w:hAnsi="Times New Roman" w:cs="Times New Roman"/>
        </w:rPr>
        <w:t>RLDC cannot extend the period beyond 135 days</w:t>
      </w:r>
      <w:r w:rsidR="004A406C">
        <w:rPr>
          <w:rFonts w:ascii="Times New Roman" w:hAnsi="Times New Roman" w:cs="Times New Roman"/>
        </w:rPr>
        <w:t xml:space="preserve"> and</w:t>
      </w:r>
      <w:r w:rsidR="009428DA" w:rsidRPr="00473FF0">
        <w:rPr>
          <w:rFonts w:ascii="Times New Roman" w:hAnsi="Times New Roman" w:cs="Times New Roman"/>
        </w:rPr>
        <w:t xml:space="preserve"> the Petitioner has been kept by Force Majeure from testing within that period. </w:t>
      </w:r>
    </w:p>
    <w:p w14:paraId="64DC50F7" w14:textId="77777777" w:rsidR="000F21F6" w:rsidRDefault="004B570A" w:rsidP="000F21F6">
      <w:pPr>
        <w:pStyle w:val="ListParagraph"/>
        <w:keepNext/>
        <w:numPr>
          <w:ilvl w:val="0"/>
          <w:numId w:val="9"/>
        </w:numPr>
        <w:spacing w:before="240" w:after="100" w:line="360" w:lineRule="auto"/>
        <w:ind w:left="576" w:hanging="709"/>
        <w:jc w:val="both"/>
        <w:rPr>
          <w:rFonts w:ascii="Times New Roman" w:hAnsi="Times New Roman" w:cs="Times New Roman"/>
        </w:rPr>
      </w:pPr>
      <w:r w:rsidRPr="004B570A">
        <w:rPr>
          <w:rFonts w:ascii="Times New Roman" w:hAnsi="Times New Roman" w:cs="Times New Roman"/>
        </w:rPr>
        <w:t xml:space="preserve">Pertinently, this Hon’ble Commission has, on more than one occasion, invoked Regulation 58, read with Regulation 60, to resolve difficulties of precisely this character concerning the injection of infirm power and the conduct of trial runs by renewable projects, as is evident from its Removal of Difficulties Orders dated 30.09.2023 and 18.12.2023 and its Order </w:t>
      </w:r>
      <w:r w:rsidRPr="004B570A">
        <w:rPr>
          <w:rFonts w:ascii="Times New Roman" w:hAnsi="Times New Roman" w:cs="Times New Roman"/>
        </w:rPr>
        <w:lastRenderedPageBreak/>
        <w:t>dated 22.12.2024 in Petition No. 11/SM/2024</w:t>
      </w:r>
      <w:r w:rsidR="006E30E4">
        <w:rPr>
          <w:rFonts w:ascii="Times New Roman" w:hAnsi="Times New Roman" w:cs="Times New Roman"/>
        </w:rPr>
        <w:t xml:space="preserve">. </w:t>
      </w:r>
      <w:r w:rsidR="002C649C" w:rsidRPr="002C649C">
        <w:rPr>
          <w:rFonts w:ascii="Times New Roman" w:hAnsi="Times New Roman" w:cs="Times New Roman"/>
        </w:rPr>
        <w:t>Inasmuch as Regulation 58 contemplates the exercise of the said power either upon the Commission’s own motion or upon an application made by the nodal agency, the Petitioner respectfully places the difficulty on record and invites this Hon’ble Commission to exercise the said power suo motu.</w:t>
      </w:r>
    </w:p>
    <w:p w14:paraId="0CCB7727" w14:textId="6FA6B1D0" w:rsidR="000F21F6" w:rsidRPr="000F21F6" w:rsidRDefault="000F21F6" w:rsidP="000F21F6">
      <w:pPr>
        <w:pStyle w:val="ListParagraph"/>
        <w:keepNext/>
        <w:numPr>
          <w:ilvl w:val="0"/>
          <w:numId w:val="9"/>
        </w:numPr>
        <w:spacing w:before="240" w:after="100" w:line="360" w:lineRule="auto"/>
        <w:ind w:left="576" w:hanging="709"/>
        <w:jc w:val="both"/>
        <w:rPr>
          <w:rFonts w:ascii="Times New Roman" w:hAnsi="Times New Roman" w:cs="Times New Roman"/>
        </w:rPr>
      </w:pPr>
      <w:r w:rsidRPr="000F21F6">
        <w:rPr>
          <w:rFonts w:ascii="Times New Roman" w:hAnsi="Times New Roman" w:cs="Times New Roman"/>
        </w:rPr>
        <w:t xml:space="preserve">It is submitted that, in seeking the reliefs aforesaid, the Petitioner does not call upon this Hon’ble Commission to rewrite Regulation 19 or to grant any general or blanket dispensation; the Petitioner seeks no more than a case-specific exercise of the powers already conferred upon this Hon’ble Commission by Regulations 19(3), 57 and 58, strictly confined to the five </w:t>
      </w:r>
      <w:r w:rsidR="003968F3">
        <w:rPr>
          <w:rFonts w:ascii="Times New Roman" w:hAnsi="Times New Roman" w:cs="Times New Roman"/>
        </w:rPr>
        <w:t>WTGs</w:t>
      </w:r>
      <w:r w:rsidRPr="000F21F6">
        <w:rPr>
          <w:rFonts w:ascii="Times New Roman" w:hAnsi="Times New Roman" w:cs="Times New Roman"/>
        </w:rPr>
        <w:t xml:space="preserve"> identified hereinabove. It is a settled principle that a power to relax, or a power to remove difficulty, is to be employed to relieve hardship within the framework of the regulations, and not to alter or supplant their basic scheme; and it is precisely such limited and confined relief, that the Petitioner seeks in the present case.</w:t>
      </w:r>
    </w:p>
    <w:p w14:paraId="67348B32" w14:textId="6B7CF417" w:rsidR="00BF6D93" w:rsidRPr="000C05A7" w:rsidRDefault="000C05A7" w:rsidP="000C05A7">
      <w:pPr>
        <w:keepNext/>
        <w:spacing w:before="240" w:after="100" w:line="360" w:lineRule="auto"/>
        <w:ind w:left="576" w:hanging="709"/>
        <w:jc w:val="both"/>
        <w:rPr>
          <w:rFonts w:ascii="Times New Roman" w:hAnsi="Times New Roman" w:cs="Times New Roman"/>
          <w:i/>
          <w:iCs/>
        </w:rPr>
      </w:pPr>
      <w:r w:rsidRPr="000C05A7">
        <w:rPr>
          <w:rFonts w:ascii="Times New Roman" w:hAnsi="Times New Roman" w:cs="Times New Roman"/>
          <w:b/>
          <w:bCs/>
          <w:i/>
          <w:iCs/>
        </w:rPr>
        <w:t>E</w:t>
      </w:r>
      <w:r w:rsidR="009428DA" w:rsidRPr="000C05A7">
        <w:rPr>
          <w:rFonts w:ascii="Times New Roman" w:hAnsi="Times New Roman" w:cs="Times New Roman"/>
          <w:b/>
          <w:bCs/>
          <w:i/>
          <w:iCs/>
        </w:rPr>
        <w:t>.</w:t>
      </w:r>
      <w:r w:rsidRPr="000C05A7">
        <w:rPr>
          <w:rFonts w:ascii="Times New Roman" w:hAnsi="Times New Roman" w:cs="Times New Roman"/>
          <w:b/>
          <w:bCs/>
          <w:i/>
          <w:iCs/>
        </w:rPr>
        <w:tab/>
      </w:r>
      <w:r w:rsidR="009428DA" w:rsidRPr="000C05A7">
        <w:rPr>
          <w:rFonts w:ascii="Times New Roman" w:hAnsi="Times New Roman" w:cs="Times New Roman"/>
          <w:b/>
          <w:bCs/>
          <w:i/>
          <w:iCs/>
        </w:rPr>
        <w:t>No prejudice will be caused to any party, and the balance of convenience and the must-run status of renewable energy all favour the relief.</w:t>
      </w:r>
    </w:p>
    <w:p w14:paraId="71FDD6AC" w14:textId="687DEED5" w:rsidR="005F5411" w:rsidRPr="002D6604" w:rsidRDefault="009E53B6" w:rsidP="009E53B6">
      <w:pPr>
        <w:pStyle w:val="ListParagraph"/>
        <w:keepNext/>
        <w:numPr>
          <w:ilvl w:val="0"/>
          <w:numId w:val="9"/>
        </w:numPr>
        <w:spacing w:before="240" w:after="100" w:line="360" w:lineRule="auto"/>
        <w:ind w:left="576" w:hanging="709"/>
        <w:jc w:val="both"/>
        <w:rPr>
          <w:rFonts w:ascii="Times New Roman" w:hAnsi="Times New Roman" w:cs="Times New Roman"/>
        </w:rPr>
      </w:pPr>
      <w:r w:rsidRPr="009E53B6">
        <w:rPr>
          <w:rFonts w:ascii="Times New Roman" w:hAnsi="Times New Roman" w:cs="Times New Roman"/>
        </w:rPr>
        <w:t xml:space="preserve">It is submitted that the extension sought by the Petitioner will occasion no prejudice whatsoever to any party. The Project is a must-run renewable generating station, awarded pursuant to a central competitive bidding process and </w:t>
      </w:r>
      <w:r>
        <w:rPr>
          <w:rFonts w:ascii="Times New Roman" w:hAnsi="Times New Roman" w:cs="Times New Roman"/>
        </w:rPr>
        <w:t xml:space="preserve">is supplying power </w:t>
      </w:r>
      <w:r w:rsidRPr="009E53B6">
        <w:rPr>
          <w:rFonts w:ascii="Times New Roman" w:hAnsi="Times New Roman" w:cs="Times New Roman"/>
        </w:rPr>
        <w:t>under a subsisting Power Purchase Agreement with SECI</w:t>
      </w:r>
      <w:r w:rsidRPr="002D6604">
        <w:rPr>
          <w:rFonts w:ascii="Times New Roman" w:hAnsi="Times New Roman" w:cs="Times New Roman"/>
        </w:rPr>
        <w:t xml:space="preserve">. Further, </w:t>
      </w:r>
      <w:r w:rsidR="005F5411" w:rsidRPr="002D6604">
        <w:rPr>
          <w:rFonts w:ascii="Times New Roman" w:hAnsi="Times New Roman" w:cs="Times New Roman"/>
        </w:rPr>
        <w:t xml:space="preserve">of the entire Project capacity, </w:t>
      </w:r>
      <w:r w:rsidRPr="002D6604">
        <w:rPr>
          <w:rFonts w:ascii="Times New Roman" w:hAnsi="Times New Roman" w:cs="Times New Roman"/>
        </w:rPr>
        <w:t xml:space="preserve">98.7 MW already stands in commercial operation, </w:t>
      </w:r>
      <w:del w:id="680" w:author="Senthil Kumar Dharuman" w:date="2026-07-15T17:28:00Z" w16du:dateUtc="2026-07-15T11:58:00Z">
        <w:r w:rsidRPr="002D6604" w:rsidDel="00A54957">
          <w:rPr>
            <w:rFonts w:ascii="Times New Roman" w:hAnsi="Times New Roman" w:cs="Times New Roman"/>
          </w:rPr>
          <w:delText>and</w:delText>
        </w:r>
      </w:del>
      <w:del w:id="681" w:author="Senthil Kumar Dharuman" w:date="2026-07-15T17:27:00Z" w16du:dateUtc="2026-07-15T11:57:00Z">
        <w:r w:rsidRPr="002D6604" w:rsidDel="00420997">
          <w:rPr>
            <w:rFonts w:ascii="Times New Roman" w:hAnsi="Times New Roman" w:cs="Times New Roman"/>
          </w:rPr>
          <w:delText xml:space="preserve"> only 10.5 MW remains.</w:delText>
        </w:r>
      </w:del>
      <w:ins w:id="682" w:author="Senthil Kumar Dharuman" w:date="2026-07-15T17:27:00Z" w16du:dateUtc="2026-07-15T11:57:00Z">
        <w:r w:rsidR="00782FC7" w:rsidRPr="002D6604">
          <w:rPr>
            <w:rFonts w:ascii="Times New Roman" w:hAnsi="Times New Roman" w:cs="Times New Roman"/>
          </w:rPr>
          <w:t xml:space="preserve"> the repeat trial run to be conducted only for the balance 10.5 MW </w:t>
        </w:r>
        <w:r w:rsidR="00420997" w:rsidRPr="002D6604">
          <w:rPr>
            <w:rFonts w:ascii="Times New Roman" w:hAnsi="Times New Roman" w:cs="Times New Roman"/>
          </w:rPr>
          <w:t>,</w:t>
        </w:r>
        <w:r w:rsidR="00782FC7" w:rsidRPr="002D6604">
          <w:rPr>
            <w:rFonts w:ascii="Times New Roman" w:hAnsi="Times New Roman" w:cs="Times New Roman"/>
          </w:rPr>
          <w:t xml:space="preserve"> and the remaining 70.8 MW will be commissioned </w:t>
        </w:r>
        <w:del w:id="683" w:author="Priya Dwivedi" w:date="2026-07-17T11:50:00Z" w16du:dateUtc="2026-07-17T06:20:00Z">
          <w:r w:rsidR="00782FC7" w:rsidRPr="002D6604">
            <w:rPr>
              <w:rFonts w:ascii="Times New Roman" w:hAnsi="Times New Roman" w:cs="Times New Roman"/>
            </w:rPr>
            <w:delText>progressively</w:delText>
          </w:r>
        </w:del>
      </w:ins>
      <w:ins w:id="684" w:author="Senthil Kumar Dharuman" w:date="2026-07-15T17:28:00Z" w16du:dateUtc="2026-07-15T11:58:00Z">
        <w:del w:id="685" w:author="Priya Dwivedi" w:date="2026-07-17T11:50:00Z" w16du:dateUtc="2026-07-17T06:20:00Z">
          <w:r w:rsidR="003D24FB" w:rsidRPr="002D6604">
            <w:rPr>
              <w:rFonts w:ascii="Times New Roman" w:hAnsi="Times New Roman" w:cs="Times New Roman"/>
            </w:rPr>
            <w:delText xml:space="preserve"> .</w:delText>
          </w:r>
        </w:del>
      </w:ins>
      <w:ins w:id="686" w:author="Priya Dwivedi" w:date="2026-07-17T11:50:00Z" w16du:dateUtc="2026-07-17T06:20:00Z">
        <w:r w:rsidR="00FE585F" w:rsidRPr="002D6604">
          <w:rPr>
            <w:rFonts w:ascii="Times New Roman" w:hAnsi="Times New Roman" w:cs="Times New Roman"/>
          </w:rPr>
          <w:t>progressively.</w:t>
        </w:r>
      </w:ins>
    </w:p>
    <w:p w14:paraId="4330F2A2" w14:textId="77777777" w:rsidR="00E0306C" w:rsidRDefault="005F5411" w:rsidP="00E0306C">
      <w:pPr>
        <w:pStyle w:val="ListParagraph"/>
        <w:keepNext/>
        <w:numPr>
          <w:ilvl w:val="0"/>
          <w:numId w:val="9"/>
        </w:numPr>
        <w:spacing w:before="240" w:after="100" w:line="360" w:lineRule="auto"/>
        <w:ind w:left="576" w:hanging="709"/>
        <w:jc w:val="both"/>
        <w:rPr>
          <w:rFonts w:ascii="Times New Roman" w:hAnsi="Times New Roman" w:cs="Times New Roman"/>
        </w:rPr>
      </w:pPr>
      <w:r>
        <w:rPr>
          <w:rFonts w:ascii="Times New Roman" w:hAnsi="Times New Roman" w:cs="Times New Roman"/>
        </w:rPr>
        <w:t xml:space="preserve">It is pertinent to note that </w:t>
      </w:r>
      <w:r w:rsidR="009E53B6" w:rsidRPr="009E53B6">
        <w:rPr>
          <w:rFonts w:ascii="Times New Roman" w:hAnsi="Times New Roman" w:cs="Times New Roman"/>
        </w:rPr>
        <w:t>SECI has itself extended the Scheduled Commissioning Date by Amendment No. 3 dated 11.05.2026</w:t>
      </w:r>
      <w:r>
        <w:rPr>
          <w:rFonts w:ascii="Times New Roman" w:hAnsi="Times New Roman" w:cs="Times New Roman"/>
        </w:rPr>
        <w:t xml:space="preserve"> and the </w:t>
      </w:r>
      <w:r w:rsidR="009E53B6" w:rsidRPr="009E53B6">
        <w:rPr>
          <w:rFonts w:ascii="Times New Roman" w:hAnsi="Times New Roman" w:cs="Times New Roman"/>
        </w:rPr>
        <w:t>t</w:t>
      </w:r>
      <w:r>
        <w:rPr>
          <w:rFonts w:ascii="Times New Roman" w:hAnsi="Times New Roman" w:cs="Times New Roman"/>
        </w:rPr>
        <w:t xml:space="preserve">ariff of the Project will remain </w:t>
      </w:r>
      <w:r w:rsidR="009E53B6" w:rsidRPr="009E53B6">
        <w:rPr>
          <w:rFonts w:ascii="Times New Roman" w:hAnsi="Times New Roman" w:cs="Times New Roman"/>
        </w:rPr>
        <w:t>wholly unaffected</w:t>
      </w:r>
      <w:r>
        <w:rPr>
          <w:rFonts w:ascii="Times New Roman" w:hAnsi="Times New Roman" w:cs="Times New Roman"/>
        </w:rPr>
        <w:t xml:space="preserve">. It is submitted that </w:t>
      </w:r>
      <w:r w:rsidR="009E53B6" w:rsidRPr="009E53B6">
        <w:rPr>
          <w:rFonts w:ascii="Times New Roman" w:hAnsi="Times New Roman" w:cs="Times New Roman"/>
        </w:rPr>
        <w:t xml:space="preserve">refusal of the relief sought would serve only to strand clean and ready capacity for no fault of the Petitioner and to the benefit of no one. The grant of the extension, would permit the completion of the pre-COD testing and the timely integration of the balance capacity into the grid, which is the very outcome that the </w:t>
      </w:r>
      <w:r w:rsidR="00E0306C">
        <w:rPr>
          <w:rFonts w:ascii="Times New Roman" w:hAnsi="Times New Roman" w:cs="Times New Roman"/>
        </w:rPr>
        <w:t>IEGC 2023</w:t>
      </w:r>
      <w:r w:rsidR="009E53B6" w:rsidRPr="009E53B6">
        <w:rPr>
          <w:rFonts w:ascii="Times New Roman" w:hAnsi="Times New Roman" w:cs="Times New Roman"/>
        </w:rPr>
        <w:t xml:space="preserve"> is designed to achieve.</w:t>
      </w:r>
    </w:p>
    <w:p w14:paraId="4E0EB05A" w14:textId="77777777" w:rsidR="00E0306C" w:rsidRDefault="009E53B6" w:rsidP="00E0306C">
      <w:pPr>
        <w:pStyle w:val="ListParagraph"/>
        <w:keepNext/>
        <w:numPr>
          <w:ilvl w:val="0"/>
          <w:numId w:val="9"/>
        </w:numPr>
        <w:spacing w:before="240" w:after="100" w:line="360" w:lineRule="auto"/>
        <w:ind w:left="576" w:hanging="709"/>
        <w:jc w:val="both"/>
        <w:rPr>
          <w:rFonts w:ascii="Times New Roman" w:hAnsi="Times New Roman" w:cs="Times New Roman"/>
        </w:rPr>
      </w:pPr>
      <w:r w:rsidRPr="00E0306C">
        <w:rPr>
          <w:rFonts w:ascii="Times New Roman" w:hAnsi="Times New Roman" w:cs="Times New Roman"/>
        </w:rPr>
        <w:t xml:space="preserve">It is submitted that this very consideration has weighed decisively with this Hon’ble Commission in the orders noticed hereinabove, each of which records, as the governing rationale for the grant of relief, that </w:t>
      </w:r>
      <w:r w:rsidRPr="00E0306C">
        <w:rPr>
          <w:rFonts w:ascii="Times New Roman" w:hAnsi="Times New Roman" w:cs="Times New Roman"/>
          <w:i/>
          <w:iCs/>
        </w:rPr>
        <w:t xml:space="preserve">“RE capacity, which is ready to be charged and start </w:t>
      </w:r>
      <w:r w:rsidRPr="00E0306C">
        <w:rPr>
          <w:rFonts w:ascii="Times New Roman" w:hAnsi="Times New Roman" w:cs="Times New Roman"/>
          <w:i/>
          <w:iCs/>
        </w:rPr>
        <w:lastRenderedPageBreak/>
        <w:t>generation, should not be stranded”</w:t>
      </w:r>
      <w:r w:rsidRPr="00E0306C">
        <w:rPr>
          <w:rFonts w:ascii="Times New Roman" w:hAnsi="Times New Roman" w:cs="Times New Roman"/>
        </w:rPr>
        <w:t xml:space="preserve">. That rationale applies to the facts of the present case with even greater force. It is further submitted that the Petitioner has approached this Hon’ble Commission with promptitude, with clean hands, and upon a full disclosure of all material facts, and that no delay, laches or acquiescence whatsoever is attributable to it. </w:t>
      </w:r>
    </w:p>
    <w:p w14:paraId="155BDF9B" w14:textId="443C8253" w:rsidR="009E53B6" w:rsidRPr="00E0306C" w:rsidRDefault="009E53B6" w:rsidP="00E0306C">
      <w:pPr>
        <w:pStyle w:val="ListParagraph"/>
        <w:keepNext/>
        <w:numPr>
          <w:ilvl w:val="0"/>
          <w:numId w:val="9"/>
        </w:numPr>
        <w:spacing w:before="240" w:after="100" w:line="360" w:lineRule="auto"/>
        <w:ind w:left="576" w:hanging="709"/>
        <w:jc w:val="both"/>
        <w:rPr>
          <w:rFonts w:ascii="Times New Roman" w:hAnsi="Times New Roman" w:cs="Times New Roman"/>
        </w:rPr>
      </w:pPr>
      <w:r w:rsidRPr="00E0306C">
        <w:rPr>
          <w:rFonts w:ascii="Times New Roman" w:hAnsi="Times New Roman" w:cs="Times New Roman"/>
        </w:rPr>
        <w:t>In view of the foregoing, it is respectfully submitted that the reliefs prayed for in the present Petition ought</w:t>
      </w:r>
      <w:r w:rsidR="00E0306C">
        <w:rPr>
          <w:rFonts w:ascii="Times New Roman" w:hAnsi="Times New Roman" w:cs="Times New Roman"/>
        </w:rPr>
        <w:t xml:space="preserve"> </w:t>
      </w:r>
      <w:r w:rsidRPr="00E0306C">
        <w:rPr>
          <w:rFonts w:ascii="Times New Roman" w:hAnsi="Times New Roman" w:cs="Times New Roman"/>
        </w:rPr>
        <w:t>to be granted.</w:t>
      </w:r>
    </w:p>
    <w:p w14:paraId="67348B34" w14:textId="77777777" w:rsidR="00BF6D93" w:rsidRPr="00473FF0" w:rsidRDefault="009428DA" w:rsidP="00E0306C">
      <w:pPr>
        <w:pStyle w:val="ListParagraph"/>
        <w:numPr>
          <w:ilvl w:val="0"/>
          <w:numId w:val="10"/>
        </w:numPr>
        <w:spacing w:before="240" w:after="200" w:line="360" w:lineRule="auto"/>
        <w:ind w:left="-142" w:firstLine="0"/>
        <w:rPr>
          <w:rFonts w:ascii="Times New Roman" w:hAnsi="Times New Roman" w:cs="Times New Roman"/>
        </w:rPr>
      </w:pPr>
      <w:r w:rsidRPr="00473FF0">
        <w:rPr>
          <w:rFonts w:ascii="Times New Roman" w:hAnsi="Times New Roman" w:cs="Times New Roman"/>
          <w:b/>
          <w:bCs/>
        </w:rPr>
        <w:t>Matters not previously filed or pending with any other court</w:t>
      </w:r>
    </w:p>
    <w:p w14:paraId="643A793A" w14:textId="77777777" w:rsidR="00E0306C" w:rsidRDefault="009428DA" w:rsidP="00E0306C">
      <w:pPr>
        <w:pStyle w:val="ListParagraph"/>
        <w:keepNext/>
        <w:numPr>
          <w:ilvl w:val="0"/>
          <w:numId w:val="9"/>
        </w:numPr>
        <w:spacing w:before="240" w:after="100" w:line="360" w:lineRule="auto"/>
        <w:ind w:left="576" w:hanging="709"/>
        <w:jc w:val="both"/>
        <w:rPr>
          <w:rFonts w:ascii="Times New Roman" w:hAnsi="Times New Roman" w:cs="Times New Roman"/>
        </w:rPr>
      </w:pPr>
      <w:r w:rsidRPr="00E0306C">
        <w:rPr>
          <w:rFonts w:ascii="Times New Roman" w:hAnsi="Times New Roman" w:cs="Times New Roman"/>
        </w:rPr>
        <w:t>It is submitted that no other matter has been filed by the Petitioner raising the issues mentioned in the present Petition, or otherwise on the same cause of action, before this Hon’ble Commission or any other court, tribunal or forum.</w:t>
      </w:r>
    </w:p>
    <w:p w14:paraId="67348B35" w14:textId="454ADE2F" w:rsidR="00BF6D93" w:rsidRPr="00E0306C" w:rsidRDefault="009428DA" w:rsidP="00E0306C">
      <w:pPr>
        <w:pStyle w:val="ListParagraph"/>
        <w:keepNext/>
        <w:numPr>
          <w:ilvl w:val="0"/>
          <w:numId w:val="9"/>
        </w:numPr>
        <w:spacing w:before="240" w:after="100" w:line="360" w:lineRule="auto"/>
        <w:ind w:left="576" w:hanging="709"/>
        <w:jc w:val="both"/>
        <w:rPr>
          <w:rFonts w:ascii="Times New Roman" w:hAnsi="Times New Roman" w:cs="Times New Roman"/>
        </w:rPr>
      </w:pPr>
      <w:r w:rsidRPr="00E0306C">
        <w:rPr>
          <w:rFonts w:ascii="Times New Roman" w:hAnsi="Times New Roman" w:cs="Times New Roman"/>
        </w:rPr>
        <w:t>The present Petition is made bona fide and in the interest of justice, and is not barred by any law. The Petitioner craves leave to amend, alter, add to or modify any of the aforesaid grounds and submissions, which are in the alternative and without prejudice to one another, as and when necessary.</w:t>
      </w:r>
    </w:p>
    <w:p w14:paraId="67348B36" w14:textId="77777777" w:rsidR="00BF6D93" w:rsidRPr="00473FF0" w:rsidRDefault="009428DA" w:rsidP="00E0306C">
      <w:pPr>
        <w:pStyle w:val="ListParagraph"/>
        <w:numPr>
          <w:ilvl w:val="0"/>
          <w:numId w:val="10"/>
        </w:numPr>
        <w:spacing w:before="240" w:after="200" w:line="360" w:lineRule="auto"/>
        <w:ind w:left="-142" w:firstLine="0"/>
        <w:rPr>
          <w:rFonts w:ascii="Times New Roman" w:hAnsi="Times New Roman" w:cs="Times New Roman"/>
        </w:rPr>
      </w:pPr>
      <w:r w:rsidRPr="00473FF0">
        <w:rPr>
          <w:rFonts w:ascii="Times New Roman" w:hAnsi="Times New Roman" w:cs="Times New Roman"/>
          <w:b/>
          <w:bCs/>
        </w:rPr>
        <w:t xml:space="preserve">Relief(s) </w:t>
      </w:r>
      <w:commentRangeStart w:id="687"/>
      <w:commentRangeStart w:id="688"/>
      <w:r w:rsidRPr="00473FF0">
        <w:rPr>
          <w:rFonts w:ascii="Times New Roman" w:hAnsi="Times New Roman" w:cs="Times New Roman"/>
          <w:b/>
          <w:bCs/>
        </w:rPr>
        <w:t>sought</w:t>
      </w:r>
      <w:commentRangeEnd w:id="687"/>
      <w:r w:rsidR="00F5487E" w:rsidRPr="00473FF0">
        <w:rPr>
          <w:rStyle w:val="CommentReference"/>
          <w:rFonts w:ascii="Times New Roman" w:hAnsi="Times New Roman" w:cs="Times New Roman"/>
          <w:sz w:val="24"/>
          <w:szCs w:val="24"/>
        </w:rPr>
        <w:commentReference w:id="687"/>
      </w:r>
      <w:commentRangeEnd w:id="688"/>
      <w:r w:rsidR="00F14BDB" w:rsidRPr="00473FF0">
        <w:rPr>
          <w:rStyle w:val="CommentReference"/>
          <w:rFonts w:ascii="Times New Roman" w:hAnsi="Times New Roman" w:cs="Times New Roman"/>
          <w:sz w:val="24"/>
          <w:szCs w:val="24"/>
        </w:rPr>
        <w:commentReference w:id="688"/>
      </w:r>
    </w:p>
    <w:p w14:paraId="67348B37" w14:textId="77777777" w:rsidR="00BF6D93" w:rsidRPr="00E0306C" w:rsidRDefault="009428DA" w:rsidP="00E0306C">
      <w:pPr>
        <w:pStyle w:val="ListParagraph"/>
        <w:keepNext/>
        <w:numPr>
          <w:ilvl w:val="0"/>
          <w:numId w:val="9"/>
        </w:numPr>
        <w:spacing w:before="240" w:after="100" w:line="360" w:lineRule="auto"/>
        <w:ind w:left="576" w:hanging="709"/>
        <w:jc w:val="both"/>
        <w:rPr>
          <w:rFonts w:ascii="Times New Roman" w:hAnsi="Times New Roman" w:cs="Times New Roman"/>
        </w:rPr>
      </w:pPr>
      <w:r w:rsidRPr="00E0306C">
        <w:rPr>
          <w:rFonts w:ascii="Times New Roman" w:hAnsi="Times New Roman" w:cs="Times New Roman"/>
        </w:rPr>
        <w:t>In view of the aforesaid facts and circumstances and the governing regulatory framework, the Petitioner respectfully prays that this Hon’ble Commission may be pleased to: —</w:t>
      </w:r>
    </w:p>
    <w:p w14:paraId="63DD8F10" w14:textId="77777777" w:rsidR="00F14BDB" w:rsidRDefault="00E0306C" w:rsidP="00473FF0">
      <w:pPr>
        <w:pStyle w:val="ListParagraph"/>
        <w:numPr>
          <w:ilvl w:val="1"/>
          <w:numId w:val="4"/>
        </w:numPr>
        <w:spacing w:before="240" w:after="140" w:line="360" w:lineRule="auto"/>
        <w:jc w:val="both"/>
        <w:rPr>
          <w:ins w:id="689" w:author="Yashaswi Kant" w:date="2026-07-23T11:36:00Z" w16du:dateUtc="2026-07-23T06:06:00Z"/>
          <w:rFonts w:ascii="Times New Roman" w:hAnsi="Times New Roman" w:cs="Times New Roman"/>
        </w:rPr>
      </w:pPr>
      <w:r>
        <w:rPr>
          <w:rFonts w:ascii="Times New Roman" w:hAnsi="Times New Roman" w:cs="Times New Roman"/>
        </w:rPr>
        <w:t>A</w:t>
      </w:r>
      <w:r w:rsidR="009428DA" w:rsidRPr="00473FF0">
        <w:rPr>
          <w:rFonts w:ascii="Times New Roman" w:hAnsi="Times New Roman" w:cs="Times New Roman"/>
        </w:rPr>
        <w:t>llow the present Petition</w:t>
      </w:r>
      <w:ins w:id="690" w:author="Yashaswi Kant" w:date="2026-07-23T11:36:00Z" w16du:dateUtc="2026-07-23T06:06:00Z">
        <w:r w:rsidR="00F14BDB">
          <w:rPr>
            <w:rFonts w:ascii="Times New Roman" w:hAnsi="Times New Roman" w:cs="Times New Roman"/>
          </w:rPr>
          <w:t>;</w:t>
        </w:r>
      </w:ins>
    </w:p>
    <w:p w14:paraId="67348B38" w14:textId="19AB83EC" w:rsidR="00BF6D93" w:rsidRPr="00473FF0" w:rsidRDefault="009428DA" w:rsidP="00473FF0">
      <w:pPr>
        <w:pStyle w:val="ListParagraph"/>
        <w:numPr>
          <w:ilvl w:val="1"/>
          <w:numId w:val="4"/>
        </w:numPr>
        <w:spacing w:before="240" w:after="140" w:line="360" w:lineRule="auto"/>
        <w:jc w:val="both"/>
        <w:rPr>
          <w:rFonts w:ascii="Times New Roman" w:hAnsi="Times New Roman" w:cs="Times New Roman"/>
        </w:rPr>
      </w:pPr>
      <w:del w:id="691" w:author="Yashaswi Kant" w:date="2026-07-23T11:36:00Z" w16du:dateUtc="2026-07-23T06:06:00Z">
        <w:r w:rsidRPr="00473FF0" w:rsidDel="00F14BDB">
          <w:rPr>
            <w:rFonts w:ascii="Times New Roman" w:hAnsi="Times New Roman" w:cs="Times New Roman"/>
          </w:rPr>
          <w:delText xml:space="preserve"> and g</w:delText>
        </w:r>
      </w:del>
      <w:ins w:id="692" w:author="Yashaswi Kant" w:date="2026-07-23T11:36:00Z" w16du:dateUtc="2026-07-23T06:06:00Z">
        <w:r w:rsidR="00F14BDB">
          <w:rPr>
            <w:rFonts w:ascii="Times New Roman" w:hAnsi="Times New Roman" w:cs="Times New Roman"/>
          </w:rPr>
          <w:t>G</w:t>
        </w:r>
      </w:ins>
      <w:r w:rsidRPr="00473FF0">
        <w:rPr>
          <w:rFonts w:ascii="Times New Roman" w:hAnsi="Times New Roman" w:cs="Times New Roman"/>
        </w:rPr>
        <w:t xml:space="preserve">rant an extension of time of 4 (four) months </w:t>
      </w:r>
      <w:r w:rsidR="00941BE7">
        <w:rPr>
          <w:rFonts w:ascii="Times New Roman" w:hAnsi="Times New Roman" w:cs="Times New Roman"/>
        </w:rPr>
        <w:t xml:space="preserve">under Regulation 19(3) of the IEGC 2023 </w:t>
      </w:r>
      <w:r w:rsidRPr="00473FF0">
        <w:rPr>
          <w:rFonts w:ascii="Times New Roman" w:hAnsi="Times New Roman" w:cs="Times New Roman"/>
        </w:rPr>
        <w:t xml:space="preserve">from the date of the Order </w:t>
      </w:r>
      <w:commentRangeStart w:id="693"/>
      <w:del w:id="694" w:author="Yashaswi Kant" w:date="2026-07-23T11:35:00Z" w16du:dateUtc="2026-07-23T06:05:00Z">
        <w:r w:rsidR="00604D8C" w:rsidRPr="00A47B3E" w:rsidDel="00F14BDB">
          <w:rPr>
            <w:rFonts w:ascii="Times New Roman" w:hAnsi="Times New Roman" w:cs="Times New Roman"/>
            <w:highlight w:val="yellow"/>
            <w:rPrChange w:id="695" w:author="Senthil Kumar Dharuman" w:date="2026-07-14T11:32:00Z" w16du:dateUtc="2026-07-14T06:02:00Z">
              <w:rPr>
                <w:rFonts w:ascii="Times New Roman" w:hAnsi="Times New Roman" w:cs="Times New Roman"/>
              </w:rPr>
            </w:rPrChange>
          </w:rPr>
          <w:delText>or any time deemed fit</w:delText>
        </w:r>
        <w:r w:rsidR="00604D8C" w:rsidDel="00F14BDB">
          <w:rPr>
            <w:rFonts w:ascii="Times New Roman" w:hAnsi="Times New Roman" w:cs="Times New Roman"/>
          </w:rPr>
          <w:delText xml:space="preserve"> </w:delText>
        </w:r>
        <w:commentRangeEnd w:id="693"/>
        <w:r w:rsidR="00093987" w:rsidDel="00F14BDB">
          <w:rPr>
            <w:rStyle w:val="CommentReference"/>
            <w:rFonts w:ascii="Times New Roman" w:hAnsi="Times New Roman" w:cs="Times New Roman"/>
            <w:sz w:val="24"/>
            <w:szCs w:val="24"/>
          </w:rPr>
          <w:commentReference w:id="693"/>
        </w:r>
        <w:r w:rsidR="00604D8C" w:rsidDel="00F14BDB">
          <w:rPr>
            <w:rFonts w:ascii="Times New Roman" w:hAnsi="Times New Roman" w:cs="Times New Roman"/>
          </w:rPr>
          <w:delText>by this Hon’ble Commissio</w:delText>
        </w:r>
      </w:del>
      <w:del w:id="696" w:author="Yashaswi Kant" w:date="2026-07-23T11:36:00Z" w16du:dateUtc="2026-07-23T06:06:00Z">
        <w:r w:rsidR="00604D8C" w:rsidDel="00F14BDB">
          <w:rPr>
            <w:rFonts w:ascii="Times New Roman" w:hAnsi="Times New Roman" w:cs="Times New Roman"/>
          </w:rPr>
          <w:delText xml:space="preserve">n </w:delText>
        </w:r>
      </w:del>
      <w:r w:rsidRPr="00473FF0">
        <w:rPr>
          <w:rFonts w:ascii="Times New Roman" w:hAnsi="Times New Roman" w:cs="Times New Roman"/>
        </w:rPr>
        <w:t>for the injection of infirm power in respect of the balance 5 Wind Turbine Generators aggregating 10.5 MW, namely KKBKA035, KKBKA065, KKBKA112, KKBKA300 and KKBKA305, forming part of the Petitioner’s 180 MW ISTS-connected Kanakagiribad Wind Power Project at Koppal, Karnataka</w:t>
      </w:r>
      <w:ins w:id="697" w:author="Senthil Kumar Dharuman" w:date="2026-07-14T11:30:00Z" w16du:dateUtc="2026-07-14T06:00:00Z">
        <w:r w:rsidR="0067456F">
          <w:rPr>
            <w:rFonts w:ascii="Times New Roman" w:hAnsi="Times New Roman" w:cs="Times New Roman"/>
          </w:rPr>
          <w:t xml:space="preserve"> under SECI Tranche-XI</w:t>
        </w:r>
      </w:ins>
      <w:ins w:id="698" w:author="Yashaswi Kant" w:date="2026-07-23T11:36:00Z" w16du:dateUtc="2026-07-23T06:06:00Z">
        <w:r w:rsidR="00F14BDB">
          <w:rPr>
            <w:rFonts w:ascii="Times New Roman" w:hAnsi="Times New Roman" w:cs="Times New Roman"/>
          </w:rPr>
          <w:t xml:space="preserve"> given that the Petitioner was prevented from completing trial run solely </w:t>
        </w:r>
      </w:ins>
      <w:ins w:id="699" w:author="Yashaswi Kant" w:date="2026-07-23T11:37:00Z" w16du:dateUtc="2026-07-23T06:07:00Z">
        <w:r w:rsidR="00F14BDB">
          <w:rPr>
            <w:rFonts w:ascii="Times New Roman" w:hAnsi="Times New Roman" w:cs="Times New Roman"/>
          </w:rPr>
          <w:t>on account of supervening events beyond the control of the Petitioner</w:t>
        </w:r>
      </w:ins>
      <w:r w:rsidRPr="00473FF0">
        <w:rPr>
          <w:rFonts w:ascii="Times New Roman" w:hAnsi="Times New Roman" w:cs="Times New Roman"/>
        </w:rPr>
        <w:t>;</w:t>
      </w:r>
    </w:p>
    <w:p w14:paraId="781B4862" w14:textId="2ED04699" w:rsidR="00941BE7" w:rsidRDefault="00941BE7" w:rsidP="00473FF0">
      <w:pPr>
        <w:pStyle w:val="ListParagraph"/>
        <w:numPr>
          <w:ilvl w:val="1"/>
          <w:numId w:val="4"/>
        </w:numPr>
        <w:spacing w:before="240" w:after="140" w:line="360" w:lineRule="auto"/>
        <w:jc w:val="both"/>
        <w:rPr>
          <w:rFonts w:ascii="Times New Roman" w:hAnsi="Times New Roman" w:cs="Times New Roman"/>
        </w:rPr>
      </w:pPr>
      <w:r w:rsidRPr="00941BE7">
        <w:rPr>
          <w:rFonts w:ascii="Times New Roman" w:hAnsi="Times New Roman" w:cs="Times New Roman"/>
        </w:rPr>
        <w:lastRenderedPageBreak/>
        <w:t>Condone and/or relax</w:t>
      </w:r>
      <w:r w:rsidR="00054D86">
        <w:rPr>
          <w:rFonts w:ascii="Times New Roman" w:hAnsi="Times New Roman" w:cs="Times New Roman"/>
        </w:rPr>
        <w:t xml:space="preserve"> the delay in filing of the present Petition</w:t>
      </w:r>
      <w:r w:rsidRPr="00941BE7">
        <w:rPr>
          <w:rFonts w:ascii="Times New Roman" w:hAnsi="Times New Roman" w:cs="Times New Roman"/>
        </w:rPr>
        <w:t xml:space="preserve"> in the exercise of the Power to Relax under Regulation 57 of the IEGC 2023 read with Regulation 65 of the CERC (Conduct of Business) Regulations, 2023</w:t>
      </w:r>
    </w:p>
    <w:p w14:paraId="67348B3A" w14:textId="3A811277" w:rsidR="00BF6D93" w:rsidRPr="00473FF0" w:rsidRDefault="002F3210" w:rsidP="00473FF0">
      <w:pPr>
        <w:pStyle w:val="ListParagraph"/>
        <w:numPr>
          <w:ilvl w:val="1"/>
          <w:numId w:val="4"/>
        </w:numPr>
        <w:spacing w:before="240" w:after="140" w:line="360" w:lineRule="auto"/>
        <w:jc w:val="both"/>
        <w:rPr>
          <w:rFonts w:ascii="Times New Roman" w:hAnsi="Times New Roman" w:cs="Times New Roman"/>
        </w:rPr>
      </w:pPr>
      <w:r>
        <w:rPr>
          <w:rFonts w:ascii="Times New Roman" w:hAnsi="Times New Roman" w:cs="Times New Roman"/>
        </w:rPr>
        <w:t>E</w:t>
      </w:r>
      <w:r w:rsidR="009428DA" w:rsidRPr="00473FF0">
        <w:rPr>
          <w:rFonts w:ascii="Times New Roman" w:hAnsi="Times New Roman" w:cs="Times New Roman"/>
        </w:rPr>
        <w:t xml:space="preserve">xercise its Power to Relax under Regulation 57 of the IEGC, 2023, to relax the </w:t>
      </w:r>
      <w:r>
        <w:rPr>
          <w:rFonts w:ascii="Times New Roman" w:hAnsi="Times New Roman" w:cs="Times New Roman"/>
        </w:rPr>
        <w:t xml:space="preserve">provisions of the IEGC 2023 and permit the Petitioner to inject infirm power </w:t>
      </w:r>
      <w:r w:rsidR="00CF2B76">
        <w:rPr>
          <w:rFonts w:ascii="Times New Roman" w:hAnsi="Times New Roman" w:cs="Times New Roman"/>
        </w:rPr>
        <w:t>for the foregoing named 5 WTGs for a period of 4 months from the date of the Order</w:t>
      </w:r>
      <w:del w:id="700" w:author="Yashaswi Kant" w:date="2026-07-23T11:37:00Z" w16du:dateUtc="2026-07-23T06:07:00Z">
        <w:r w:rsidR="00CF2B76" w:rsidDel="00F14BDB">
          <w:rPr>
            <w:rFonts w:ascii="Times New Roman" w:hAnsi="Times New Roman" w:cs="Times New Roman"/>
          </w:rPr>
          <w:delText xml:space="preserve"> </w:delText>
        </w:r>
        <w:commentRangeStart w:id="701"/>
        <w:r w:rsidR="00CF2B76" w:rsidDel="00F14BDB">
          <w:rPr>
            <w:rFonts w:ascii="Times New Roman" w:hAnsi="Times New Roman" w:cs="Times New Roman"/>
          </w:rPr>
          <w:delText>or any period as deemed fit by this Hon’ble Commission</w:delText>
        </w:r>
      </w:del>
      <w:r w:rsidR="00CF2B76">
        <w:rPr>
          <w:rFonts w:ascii="Times New Roman" w:hAnsi="Times New Roman" w:cs="Times New Roman"/>
        </w:rPr>
        <w:t xml:space="preserve">; </w:t>
      </w:r>
      <w:commentRangeEnd w:id="701"/>
      <w:r w:rsidR="00C96298" w:rsidRPr="00473FF0">
        <w:rPr>
          <w:rStyle w:val="CommentReference"/>
          <w:rFonts w:ascii="Times New Roman" w:hAnsi="Times New Roman" w:cs="Times New Roman"/>
          <w:sz w:val="24"/>
          <w:szCs w:val="24"/>
        </w:rPr>
        <w:commentReference w:id="701"/>
      </w:r>
    </w:p>
    <w:p w14:paraId="67348B3B" w14:textId="5E2E3C0C" w:rsidR="00BF6D93" w:rsidRPr="00473FF0" w:rsidRDefault="00CF2B76" w:rsidP="00473FF0">
      <w:pPr>
        <w:pStyle w:val="ListParagraph"/>
        <w:numPr>
          <w:ilvl w:val="1"/>
          <w:numId w:val="4"/>
        </w:numPr>
        <w:spacing w:before="240" w:after="140" w:line="360" w:lineRule="auto"/>
        <w:jc w:val="both"/>
        <w:rPr>
          <w:rFonts w:ascii="Times New Roman" w:hAnsi="Times New Roman" w:cs="Times New Roman"/>
        </w:rPr>
      </w:pPr>
      <w:r>
        <w:rPr>
          <w:rFonts w:ascii="Times New Roman" w:hAnsi="Times New Roman" w:cs="Times New Roman"/>
        </w:rPr>
        <w:t xml:space="preserve">Alternatively, </w:t>
      </w:r>
      <w:r w:rsidR="009428DA" w:rsidRPr="00473FF0">
        <w:rPr>
          <w:rFonts w:ascii="Times New Roman" w:hAnsi="Times New Roman" w:cs="Times New Roman"/>
        </w:rPr>
        <w:t>exercise its Power to Remove Difficulty under Regulation 58 read with Regulation 60 of the IEGC, 2023, on its own motion, to remove the difficulty in giving effect to the provisions and objectives of the IEGC, 2023 in the facts of the present case</w:t>
      </w:r>
      <w:r w:rsidRPr="00CF2B76">
        <w:rPr>
          <w:rFonts w:ascii="Times New Roman" w:hAnsi="Times New Roman" w:cs="Times New Roman"/>
        </w:rPr>
        <w:t xml:space="preserve"> </w:t>
      </w:r>
      <w:r>
        <w:rPr>
          <w:rFonts w:ascii="Times New Roman" w:hAnsi="Times New Roman" w:cs="Times New Roman"/>
        </w:rPr>
        <w:t>and permit the Petitioner to inject infirm power for the foregoing named 5 WTGs for a period of 4 months from the date of the Order</w:t>
      </w:r>
      <w:del w:id="702" w:author="Yashaswi Kant" w:date="2026-07-23T11:37:00Z" w16du:dateUtc="2026-07-23T06:07:00Z">
        <w:r w:rsidDel="00F14BDB">
          <w:rPr>
            <w:rFonts w:ascii="Times New Roman" w:hAnsi="Times New Roman" w:cs="Times New Roman"/>
          </w:rPr>
          <w:delText xml:space="preserve"> </w:delText>
        </w:r>
        <w:commentRangeStart w:id="703"/>
        <w:r w:rsidDel="00F14BDB">
          <w:rPr>
            <w:rFonts w:ascii="Times New Roman" w:hAnsi="Times New Roman" w:cs="Times New Roman"/>
          </w:rPr>
          <w:delText>or any period as deemed fit by this Hon’ble Commission</w:delText>
        </w:r>
      </w:del>
      <w:r w:rsidR="009428DA" w:rsidRPr="00473FF0">
        <w:rPr>
          <w:rFonts w:ascii="Times New Roman" w:hAnsi="Times New Roman" w:cs="Times New Roman"/>
        </w:rPr>
        <w:t>;</w:t>
      </w:r>
      <w:commentRangeEnd w:id="703"/>
      <w:r w:rsidR="00823912" w:rsidRPr="00473FF0">
        <w:rPr>
          <w:rStyle w:val="CommentReference"/>
          <w:rFonts w:ascii="Times New Roman" w:hAnsi="Times New Roman" w:cs="Times New Roman"/>
          <w:sz w:val="24"/>
          <w:szCs w:val="24"/>
        </w:rPr>
        <w:commentReference w:id="703"/>
      </w:r>
    </w:p>
    <w:p w14:paraId="67348B3D" w14:textId="044B99F3" w:rsidR="00BF6D93" w:rsidRPr="0044088D" w:rsidRDefault="00CF2B76" w:rsidP="0044088D">
      <w:pPr>
        <w:pStyle w:val="ListParagraph"/>
        <w:numPr>
          <w:ilvl w:val="1"/>
          <w:numId w:val="4"/>
        </w:numPr>
        <w:spacing w:before="240" w:after="140" w:line="360" w:lineRule="auto"/>
        <w:jc w:val="both"/>
        <w:rPr>
          <w:rFonts w:ascii="Times New Roman" w:hAnsi="Times New Roman" w:cs="Times New Roman"/>
        </w:rPr>
      </w:pPr>
      <w:r>
        <w:rPr>
          <w:rFonts w:ascii="Times New Roman" w:hAnsi="Times New Roman" w:cs="Times New Roman"/>
        </w:rPr>
        <w:t>D</w:t>
      </w:r>
      <w:r w:rsidR="009428DA" w:rsidRPr="00473FF0">
        <w:rPr>
          <w:rFonts w:ascii="Times New Roman" w:hAnsi="Times New Roman" w:cs="Times New Roman"/>
        </w:rPr>
        <w:t xml:space="preserve">irect Respondent No. 1 to </w:t>
      </w:r>
      <w:r w:rsidR="0045601E" w:rsidRPr="0045601E">
        <w:rPr>
          <w:rFonts w:ascii="Times New Roman" w:hAnsi="Times New Roman" w:cs="Times New Roman"/>
        </w:rPr>
        <w:t>extend</w:t>
      </w:r>
      <w:del w:id="704" w:author="Senthil Kumar Dharuman" w:date="2026-07-14T11:38:00Z" w16du:dateUtc="2026-07-14T06:08:00Z">
        <w:r w:rsidR="0045601E" w:rsidRPr="0045601E" w:rsidDel="006C1154">
          <w:rPr>
            <w:rFonts w:ascii="Times New Roman" w:hAnsi="Times New Roman" w:cs="Times New Roman"/>
          </w:rPr>
          <w:delText>/revalidate</w:delText>
        </w:r>
      </w:del>
      <w:r w:rsidR="0045601E" w:rsidRPr="0045601E">
        <w:rPr>
          <w:rFonts w:ascii="Times New Roman" w:hAnsi="Times New Roman" w:cs="Times New Roman"/>
        </w:rPr>
        <w:t xml:space="preserve"> the FTC approvals for the 5 WTGs for the </w:t>
      </w:r>
      <w:r w:rsidR="005D6282">
        <w:rPr>
          <w:rFonts w:ascii="Times New Roman" w:hAnsi="Times New Roman" w:cs="Times New Roman"/>
        </w:rPr>
        <w:t xml:space="preserve">period allowed by this Hon’ble Commission and </w:t>
      </w:r>
      <w:r w:rsidR="009428DA" w:rsidRPr="00473FF0">
        <w:rPr>
          <w:rFonts w:ascii="Times New Roman" w:hAnsi="Times New Roman" w:cs="Times New Roman"/>
        </w:rPr>
        <w:t>permit the Petitioner to inject infirm power in respect of the said balance capacity and to process the requisite trial-run and operational permissions in accordance with the orders of this Hon’ble Commission;</w:t>
      </w:r>
      <w:r w:rsidR="0044088D">
        <w:rPr>
          <w:rFonts w:ascii="Times New Roman" w:hAnsi="Times New Roman" w:cs="Times New Roman"/>
        </w:rPr>
        <w:t xml:space="preserve"> </w:t>
      </w:r>
      <w:r w:rsidR="009428DA" w:rsidRPr="0044088D">
        <w:rPr>
          <w:rFonts w:ascii="Times New Roman" w:hAnsi="Times New Roman" w:cs="Times New Roman"/>
        </w:rPr>
        <w:t>and</w:t>
      </w:r>
    </w:p>
    <w:p w14:paraId="67348B3E" w14:textId="77777777" w:rsidR="00BF6D93" w:rsidRPr="00473FF0" w:rsidRDefault="009428DA" w:rsidP="00473FF0">
      <w:pPr>
        <w:pStyle w:val="ListParagraph"/>
        <w:numPr>
          <w:ilvl w:val="1"/>
          <w:numId w:val="4"/>
        </w:numPr>
        <w:spacing w:before="240" w:after="140" w:line="360" w:lineRule="auto"/>
        <w:jc w:val="both"/>
        <w:rPr>
          <w:rFonts w:ascii="Times New Roman" w:hAnsi="Times New Roman" w:cs="Times New Roman"/>
        </w:rPr>
      </w:pPr>
      <w:r w:rsidRPr="00473FF0">
        <w:rPr>
          <w:rFonts w:ascii="Times New Roman" w:hAnsi="Times New Roman" w:cs="Times New Roman"/>
        </w:rPr>
        <w:t>pass such other order or orders as this Hon’ble Commission may deem fit and proper in the facts and circumstances of the present case, in the interest of justice and equity.</w:t>
      </w:r>
    </w:p>
    <w:p w14:paraId="67348B3F" w14:textId="1039C66F" w:rsidR="00BF6D93" w:rsidRPr="00473FF0" w:rsidDel="00F14BDB" w:rsidRDefault="009428DA" w:rsidP="00A36486">
      <w:pPr>
        <w:pStyle w:val="ListParagraph"/>
        <w:numPr>
          <w:ilvl w:val="0"/>
          <w:numId w:val="10"/>
        </w:numPr>
        <w:spacing w:before="240" w:after="200" w:line="360" w:lineRule="auto"/>
        <w:ind w:left="-142" w:firstLine="0"/>
        <w:rPr>
          <w:del w:id="705" w:author="Yashaswi Kant" w:date="2026-07-23T11:38:00Z" w16du:dateUtc="2026-07-23T06:08:00Z"/>
          <w:rFonts w:ascii="Times New Roman" w:hAnsi="Times New Roman" w:cs="Times New Roman"/>
        </w:rPr>
      </w:pPr>
      <w:del w:id="706" w:author="Yashaswi Kant" w:date="2026-07-23T11:38:00Z" w16du:dateUtc="2026-07-23T06:08:00Z">
        <w:r w:rsidRPr="00473FF0" w:rsidDel="00F14BDB">
          <w:rPr>
            <w:rFonts w:ascii="Times New Roman" w:hAnsi="Times New Roman" w:cs="Times New Roman"/>
            <w:b/>
            <w:bCs/>
          </w:rPr>
          <w:delText>Interim reliefs sought, if any</w:delText>
        </w:r>
      </w:del>
    </w:p>
    <w:p w14:paraId="67348B40" w14:textId="6C69733F" w:rsidR="00BF6D93" w:rsidRPr="00473FF0" w:rsidDel="00F14BDB" w:rsidRDefault="009428DA" w:rsidP="00473FF0">
      <w:pPr>
        <w:pStyle w:val="ListParagraph"/>
        <w:numPr>
          <w:ilvl w:val="0"/>
          <w:numId w:val="4"/>
        </w:numPr>
        <w:spacing w:before="240" w:after="140" w:line="360" w:lineRule="auto"/>
        <w:jc w:val="both"/>
        <w:rPr>
          <w:del w:id="707" w:author="Yashaswi Kant" w:date="2026-07-23T11:38:00Z" w16du:dateUtc="2026-07-23T06:08:00Z"/>
          <w:rFonts w:ascii="Times New Roman" w:hAnsi="Times New Roman" w:cs="Times New Roman"/>
        </w:rPr>
      </w:pPr>
      <w:del w:id="708" w:author="Yashaswi Kant" w:date="2026-07-23T11:38:00Z" w16du:dateUtc="2026-07-23T06:08:00Z">
        <w:r w:rsidRPr="00473FF0" w:rsidDel="00F14BDB">
          <w:rPr>
            <w:rFonts w:ascii="Times New Roman" w:hAnsi="Times New Roman" w:cs="Times New Roman"/>
          </w:rPr>
          <w:delText>Pending the final disposal of the present Petition, the Petitioner respectfully prays that this Hon’ble Commission may be pleased to: —</w:delText>
        </w:r>
      </w:del>
    </w:p>
    <w:p w14:paraId="6DC65B20" w14:textId="708DC4A3" w:rsidR="0044088D" w:rsidDel="00F14BDB" w:rsidRDefault="009428DA" w:rsidP="0044088D">
      <w:pPr>
        <w:pStyle w:val="ListParagraph"/>
        <w:numPr>
          <w:ilvl w:val="1"/>
          <w:numId w:val="4"/>
        </w:numPr>
        <w:spacing w:before="240" w:after="140" w:line="360" w:lineRule="auto"/>
        <w:jc w:val="both"/>
        <w:rPr>
          <w:del w:id="709" w:author="Yashaswi Kant" w:date="2026-07-23T11:38:00Z" w16du:dateUtc="2026-07-23T06:08:00Z"/>
          <w:rFonts w:ascii="Times New Roman" w:hAnsi="Times New Roman" w:cs="Times New Roman"/>
          <w:highlight w:val="yellow"/>
        </w:rPr>
      </w:pPr>
      <w:del w:id="710" w:author="Yashaswi Kant" w:date="2026-07-23T11:38:00Z" w16du:dateUtc="2026-07-23T06:08:00Z">
        <w:r w:rsidRPr="0044088D" w:rsidDel="00F14BDB">
          <w:rPr>
            <w:rFonts w:ascii="Times New Roman" w:hAnsi="Times New Roman" w:cs="Times New Roman"/>
            <w:highlight w:val="yellow"/>
          </w:rPr>
          <w:delText xml:space="preserve">permit the Petitioner, by way of ad-interim relief, to inject infirm power in respect of the balance 5 Wind Turbine Generators aggregating 10.5 MW, and direct Respondent No. 1 to process the requisite </w:delText>
        </w:r>
      </w:del>
      <w:ins w:id="711" w:author="Senthil Kumar Dharuman" w:date="2026-07-14T11:40:00Z" w16du:dateUtc="2026-07-14T06:10:00Z">
        <w:del w:id="712" w:author="Yashaswi Kant" w:date="2026-07-23T11:38:00Z" w16du:dateUtc="2026-07-23T06:08:00Z">
          <w:r w:rsidR="005D59B6" w:rsidDel="00F14BDB">
            <w:rPr>
              <w:rFonts w:ascii="Times New Roman" w:hAnsi="Times New Roman" w:cs="Times New Roman"/>
              <w:highlight w:val="yellow"/>
            </w:rPr>
            <w:delText>Approval</w:delText>
          </w:r>
        </w:del>
      </w:ins>
      <w:ins w:id="713" w:author="Senthil Kumar Dharuman" w:date="2026-07-20T10:38:00Z" w16du:dateUtc="2026-07-20T05:08:00Z">
        <w:del w:id="714" w:author="Yashaswi Kant" w:date="2026-07-23T11:38:00Z" w16du:dateUtc="2026-07-23T06:08:00Z">
          <w:r w:rsidR="00921FC0" w:rsidDel="00F14BDB">
            <w:rPr>
              <w:rFonts w:ascii="Times New Roman" w:hAnsi="Times New Roman" w:cs="Times New Roman"/>
              <w:highlight w:val="yellow"/>
            </w:rPr>
            <w:delText xml:space="preserve"> for </w:delText>
          </w:r>
        </w:del>
      </w:ins>
      <w:ins w:id="715" w:author="Senthil Kumar Dharuman" w:date="2026-07-20T10:39:00Z" w16du:dateUtc="2026-07-20T05:09:00Z">
        <w:del w:id="716" w:author="Yashaswi Kant" w:date="2026-07-23T11:38:00Z" w16du:dateUtc="2026-07-23T06:08:00Z">
          <w:r w:rsidR="00A62561" w:rsidDel="00F14BDB">
            <w:rPr>
              <w:rFonts w:ascii="Times New Roman" w:hAnsi="Times New Roman" w:cs="Times New Roman"/>
              <w:highlight w:val="yellow"/>
            </w:rPr>
            <w:delText>extension of time f</w:delText>
          </w:r>
        </w:del>
      </w:ins>
      <w:ins w:id="717" w:author="Senthil Kumar Dharuman" w:date="2026-07-20T10:40:00Z" w16du:dateUtc="2026-07-20T05:10:00Z">
        <w:del w:id="718" w:author="Yashaswi Kant" w:date="2026-07-23T11:38:00Z" w16du:dateUtc="2026-07-23T06:08:00Z">
          <w:r w:rsidR="00A62561" w:rsidDel="00F14BDB">
            <w:rPr>
              <w:rFonts w:ascii="Times New Roman" w:hAnsi="Times New Roman" w:cs="Times New Roman"/>
              <w:highlight w:val="yellow"/>
            </w:rPr>
            <w:delText>or injection of infirm power</w:delText>
          </w:r>
        </w:del>
      </w:ins>
      <w:ins w:id="719" w:author="Senthil Kumar Dharuman" w:date="2026-07-14T11:40:00Z" w16du:dateUtc="2026-07-14T06:10:00Z">
        <w:del w:id="720" w:author="Yashaswi Kant" w:date="2026-07-23T11:38:00Z" w16du:dateUtc="2026-07-23T06:08:00Z">
          <w:r w:rsidR="005D59B6" w:rsidDel="00F14BDB">
            <w:rPr>
              <w:rFonts w:ascii="Times New Roman" w:hAnsi="Times New Roman" w:cs="Times New Roman"/>
              <w:highlight w:val="yellow"/>
            </w:rPr>
            <w:delText xml:space="preserve"> ,</w:delText>
          </w:r>
        </w:del>
      </w:ins>
      <w:del w:id="721" w:author="Yashaswi Kant" w:date="2026-07-23T11:38:00Z" w16du:dateUtc="2026-07-23T06:08:00Z">
        <w:r w:rsidRPr="0044088D" w:rsidDel="00F14BDB">
          <w:rPr>
            <w:rFonts w:ascii="Times New Roman" w:hAnsi="Times New Roman" w:cs="Times New Roman"/>
            <w:highlight w:val="yellow"/>
          </w:rPr>
          <w:delText>trial-run and operational permissions accordingly; an</w:delText>
        </w:r>
        <w:r w:rsidR="0044088D" w:rsidDel="00F14BDB">
          <w:rPr>
            <w:rFonts w:ascii="Times New Roman" w:hAnsi="Times New Roman" w:cs="Times New Roman"/>
            <w:highlight w:val="yellow"/>
          </w:rPr>
          <w:delText>d</w:delText>
        </w:r>
      </w:del>
      <w:ins w:id="722" w:author="Senthil Kumar Dharuman" w:date="2026-07-20T10:40:00Z" w16du:dateUtc="2026-07-20T05:10:00Z">
        <w:del w:id="723" w:author="Yashaswi Kant" w:date="2026-07-23T11:38:00Z" w16du:dateUtc="2026-07-23T06:08:00Z">
          <w:r w:rsidR="003554C5" w:rsidDel="00F14BDB">
            <w:rPr>
              <w:rFonts w:ascii="Times New Roman" w:hAnsi="Times New Roman" w:cs="Times New Roman"/>
              <w:highlight w:val="yellow"/>
            </w:rPr>
            <w:delText xml:space="preserve"> </w:delText>
          </w:r>
        </w:del>
      </w:ins>
    </w:p>
    <w:p w14:paraId="2EDA79DD" w14:textId="60FFEC59" w:rsidR="0044088D" w:rsidRPr="0044088D" w:rsidDel="00F14BDB" w:rsidRDefault="0044088D" w:rsidP="0044088D">
      <w:pPr>
        <w:spacing w:before="240" w:after="140" w:line="360" w:lineRule="auto"/>
        <w:ind w:left="576"/>
        <w:jc w:val="both"/>
        <w:rPr>
          <w:del w:id="724" w:author="Yashaswi Kant" w:date="2026-07-23T11:38:00Z" w16du:dateUtc="2026-07-23T06:08:00Z"/>
          <w:rFonts w:ascii="Times New Roman" w:hAnsi="Times New Roman" w:cs="Times New Roman"/>
          <w:b/>
          <w:bCs/>
          <w:i/>
          <w:iCs/>
          <w:highlight w:val="yellow"/>
        </w:rPr>
      </w:pPr>
      <w:commentRangeStart w:id="725"/>
      <w:commentRangeStart w:id="726"/>
      <w:del w:id="727" w:author="Yashaswi Kant" w:date="2026-07-23T11:38:00Z" w16du:dateUtc="2026-07-23T06:08:00Z">
        <w:r w:rsidRPr="0044088D" w:rsidDel="00F14BDB">
          <w:rPr>
            <w:rFonts w:ascii="Times New Roman" w:hAnsi="Times New Roman" w:cs="Times New Roman"/>
            <w:b/>
            <w:bCs/>
            <w:i/>
            <w:iCs/>
            <w:highlight w:val="yellow"/>
          </w:rPr>
          <w:lastRenderedPageBreak/>
          <w:delText xml:space="preserve">[Trilegal Note: Interim relief to </w:delText>
        </w:r>
        <w:r w:rsidDel="00F14BDB">
          <w:rPr>
            <w:rFonts w:ascii="Times New Roman" w:hAnsi="Times New Roman" w:cs="Times New Roman"/>
            <w:b/>
            <w:bCs/>
            <w:i/>
            <w:iCs/>
            <w:highlight w:val="yellow"/>
          </w:rPr>
          <w:delText xml:space="preserve">be discussed with SGIL given that the interim relief amounts to grant of </w:delText>
        </w:r>
        <w:r w:rsidR="00A104B1" w:rsidDel="00F14BDB">
          <w:rPr>
            <w:rFonts w:ascii="Times New Roman" w:hAnsi="Times New Roman" w:cs="Times New Roman"/>
            <w:b/>
            <w:bCs/>
            <w:i/>
            <w:iCs/>
            <w:highlight w:val="yellow"/>
          </w:rPr>
          <w:delText>final relief. We may simply file an IA for urgent listing given that time is of the essence]</w:delText>
        </w:r>
        <w:commentRangeEnd w:id="725"/>
        <w:r w:rsidR="00AE4640" w:rsidRPr="0044088D" w:rsidDel="00F14BDB">
          <w:rPr>
            <w:rStyle w:val="CommentReference"/>
            <w:rFonts w:ascii="Times New Roman" w:hAnsi="Times New Roman" w:cs="Times New Roman"/>
            <w:b/>
            <w:bCs/>
            <w:i/>
            <w:iCs/>
            <w:sz w:val="24"/>
            <w:szCs w:val="24"/>
            <w:highlight w:val="yellow"/>
          </w:rPr>
          <w:commentReference w:id="725"/>
        </w:r>
        <w:commentRangeEnd w:id="726"/>
        <w:r w:rsidR="00F14BDB" w:rsidRPr="0044088D" w:rsidDel="00F14BDB">
          <w:rPr>
            <w:rStyle w:val="CommentReference"/>
            <w:rFonts w:ascii="Times New Roman" w:hAnsi="Times New Roman" w:cs="Times New Roman"/>
            <w:b/>
            <w:bCs/>
            <w:i/>
            <w:iCs/>
            <w:sz w:val="24"/>
            <w:szCs w:val="24"/>
            <w:highlight w:val="yellow"/>
          </w:rPr>
          <w:commentReference w:id="726"/>
        </w:r>
      </w:del>
    </w:p>
    <w:p w14:paraId="6A5A4269" w14:textId="551B0C04" w:rsidR="0044088D" w:rsidRPr="0044088D" w:rsidDel="00F14BDB" w:rsidRDefault="0044088D" w:rsidP="0044088D">
      <w:pPr>
        <w:pStyle w:val="ListParagraph"/>
        <w:spacing w:before="240" w:after="140" w:line="360" w:lineRule="auto"/>
        <w:ind w:left="1152"/>
        <w:jc w:val="both"/>
        <w:rPr>
          <w:del w:id="728" w:author="Yashaswi Kant" w:date="2026-07-23T11:38:00Z" w16du:dateUtc="2026-07-23T06:08:00Z"/>
          <w:rFonts w:ascii="Times New Roman" w:hAnsi="Times New Roman" w:cs="Times New Roman"/>
          <w:highlight w:val="yellow"/>
        </w:rPr>
      </w:pPr>
    </w:p>
    <w:p w14:paraId="67348B42" w14:textId="2C0E42F4" w:rsidR="00BF6D93" w:rsidRPr="00473FF0" w:rsidDel="00F14BDB" w:rsidRDefault="009428DA" w:rsidP="00473FF0">
      <w:pPr>
        <w:pStyle w:val="ListParagraph"/>
        <w:numPr>
          <w:ilvl w:val="1"/>
          <w:numId w:val="4"/>
        </w:numPr>
        <w:spacing w:before="240" w:after="140" w:line="360" w:lineRule="auto"/>
        <w:jc w:val="both"/>
        <w:rPr>
          <w:del w:id="729" w:author="Yashaswi Kant" w:date="2026-07-23T11:38:00Z" w16du:dateUtc="2026-07-23T06:08:00Z"/>
          <w:rFonts w:ascii="Times New Roman" w:hAnsi="Times New Roman" w:cs="Times New Roman"/>
        </w:rPr>
      </w:pPr>
      <w:del w:id="730" w:author="Yashaswi Kant" w:date="2026-07-23T11:38:00Z" w16du:dateUtc="2026-07-23T06:08:00Z">
        <w:r w:rsidRPr="00473FF0" w:rsidDel="00F14BDB">
          <w:rPr>
            <w:rFonts w:ascii="Times New Roman" w:hAnsi="Times New Roman" w:cs="Times New Roman"/>
          </w:rPr>
          <w:delText>pass such other order or direction as this Hon’ble Commission may deem fit in the facts and circumstances of the present Petition.</w:delText>
        </w:r>
      </w:del>
    </w:p>
    <w:p w14:paraId="67348B43" w14:textId="77777777" w:rsidR="00BF6D93" w:rsidRPr="00473FF0" w:rsidRDefault="009428DA" w:rsidP="00A36486">
      <w:pPr>
        <w:pStyle w:val="ListParagraph"/>
        <w:numPr>
          <w:ilvl w:val="0"/>
          <w:numId w:val="10"/>
        </w:numPr>
        <w:spacing w:before="240" w:after="200" w:line="360" w:lineRule="auto"/>
        <w:ind w:left="-142" w:firstLine="0"/>
        <w:rPr>
          <w:rFonts w:ascii="Times New Roman" w:hAnsi="Times New Roman" w:cs="Times New Roman"/>
        </w:rPr>
      </w:pPr>
      <w:r w:rsidRPr="00473FF0">
        <w:rPr>
          <w:rFonts w:ascii="Times New Roman" w:hAnsi="Times New Roman" w:cs="Times New Roman"/>
          <w:b/>
          <w:bCs/>
        </w:rPr>
        <w:t>List of enclosures</w:t>
      </w:r>
    </w:p>
    <w:p w14:paraId="67348B44" w14:textId="77777777" w:rsidR="00BF6D93" w:rsidRPr="00473FF0" w:rsidRDefault="009428DA" w:rsidP="00473FF0">
      <w:pPr>
        <w:spacing w:before="240" w:after="140" w:line="360" w:lineRule="auto"/>
        <w:jc w:val="both"/>
        <w:rPr>
          <w:rFonts w:ascii="Times New Roman" w:hAnsi="Times New Roman" w:cs="Times New Roman"/>
        </w:rPr>
      </w:pPr>
      <w:r w:rsidRPr="00473FF0">
        <w:rPr>
          <w:rFonts w:ascii="Times New Roman" w:hAnsi="Times New Roman" w:cs="Times New Roman"/>
        </w:rPr>
        <w:t>As per the Index of Enclosures.</w:t>
      </w:r>
    </w:p>
    <w:p w14:paraId="67348B45" w14:textId="77777777" w:rsidR="00BF6D93" w:rsidRPr="00473FF0" w:rsidRDefault="009428DA" w:rsidP="00A36486">
      <w:pPr>
        <w:pStyle w:val="ListParagraph"/>
        <w:numPr>
          <w:ilvl w:val="0"/>
          <w:numId w:val="10"/>
        </w:numPr>
        <w:spacing w:before="240" w:after="200" w:line="360" w:lineRule="auto"/>
        <w:ind w:left="-142" w:firstLine="0"/>
        <w:rPr>
          <w:rFonts w:ascii="Times New Roman" w:hAnsi="Times New Roman" w:cs="Times New Roman"/>
        </w:rPr>
      </w:pPr>
      <w:r w:rsidRPr="00473FF0">
        <w:rPr>
          <w:rFonts w:ascii="Times New Roman" w:hAnsi="Times New Roman" w:cs="Times New Roman"/>
          <w:b/>
          <w:bCs/>
        </w:rPr>
        <w:t>Proof of Payment</w:t>
      </w:r>
    </w:p>
    <w:p w14:paraId="67348B46" w14:textId="77777777" w:rsidR="00BF6D93" w:rsidRPr="00473FF0" w:rsidRDefault="009428DA" w:rsidP="00473FF0">
      <w:pPr>
        <w:spacing w:before="240" w:after="140" w:line="360" w:lineRule="auto"/>
        <w:jc w:val="both"/>
        <w:rPr>
          <w:rFonts w:ascii="Times New Roman" w:hAnsi="Times New Roman" w:cs="Times New Roman"/>
        </w:rPr>
      </w:pPr>
      <w:r w:rsidRPr="00473FF0">
        <w:rPr>
          <w:rFonts w:ascii="Times New Roman" w:hAnsi="Times New Roman" w:cs="Times New Roman"/>
        </w:rPr>
        <w:t>The requisite filing fee of Rs. ____________ has been paid online on ____ / 07 / 2026 bearing Reference No. ____________________.</w:t>
      </w:r>
    </w:p>
    <w:p w14:paraId="67348B47" w14:textId="77777777" w:rsidR="00BF6D93" w:rsidRPr="00473FF0" w:rsidRDefault="00BF6D93" w:rsidP="00473FF0">
      <w:pPr>
        <w:spacing w:before="240" w:after="160" w:line="360" w:lineRule="auto"/>
        <w:jc w:val="both"/>
        <w:rPr>
          <w:rFonts w:ascii="Times New Roman" w:hAnsi="Times New Roman" w:cs="Times New Roman"/>
        </w:rPr>
      </w:pPr>
    </w:p>
    <w:p w14:paraId="67348B48" w14:textId="77777777" w:rsidR="00BF6D93" w:rsidRPr="00473FF0" w:rsidRDefault="00BF6D93" w:rsidP="00473FF0">
      <w:pPr>
        <w:spacing w:before="240" w:after="220" w:line="360" w:lineRule="auto"/>
        <w:jc w:val="both"/>
        <w:rPr>
          <w:rFonts w:ascii="Times New Roman" w:hAnsi="Times New Roman" w:cs="Times New Roman"/>
        </w:rPr>
      </w:pPr>
    </w:p>
    <w:p w14:paraId="67348B49" w14:textId="77777777" w:rsidR="00BF6D93" w:rsidRPr="0096083C" w:rsidRDefault="009428DA" w:rsidP="0096083C">
      <w:pPr>
        <w:spacing w:before="240" w:after="20" w:line="360" w:lineRule="auto"/>
        <w:jc w:val="right"/>
        <w:rPr>
          <w:rFonts w:ascii="Times New Roman" w:hAnsi="Times New Roman" w:cs="Times New Roman"/>
          <w:b/>
          <w:bCs/>
        </w:rPr>
      </w:pPr>
      <w:r w:rsidRPr="0096083C">
        <w:rPr>
          <w:rFonts w:ascii="Times New Roman" w:hAnsi="Times New Roman" w:cs="Times New Roman"/>
          <w:b/>
          <w:bCs/>
        </w:rPr>
        <w:t>Sembcorp Green Infra Limited / Petitioner</w:t>
      </w:r>
    </w:p>
    <w:p w14:paraId="67348B4A" w14:textId="77777777" w:rsidR="00BF6D93" w:rsidRPr="00473FF0" w:rsidRDefault="009428DA" w:rsidP="0096083C">
      <w:pPr>
        <w:spacing w:before="240" w:after="20" w:line="360" w:lineRule="auto"/>
        <w:jc w:val="center"/>
        <w:rPr>
          <w:rFonts w:ascii="Times New Roman" w:hAnsi="Times New Roman" w:cs="Times New Roman"/>
        </w:rPr>
      </w:pPr>
      <w:r w:rsidRPr="00473FF0">
        <w:rPr>
          <w:rFonts w:ascii="Times New Roman" w:hAnsi="Times New Roman" w:cs="Times New Roman"/>
        </w:rPr>
        <w:t>Through</w:t>
      </w:r>
    </w:p>
    <w:p w14:paraId="3D9447CD" w14:textId="77777777" w:rsidR="0096083C" w:rsidRDefault="0096083C" w:rsidP="0096083C">
      <w:pPr>
        <w:jc w:val="right"/>
        <w:rPr>
          <w:rFonts w:ascii="Times New Roman" w:hAnsi="Times New Roman" w:cs="Times New Roman"/>
          <w:b/>
          <w:bCs/>
        </w:rPr>
      </w:pPr>
    </w:p>
    <w:p w14:paraId="67348B4B" w14:textId="0C79F40D" w:rsidR="00BF6D93" w:rsidRPr="00473FF0" w:rsidRDefault="009428DA" w:rsidP="0096083C">
      <w:pPr>
        <w:jc w:val="right"/>
        <w:rPr>
          <w:rFonts w:ascii="Times New Roman" w:hAnsi="Times New Roman" w:cs="Times New Roman"/>
        </w:rPr>
      </w:pPr>
      <w:r w:rsidRPr="00473FF0">
        <w:rPr>
          <w:rFonts w:ascii="Times New Roman" w:hAnsi="Times New Roman" w:cs="Times New Roman"/>
          <w:b/>
          <w:bCs/>
        </w:rPr>
        <w:t>TRILEGAL</w:t>
      </w:r>
    </w:p>
    <w:p w14:paraId="67348B4C" w14:textId="77777777" w:rsidR="00BF6D93" w:rsidRPr="00473FF0" w:rsidRDefault="009428DA" w:rsidP="0096083C">
      <w:pPr>
        <w:jc w:val="right"/>
        <w:rPr>
          <w:rFonts w:ascii="Times New Roman" w:hAnsi="Times New Roman" w:cs="Times New Roman"/>
        </w:rPr>
      </w:pPr>
      <w:r w:rsidRPr="00473FF0">
        <w:rPr>
          <w:rFonts w:ascii="Times New Roman" w:hAnsi="Times New Roman" w:cs="Times New Roman"/>
        </w:rPr>
        <w:t>Counsel for the Petitioner</w:t>
      </w:r>
    </w:p>
    <w:p w14:paraId="3C4A396B" w14:textId="77777777" w:rsidR="0096083C" w:rsidRDefault="0096083C" w:rsidP="0096083C">
      <w:pPr>
        <w:rPr>
          <w:rFonts w:ascii="Times New Roman" w:hAnsi="Times New Roman" w:cs="Times New Roman"/>
        </w:rPr>
      </w:pPr>
    </w:p>
    <w:p w14:paraId="67348B4D" w14:textId="7C935C56" w:rsidR="00BF6D93" w:rsidRPr="00473FF0" w:rsidRDefault="009428DA" w:rsidP="0096083C">
      <w:pPr>
        <w:rPr>
          <w:rFonts w:ascii="Times New Roman" w:hAnsi="Times New Roman" w:cs="Times New Roman"/>
        </w:rPr>
      </w:pPr>
      <w:r w:rsidRPr="00473FF0">
        <w:rPr>
          <w:rFonts w:ascii="Times New Roman" w:hAnsi="Times New Roman" w:cs="Times New Roman"/>
        </w:rPr>
        <w:t>Place: New Delhi</w:t>
      </w:r>
    </w:p>
    <w:p w14:paraId="67348B4F" w14:textId="61B704CD" w:rsidR="00BF6D93" w:rsidRPr="00473FF0" w:rsidRDefault="009428DA" w:rsidP="005367B7">
      <w:pPr>
        <w:rPr>
          <w:rFonts w:ascii="Times New Roman" w:hAnsi="Times New Roman" w:cs="Times New Roman"/>
        </w:rPr>
      </w:pPr>
      <w:r w:rsidRPr="00473FF0">
        <w:rPr>
          <w:rFonts w:ascii="Times New Roman" w:hAnsi="Times New Roman" w:cs="Times New Roman"/>
        </w:rPr>
        <w:t>Date: ____ / 07 / 2026</w:t>
      </w:r>
    </w:p>
    <w:sectPr w:rsidR="00BF6D93" w:rsidRPr="00473FF0" w:rsidSect="00473FF0">
      <w:headerReference w:type="even" r:id="rId16"/>
      <w:headerReference w:type="default" r:id="rId17"/>
      <w:footerReference w:type="even" r:id="rId18"/>
      <w:footerReference w:type="default" r:id="rId19"/>
      <w:headerReference w:type="first" r:id="rId20"/>
      <w:footerReference w:type="first" r:id="rId21"/>
      <w:pgSz w:w="11906" w:h="16838"/>
      <w:pgMar w:top="1440" w:right="1133"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Senthil Kumar Dharuman" w:date="2026-07-14T20:29:00Z" w:initials="SD">
    <w:p w14:paraId="6B35EC48" w14:textId="77777777" w:rsidR="0041215B" w:rsidRDefault="00ED35AA" w:rsidP="0041215B">
      <w:pPr>
        <w:pStyle w:val="CommentText"/>
      </w:pPr>
      <w:r>
        <w:rPr>
          <w:rStyle w:val="CommentReference"/>
        </w:rPr>
        <w:annotationRef/>
      </w:r>
      <w:r w:rsidR="0041215B">
        <w:t>legal counsel to confirm whether individual officer name &amp; email ID shall be written in the petition.</w:t>
      </w:r>
    </w:p>
  </w:comment>
  <w:comment w:id="18" w:author="Yashaswi Kant" w:date="2026-07-23T15:31:00Z" w:initials="YK">
    <w:p w14:paraId="44CFD16E" w14:textId="77777777" w:rsidR="002B3F3E" w:rsidRDefault="002B3F3E" w:rsidP="002B3F3E">
      <w:pPr>
        <w:pStyle w:val="CommentText"/>
      </w:pPr>
      <w:r>
        <w:rPr>
          <w:rStyle w:val="CommentReference"/>
        </w:rPr>
        <w:annotationRef/>
      </w:r>
      <w:r>
        <w:t>General IDs can be given. No specific officer needs to be named. We ordinarily write MD.</w:t>
      </w:r>
    </w:p>
  </w:comment>
  <w:comment w:id="19" w:author="Senthil Kumar Dharuman" w:date="2026-07-27T11:34:00Z" w:initials="SD">
    <w:p w14:paraId="34A77221" w14:textId="77777777" w:rsidR="00B35E54" w:rsidRDefault="0092668E" w:rsidP="00B35E54">
      <w:pPr>
        <w:pStyle w:val="CommentText"/>
      </w:pPr>
      <w:r>
        <w:rPr>
          <w:rStyle w:val="CommentReference"/>
        </w:rPr>
        <w:annotationRef/>
      </w:r>
      <w:r w:rsidR="00B35E54">
        <w:t>The details of ED,SRLDC have been updated</w:t>
      </w:r>
    </w:p>
  </w:comment>
  <w:comment w:id="44" w:author="Senthil Kumar Dharuman" w:date="2026-07-14T20:28:00Z" w:initials="SD">
    <w:p w14:paraId="598FE6FE" w14:textId="52AEA19D" w:rsidR="0041215B" w:rsidRDefault="000678FB" w:rsidP="0041215B">
      <w:pPr>
        <w:pStyle w:val="CommentText"/>
      </w:pPr>
      <w:r>
        <w:rPr>
          <w:rStyle w:val="CommentReference"/>
        </w:rPr>
        <w:annotationRef/>
      </w:r>
      <w:r w:rsidR="0041215B">
        <w:t>legal counsel to confirm whether SECI to be included as respondent and individual officer name &amp; email ID shall be written in the petition.</w:t>
      </w:r>
    </w:p>
  </w:comment>
  <w:comment w:id="45" w:author="Yashaswi Kant" w:date="2026-07-23T15:32:00Z" w:initials="YK">
    <w:p w14:paraId="53FAEFAE" w14:textId="77777777" w:rsidR="001620BB" w:rsidRDefault="001620BB" w:rsidP="001620BB">
      <w:pPr>
        <w:pStyle w:val="CommentText"/>
      </w:pPr>
      <w:r>
        <w:rPr>
          <w:rStyle w:val="CommentReference"/>
        </w:rPr>
        <w:annotationRef/>
      </w:r>
      <w:r>
        <w:t>See comment.</w:t>
      </w:r>
    </w:p>
  </w:comment>
  <w:comment w:id="99" w:author="Senthil Kumar Dharuman" w:date="2026-07-14T20:28:00Z" w:initials="SD">
    <w:p w14:paraId="04B17285" w14:textId="77777777" w:rsidR="0041215B" w:rsidRDefault="00ED35AA" w:rsidP="0041215B">
      <w:pPr>
        <w:pStyle w:val="CommentText"/>
      </w:pPr>
      <w:r>
        <w:rPr>
          <w:rStyle w:val="CommentReference"/>
        </w:rPr>
        <w:annotationRef/>
      </w:r>
      <w:r w:rsidR="0041215B">
        <w:t>legal counsel to confirm whether CTUIL to be included as respondent and individual officer name &amp; email ID shall be written in the petition.</w:t>
      </w:r>
    </w:p>
  </w:comment>
  <w:comment w:id="100" w:author="Yashaswi Kant" w:date="2026-07-23T15:34:00Z" w:initials="YK">
    <w:p w14:paraId="0630136A" w14:textId="77777777" w:rsidR="006D581D" w:rsidRDefault="006D581D" w:rsidP="006D581D">
      <w:pPr>
        <w:pStyle w:val="CommentText"/>
      </w:pPr>
      <w:r>
        <w:rPr>
          <w:rStyle w:val="CommentReference"/>
        </w:rPr>
        <w:annotationRef/>
      </w:r>
      <w:r>
        <w:t>See comment.</w:t>
      </w:r>
    </w:p>
  </w:comment>
  <w:comment w:id="144" w:author="Priya Dwivedi" w:date="2026-07-16T16:55:00Z" w:initials="PD">
    <w:p w14:paraId="1FDA7B71" w14:textId="77777777" w:rsidR="0098106E" w:rsidRDefault="0098106E" w:rsidP="0098106E">
      <w:pPr>
        <w:pStyle w:val="CommentText"/>
      </w:pPr>
      <w:r>
        <w:rPr>
          <w:rStyle w:val="CommentReference"/>
        </w:rPr>
        <w:annotationRef/>
      </w:r>
      <w:r>
        <w:t>Should discuss if we need to invoke FM under the PPA as well or not?</w:t>
      </w:r>
    </w:p>
  </w:comment>
  <w:comment w:id="145" w:author="Yashaswi Kant" w:date="2026-07-23T09:35:00Z" w:initials="YK">
    <w:p w14:paraId="78E35539" w14:textId="77777777" w:rsidR="00400129" w:rsidRDefault="00400129" w:rsidP="00400129">
      <w:pPr>
        <w:pStyle w:val="CommentText"/>
      </w:pPr>
      <w:r>
        <w:rPr>
          <w:rStyle w:val="CommentReference"/>
        </w:rPr>
        <w:annotationRef/>
      </w:r>
      <w:r>
        <w:t>In the present Petition, we’re only seeking a specific extension under the IEGC. No requirement to invoke FM under the PPA.</w:t>
      </w:r>
    </w:p>
    <w:p w14:paraId="44496F82" w14:textId="77777777" w:rsidR="00400129" w:rsidRDefault="00400129" w:rsidP="00400129">
      <w:pPr>
        <w:pStyle w:val="CommentText"/>
      </w:pPr>
    </w:p>
    <w:p w14:paraId="5047952F" w14:textId="77777777" w:rsidR="00400129" w:rsidRDefault="00400129" w:rsidP="00400129">
      <w:pPr>
        <w:pStyle w:val="CommentText"/>
      </w:pPr>
      <w:r>
        <w:t>Invoking FM Clause under the PPA will be required if we’re seeking any relief against SECI under the PPA.</w:t>
      </w:r>
    </w:p>
    <w:p w14:paraId="65330670" w14:textId="77777777" w:rsidR="00400129" w:rsidRDefault="00400129" w:rsidP="00400129">
      <w:pPr>
        <w:pStyle w:val="CommentText"/>
      </w:pPr>
    </w:p>
    <w:p w14:paraId="57012CC8" w14:textId="77777777" w:rsidR="00400129" w:rsidRDefault="00400129" w:rsidP="00400129">
      <w:pPr>
        <w:pStyle w:val="CommentText"/>
      </w:pPr>
      <w:r>
        <w:t>For example, we should issue a FM Notice if we are of the view that the unavailability of the evacuation system will also impact SGUL’s ability to meet SCOD timelines or fail to meet any other required obligation under the PPA..</w:t>
      </w:r>
    </w:p>
  </w:comment>
  <w:comment w:id="178" w:author="Senthil Kumar Dharuman" w:date="2026-07-15T18:05:00Z" w:initials="SD">
    <w:p w14:paraId="26EF578B" w14:textId="77777777" w:rsidR="00395BCE" w:rsidRDefault="007953F0" w:rsidP="00395BCE">
      <w:pPr>
        <w:pStyle w:val="CommentText"/>
      </w:pPr>
      <w:r>
        <w:rPr>
          <w:rStyle w:val="CommentReference"/>
        </w:rPr>
        <w:annotationRef/>
      </w:r>
      <w:r w:rsidR="00395BCE">
        <w:t>Trilegal can ignore this suggestion, if they consider it too detailed.</w:t>
      </w:r>
    </w:p>
  </w:comment>
  <w:comment w:id="179" w:author="Yashaswi Kant" w:date="2026-07-23T09:36:00Z" w:initials="YK">
    <w:p w14:paraId="6A2040C3" w14:textId="77777777" w:rsidR="00400129" w:rsidRDefault="00400129" w:rsidP="00400129">
      <w:pPr>
        <w:pStyle w:val="CommentText"/>
      </w:pPr>
      <w:r>
        <w:rPr>
          <w:rStyle w:val="CommentReference"/>
        </w:rPr>
        <w:annotationRef/>
      </w:r>
      <w:r>
        <w:t>Not required however, I’m retaining the dated of 14.03.2026.</w:t>
      </w:r>
    </w:p>
  </w:comment>
  <w:comment w:id="212" w:author="Priya Dwivedi" w:date="2026-07-16T16:57:00Z" w:initials="PD">
    <w:p w14:paraId="19EF641E" w14:textId="77777777" w:rsidR="0098106E" w:rsidRDefault="0098106E" w:rsidP="0098106E">
      <w:pPr>
        <w:pStyle w:val="CommentText"/>
      </w:pPr>
      <w:r>
        <w:rPr>
          <w:rStyle w:val="CommentReference"/>
        </w:rPr>
        <w:annotationRef/>
      </w:r>
      <w:r>
        <w:t>Please reproduce these Regulations and their provisos for better clarity.</w:t>
      </w:r>
    </w:p>
  </w:comment>
  <w:comment w:id="213" w:author="Ali Ahmed Chaudhary" w:date="2026-07-21T10:23:00Z" w:initials="AC">
    <w:p w14:paraId="0554F9F0" w14:textId="77777777" w:rsidR="00947CCD" w:rsidRDefault="00947CCD" w:rsidP="00947CCD">
      <w:pPr>
        <w:pStyle w:val="CommentText"/>
      </w:pPr>
      <w:r>
        <w:rPr>
          <w:rStyle w:val="CommentReference"/>
        </w:rPr>
        <w:annotationRef/>
      </w:r>
      <w:r>
        <w:t>Incorporated</w:t>
      </w:r>
    </w:p>
  </w:comment>
  <w:comment w:id="214" w:author="Yashaswi Kant" w:date="2026-07-23T09:52:00Z" w:initials="YK">
    <w:p w14:paraId="2E18D884" w14:textId="77777777" w:rsidR="0057600A" w:rsidRDefault="0057600A" w:rsidP="0057600A">
      <w:pPr>
        <w:pStyle w:val="CommentText"/>
      </w:pPr>
      <w:r>
        <w:rPr>
          <w:rStyle w:val="CommentReference"/>
        </w:rPr>
        <w:annotationRef/>
      </w:r>
      <w:r>
        <w:t>Given that this is the synopsis portion of the Petition, we may consider limiting reproduced portions. Have shifted 19(3) up.</w:t>
      </w:r>
    </w:p>
  </w:comment>
  <w:comment w:id="323" w:author="Priya Dwivedi" w:date="2026-07-16T16:57:00Z" w:initials="PD">
    <w:p w14:paraId="3A93DAE9" w14:textId="77777777" w:rsidR="0098106E" w:rsidRDefault="0098106E" w:rsidP="0098106E">
      <w:pPr>
        <w:pStyle w:val="CommentText"/>
      </w:pPr>
      <w:r>
        <w:rPr>
          <w:rStyle w:val="CommentReference"/>
        </w:rPr>
        <w:annotationRef/>
      </w:r>
      <w:r>
        <w:t>Under what powers?</w:t>
      </w:r>
    </w:p>
  </w:comment>
  <w:comment w:id="324" w:author="Yashaswi Kant" w:date="2026-07-23T09:52:00Z" w:initials="YK">
    <w:p w14:paraId="7AAD17BE" w14:textId="77777777" w:rsidR="0057600A" w:rsidRDefault="0057600A" w:rsidP="0057600A">
      <w:pPr>
        <w:pStyle w:val="CommentText"/>
      </w:pPr>
      <w:r>
        <w:rPr>
          <w:rStyle w:val="CommentReference"/>
        </w:rPr>
        <w:annotationRef/>
      </w:r>
      <w:r>
        <w:t xml:space="preserve">Power to relax / remove difficulty.  Point included later. </w:t>
      </w:r>
    </w:p>
  </w:comment>
  <w:comment w:id="344" w:author="Senthil Kumar Dharuman" w:date="2026-07-14T18:28:00Z" w:initials="SD">
    <w:p w14:paraId="281108C3" w14:textId="77777777" w:rsidR="007720D2" w:rsidRDefault="007720D2" w:rsidP="007720D2">
      <w:pPr>
        <w:pStyle w:val="CommentText"/>
      </w:pPr>
      <w:r>
        <w:rPr>
          <w:rStyle w:val="CommentReference"/>
        </w:rPr>
        <w:annotationRef/>
      </w:r>
      <w:r>
        <w:t>The necessary change has been done in highlighted portion</w:t>
      </w:r>
    </w:p>
  </w:comment>
  <w:comment w:id="393" w:author="Senthil Kumar Dharuman" w:date="2026-07-20T11:14:00Z" w:initials="SD">
    <w:p w14:paraId="4B24F47D" w14:textId="77777777" w:rsidR="007D7F78" w:rsidRDefault="00A47E3D" w:rsidP="007D7F78">
      <w:pPr>
        <w:pStyle w:val="CommentText"/>
      </w:pPr>
      <w:r>
        <w:rPr>
          <w:rStyle w:val="CommentReference"/>
        </w:rPr>
        <w:annotationRef/>
      </w:r>
      <w:r w:rsidR="007D7F78">
        <w:t>The relevant supporting documents regarding Application date for transition request are provided in the link.</w:t>
      </w:r>
    </w:p>
    <w:p w14:paraId="63C43BDF" w14:textId="77777777" w:rsidR="007D7F78" w:rsidRDefault="007D7F78" w:rsidP="007D7F78">
      <w:pPr>
        <w:pStyle w:val="CommentText"/>
      </w:pPr>
      <w:r>
        <w:t>The names of the documents are:</w:t>
      </w:r>
    </w:p>
    <w:p w14:paraId="7A39B964" w14:textId="77777777" w:rsidR="007D7F78" w:rsidRDefault="007D7F78" w:rsidP="007D7F78">
      <w:pPr>
        <w:pStyle w:val="CommentText"/>
      </w:pPr>
      <w:r>
        <w:t>1)</w:t>
      </w:r>
      <w:r>
        <w:rPr>
          <w:lang w:val="en-SG"/>
        </w:rPr>
        <w:t>1.5 MW Transition under GNA regulation_Application</w:t>
      </w:r>
    </w:p>
    <w:p w14:paraId="138A3A4D" w14:textId="77777777" w:rsidR="007D7F78" w:rsidRDefault="007D7F78" w:rsidP="007D7F78">
      <w:pPr>
        <w:pStyle w:val="CommentText"/>
      </w:pPr>
      <w:r>
        <w:rPr>
          <w:lang w:val="en-SG"/>
        </w:rPr>
        <w:t>2) 178.5 MW Transition under GNA regulation_Application</w:t>
      </w:r>
    </w:p>
    <w:p w14:paraId="4A694979" w14:textId="77777777" w:rsidR="007D7F78" w:rsidRDefault="007D7F78" w:rsidP="007D7F78">
      <w:pPr>
        <w:pStyle w:val="CommentText"/>
      </w:pPr>
      <w:r>
        <w:rPr>
          <w:lang w:val="en-SG"/>
        </w:rPr>
        <w:t>3) R1 -Intimation_In-principle grant 1.5 MW _07.05.2024</w:t>
      </w:r>
    </w:p>
  </w:comment>
  <w:comment w:id="394" w:author="Priya Kanwat" w:date="2026-07-20T12:10:00Z" w:initials="PK">
    <w:p w14:paraId="235BA005" w14:textId="77777777" w:rsidR="00DC4172" w:rsidRDefault="00DC4172" w:rsidP="00DC4172">
      <w:pPr>
        <w:pStyle w:val="CommentText"/>
      </w:pPr>
      <w:r>
        <w:rPr>
          <w:rStyle w:val="CommentReference"/>
        </w:rPr>
        <w:annotationRef/>
      </w:r>
      <w:r>
        <w:t xml:space="preserve">Further as confirmed by Vivek Hooda (BD team) the date of submission of transition request is 02.05.2023. The relevant changes has been made in para 29.  </w:t>
      </w:r>
    </w:p>
  </w:comment>
  <w:comment w:id="438" w:author="Priya Kanwat" w:date="2026-07-20T12:07:00Z" w:initials="PK">
    <w:p w14:paraId="08E03D0C" w14:textId="77777777" w:rsidR="00DC4172" w:rsidRDefault="00DC4172" w:rsidP="00DC4172">
      <w:pPr>
        <w:pStyle w:val="CommentText"/>
      </w:pPr>
      <w:r>
        <w:rPr>
          <w:rStyle w:val="CommentReference"/>
        </w:rPr>
        <w:annotationRef/>
      </w:r>
      <w:r>
        <w:t xml:space="preserve">As  Clarified by @Vivek Hooda:- Name change request was submitted to CTUIL on 13.03.2026. </w:t>
      </w:r>
    </w:p>
  </w:comment>
  <w:comment w:id="467" w:author="Senthil Kumar Dharuman" w:date="2026-07-13T19:30:00Z" w:initials="SD">
    <w:p w14:paraId="590EB82A" w14:textId="77777777" w:rsidR="00436BEA" w:rsidRDefault="00C75B6F" w:rsidP="00436BEA">
      <w:pPr>
        <w:pStyle w:val="CommentText"/>
      </w:pPr>
      <w:r>
        <w:rPr>
          <w:rStyle w:val="CommentReference"/>
        </w:rPr>
        <w:annotationRef/>
      </w:r>
      <w:r w:rsidR="00436BEA">
        <w:t>FTC application copies are provided in the link</w:t>
      </w:r>
    </w:p>
    <w:p w14:paraId="24BC0F28" w14:textId="77777777" w:rsidR="00436BEA" w:rsidRDefault="00436BEA" w:rsidP="00436BEA">
      <w:pPr>
        <w:pStyle w:val="CommentText"/>
      </w:pPr>
    </w:p>
    <w:p w14:paraId="5D9E3A96" w14:textId="77777777" w:rsidR="00436BEA" w:rsidRDefault="00436BEA" w:rsidP="00436BEA">
      <w:pPr>
        <w:pStyle w:val="CommentText"/>
      </w:pPr>
      <w:r>
        <w:t>Folder Names are :</w:t>
      </w:r>
    </w:p>
    <w:p w14:paraId="1A3A6A28" w14:textId="77777777" w:rsidR="00436BEA" w:rsidRDefault="00436BEA" w:rsidP="00436BEA">
      <w:pPr>
        <w:pStyle w:val="CommentText"/>
        <w:numPr>
          <w:ilvl w:val="0"/>
          <w:numId w:val="13"/>
        </w:numPr>
      </w:pPr>
      <w:r>
        <w:t>FTC Application_25.2 MW_08-Nov-25</w:t>
      </w:r>
    </w:p>
    <w:p w14:paraId="769A29F8" w14:textId="77777777" w:rsidR="00436BEA" w:rsidRDefault="00436BEA" w:rsidP="00436BEA">
      <w:pPr>
        <w:pStyle w:val="CommentText"/>
        <w:numPr>
          <w:ilvl w:val="0"/>
          <w:numId w:val="13"/>
        </w:numPr>
      </w:pPr>
      <w:r>
        <w:t>FTC Application_14.7 MW_02-Dec-25</w:t>
      </w:r>
    </w:p>
  </w:comment>
  <w:comment w:id="468" w:author="Ali Ahmed Chaudhary" w:date="2026-07-21T10:38:00Z" w:initials="AC">
    <w:p w14:paraId="6733B7CD" w14:textId="77777777" w:rsidR="00EA2032" w:rsidRDefault="00EA2032" w:rsidP="00EA2032">
      <w:pPr>
        <w:pStyle w:val="CommentText"/>
      </w:pPr>
      <w:r>
        <w:rPr>
          <w:rStyle w:val="CommentReference"/>
        </w:rPr>
        <w:annotationRef/>
      </w:r>
      <w:r>
        <w:t>Incorporated in the annexures.</w:t>
      </w:r>
    </w:p>
  </w:comment>
  <w:comment w:id="476" w:author="Senthil Kumar Dharuman" w:date="2026-07-15T18:47:00Z" w:initials="SD">
    <w:p w14:paraId="15A8108C" w14:textId="05ADBF0A" w:rsidR="0009016F" w:rsidRDefault="0009016F" w:rsidP="0009016F">
      <w:pPr>
        <w:pStyle w:val="CommentText"/>
      </w:pPr>
      <w:r>
        <w:rPr>
          <w:rStyle w:val="CommentReference"/>
        </w:rPr>
        <w:annotationRef/>
      </w:r>
      <w:r>
        <w:t>Trilegal may ignore this suggestion if they consider it too detailed</w:t>
      </w:r>
    </w:p>
  </w:comment>
  <w:comment w:id="477" w:author="Yashaswi Kant" w:date="2026-07-23T10:54:00Z" w:initials="YK">
    <w:p w14:paraId="48AE43FB" w14:textId="77777777" w:rsidR="00791660" w:rsidRDefault="00791660" w:rsidP="00791660">
      <w:pPr>
        <w:pStyle w:val="CommentText"/>
      </w:pPr>
      <w:r>
        <w:rPr>
          <w:rStyle w:val="CommentReference"/>
        </w:rPr>
        <w:annotationRef/>
      </w:r>
      <w:r>
        <w:t>Refer to previous response qua this comment.</w:t>
      </w:r>
    </w:p>
  </w:comment>
  <w:comment w:id="497" w:author="Senthil Kumar Dharuman" w:date="2026-07-27T13:11:00Z" w:initials="SD">
    <w:p w14:paraId="1AB60612" w14:textId="77777777" w:rsidR="00E65324" w:rsidRDefault="00E65324" w:rsidP="00E65324">
      <w:pPr>
        <w:pStyle w:val="CommentText"/>
      </w:pPr>
      <w:r>
        <w:rPr>
          <w:rStyle w:val="CommentReference"/>
        </w:rPr>
        <w:annotationRef/>
      </w:r>
      <w:r>
        <w:t>Copy of Successful Trail Run Certificate is shared through mail now. File Name: Successful trial run certificate _13.05.26.</w:t>
      </w:r>
    </w:p>
  </w:comment>
  <w:comment w:id="498" w:author="Priya Dwivedi" w:date="2026-07-16T17:06:00Z" w:initials="PD">
    <w:p w14:paraId="308BC9D3" w14:textId="77777777" w:rsidR="00F70F40" w:rsidRDefault="00F70F40" w:rsidP="00F70F40">
      <w:pPr>
        <w:pStyle w:val="CommentText"/>
      </w:pPr>
      <w:r>
        <w:rPr>
          <w:rStyle w:val="CommentReference"/>
        </w:rPr>
        <w:annotationRef/>
      </w:r>
      <w:r>
        <w:t>Prior to the tower collapse event on 17.05.2026, the Petitioner had already undertaken the necessary remedial measures and the balance 5 WTGs were ready for repeat trial run. The sole reason why the repeat trial run could not thereafter be conducted was the unavailability of the evacuation corridor arising from collapse of the evacuation towers</w:t>
      </w:r>
    </w:p>
  </w:comment>
  <w:comment w:id="499" w:author="Ali Ahmed Chaudhary" w:date="2026-07-21T10:41:00Z" w:initials="AC">
    <w:p w14:paraId="181FD509" w14:textId="77777777" w:rsidR="00E25589" w:rsidRDefault="00E25589" w:rsidP="00E25589">
      <w:pPr>
        <w:pStyle w:val="CommentText"/>
      </w:pPr>
      <w:r>
        <w:rPr>
          <w:rStyle w:val="CommentReference"/>
        </w:rPr>
        <w:annotationRef/>
      </w:r>
      <w:r>
        <w:t>Incorporated</w:t>
      </w:r>
    </w:p>
  </w:comment>
  <w:comment w:id="521" w:author="Senthil Kumar Dharuman" w:date="2026-07-15T15:32:00Z" w:initials="SD">
    <w:p w14:paraId="437A9817" w14:textId="011C5C3B" w:rsidR="007B7600" w:rsidRDefault="0071446D" w:rsidP="007B7600">
      <w:pPr>
        <w:pStyle w:val="CommentText"/>
      </w:pPr>
      <w:r>
        <w:rPr>
          <w:rStyle w:val="CommentReference"/>
        </w:rPr>
        <w:annotationRef/>
      </w:r>
      <w:r w:rsidR="007B7600">
        <w:t>Mail communication with CEA is provided in the link.</w:t>
      </w:r>
    </w:p>
    <w:p w14:paraId="5129810C" w14:textId="77777777" w:rsidR="007B7600" w:rsidRDefault="007B7600" w:rsidP="007B7600">
      <w:pPr>
        <w:pStyle w:val="CommentText"/>
      </w:pPr>
    </w:p>
    <w:p w14:paraId="40488945" w14:textId="77777777" w:rsidR="007B7600" w:rsidRDefault="007B7600" w:rsidP="007B7600">
      <w:pPr>
        <w:pStyle w:val="CommentText"/>
      </w:pPr>
      <w:r>
        <w:t>The name of document  :</w:t>
      </w:r>
    </w:p>
    <w:p w14:paraId="39C6E2B9" w14:textId="77777777" w:rsidR="007B7600" w:rsidRDefault="007B7600" w:rsidP="007B7600">
      <w:pPr>
        <w:pStyle w:val="CommentText"/>
      </w:pPr>
    </w:p>
    <w:p w14:paraId="3B279A49" w14:textId="77777777" w:rsidR="007B7600" w:rsidRDefault="007B7600" w:rsidP="007B7600">
      <w:pPr>
        <w:pStyle w:val="CommentText"/>
      </w:pPr>
      <w:r>
        <w:t>RE_ _220 kV Line Tripping &amp; Tower Fallen – Information Update</w:t>
      </w:r>
    </w:p>
  </w:comment>
  <w:comment w:id="522" w:author="Ali Ahmed Chaudhary" w:date="2026-07-21T10:50:00Z" w:initials="AC">
    <w:p w14:paraId="710D4CA6" w14:textId="77777777" w:rsidR="00A918C2" w:rsidRDefault="00A918C2" w:rsidP="00A918C2">
      <w:pPr>
        <w:pStyle w:val="CommentText"/>
      </w:pPr>
      <w:r>
        <w:rPr>
          <w:rStyle w:val="CommentReference"/>
        </w:rPr>
        <w:annotationRef/>
      </w:r>
      <w:r>
        <w:t xml:space="preserve">In the shared files, there is a folder titled “220 kV Tower Collapse correspondence” having all the correspondences. However the specific document with the above-mentioned name is not available. </w:t>
      </w:r>
    </w:p>
  </w:comment>
  <w:comment w:id="523" w:author="Yashaswi Kant" w:date="2026-07-23T10:56:00Z" w:initials="YK">
    <w:p w14:paraId="42A11379" w14:textId="77777777" w:rsidR="00791660" w:rsidRDefault="00791660" w:rsidP="00791660">
      <w:pPr>
        <w:pStyle w:val="CommentText"/>
      </w:pPr>
      <w:r>
        <w:rPr>
          <w:rStyle w:val="CommentReference"/>
        </w:rPr>
        <w:annotationRef/>
      </w:r>
      <w:r>
        <w:t>Have checked the folder. Request if this document can be shared separately.</w:t>
      </w:r>
    </w:p>
  </w:comment>
  <w:comment w:id="524" w:author="Senthil Kumar Dharuman" w:date="2026-07-27T11:58:00Z" w:initials="SD">
    <w:p w14:paraId="6629F96E" w14:textId="77777777" w:rsidR="00D63C91" w:rsidRDefault="0021646A" w:rsidP="00D63C91">
      <w:pPr>
        <w:pStyle w:val="CommentText"/>
      </w:pPr>
      <w:r>
        <w:rPr>
          <w:rStyle w:val="CommentReference"/>
        </w:rPr>
        <w:annotationRef/>
      </w:r>
      <w:r w:rsidR="00D63C91">
        <w:t>Copy shared through mail now . File Name: Para-38 Correspondence</w:t>
      </w:r>
    </w:p>
  </w:comment>
  <w:comment w:id="558" w:author="Priya Dwivedi" w:date="2026-07-17T12:48:00Z" w:initials="PD">
    <w:p w14:paraId="40906B90" w14:textId="33CC2D13" w:rsidR="00F5487E" w:rsidRDefault="00F5487E" w:rsidP="00F5487E">
      <w:pPr>
        <w:pStyle w:val="CommentText"/>
      </w:pPr>
      <w:r>
        <w:rPr>
          <w:rStyle w:val="CommentReference"/>
        </w:rPr>
        <w:annotationRef/>
      </w:r>
      <w:r>
        <w:t>The purpose of infirm power is to allow testing and commissioning. If Testing is substantially complete,</w:t>
      </w:r>
    </w:p>
    <w:p w14:paraId="229D87AC" w14:textId="77777777" w:rsidR="00F5487E" w:rsidRDefault="00F5487E" w:rsidP="00F5487E">
      <w:pPr>
        <w:pStyle w:val="CommentText"/>
      </w:pPr>
      <w:r>
        <w:t>Only limited commissioning activities remain, The plant is otherwise ready, then denying extension would frustrate the very purpose for which Regulation 19 exists.</w:t>
      </w:r>
    </w:p>
  </w:comment>
  <w:comment w:id="559" w:author="Priya Dwivedi" w:date="2026-07-17T12:48:00Z" w:initials="PD">
    <w:p w14:paraId="7BD0E0CE" w14:textId="77777777" w:rsidR="00F5487E" w:rsidRDefault="00F5487E" w:rsidP="00F5487E">
      <w:pPr>
        <w:pStyle w:val="CommentText"/>
      </w:pPr>
      <w:r>
        <w:rPr>
          <w:rStyle w:val="CommentReference"/>
        </w:rPr>
        <w:annotationRef/>
      </w:r>
      <w:r>
        <w:t>To be adequately incorporated in the draft.</w:t>
      </w:r>
    </w:p>
  </w:comment>
  <w:comment w:id="560" w:author="Ali Ahmed Chaudhary" w:date="2026-07-21T10:58:00Z" w:initials="AC">
    <w:p w14:paraId="51988EB7" w14:textId="77777777" w:rsidR="00165AA6" w:rsidRDefault="00165AA6" w:rsidP="00165AA6">
      <w:pPr>
        <w:pStyle w:val="CommentText"/>
      </w:pPr>
      <w:r>
        <w:rPr>
          <w:rStyle w:val="CommentReference"/>
        </w:rPr>
        <w:annotationRef/>
      </w:r>
      <w:r>
        <w:t>Incorporated.</w:t>
      </w:r>
    </w:p>
  </w:comment>
  <w:comment w:id="583" w:author="Priya Dwivedi" w:date="2026-07-17T12:49:00Z" w:initials="PD">
    <w:p w14:paraId="036B9B4B" w14:textId="77777777" w:rsidR="00F5487E" w:rsidRDefault="00F5487E" w:rsidP="00F5487E">
      <w:pPr>
        <w:pStyle w:val="CommentText"/>
      </w:pPr>
      <w:r>
        <w:rPr>
          <w:rStyle w:val="CommentReference"/>
        </w:rPr>
        <w:annotationRef/>
      </w:r>
      <w:r>
        <w:t>Where substantial investment has already been made and the project is nearing COD, refusal may result in disproportionate hardship.</w:t>
      </w:r>
    </w:p>
  </w:comment>
  <w:comment w:id="584" w:author="Ali Ahmed Chaudhary" w:date="2026-07-21T11:07:00Z" w:initials="AC">
    <w:p w14:paraId="6416F340" w14:textId="77777777" w:rsidR="00FD5FCA" w:rsidRDefault="00FD5FCA" w:rsidP="00FD5FCA">
      <w:pPr>
        <w:pStyle w:val="CommentText"/>
      </w:pPr>
      <w:r>
        <w:rPr>
          <w:rStyle w:val="CommentReference"/>
        </w:rPr>
        <w:annotationRef/>
      </w:r>
      <w:r>
        <w:t>Incorporated.</w:t>
      </w:r>
    </w:p>
  </w:comment>
  <w:comment w:id="617" w:author="Priya Dwivedi" w:date="2026-07-17T13:00:00Z" w:initials="PD">
    <w:p w14:paraId="38F2974E" w14:textId="77777777" w:rsidR="00F16471" w:rsidRDefault="00F16471" w:rsidP="00F16471">
      <w:pPr>
        <w:pStyle w:val="CommentText"/>
      </w:pPr>
      <w:r>
        <w:rPr>
          <w:rStyle w:val="CommentReference"/>
        </w:rPr>
        <w:annotationRef/>
      </w:r>
      <w:r>
        <w:t>Please reproduce the relevant clauses from the Regulations and elaborate on the FM Events that caused the delay.</w:t>
      </w:r>
    </w:p>
  </w:comment>
  <w:comment w:id="618" w:author="Ali Ahmed Chaudhary" w:date="2026-07-21T11:17:00Z" w:initials="AC">
    <w:p w14:paraId="751C70F7" w14:textId="77777777" w:rsidR="00D71375" w:rsidRDefault="00D71375" w:rsidP="00D71375">
      <w:pPr>
        <w:pStyle w:val="CommentText"/>
      </w:pPr>
      <w:r>
        <w:rPr>
          <w:rStyle w:val="CommentReference"/>
        </w:rPr>
        <w:annotationRef/>
      </w:r>
      <w:r>
        <w:t>Incorporated.</w:t>
      </w:r>
    </w:p>
  </w:comment>
  <w:comment w:id="642" w:author="Priya Dwivedi" w:date="2026-07-17T12:57:00Z" w:initials="PD">
    <w:p w14:paraId="6FE0E41A" w14:textId="48740797" w:rsidR="00F5487E" w:rsidRDefault="00F5487E" w:rsidP="00F5487E">
      <w:pPr>
        <w:pStyle w:val="CommentText"/>
      </w:pPr>
      <w:r>
        <w:rPr>
          <w:rStyle w:val="CommentReference"/>
        </w:rPr>
        <w:annotationRef/>
      </w:r>
      <w:r>
        <w:t xml:space="preserve">The Central Electricity Regulatory Commission granted condonation for the delay in filing the petition and approved extension of the infirm power injection period up to two months from the date of the order, thereby extending the permitted period up to 31.12.2025. The Commission’s recognition that force majeure events beyond the control of project developers warrant regulatory flexibility, particularly in the renewable energy sector where timely capacity addition is critical to achieving national energy objectives. </w:t>
      </w:r>
      <w:r w:rsidR="00CD6B2B">
        <w:t>(</w:t>
      </w:r>
      <w:r w:rsidR="00340F20">
        <w:t>()</w:t>
      </w:r>
    </w:p>
  </w:comment>
  <w:comment w:id="643" w:author="Ali Ahmed Chaudhary" w:date="2026-07-21T11:22:00Z" w:initials="AC">
    <w:p w14:paraId="3A683065" w14:textId="77777777" w:rsidR="006C4BB2" w:rsidRDefault="00213A32" w:rsidP="006C4BB2">
      <w:pPr>
        <w:pStyle w:val="CommentText"/>
      </w:pPr>
      <w:r>
        <w:rPr>
          <w:rStyle w:val="CommentReference"/>
        </w:rPr>
        <w:annotationRef/>
      </w:r>
      <w:r w:rsidR="006C4BB2">
        <w:t xml:space="preserve">To be discussed with Yash: How do I incorporate this? Also, pls confirm if this is the said order: </w:t>
      </w:r>
      <w:hyperlink r:id="rId1" w:history="1">
        <w:r w:rsidR="006C4BB2" w:rsidRPr="005636C5">
          <w:rPr>
            <w:rStyle w:val="Hyperlink"/>
          </w:rPr>
          <w:t>265-MP-2023_I.pdf</w:t>
        </w:r>
      </w:hyperlink>
      <w:r w:rsidR="006C4BB2">
        <w:t xml:space="preserve">  (Party name matches but not the descrip[tion).</w:t>
      </w:r>
    </w:p>
  </w:comment>
  <w:comment w:id="644" w:author="Ali Ahmed Chaudhary" w:date="2026-07-21T17:37:00Z" w:initials="AC">
    <w:p w14:paraId="34A44FFA" w14:textId="77777777" w:rsidR="00442919" w:rsidRDefault="00442919" w:rsidP="00442919">
      <w:pPr>
        <w:pStyle w:val="CommentText"/>
      </w:pPr>
      <w:r>
        <w:rPr>
          <w:rStyle w:val="CommentReference"/>
        </w:rPr>
        <w:annotationRef/>
      </w:r>
      <w:r>
        <w:t>Either way, have found and shared relevant orders on these lines.</w:t>
      </w:r>
    </w:p>
  </w:comment>
  <w:comment w:id="687" w:author="Priya Dwivedi" w:date="2026-07-17T12:51:00Z" w:initials="PD">
    <w:p w14:paraId="45A2E90D" w14:textId="77777777" w:rsidR="00F5487E" w:rsidRDefault="00F5487E" w:rsidP="00F5487E">
      <w:pPr>
        <w:pStyle w:val="CommentText"/>
      </w:pPr>
      <w:r>
        <w:rPr>
          <w:rStyle w:val="CommentReference"/>
        </w:rPr>
        <w:annotationRef/>
      </w:r>
      <w:r>
        <w:t>TBD: Whether approval on account of FM for extension should be clarified in the prayer section?</w:t>
      </w:r>
    </w:p>
  </w:comment>
  <w:comment w:id="688" w:author="Yashaswi Kant" w:date="2026-07-23T11:38:00Z" w:initials="YK">
    <w:p w14:paraId="221E57FF" w14:textId="77777777" w:rsidR="00F14BDB" w:rsidRDefault="00F14BDB" w:rsidP="00F14BDB">
      <w:pPr>
        <w:pStyle w:val="CommentText"/>
      </w:pPr>
      <w:r>
        <w:rPr>
          <w:rStyle w:val="CommentReference"/>
        </w:rPr>
        <w:annotationRef/>
      </w:r>
      <w:r>
        <w:t>Included a reference to the events. However, prayer should be limited to allowing extension under 19(3) for the 5 WTGs.</w:t>
      </w:r>
    </w:p>
  </w:comment>
  <w:comment w:id="693" w:author="Senthil Kumar Dharuman" w:date="2026-07-14T11:32:00Z" w:initials="SD">
    <w:p w14:paraId="3F2789DA" w14:textId="50460405" w:rsidR="00353629" w:rsidRDefault="00093987" w:rsidP="00353629">
      <w:pPr>
        <w:pStyle w:val="CommentText"/>
      </w:pPr>
      <w:r>
        <w:rPr>
          <w:rStyle w:val="CommentReference"/>
        </w:rPr>
        <w:annotationRef/>
      </w:r>
      <w:r w:rsidR="00353629">
        <w:t>Please suggest can we delete this</w:t>
      </w:r>
    </w:p>
  </w:comment>
  <w:comment w:id="701" w:author="Senthil Kumar Dharuman" w:date="2026-07-15T17:35:00Z" w:initials="SD">
    <w:p w14:paraId="1AADE07A" w14:textId="77777777" w:rsidR="00C96298" w:rsidRDefault="00C96298" w:rsidP="00C96298">
      <w:pPr>
        <w:pStyle w:val="CommentText"/>
      </w:pPr>
      <w:r>
        <w:rPr>
          <w:rStyle w:val="CommentReference"/>
        </w:rPr>
        <w:annotationRef/>
      </w:r>
      <w:r>
        <w:t>Please suggest can we delete this</w:t>
      </w:r>
    </w:p>
  </w:comment>
  <w:comment w:id="703" w:author="Senthil Kumar Dharuman" w:date="2026-07-15T18:58:00Z" w:initials="SD">
    <w:p w14:paraId="0DFBFF38" w14:textId="77777777" w:rsidR="00823912" w:rsidRDefault="00823912" w:rsidP="00823912">
      <w:pPr>
        <w:pStyle w:val="CommentText"/>
      </w:pPr>
      <w:r>
        <w:rPr>
          <w:rStyle w:val="CommentReference"/>
        </w:rPr>
        <w:annotationRef/>
      </w:r>
      <w:r>
        <w:t>Please suggest can we delete this</w:t>
      </w:r>
    </w:p>
  </w:comment>
  <w:comment w:id="725" w:author="Senthil Kumar Dharuman" w:date="2026-07-15T17:43:00Z" w:initials="SD">
    <w:p w14:paraId="39517C98" w14:textId="77777777" w:rsidR="001A1718" w:rsidRDefault="00AE4640" w:rsidP="001A1718">
      <w:pPr>
        <w:pStyle w:val="CommentText"/>
      </w:pPr>
      <w:r>
        <w:rPr>
          <w:rStyle w:val="CommentReference"/>
        </w:rPr>
        <w:annotationRef/>
      </w:r>
      <w:r w:rsidR="001A1718">
        <w:t>To be suggested by legal counsel</w:t>
      </w:r>
    </w:p>
  </w:comment>
  <w:comment w:id="726" w:author="Yashaswi Kant" w:date="2026-07-23T11:38:00Z" w:initials="YK">
    <w:p w14:paraId="23077174" w14:textId="77777777" w:rsidR="00F14BDB" w:rsidRDefault="00F14BDB" w:rsidP="00F14BDB">
      <w:pPr>
        <w:pStyle w:val="CommentText"/>
      </w:pPr>
      <w:r>
        <w:rPr>
          <w:rStyle w:val="CommentReference"/>
        </w:rPr>
        <w:annotationRef/>
      </w:r>
      <w:r>
        <w:t xml:space="preserve">Interim Relief Section to be removed. We will be filing IA for Urgent Listing.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35EC48" w15:done="0"/>
  <w15:commentEx w15:paraId="44CFD16E" w15:paraIdParent="6B35EC48" w15:done="0"/>
  <w15:commentEx w15:paraId="34A77221" w15:paraIdParent="6B35EC48" w15:done="0"/>
  <w15:commentEx w15:paraId="598FE6FE" w15:done="0"/>
  <w15:commentEx w15:paraId="53FAEFAE" w15:paraIdParent="598FE6FE" w15:done="0"/>
  <w15:commentEx w15:paraId="04B17285" w15:done="0"/>
  <w15:commentEx w15:paraId="0630136A" w15:paraIdParent="04B17285" w15:done="0"/>
  <w15:commentEx w15:paraId="1FDA7B71" w15:done="0"/>
  <w15:commentEx w15:paraId="57012CC8" w15:paraIdParent="1FDA7B71" w15:done="0"/>
  <w15:commentEx w15:paraId="26EF578B" w15:done="0"/>
  <w15:commentEx w15:paraId="6A2040C3" w15:paraIdParent="26EF578B" w15:done="0"/>
  <w15:commentEx w15:paraId="19EF641E" w15:done="0"/>
  <w15:commentEx w15:paraId="0554F9F0" w15:paraIdParent="19EF641E" w15:done="0"/>
  <w15:commentEx w15:paraId="2E18D884" w15:paraIdParent="19EF641E" w15:done="0"/>
  <w15:commentEx w15:paraId="3A93DAE9" w15:done="0"/>
  <w15:commentEx w15:paraId="7AAD17BE" w15:paraIdParent="3A93DAE9" w15:done="0"/>
  <w15:commentEx w15:paraId="281108C3" w15:done="0"/>
  <w15:commentEx w15:paraId="4A694979" w15:done="0"/>
  <w15:commentEx w15:paraId="235BA005" w15:paraIdParent="4A694979" w15:done="0"/>
  <w15:commentEx w15:paraId="08E03D0C" w15:done="0"/>
  <w15:commentEx w15:paraId="769A29F8" w15:done="0"/>
  <w15:commentEx w15:paraId="6733B7CD" w15:paraIdParent="769A29F8" w15:done="0"/>
  <w15:commentEx w15:paraId="15A8108C" w15:done="0"/>
  <w15:commentEx w15:paraId="48AE43FB" w15:paraIdParent="15A8108C" w15:done="0"/>
  <w15:commentEx w15:paraId="1AB60612" w15:done="0"/>
  <w15:commentEx w15:paraId="308BC9D3" w15:done="0"/>
  <w15:commentEx w15:paraId="181FD509" w15:paraIdParent="308BC9D3" w15:done="0"/>
  <w15:commentEx w15:paraId="3B279A49" w15:done="0"/>
  <w15:commentEx w15:paraId="710D4CA6" w15:paraIdParent="3B279A49" w15:done="0"/>
  <w15:commentEx w15:paraId="42A11379" w15:paraIdParent="3B279A49" w15:done="0"/>
  <w15:commentEx w15:paraId="6629F96E" w15:paraIdParent="3B279A49" w15:done="0"/>
  <w15:commentEx w15:paraId="229D87AC" w15:done="0"/>
  <w15:commentEx w15:paraId="7BD0E0CE" w15:paraIdParent="229D87AC" w15:done="0"/>
  <w15:commentEx w15:paraId="51988EB7" w15:paraIdParent="229D87AC" w15:done="0"/>
  <w15:commentEx w15:paraId="036B9B4B" w15:done="0"/>
  <w15:commentEx w15:paraId="6416F340" w15:paraIdParent="036B9B4B" w15:done="0"/>
  <w15:commentEx w15:paraId="38F2974E" w15:done="0"/>
  <w15:commentEx w15:paraId="751C70F7" w15:paraIdParent="38F2974E" w15:done="0"/>
  <w15:commentEx w15:paraId="6FE0E41A" w15:done="0"/>
  <w15:commentEx w15:paraId="3A683065" w15:paraIdParent="6FE0E41A" w15:done="0"/>
  <w15:commentEx w15:paraId="34A44FFA" w15:paraIdParent="6FE0E41A" w15:done="0"/>
  <w15:commentEx w15:paraId="45A2E90D" w15:done="0"/>
  <w15:commentEx w15:paraId="221E57FF" w15:paraIdParent="45A2E90D" w15:done="0"/>
  <w15:commentEx w15:paraId="3F2789DA" w15:done="0"/>
  <w15:commentEx w15:paraId="1AADE07A" w15:done="0"/>
  <w15:commentEx w15:paraId="0DFBFF38" w15:done="0"/>
  <w15:commentEx w15:paraId="39517C98" w15:done="0"/>
  <w15:commentEx w15:paraId="23077174" w15:paraIdParent="39517C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EA1116" w16cex:dateUtc="2026-07-14T14:59:00Z"/>
  <w16cex:commentExtensible w16cex:durableId="30E215D4" w16cex:dateUtc="2026-07-23T10:01:00Z"/>
  <w16cex:commentExtensible w16cex:durableId="55F06A4B" w16cex:dateUtc="2026-07-27T06:04:00Z"/>
  <w16cex:commentExtensible w16cex:durableId="3770C5EF" w16cex:dateUtc="2026-07-14T14:58:00Z"/>
  <w16cex:commentExtensible w16cex:durableId="023B3424" w16cex:dateUtc="2026-07-23T10:02:00Z"/>
  <w16cex:commentExtensible w16cex:durableId="4D486C86" w16cex:dateUtc="2026-07-14T14:58:00Z"/>
  <w16cex:commentExtensible w16cex:durableId="3483DE40" w16cex:dateUtc="2026-07-23T10:04:00Z"/>
  <w16cex:commentExtensible w16cex:durableId="431B66FB" w16cex:dateUtc="2026-07-16T11:25:00Z"/>
  <w16cex:commentExtensible w16cex:durableId="253FCE07" w16cex:dateUtc="2026-07-23T04:05:00Z"/>
  <w16cex:commentExtensible w16cex:durableId="335BBD37" w16cex:dateUtc="2026-07-15T12:35:00Z"/>
  <w16cex:commentExtensible w16cex:durableId="0B3DA25A" w16cex:dateUtc="2026-07-23T04:06:00Z"/>
  <w16cex:commentExtensible w16cex:durableId="5BC3C10C" w16cex:dateUtc="2026-07-16T11:27:00Z"/>
  <w16cex:commentExtensible w16cex:durableId="783B39F2" w16cex:dateUtc="2026-07-21T04:53:00Z"/>
  <w16cex:commentExtensible w16cex:durableId="2F4967DE" w16cex:dateUtc="2026-07-23T04:22:00Z"/>
  <w16cex:commentExtensible w16cex:durableId="5DD6DC65" w16cex:dateUtc="2026-07-16T11:27:00Z"/>
  <w16cex:commentExtensible w16cex:durableId="30191E0D" w16cex:dateUtc="2026-07-23T04:22:00Z"/>
  <w16cex:commentExtensible w16cex:durableId="6DC5357F" w16cex:dateUtc="2026-07-14T12:58:00Z"/>
  <w16cex:commentExtensible w16cex:durableId="46274387" w16cex:dateUtc="2026-07-20T05:44:00Z"/>
  <w16cex:commentExtensible w16cex:durableId="6EFE2C88" w16cex:dateUtc="2026-07-20T06:40:00Z"/>
  <w16cex:commentExtensible w16cex:durableId="2C6F7EF7" w16cex:dateUtc="2026-07-20T06:37:00Z"/>
  <w16cex:commentExtensible w16cex:durableId="0D3E1CB6" w16cex:dateUtc="2026-07-13T14:00:00Z"/>
  <w16cex:commentExtensible w16cex:durableId="5C767FDF" w16cex:dateUtc="2026-07-21T05:08:00Z"/>
  <w16cex:commentExtensible w16cex:durableId="04BEFB59" w16cex:dateUtc="2026-07-15T13:17:00Z"/>
  <w16cex:commentExtensible w16cex:durableId="21897BAD" w16cex:dateUtc="2026-07-23T05:24:00Z"/>
  <w16cex:commentExtensible w16cex:durableId="10748BCA" w16cex:dateUtc="2026-07-27T07:41:00Z"/>
  <w16cex:commentExtensible w16cex:durableId="5DA03F52" w16cex:dateUtc="2026-07-16T11:36:00Z"/>
  <w16cex:commentExtensible w16cex:durableId="64B51067" w16cex:dateUtc="2026-07-21T05:11:00Z"/>
  <w16cex:commentExtensible w16cex:durableId="005527AC" w16cex:dateUtc="2026-07-15T10:02:00Z"/>
  <w16cex:commentExtensible w16cex:durableId="423F10BE" w16cex:dateUtc="2026-07-21T05:20:00Z"/>
  <w16cex:commentExtensible w16cex:durableId="004FC639" w16cex:dateUtc="2026-07-23T05:26:00Z"/>
  <w16cex:commentExtensible w16cex:durableId="1AECC464" w16cex:dateUtc="2026-07-27T06:28:00Z"/>
  <w16cex:commentExtensible w16cex:durableId="5C5F9346" w16cex:dateUtc="2026-07-17T07:18:00Z"/>
  <w16cex:commentExtensible w16cex:durableId="65B62B93" w16cex:dateUtc="2026-07-17T07:18:00Z"/>
  <w16cex:commentExtensible w16cex:durableId="3F4E0053" w16cex:dateUtc="2026-07-21T05:28:00Z"/>
  <w16cex:commentExtensible w16cex:durableId="78BCE2E7" w16cex:dateUtc="2026-07-17T07:19:00Z"/>
  <w16cex:commentExtensible w16cex:durableId="24BA92FD" w16cex:dateUtc="2026-07-21T05:37:00Z"/>
  <w16cex:commentExtensible w16cex:durableId="6F176E79" w16cex:dateUtc="2026-07-17T07:30:00Z"/>
  <w16cex:commentExtensible w16cex:durableId="6F04A6B9" w16cex:dateUtc="2026-07-21T05:47:00Z"/>
  <w16cex:commentExtensible w16cex:durableId="15D9B114" w16cex:dateUtc="2026-07-17T07:27:00Z"/>
  <w16cex:commentExtensible w16cex:durableId="6D5E6B34" w16cex:dateUtc="2026-07-21T05:52:00Z"/>
  <w16cex:commentExtensible w16cex:durableId="7D7B2BE2" w16cex:dateUtc="2026-07-21T12:07:00Z"/>
  <w16cex:commentExtensible w16cex:durableId="2D9A5F19" w16cex:dateUtc="2026-07-17T07:21:00Z"/>
  <w16cex:commentExtensible w16cex:durableId="4B3B0778" w16cex:dateUtc="2026-07-23T06:08:00Z"/>
  <w16cex:commentExtensible w16cex:durableId="52295F1B" w16cex:dateUtc="2026-07-14T06:02:00Z"/>
  <w16cex:commentExtensible w16cex:durableId="0FD0DD84" w16cex:dateUtc="2026-07-15T12:05:00Z"/>
  <w16cex:commentExtensible w16cex:durableId="03577467" w16cex:dateUtc="2026-07-15T13:28:00Z"/>
  <w16cex:commentExtensible w16cex:durableId="6EE3D069" w16cex:dateUtc="2026-07-15T12:13:00Z"/>
  <w16cex:commentExtensible w16cex:durableId="3D94CC48" w16cex:dateUtc="2026-07-23T0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35EC48" w16cid:durableId="3CEA1116"/>
  <w16cid:commentId w16cid:paraId="44CFD16E" w16cid:durableId="30E215D4"/>
  <w16cid:commentId w16cid:paraId="34A77221" w16cid:durableId="55F06A4B"/>
  <w16cid:commentId w16cid:paraId="598FE6FE" w16cid:durableId="3770C5EF"/>
  <w16cid:commentId w16cid:paraId="53FAEFAE" w16cid:durableId="023B3424"/>
  <w16cid:commentId w16cid:paraId="04B17285" w16cid:durableId="4D486C86"/>
  <w16cid:commentId w16cid:paraId="0630136A" w16cid:durableId="3483DE40"/>
  <w16cid:commentId w16cid:paraId="1FDA7B71" w16cid:durableId="431B66FB"/>
  <w16cid:commentId w16cid:paraId="57012CC8" w16cid:durableId="253FCE07"/>
  <w16cid:commentId w16cid:paraId="26EF578B" w16cid:durableId="335BBD37"/>
  <w16cid:commentId w16cid:paraId="6A2040C3" w16cid:durableId="0B3DA25A"/>
  <w16cid:commentId w16cid:paraId="19EF641E" w16cid:durableId="5BC3C10C"/>
  <w16cid:commentId w16cid:paraId="0554F9F0" w16cid:durableId="783B39F2"/>
  <w16cid:commentId w16cid:paraId="2E18D884" w16cid:durableId="2F4967DE"/>
  <w16cid:commentId w16cid:paraId="3A93DAE9" w16cid:durableId="5DD6DC65"/>
  <w16cid:commentId w16cid:paraId="7AAD17BE" w16cid:durableId="30191E0D"/>
  <w16cid:commentId w16cid:paraId="281108C3" w16cid:durableId="6DC5357F"/>
  <w16cid:commentId w16cid:paraId="4A694979" w16cid:durableId="46274387"/>
  <w16cid:commentId w16cid:paraId="235BA005" w16cid:durableId="6EFE2C88"/>
  <w16cid:commentId w16cid:paraId="08E03D0C" w16cid:durableId="2C6F7EF7"/>
  <w16cid:commentId w16cid:paraId="769A29F8" w16cid:durableId="0D3E1CB6"/>
  <w16cid:commentId w16cid:paraId="6733B7CD" w16cid:durableId="5C767FDF"/>
  <w16cid:commentId w16cid:paraId="15A8108C" w16cid:durableId="04BEFB59"/>
  <w16cid:commentId w16cid:paraId="48AE43FB" w16cid:durableId="21897BAD"/>
  <w16cid:commentId w16cid:paraId="1AB60612" w16cid:durableId="10748BCA"/>
  <w16cid:commentId w16cid:paraId="308BC9D3" w16cid:durableId="5DA03F52"/>
  <w16cid:commentId w16cid:paraId="181FD509" w16cid:durableId="64B51067"/>
  <w16cid:commentId w16cid:paraId="3B279A49" w16cid:durableId="005527AC"/>
  <w16cid:commentId w16cid:paraId="710D4CA6" w16cid:durableId="423F10BE"/>
  <w16cid:commentId w16cid:paraId="42A11379" w16cid:durableId="004FC639"/>
  <w16cid:commentId w16cid:paraId="6629F96E" w16cid:durableId="1AECC464"/>
  <w16cid:commentId w16cid:paraId="229D87AC" w16cid:durableId="5C5F9346"/>
  <w16cid:commentId w16cid:paraId="7BD0E0CE" w16cid:durableId="65B62B93"/>
  <w16cid:commentId w16cid:paraId="51988EB7" w16cid:durableId="3F4E0053"/>
  <w16cid:commentId w16cid:paraId="036B9B4B" w16cid:durableId="78BCE2E7"/>
  <w16cid:commentId w16cid:paraId="6416F340" w16cid:durableId="24BA92FD"/>
  <w16cid:commentId w16cid:paraId="38F2974E" w16cid:durableId="6F176E79"/>
  <w16cid:commentId w16cid:paraId="751C70F7" w16cid:durableId="6F04A6B9"/>
  <w16cid:commentId w16cid:paraId="6FE0E41A" w16cid:durableId="15D9B114"/>
  <w16cid:commentId w16cid:paraId="3A683065" w16cid:durableId="6D5E6B34"/>
  <w16cid:commentId w16cid:paraId="34A44FFA" w16cid:durableId="7D7B2BE2"/>
  <w16cid:commentId w16cid:paraId="45A2E90D" w16cid:durableId="2D9A5F19"/>
  <w16cid:commentId w16cid:paraId="221E57FF" w16cid:durableId="4B3B0778"/>
  <w16cid:commentId w16cid:paraId="3F2789DA" w16cid:durableId="52295F1B"/>
  <w16cid:commentId w16cid:paraId="1AADE07A" w16cid:durableId="0FD0DD84"/>
  <w16cid:commentId w16cid:paraId="0DFBFF38" w16cid:durableId="03577467"/>
  <w16cid:commentId w16cid:paraId="39517C98" w16cid:durableId="6EE3D069"/>
  <w16cid:commentId w16cid:paraId="23077174" w16cid:durableId="3D94CC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76064" w14:textId="77777777" w:rsidR="00380443" w:rsidRDefault="00380443">
      <w:r>
        <w:separator/>
      </w:r>
    </w:p>
  </w:endnote>
  <w:endnote w:type="continuationSeparator" w:id="0">
    <w:p w14:paraId="60C1817A" w14:textId="77777777" w:rsidR="00380443" w:rsidRDefault="00380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FB9" w14:textId="0355C4D4" w:rsidR="00204891" w:rsidRDefault="00204891">
    <w:pPr>
      <w:pStyle w:val="Footer"/>
    </w:pPr>
    <w:r>
      <w:rPr>
        <w:noProof/>
      </w:rPr>
      <mc:AlternateContent>
        <mc:Choice Requires="wps">
          <w:drawing>
            <wp:anchor distT="0" distB="0" distL="0" distR="0" simplePos="0" relativeHeight="251658244" behindDoc="0" locked="0" layoutInCell="1" allowOverlap="1" wp14:anchorId="0C6CAC92" wp14:editId="40F4FD86">
              <wp:simplePos x="635" y="635"/>
              <wp:positionH relativeFrom="page">
                <wp:align>center</wp:align>
              </wp:positionH>
              <wp:positionV relativeFrom="page">
                <wp:align>bottom</wp:align>
              </wp:positionV>
              <wp:extent cx="768350" cy="345440"/>
              <wp:effectExtent l="0" t="0" r="12700" b="0"/>
              <wp:wrapNone/>
              <wp:docPr id="147475625" name="Text Box 5" descr="SC-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45440"/>
                      </a:xfrm>
                      <a:prstGeom prst="rect">
                        <a:avLst/>
                      </a:prstGeom>
                      <a:noFill/>
                      <a:ln>
                        <a:noFill/>
                      </a:ln>
                    </wps:spPr>
                    <wps:txbx>
                      <w:txbxContent>
                        <w:p w14:paraId="12355A44" w14:textId="23D4AAF0"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C6CAC92" id="_x0000_t202" coordsize="21600,21600" o:spt="202" path="m,l,21600r21600,l21600,xe">
              <v:stroke joinstyle="miter"/>
              <v:path gradientshapeok="t" o:connecttype="rect"/>
            </v:shapetype>
            <v:shape id="Text Box 5" o:spid="_x0000_s1028" type="#_x0000_t202" alt="SC-Restricted" style="position:absolute;margin-left:0;margin-top:0;width:60.5pt;height:27.2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" filled="f" stroked="f">
              <v:textbox style="mso-fit-shape-to-text:t" inset="0,0,0,15pt">
                <w:txbxContent>
                  <w:p w14:paraId="12355A44" w14:textId="23D4AAF0"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48BB2" w14:textId="79F6AD59" w:rsidR="00BF6D93" w:rsidRDefault="00204891">
    <w:pPr>
      <w:jc w:val="center"/>
    </w:pPr>
    <w:r>
      <w:rPr>
        <w:noProof/>
      </w:rPr>
      <mc:AlternateContent>
        <mc:Choice Requires="wps">
          <w:drawing>
            <wp:anchor distT="0" distB="0" distL="0" distR="0" simplePos="0" relativeHeight="251658245" behindDoc="0" locked="0" layoutInCell="1" allowOverlap="1" wp14:anchorId="076538D4" wp14:editId="3A55BE44">
              <wp:simplePos x="635" y="635"/>
              <wp:positionH relativeFrom="page">
                <wp:align>center</wp:align>
              </wp:positionH>
              <wp:positionV relativeFrom="page">
                <wp:align>bottom</wp:align>
              </wp:positionV>
              <wp:extent cx="768350" cy="345440"/>
              <wp:effectExtent l="0" t="0" r="12700" b="0"/>
              <wp:wrapNone/>
              <wp:docPr id="805564324" name="Text Box 6" descr="SC-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45440"/>
                      </a:xfrm>
                      <a:prstGeom prst="rect">
                        <a:avLst/>
                      </a:prstGeom>
                      <a:noFill/>
                      <a:ln>
                        <a:noFill/>
                      </a:ln>
                    </wps:spPr>
                    <wps:txbx>
                      <w:txbxContent>
                        <w:p w14:paraId="29727450" w14:textId="26E4DE81"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6538D4" id="_x0000_t202" coordsize="21600,21600" o:spt="202" path="m,l,21600r21600,l21600,xe">
              <v:stroke joinstyle="miter"/>
              <v:path gradientshapeok="t" o:connecttype="rect"/>
            </v:shapetype>
            <v:shape id="Text Box 6" o:spid="_x0000_s1029" type="#_x0000_t202" alt="SC-Restricted" style="position:absolute;left:0;text-align:left;margin-left:0;margin-top:0;width:60.5pt;height:27.2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" filled="f" stroked="f">
              <v:textbox style="mso-fit-shape-to-text:t" inset="0,0,0,15pt">
                <w:txbxContent>
                  <w:p w14:paraId="29727450" w14:textId="26E4DE81"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5F1C" w14:textId="66569000" w:rsidR="00204891" w:rsidRDefault="00204891">
    <w:pPr>
      <w:pStyle w:val="Footer"/>
    </w:pPr>
    <w:r>
      <w:rPr>
        <w:noProof/>
      </w:rPr>
      <mc:AlternateContent>
        <mc:Choice Requires="wps">
          <w:drawing>
            <wp:anchor distT="0" distB="0" distL="0" distR="0" simplePos="0" relativeHeight="251658243" behindDoc="0" locked="0" layoutInCell="1" allowOverlap="1" wp14:anchorId="21DF5021" wp14:editId="6ED5B8F8">
              <wp:simplePos x="635" y="635"/>
              <wp:positionH relativeFrom="page">
                <wp:align>center</wp:align>
              </wp:positionH>
              <wp:positionV relativeFrom="page">
                <wp:align>bottom</wp:align>
              </wp:positionV>
              <wp:extent cx="768350" cy="345440"/>
              <wp:effectExtent l="0" t="0" r="12700" b="0"/>
              <wp:wrapNone/>
              <wp:docPr id="428241369" name="Text Box 4" descr="SC-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8350" cy="345440"/>
                      </a:xfrm>
                      <a:prstGeom prst="rect">
                        <a:avLst/>
                      </a:prstGeom>
                      <a:noFill/>
                      <a:ln>
                        <a:noFill/>
                      </a:ln>
                    </wps:spPr>
                    <wps:txbx>
                      <w:txbxContent>
                        <w:p w14:paraId="7DC21C69" w14:textId="1AC8DDC9"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DF5021" id="_x0000_t202" coordsize="21600,21600" o:spt="202" path="m,l,21600r21600,l21600,xe">
              <v:stroke joinstyle="miter"/>
              <v:path gradientshapeok="t" o:connecttype="rect"/>
            </v:shapetype>
            <v:shape id="Text Box 4" o:spid="_x0000_s1031" type="#_x0000_t202" alt="SC-Restricted" style="position:absolute;margin-left:0;margin-top:0;width:60.5pt;height:27.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" filled="f" stroked="f">
              <v:textbox style="mso-fit-shape-to-text:t" inset="0,0,0,15pt">
                <w:txbxContent>
                  <w:p w14:paraId="7DC21C69" w14:textId="1AC8DDC9"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593CE" w14:textId="77777777" w:rsidR="00380443" w:rsidRDefault="00380443">
      <w:r>
        <w:separator/>
      </w:r>
    </w:p>
  </w:footnote>
  <w:footnote w:type="continuationSeparator" w:id="0">
    <w:p w14:paraId="3ABC3F99" w14:textId="77777777" w:rsidR="00380443" w:rsidRDefault="00380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7F69" w14:textId="406A559E" w:rsidR="00204891" w:rsidRDefault="00204891">
    <w:pPr>
      <w:pStyle w:val="Header"/>
    </w:pPr>
    <w:r>
      <w:rPr>
        <w:noProof/>
      </w:rPr>
      <mc:AlternateContent>
        <mc:Choice Requires="wps">
          <w:drawing>
            <wp:anchor distT="0" distB="0" distL="0" distR="0" simplePos="0" relativeHeight="251658241" behindDoc="0" locked="0" layoutInCell="1" allowOverlap="1" wp14:anchorId="4A635CB3" wp14:editId="023C3BB2">
              <wp:simplePos x="635" y="635"/>
              <wp:positionH relativeFrom="page">
                <wp:align>center</wp:align>
              </wp:positionH>
              <wp:positionV relativeFrom="page">
                <wp:align>top</wp:align>
              </wp:positionV>
              <wp:extent cx="768350" cy="345440"/>
              <wp:effectExtent l="0" t="0" r="12700" b="16510"/>
              <wp:wrapNone/>
              <wp:docPr id="117785612" name="Text Box 2" descr="SC-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8350" cy="345440"/>
                      </a:xfrm>
                      <a:prstGeom prst="rect">
                        <a:avLst/>
                      </a:prstGeom>
                      <a:noFill/>
                      <a:ln>
                        <a:noFill/>
                      </a:ln>
                    </wps:spPr>
                    <wps:txbx>
                      <w:txbxContent>
                        <w:p w14:paraId="3DECAD91" w14:textId="3BCB64AD"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635CB3" id="_x0000_t202" coordsize="21600,21600" o:spt="202" path="m,l,21600r21600,l21600,xe">
              <v:stroke joinstyle="miter"/>
              <v:path gradientshapeok="t" o:connecttype="rect"/>
            </v:shapetype>
            <v:shape id="Text Box 2" o:spid="_x0000_s1026" type="#_x0000_t202" alt="SC-Restricted" style="position:absolute;margin-left:0;margin-top:0;width:60.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" filled="f" stroked="f">
              <v:textbox style="mso-fit-shape-to-text:t" inset="0,15pt,0,0">
                <w:txbxContent>
                  <w:p w14:paraId="3DECAD91" w14:textId="3BCB64AD"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48DD" w14:textId="0EB5C70A" w:rsidR="001C0BEF" w:rsidRPr="001C0BEF" w:rsidRDefault="00204891">
    <w:pPr>
      <w:pStyle w:val="Header"/>
      <w:jc w:val="right"/>
      <w:rPr>
        <w:b/>
        <w:bCs/>
        <w:sz w:val="40"/>
        <w:szCs w:val="40"/>
      </w:rPr>
    </w:pPr>
    <w:r>
      <w:rPr>
        <w:noProof/>
      </w:rPr>
      <mc:AlternateContent>
        <mc:Choice Requires="wps">
          <w:drawing>
            <wp:anchor distT="0" distB="0" distL="0" distR="0" simplePos="0" relativeHeight="251658242" behindDoc="0" locked="0" layoutInCell="1" allowOverlap="1" wp14:anchorId="6EA18AD8" wp14:editId="744DB35D">
              <wp:simplePos x="635" y="635"/>
              <wp:positionH relativeFrom="page">
                <wp:align>center</wp:align>
              </wp:positionH>
              <wp:positionV relativeFrom="page">
                <wp:align>top</wp:align>
              </wp:positionV>
              <wp:extent cx="768350" cy="345440"/>
              <wp:effectExtent l="0" t="0" r="12700" b="16510"/>
              <wp:wrapNone/>
              <wp:docPr id="1562126304" name="Text Box 3" descr="SC-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8350" cy="345440"/>
                      </a:xfrm>
                      <a:prstGeom prst="rect">
                        <a:avLst/>
                      </a:prstGeom>
                      <a:noFill/>
                      <a:ln>
                        <a:noFill/>
                      </a:ln>
                    </wps:spPr>
                    <wps:txbx>
                      <w:txbxContent>
                        <w:p w14:paraId="1B9BD49F" w14:textId="44388C49"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EA18AD8" id="_x0000_t202" coordsize="21600,21600" o:spt="202" path="m,l,21600r21600,l21600,xe">
              <v:stroke joinstyle="miter"/>
              <v:path gradientshapeok="t" o:connecttype="rect"/>
            </v:shapetype>
            <v:shape id="Text Box 3" o:spid="_x0000_s1027" type="#_x0000_t202" alt="SC-Restricted" style="position:absolute;left:0;text-align:left;margin-left:0;margin-top:0;width:60.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" filled="f" stroked="f">
              <v:textbox style="mso-fit-shape-to-text:t" inset="0,15pt,0,0">
                <w:txbxContent>
                  <w:p w14:paraId="1B9BD49F" w14:textId="44388C49"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v:textbox>
              <w10:wrap anchorx="page" anchory="page"/>
            </v:shape>
          </w:pict>
        </mc:Fallback>
      </mc:AlternateContent>
    </w:r>
    <w:sdt>
      <w:sdtPr>
        <w:id w:val="1828016583"/>
        <w:docPartObj>
          <w:docPartGallery w:val="Page Numbers (Top of Page)"/>
          <w:docPartUnique/>
        </w:docPartObj>
      </w:sdtPr>
      <w:sdtEndPr>
        <w:rPr>
          <w:b/>
          <w:bCs/>
          <w:sz w:val="40"/>
          <w:szCs w:val="40"/>
        </w:rPr>
      </w:sdtEndPr>
      <w:sdtContent>
        <w:r w:rsidR="001C0BEF" w:rsidRPr="001C0BEF">
          <w:rPr>
            <w:b/>
            <w:bCs/>
            <w:sz w:val="40"/>
            <w:szCs w:val="40"/>
          </w:rPr>
          <w:fldChar w:fldCharType="begin"/>
        </w:r>
        <w:r w:rsidR="001C0BEF" w:rsidRPr="001C0BEF">
          <w:rPr>
            <w:b/>
            <w:bCs/>
            <w:sz w:val="40"/>
            <w:szCs w:val="40"/>
          </w:rPr>
          <w:instrText>PAGE   \* MERGEFORMAT</w:instrText>
        </w:r>
        <w:r w:rsidR="001C0BEF" w:rsidRPr="001C0BEF">
          <w:rPr>
            <w:b/>
            <w:bCs/>
            <w:sz w:val="40"/>
            <w:szCs w:val="40"/>
          </w:rPr>
          <w:fldChar w:fldCharType="separate"/>
        </w:r>
        <w:r w:rsidR="001C0BEF" w:rsidRPr="001C0BEF">
          <w:rPr>
            <w:b/>
            <w:bCs/>
            <w:sz w:val="40"/>
            <w:szCs w:val="40"/>
            <w:lang w:val="en-GB"/>
          </w:rPr>
          <w:t>2</w:t>
        </w:r>
        <w:r w:rsidR="001C0BEF" w:rsidRPr="001C0BEF">
          <w:rPr>
            <w:b/>
            <w:bCs/>
            <w:sz w:val="40"/>
            <w:szCs w:val="40"/>
          </w:rPr>
          <w:fldChar w:fldCharType="end"/>
        </w:r>
      </w:sdtContent>
    </w:sdt>
  </w:p>
  <w:p w14:paraId="50A6752F" w14:textId="77777777" w:rsidR="001C0BEF" w:rsidRDefault="001C0B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EB85A" w14:textId="4C8EBD4D" w:rsidR="00204891" w:rsidRDefault="00204891">
    <w:pPr>
      <w:pStyle w:val="Header"/>
    </w:pPr>
    <w:r>
      <w:rPr>
        <w:noProof/>
      </w:rPr>
      <mc:AlternateContent>
        <mc:Choice Requires="wps">
          <w:drawing>
            <wp:anchor distT="0" distB="0" distL="0" distR="0" simplePos="0" relativeHeight="251658240" behindDoc="0" locked="0" layoutInCell="1" allowOverlap="1" wp14:anchorId="1B010E3D" wp14:editId="238A9745">
              <wp:simplePos x="635" y="635"/>
              <wp:positionH relativeFrom="page">
                <wp:align>center</wp:align>
              </wp:positionH>
              <wp:positionV relativeFrom="page">
                <wp:align>top</wp:align>
              </wp:positionV>
              <wp:extent cx="768350" cy="345440"/>
              <wp:effectExtent l="0" t="0" r="12700" b="16510"/>
              <wp:wrapNone/>
              <wp:docPr id="1089069615" name="Text Box 1" descr="SC-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8350" cy="345440"/>
                      </a:xfrm>
                      <a:prstGeom prst="rect">
                        <a:avLst/>
                      </a:prstGeom>
                      <a:noFill/>
                      <a:ln>
                        <a:noFill/>
                      </a:ln>
                    </wps:spPr>
                    <wps:txbx>
                      <w:txbxContent>
                        <w:p w14:paraId="3D4EEF84" w14:textId="18477086"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010E3D" id="_x0000_t202" coordsize="21600,21600" o:spt="202" path="m,l,21600r21600,l21600,xe">
              <v:stroke joinstyle="miter"/>
              <v:path gradientshapeok="t" o:connecttype="rect"/>
            </v:shapetype>
            <v:shape id="Text Box 1" o:spid="_x0000_s1030" type="#_x0000_t202" alt="SC-Restricted" style="position:absolute;margin-left:0;margin-top:0;width:60.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" filled="f" stroked="f">
              <v:textbox style="mso-fit-shape-to-text:t" inset="0,15pt,0,0">
                <w:txbxContent>
                  <w:p w14:paraId="3D4EEF84" w14:textId="18477086" w:rsidR="00204891" w:rsidRPr="00204891" w:rsidRDefault="00204891" w:rsidP="00204891">
                    <w:pPr>
                      <w:rPr>
                        <w:rFonts w:ascii="Aptos" w:eastAsia="Aptos" w:hAnsi="Aptos" w:cs="Aptos"/>
                        <w:noProof/>
                        <w:color w:val="000000"/>
                        <w:sz w:val="20"/>
                        <w:szCs w:val="20"/>
                      </w:rPr>
                    </w:pPr>
                    <w:r w:rsidRPr="00204891">
                      <w:rPr>
                        <w:rFonts w:ascii="Aptos" w:eastAsia="Aptos" w:hAnsi="Aptos" w:cs="Aptos"/>
                        <w:noProof/>
                        <w:color w:val="000000"/>
                        <w:sz w:val="20"/>
                        <w:szCs w:val="20"/>
                      </w:rPr>
                      <w:t>SC-Restricted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B5B2A"/>
    <w:multiLevelType w:val="hybridMultilevel"/>
    <w:tmpl w:val="51A81AAE"/>
    <w:lvl w:ilvl="0" w:tplc="DAA8F1FC">
      <w:start w:val="1"/>
      <w:numFmt w:val="lowerLetter"/>
      <w:lvlText w:val="(%1)"/>
      <w:lvlJc w:val="left"/>
      <w:pPr>
        <w:ind w:left="1008" w:hanging="432"/>
      </w:pPr>
    </w:lvl>
    <w:lvl w:ilvl="1" w:tplc="E326D7F4">
      <w:numFmt w:val="decimal"/>
      <w:lvlText w:val=""/>
      <w:lvlJc w:val="left"/>
    </w:lvl>
    <w:lvl w:ilvl="2" w:tplc="368E4C4E">
      <w:numFmt w:val="decimal"/>
      <w:lvlText w:val=""/>
      <w:lvlJc w:val="left"/>
    </w:lvl>
    <w:lvl w:ilvl="3" w:tplc="D7EAC774">
      <w:numFmt w:val="decimal"/>
      <w:lvlText w:val=""/>
      <w:lvlJc w:val="left"/>
    </w:lvl>
    <w:lvl w:ilvl="4" w:tplc="4A4A769E">
      <w:numFmt w:val="decimal"/>
      <w:lvlText w:val=""/>
      <w:lvlJc w:val="left"/>
    </w:lvl>
    <w:lvl w:ilvl="5" w:tplc="047C7ED0">
      <w:numFmt w:val="decimal"/>
      <w:lvlText w:val=""/>
      <w:lvlJc w:val="left"/>
    </w:lvl>
    <w:lvl w:ilvl="6" w:tplc="7422B618">
      <w:numFmt w:val="decimal"/>
      <w:lvlText w:val=""/>
      <w:lvlJc w:val="left"/>
    </w:lvl>
    <w:lvl w:ilvl="7" w:tplc="575E37B0">
      <w:numFmt w:val="decimal"/>
      <w:lvlText w:val=""/>
      <w:lvlJc w:val="left"/>
    </w:lvl>
    <w:lvl w:ilvl="8" w:tplc="CEBA6882">
      <w:numFmt w:val="decimal"/>
      <w:lvlText w:val=""/>
      <w:lvlJc w:val="left"/>
    </w:lvl>
  </w:abstractNum>
  <w:abstractNum w:abstractNumId="1" w15:restartNumberingAfterBreak="0">
    <w:nsid w:val="18B763B0"/>
    <w:multiLevelType w:val="hybridMultilevel"/>
    <w:tmpl w:val="682012CA"/>
    <w:lvl w:ilvl="0" w:tplc="52D8BDA4">
      <w:start w:val="1"/>
      <w:numFmt w:val="lowerLetter"/>
      <w:lvlText w:val="(%1)"/>
      <w:lvlJc w:val="left"/>
      <w:pPr>
        <w:ind w:left="1008" w:hanging="432"/>
      </w:pPr>
    </w:lvl>
    <w:lvl w:ilvl="1" w:tplc="F2AC6AA6">
      <w:numFmt w:val="decimal"/>
      <w:lvlText w:val=""/>
      <w:lvlJc w:val="left"/>
    </w:lvl>
    <w:lvl w:ilvl="2" w:tplc="04A20A26">
      <w:numFmt w:val="decimal"/>
      <w:lvlText w:val=""/>
      <w:lvlJc w:val="left"/>
    </w:lvl>
    <w:lvl w:ilvl="3" w:tplc="A372C210">
      <w:numFmt w:val="decimal"/>
      <w:lvlText w:val=""/>
      <w:lvlJc w:val="left"/>
    </w:lvl>
    <w:lvl w:ilvl="4" w:tplc="7560824E">
      <w:numFmt w:val="decimal"/>
      <w:lvlText w:val=""/>
      <w:lvlJc w:val="left"/>
    </w:lvl>
    <w:lvl w:ilvl="5" w:tplc="69A2DD62">
      <w:numFmt w:val="decimal"/>
      <w:lvlText w:val=""/>
      <w:lvlJc w:val="left"/>
    </w:lvl>
    <w:lvl w:ilvl="6" w:tplc="B8D8D4D0">
      <w:numFmt w:val="decimal"/>
      <w:lvlText w:val=""/>
      <w:lvlJc w:val="left"/>
    </w:lvl>
    <w:lvl w:ilvl="7" w:tplc="CCC8B15E">
      <w:numFmt w:val="decimal"/>
      <w:lvlText w:val=""/>
      <w:lvlJc w:val="left"/>
    </w:lvl>
    <w:lvl w:ilvl="8" w:tplc="0DA84428">
      <w:numFmt w:val="decimal"/>
      <w:lvlText w:val=""/>
      <w:lvlJc w:val="left"/>
    </w:lvl>
  </w:abstractNum>
  <w:abstractNum w:abstractNumId="2" w15:restartNumberingAfterBreak="0">
    <w:nsid w:val="1BA6737B"/>
    <w:multiLevelType w:val="hybridMultilevel"/>
    <w:tmpl w:val="14568D4C"/>
    <w:lvl w:ilvl="0" w:tplc="30B4DFDC">
      <w:start w:val="1"/>
      <w:numFmt w:val="decimal"/>
      <w:lvlText w:val="%1."/>
      <w:lvlJc w:val="left"/>
      <w:pPr>
        <w:ind w:left="576" w:hanging="576"/>
      </w:pPr>
    </w:lvl>
    <w:lvl w:ilvl="1" w:tplc="BE30CA80">
      <w:numFmt w:val="decimal"/>
      <w:lvlText w:val=""/>
      <w:lvlJc w:val="left"/>
    </w:lvl>
    <w:lvl w:ilvl="2" w:tplc="3106175A">
      <w:numFmt w:val="decimal"/>
      <w:lvlText w:val=""/>
      <w:lvlJc w:val="left"/>
    </w:lvl>
    <w:lvl w:ilvl="3" w:tplc="42FAF17E">
      <w:numFmt w:val="decimal"/>
      <w:lvlText w:val=""/>
      <w:lvlJc w:val="left"/>
    </w:lvl>
    <w:lvl w:ilvl="4" w:tplc="14E4EF28">
      <w:numFmt w:val="decimal"/>
      <w:lvlText w:val=""/>
      <w:lvlJc w:val="left"/>
    </w:lvl>
    <w:lvl w:ilvl="5" w:tplc="8DB6FB6C">
      <w:numFmt w:val="decimal"/>
      <w:lvlText w:val=""/>
      <w:lvlJc w:val="left"/>
    </w:lvl>
    <w:lvl w:ilvl="6" w:tplc="EAD46676">
      <w:numFmt w:val="decimal"/>
      <w:lvlText w:val=""/>
      <w:lvlJc w:val="left"/>
    </w:lvl>
    <w:lvl w:ilvl="7" w:tplc="360E2944">
      <w:numFmt w:val="decimal"/>
      <w:lvlText w:val=""/>
      <w:lvlJc w:val="left"/>
    </w:lvl>
    <w:lvl w:ilvl="8" w:tplc="7CDEBEC2">
      <w:numFmt w:val="decimal"/>
      <w:lvlText w:val=""/>
      <w:lvlJc w:val="left"/>
    </w:lvl>
  </w:abstractNum>
  <w:abstractNum w:abstractNumId="3" w15:restartNumberingAfterBreak="0">
    <w:nsid w:val="1E640C9F"/>
    <w:multiLevelType w:val="hybridMultilevel"/>
    <w:tmpl w:val="22207F72"/>
    <w:lvl w:ilvl="0" w:tplc="BE067E3C">
      <w:start w:val="1"/>
      <w:numFmt w:val="upperRoman"/>
      <w:lvlText w:val="%1."/>
      <w:lvlJc w:val="left"/>
      <w:pPr>
        <w:ind w:left="578" w:hanging="720"/>
      </w:pPr>
      <w:rPr>
        <w:rFonts w:hint="default"/>
        <w:b/>
        <w:bCs/>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4" w15:restartNumberingAfterBreak="0">
    <w:nsid w:val="202F5EFB"/>
    <w:multiLevelType w:val="hybridMultilevel"/>
    <w:tmpl w:val="3F7E2D4A"/>
    <w:lvl w:ilvl="0" w:tplc="EDCE994A">
      <w:start w:val="1"/>
      <w:numFmt w:val="decimal"/>
      <w:lvlText w:val="%1."/>
      <w:lvlJc w:val="left"/>
      <w:pPr>
        <w:ind w:left="576" w:hanging="576"/>
      </w:pPr>
    </w:lvl>
    <w:lvl w:ilvl="1" w:tplc="2E8AE620">
      <w:start w:val="1"/>
      <w:numFmt w:val="lowerLetter"/>
      <w:lvlText w:val="(%2)"/>
      <w:lvlJc w:val="left"/>
      <w:pPr>
        <w:ind w:left="1152" w:hanging="576"/>
      </w:pPr>
    </w:lvl>
    <w:lvl w:ilvl="2" w:tplc="F966441A">
      <w:numFmt w:val="decimal"/>
      <w:lvlText w:val=""/>
      <w:lvlJc w:val="left"/>
    </w:lvl>
    <w:lvl w:ilvl="3" w:tplc="2F986420">
      <w:numFmt w:val="decimal"/>
      <w:lvlText w:val=""/>
      <w:lvlJc w:val="left"/>
    </w:lvl>
    <w:lvl w:ilvl="4" w:tplc="83140348">
      <w:numFmt w:val="decimal"/>
      <w:lvlText w:val=""/>
      <w:lvlJc w:val="left"/>
    </w:lvl>
    <w:lvl w:ilvl="5" w:tplc="62082C06">
      <w:numFmt w:val="decimal"/>
      <w:lvlText w:val=""/>
      <w:lvlJc w:val="left"/>
    </w:lvl>
    <w:lvl w:ilvl="6" w:tplc="60505B0A">
      <w:numFmt w:val="decimal"/>
      <w:lvlText w:val=""/>
      <w:lvlJc w:val="left"/>
    </w:lvl>
    <w:lvl w:ilvl="7" w:tplc="1B8C34F0">
      <w:numFmt w:val="decimal"/>
      <w:lvlText w:val=""/>
      <w:lvlJc w:val="left"/>
    </w:lvl>
    <w:lvl w:ilvl="8" w:tplc="2272DA74">
      <w:numFmt w:val="decimal"/>
      <w:lvlText w:val=""/>
      <w:lvlJc w:val="left"/>
    </w:lvl>
  </w:abstractNum>
  <w:abstractNum w:abstractNumId="5" w15:restartNumberingAfterBreak="0">
    <w:nsid w:val="319C5DAE"/>
    <w:multiLevelType w:val="hybridMultilevel"/>
    <w:tmpl w:val="713C80C4"/>
    <w:lvl w:ilvl="0" w:tplc="528E9BF0">
      <w:start w:val="1"/>
      <w:numFmt w:val="decimal"/>
      <w:lvlText w:val="%1)"/>
      <w:lvlJc w:val="left"/>
      <w:pPr>
        <w:ind w:left="1020" w:hanging="360"/>
      </w:pPr>
    </w:lvl>
    <w:lvl w:ilvl="1" w:tplc="C26C5474">
      <w:start w:val="1"/>
      <w:numFmt w:val="decimal"/>
      <w:lvlText w:val="%2)"/>
      <w:lvlJc w:val="left"/>
      <w:pPr>
        <w:ind w:left="1020" w:hanging="360"/>
      </w:pPr>
    </w:lvl>
    <w:lvl w:ilvl="2" w:tplc="402AFD7E">
      <w:start w:val="1"/>
      <w:numFmt w:val="decimal"/>
      <w:lvlText w:val="%3)"/>
      <w:lvlJc w:val="left"/>
      <w:pPr>
        <w:ind w:left="1020" w:hanging="360"/>
      </w:pPr>
    </w:lvl>
    <w:lvl w:ilvl="3" w:tplc="7E32C1D0">
      <w:start w:val="1"/>
      <w:numFmt w:val="decimal"/>
      <w:lvlText w:val="%4)"/>
      <w:lvlJc w:val="left"/>
      <w:pPr>
        <w:ind w:left="1020" w:hanging="360"/>
      </w:pPr>
    </w:lvl>
    <w:lvl w:ilvl="4" w:tplc="F68CDBBE">
      <w:start w:val="1"/>
      <w:numFmt w:val="decimal"/>
      <w:lvlText w:val="%5)"/>
      <w:lvlJc w:val="left"/>
      <w:pPr>
        <w:ind w:left="1020" w:hanging="360"/>
      </w:pPr>
    </w:lvl>
    <w:lvl w:ilvl="5" w:tplc="804AF69E">
      <w:start w:val="1"/>
      <w:numFmt w:val="decimal"/>
      <w:lvlText w:val="%6)"/>
      <w:lvlJc w:val="left"/>
      <w:pPr>
        <w:ind w:left="1020" w:hanging="360"/>
      </w:pPr>
    </w:lvl>
    <w:lvl w:ilvl="6" w:tplc="9F423730">
      <w:start w:val="1"/>
      <w:numFmt w:val="decimal"/>
      <w:lvlText w:val="%7)"/>
      <w:lvlJc w:val="left"/>
      <w:pPr>
        <w:ind w:left="1020" w:hanging="360"/>
      </w:pPr>
    </w:lvl>
    <w:lvl w:ilvl="7" w:tplc="B27003BC">
      <w:start w:val="1"/>
      <w:numFmt w:val="decimal"/>
      <w:lvlText w:val="%8)"/>
      <w:lvlJc w:val="left"/>
      <w:pPr>
        <w:ind w:left="1020" w:hanging="360"/>
      </w:pPr>
    </w:lvl>
    <w:lvl w:ilvl="8" w:tplc="9AFC4F0E">
      <w:start w:val="1"/>
      <w:numFmt w:val="decimal"/>
      <w:lvlText w:val="%9)"/>
      <w:lvlJc w:val="left"/>
      <w:pPr>
        <w:ind w:left="1020" w:hanging="360"/>
      </w:pPr>
    </w:lvl>
  </w:abstractNum>
  <w:abstractNum w:abstractNumId="6" w15:restartNumberingAfterBreak="0">
    <w:nsid w:val="37240E8F"/>
    <w:multiLevelType w:val="hybridMultilevel"/>
    <w:tmpl w:val="63DEB794"/>
    <w:lvl w:ilvl="0" w:tplc="2CF06F22">
      <w:start w:val="1"/>
      <w:numFmt w:val="decimal"/>
      <w:lvlText w:val="%1."/>
      <w:lvlJc w:val="left"/>
      <w:pPr>
        <w:ind w:left="576" w:hanging="576"/>
      </w:pPr>
    </w:lvl>
    <w:lvl w:ilvl="1" w:tplc="DE7851D4">
      <w:start w:val="1"/>
      <w:numFmt w:val="lowerLetter"/>
      <w:lvlText w:val="(%2)"/>
      <w:lvlJc w:val="left"/>
      <w:pPr>
        <w:ind w:left="1152" w:hanging="576"/>
      </w:pPr>
    </w:lvl>
    <w:lvl w:ilvl="2" w:tplc="C57837F0">
      <w:start w:val="1"/>
      <w:numFmt w:val="lowerRoman"/>
      <w:lvlText w:val="(%3)"/>
      <w:lvlJc w:val="left"/>
      <w:pPr>
        <w:ind w:left="1728" w:hanging="576"/>
      </w:pPr>
    </w:lvl>
    <w:lvl w:ilvl="3" w:tplc="7966DFAA">
      <w:numFmt w:val="decimal"/>
      <w:lvlText w:val=""/>
      <w:lvlJc w:val="left"/>
    </w:lvl>
    <w:lvl w:ilvl="4" w:tplc="32485FF2">
      <w:numFmt w:val="decimal"/>
      <w:lvlText w:val=""/>
      <w:lvlJc w:val="left"/>
    </w:lvl>
    <w:lvl w:ilvl="5" w:tplc="43BAB806">
      <w:numFmt w:val="decimal"/>
      <w:lvlText w:val=""/>
      <w:lvlJc w:val="left"/>
    </w:lvl>
    <w:lvl w:ilvl="6" w:tplc="6BE4623E">
      <w:numFmt w:val="decimal"/>
      <w:lvlText w:val=""/>
      <w:lvlJc w:val="left"/>
    </w:lvl>
    <w:lvl w:ilvl="7" w:tplc="78CCCD5E">
      <w:numFmt w:val="decimal"/>
      <w:lvlText w:val=""/>
      <w:lvlJc w:val="left"/>
    </w:lvl>
    <w:lvl w:ilvl="8" w:tplc="1C4E294C">
      <w:numFmt w:val="decimal"/>
      <w:lvlText w:val=""/>
      <w:lvlJc w:val="left"/>
    </w:lvl>
  </w:abstractNum>
  <w:abstractNum w:abstractNumId="7" w15:restartNumberingAfterBreak="0">
    <w:nsid w:val="46DE02FD"/>
    <w:multiLevelType w:val="hybridMultilevel"/>
    <w:tmpl w:val="B09A7E30"/>
    <w:lvl w:ilvl="0" w:tplc="748CBF28">
      <w:start w:val="1"/>
      <w:numFmt w:val="upperRoman"/>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5B77A6A"/>
    <w:multiLevelType w:val="hybridMultilevel"/>
    <w:tmpl w:val="1674C95A"/>
    <w:lvl w:ilvl="0" w:tplc="220A4A26">
      <w:start w:val="1"/>
      <w:numFmt w:val="bullet"/>
      <w:lvlText w:val="●"/>
      <w:lvlJc w:val="left"/>
      <w:pPr>
        <w:ind w:left="720" w:hanging="360"/>
      </w:pPr>
    </w:lvl>
    <w:lvl w:ilvl="1" w:tplc="1F541CFC">
      <w:start w:val="1"/>
      <w:numFmt w:val="bullet"/>
      <w:lvlText w:val="○"/>
      <w:lvlJc w:val="left"/>
      <w:pPr>
        <w:ind w:left="1440" w:hanging="360"/>
      </w:pPr>
    </w:lvl>
    <w:lvl w:ilvl="2" w:tplc="57D86D60">
      <w:start w:val="1"/>
      <w:numFmt w:val="bullet"/>
      <w:lvlText w:val="■"/>
      <w:lvlJc w:val="left"/>
      <w:pPr>
        <w:ind w:left="2160" w:hanging="360"/>
      </w:pPr>
    </w:lvl>
    <w:lvl w:ilvl="3" w:tplc="71764542">
      <w:start w:val="1"/>
      <w:numFmt w:val="bullet"/>
      <w:lvlText w:val="●"/>
      <w:lvlJc w:val="left"/>
      <w:pPr>
        <w:ind w:left="2880" w:hanging="360"/>
      </w:pPr>
    </w:lvl>
    <w:lvl w:ilvl="4" w:tplc="8550BD74">
      <w:start w:val="1"/>
      <w:numFmt w:val="bullet"/>
      <w:lvlText w:val="○"/>
      <w:lvlJc w:val="left"/>
      <w:pPr>
        <w:ind w:left="3600" w:hanging="360"/>
      </w:pPr>
    </w:lvl>
    <w:lvl w:ilvl="5" w:tplc="C3E4BA5A">
      <w:start w:val="1"/>
      <w:numFmt w:val="bullet"/>
      <w:lvlText w:val="■"/>
      <w:lvlJc w:val="left"/>
      <w:pPr>
        <w:ind w:left="4320" w:hanging="360"/>
      </w:pPr>
    </w:lvl>
    <w:lvl w:ilvl="6" w:tplc="A37A12CC">
      <w:start w:val="1"/>
      <w:numFmt w:val="bullet"/>
      <w:lvlText w:val="●"/>
      <w:lvlJc w:val="left"/>
      <w:pPr>
        <w:ind w:left="5040" w:hanging="360"/>
      </w:pPr>
    </w:lvl>
    <w:lvl w:ilvl="7" w:tplc="693A6BFE">
      <w:start w:val="1"/>
      <w:numFmt w:val="bullet"/>
      <w:lvlText w:val="●"/>
      <w:lvlJc w:val="left"/>
      <w:pPr>
        <w:ind w:left="5760" w:hanging="360"/>
      </w:pPr>
    </w:lvl>
    <w:lvl w:ilvl="8" w:tplc="4F943040">
      <w:start w:val="1"/>
      <w:numFmt w:val="bullet"/>
      <w:lvlText w:val="●"/>
      <w:lvlJc w:val="left"/>
      <w:pPr>
        <w:ind w:left="6480" w:hanging="360"/>
      </w:pPr>
    </w:lvl>
  </w:abstractNum>
  <w:abstractNum w:abstractNumId="9" w15:restartNumberingAfterBreak="0">
    <w:nsid w:val="74EC4F3A"/>
    <w:multiLevelType w:val="hybridMultilevel"/>
    <w:tmpl w:val="561861EC"/>
    <w:lvl w:ilvl="0" w:tplc="4009000F">
      <w:start w:val="1"/>
      <w:numFmt w:val="decimal"/>
      <w:lvlText w:val="%1."/>
      <w:lvlJc w:val="left"/>
      <w:pPr>
        <w:ind w:left="2662" w:hanging="360"/>
      </w:pPr>
    </w:lvl>
    <w:lvl w:ilvl="1" w:tplc="40090019" w:tentative="1">
      <w:start w:val="1"/>
      <w:numFmt w:val="lowerLetter"/>
      <w:lvlText w:val="%2."/>
      <w:lvlJc w:val="left"/>
      <w:pPr>
        <w:ind w:left="3382" w:hanging="360"/>
      </w:pPr>
    </w:lvl>
    <w:lvl w:ilvl="2" w:tplc="4009001B" w:tentative="1">
      <w:start w:val="1"/>
      <w:numFmt w:val="lowerRoman"/>
      <w:lvlText w:val="%3."/>
      <w:lvlJc w:val="right"/>
      <w:pPr>
        <w:ind w:left="4102" w:hanging="180"/>
      </w:pPr>
    </w:lvl>
    <w:lvl w:ilvl="3" w:tplc="4009000F" w:tentative="1">
      <w:start w:val="1"/>
      <w:numFmt w:val="decimal"/>
      <w:lvlText w:val="%4."/>
      <w:lvlJc w:val="left"/>
      <w:pPr>
        <w:ind w:left="4822" w:hanging="360"/>
      </w:pPr>
    </w:lvl>
    <w:lvl w:ilvl="4" w:tplc="40090019" w:tentative="1">
      <w:start w:val="1"/>
      <w:numFmt w:val="lowerLetter"/>
      <w:lvlText w:val="%5."/>
      <w:lvlJc w:val="left"/>
      <w:pPr>
        <w:ind w:left="5542" w:hanging="360"/>
      </w:pPr>
    </w:lvl>
    <w:lvl w:ilvl="5" w:tplc="4009001B" w:tentative="1">
      <w:start w:val="1"/>
      <w:numFmt w:val="lowerRoman"/>
      <w:lvlText w:val="%6."/>
      <w:lvlJc w:val="right"/>
      <w:pPr>
        <w:ind w:left="6262" w:hanging="180"/>
      </w:pPr>
    </w:lvl>
    <w:lvl w:ilvl="6" w:tplc="4009000F" w:tentative="1">
      <w:start w:val="1"/>
      <w:numFmt w:val="decimal"/>
      <w:lvlText w:val="%7."/>
      <w:lvlJc w:val="left"/>
      <w:pPr>
        <w:ind w:left="6982" w:hanging="360"/>
      </w:pPr>
    </w:lvl>
    <w:lvl w:ilvl="7" w:tplc="40090019" w:tentative="1">
      <w:start w:val="1"/>
      <w:numFmt w:val="lowerLetter"/>
      <w:lvlText w:val="%8."/>
      <w:lvlJc w:val="left"/>
      <w:pPr>
        <w:ind w:left="7702" w:hanging="360"/>
      </w:pPr>
    </w:lvl>
    <w:lvl w:ilvl="8" w:tplc="4009001B" w:tentative="1">
      <w:start w:val="1"/>
      <w:numFmt w:val="lowerRoman"/>
      <w:lvlText w:val="%9."/>
      <w:lvlJc w:val="right"/>
      <w:pPr>
        <w:ind w:left="8422" w:hanging="180"/>
      </w:pPr>
    </w:lvl>
  </w:abstractNum>
  <w:abstractNum w:abstractNumId="10" w15:restartNumberingAfterBreak="0">
    <w:nsid w:val="77AA0CB4"/>
    <w:multiLevelType w:val="hybridMultilevel"/>
    <w:tmpl w:val="2E20F7BE"/>
    <w:lvl w:ilvl="0" w:tplc="CA8E4092">
      <w:start w:val="1"/>
      <w:numFmt w:val="bullet"/>
      <w:lvlText w:val="•"/>
      <w:lvlJc w:val="left"/>
      <w:pPr>
        <w:ind w:left="864" w:hanging="360"/>
      </w:pPr>
    </w:lvl>
    <w:lvl w:ilvl="1" w:tplc="B4FE2B8A">
      <w:numFmt w:val="decimal"/>
      <w:lvlText w:val=""/>
      <w:lvlJc w:val="left"/>
    </w:lvl>
    <w:lvl w:ilvl="2" w:tplc="929C0B22">
      <w:numFmt w:val="decimal"/>
      <w:lvlText w:val=""/>
      <w:lvlJc w:val="left"/>
    </w:lvl>
    <w:lvl w:ilvl="3" w:tplc="54162D7A">
      <w:numFmt w:val="decimal"/>
      <w:lvlText w:val=""/>
      <w:lvlJc w:val="left"/>
    </w:lvl>
    <w:lvl w:ilvl="4" w:tplc="0F929260">
      <w:numFmt w:val="decimal"/>
      <w:lvlText w:val=""/>
      <w:lvlJc w:val="left"/>
    </w:lvl>
    <w:lvl w:ilvl="5" w:tplc="E2347A3A">
      <w:numFmt w:val="decimal"/>
      <w:lvlText w:val=""/>
      <w:lvlJc w:val="left"/>
    </w:lvl>
    <w:lvl w:ilvl="6" w:tplc="7B8E8B92">
      <w:numFmt w:val="decimal"/>
      <w:lvlText w:val=""/>
      <w:lvlJc w:val="left"/>
    </w:lvl>
    <w:lvl w:ilvl="7" w:tplc="F1E6AAB2">
      <w:numFmt w:val="decimal"/>
      <w:lvlText w:val=""/>
      <w:lvlJc w:val="left"/>
    </w:lvl>
    <w:lvl w:ilvl="8" w:tplc="19F2AA18">
      <w:numFmt w:val="decimal"/>
      <w:lvlText w:val=""/>
      <w:lvlJc w:val="left"/>
    </w:lvl>
  </w:abstractNum>
  <w:abstractNum w:abstractNumId="11" w15:restartNumberingAfterBreak="0">
    <w:nsid w:val="7B7466F8"/>
    <w:multiLevelType w:val="hybridMultilevel"/>
    <w:tmpl w:val="0F7077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DA1F0C"/>
    <w:multiLevelType w:val="hybridMultilevel"/>
    <w:tmpl w:val="884EBD6C"/>
    <w:lvl w:ilvl="0" w:tplc="4C4084A0">
      <w:start w:val="1"/>
      <w:numFmt w:val="decimal"/>
      <w:lvlText w:val="%1."/>
      <w:lvlJc w:val="left"/>
      <w:pPr>
        <w:ind w:left="576" w:hanging="576"/>
      </w:pPr>
    </w:lvl>
    <w:lvl w:ilvl="1" w:tplc="8312EB64">
      <w:start w:val="1"/>
      <w:numFmt w:val="lowerLetter"/>
      <w:lvlText w:val="(%2)"/>
      <w:lvlJc w:val="left"/>
      <w:pPr>
        <w:ind w:left="1152" w:hanging="576"/>
      </w:pPr>
    </w:lvl>
    <w:lvl w:ilvl="2" w:tplc="E642ED48">
      <w:numFmt w:val="decimal"/>
      <w:lvlText w:val=""/>
      <w:lvlJc w:val="left"/>
    </w:lvl>
    <w:lvl w:ilvl="3" w:tplc="886E6672">
      <w:numFmt w:val="decimal"/>
      <w:lvlText w:val=""/>
      <w:lvlJc w:val="left"/>
    </w:lvl>
    <w:lvl w:ilvl="4" w:tplc="B7FCCF48">
      <w:numFmt w:val="decimal"/>
      <w:lvlText w:val=""/>
      <w:lvlJc w:val="left"/>
    </w:lvl>
    <w:lvl w:ilvl="5" w:tplc="905C88D0">
      <w:numFmt w:val="decimal"/>
      <w:lvlText w:val=""/>
      <w:lvlJc w:val="left"/>
    </w:lvl>
    <w:lvl w:ilvl="6" w:tplc="04301AA6">
      <w:numFmt w:val="decimal"/>
      <w:lvlText w:val=""/>
      <w:lvlJc w:val="left"/>
    </w:lvl>
    <w:lvl w:ilvl="7" w:tplc="B94AC8CA">
      <w:numFmt w:val="decimal"/>
      <w:lvlText w:val=""/>
      <w:lvlJc w:val="left"/>
    </w:lvl>
    <w:lvl w:ilvl="8" w:tplc="7E2CD890">
      <w:numFmt w:val="decimal"/>
      <w:lvlText w:val=""/>
      <w:lvlJc w:val="left"/>
    </w:lvl>
  </w:abstractNum>
  <w:num w:numId="1" w16cid:durableId="1081606834">
    <w:abstractNumId w:val="8"/>
    <w:lvlOverride w:ilvl="0">
      <w:startOverride w:val="1"/>
    </w:lvlOverride>
  </w:num>
  <w:num w:numId="2" w16cid:durableId="2108696113">
    <w:abstractNumId w:val="10"/>
    <w:lvlOverride w:ilvl="0">
      <w:startOverride w:val="1"/>
    </w:lvlOverride>
  </w:num>
  <w:num w:numId="3" w16cid:durableId="947199703">
    <w:abstractNumId w:val="1"/>
    <w:lvlOverride w:ilvl="0">
      <w:startOverride w:val="1"/>
    </w:lvlOverride>
  </w:num>
  <w:num w:numId="4" w16cid:durableId="67502996">
    <w:abstractNumId w:val="6"/>
    <w:lvlOverride w:ilvl="0">
      <w:startOverride w:val="1"/>
    </w:lvlOverride>
  </w:num>
  <w:num w:numId="5" w16cid:durableId="1216627375">
    <w:abstractNumId w:val="0"/>
    <w:lvlOverride w:ilvl="0">
      <w:startOverride w:val="1"/>
    </w:lvlOverride>
  </w:num>
  <w:num w:numId="6" w16cid:durableId="1048190538">
    <w:abstractNumId w:val="2"/>
    <w:lvlOverride w:ilvl="0">
      <w:startOverride w:val="1"/>
    </w:lvlOverride>
  </w:num>
  <w:num w:numId="7" w16cid:durableId="2028171722">
    <w:abstractNumId w:val="11"/>
  </w:num>
  <w:num w:numId="8" w16cid:durableId="234094620">
    <w:abstractNumId w:val="3"/>
  </w:num>
  <w:num w:numId="9" w16cid:durableId="1329747305">
    <w:abstractNumId w:val="9"/>
  </w:num>
  <w:num w:numId="10" w16cid:durableId="1893810188">
    <w:abstractNumId w:val="7"/>
  </w:num>
  <w:num w:numId="11" w16cid:durableId="1910268404">
    <w:abstractNumId w:val="4"/>
    <w:lvlOverride w:ilvl="0">
      <w:startOverride w:val="1"/>
    </w:lvlOverride>
  </w:num>
  <w:num w:numId="12" w16cid:durableId="2135363509">
    <w:abstractNumId w:val="12"/>
    <w:lvlOverride w:ilvl="0">
      <w:startOverride w:val="1"/>
    </w:lvlOverride>
  </w:num>
  <w:num w:numId="13" w16cid:durableId="4674320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shaswi Kant">
    <w15:presenceInfo w15:providerId="AD" w15:userId="S::Yashaswi.Kant@trilegal.com::b3057848-a285-4cdb-abd6-b0a024c7e577"/>
  </w15:person>
  <w15:person w15:author="Senthil Kumar Dharuman">
    <w15:presenceInfo w15:providerId="AD" w15:userId="S::Senthil.Dharuman@sembcorp.com::8e15ef18-4990-4287-bbd6-b390dd9954ed"/>
  </w15:person>
  <w15:person w15:author="Priya Dwivedi">
    <w15:presenceInfo w15:providerId="AD" w15:userId="S::priya.dwivedi@sembcorp.com::63d74b39-b826-4289-8042-e81db4ffd68e"/>
  </w15:person>
  <w15:person w15:author="Ali Ahmed Chaudhary">
    <w15:presenceInfo w15:providerId="AD" w15:userId="S::ali.chaudhary@Trilegal.com::24ff8528-a339-4ec3-b02b-1913a22c041b"/>
  </w15:person>
  <w15:person w15:author="Priya Kanwat">
    <w15:presenceInfo w15:providerId="AD" w15:userId="S::priya.kanwat@sembcorp.com::44550a8e-4767-41ba-b78c-1020e977385c"/>
  </w15:person>
  <w15:person w15:author="Vivek Hooda">
    <w15:presenceInfo w15:providerId="AD" w15:userId="S::Vivek.Hooda@sembcorp.com::3d4aa0a9-d510-429c-bc7e-4105c2b49f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D93"/>
    <w:rsid w:val="00001C45"/>
    <w:rsid w:val="000037EC"/>
    <w:rsid w:val="00003BBD"/>
    <w:rsid w:val="00006233"/>
    <w:rsid w:val="00007E05"/>
    <w:rsid w:val="0001009A"/>
    <w:rsid w:val="00014966"/>
    <w:rsid w:val="00014B4B"/>
    <w:rsid w:val="00024102"/>
    <w:rsid w:val="00032009"/>
    <w:rsid w:val="000342EF"/>
    <w:rsid w:val="00034CA8"/>
    <w:rsid w:val="0004189F"/>
    <w:rsid w:val="0004476B"/>
    <w:rsid w:val="00044BF3"/>
    <w:rsid w:val="00054106"/>
    <w:rsid w:val="000544DD"/>
    <w:rsid w:val="00054D86"/>
    <w:rsid w:val="00061F71"/>
    <w:rsid w:val="000651C0"/>
    <w:rsid w:val="00065B0A"/>
    <w:rsid w:val="00065FAA"/>
    <w:rsid w:val="00067869"/>
    <w:rsid w:val="000678FB"/>
    <w:rsid w:val="000770E4"/>
    <w:rsid w:val="00081CE0"/>
    <w:rsid w:val="000828F4"/>
    <w:rsid w:val="00083A2B"/>
    <w:rsid w:val="00085C63"/>
    <w:rsid w:val="000867EF"/>
    <w:rsid w:val="0008781D"/>
    <w:rsid w:val="0009016F"/>
    <w:rsid w:val="00093987"/>
    <w:rsid w:val="000948CD"/>
    <w:rsid w:val="000959A7"/>
    <w:rsid w:val="00095A01"/>
    <w:rsid w:val="00096CC4"/>
    <w:rsid w:val="000A462B"/>
    <w:rsid w:val="000A4B4D"/>
    <w:rsid w:val="000A52EB"/>
    <w:rsid w:val="000A694A"/>
    <w:rsid w:val="000A795D"/>
    <w:rsid w:val="000B484D"/>
    <w:rsid w:val="000C05A7"/>
    <w:rsid w:val="000C57F4"/>
    <w:rsid w:val="000C7B56"/>
    <w:rsid w:val="000D707E"/>
    <w:rsid w:val="000E1068"/>
    <w:rsid w:val="000E18B9"/>
    <w:rsid w:val="000E7110"/>
    <w:rsid w:val="000E73CE"/>
    <w:rsid w:val="000F0DE9"/>
    <w:rsid w:val="000F21F6"/>
    <w:rsid w:val="000F6FD6"/>
    <w:rsid w:val="00100203"/>
    <w:rsid w:val="00100BA1"/>
    <w:rsid w:val="00101C27"/>
    <w:rsid w:val="00102CB3"/>
    <w:rsid w:val="00103F88"/>
    <w:rsid w:val="001134D3"/>
    <w:rsid w:val="00114371"/>
    <w:rsid w:val="00116C9E"/>
    <w:rsid w:val="00131D9F"/>
    <w:rsid w:val="001370D1"/>
    <w:rsid w:val="00137E2F"/>
    <w:rsid w:val="00137F48"/>
    <w:rsid w:val="00144F23"/>
    <w:rsid w:val="00147105"/>
    <w:rsid w:val="00152AE3"/>
    <w:rsid w:val="00153895"/>
    <w:rsid w:val="001620BB"/>
    <w:rsid w:val="0016234D"/>
    <w:rsid w:val="00162650"/>
    <w:rsid w:val="00165AA6"/>
    <w:rsid w:val="00171AB7"/>
    <w:rsid w:val="001823BA"/>
    <w:rsid w:val="00182FE6"/>
    <w:rsid w:val="00183DBB"/>
    <w:rsid w:val="001857DD"/>
    <w:rsid w:val="00193B09"/>
    <w:rsid w:val="00196534"/>
    <w:rsid w:val="001A13BD"/>
    <w:rsid w:val="001A1718"/>
    <w:rsid w:val="001A195A"/>
    <w:rsid w:val="001A1DB1"/>
    <w:rsid w:val="001A2230"/>
    <w:rsid w:val="001A2EB6"/>
    <w:rsid w:val="001B20FA"/>
    <w:rsid w:val="001B530F"/>
    <w:rsid w:val="001C0BEF"/>
    <w:rsid w:val="001C27FF"/>
    <w:rsid w:val="001C2AD7"/>
    <w:rsid w:val="001C30B4"/>
    <w:rsid w:val="001C4FCD"/>
    <w:rsid w:val="001C719C"/>
    <w:rsid w:val="001D082A"/>
    <w:rsid w:val="001D35B8"/>
    <w:rsid w:val="001D571A"/>
    <w:rsid w:val="001D5AF1"/>
    <w:rsid w:val="001D5DA9"/>
    <w:rsid w:val="001D7C72"/>
    <w:rsid w:val="001E055A"/>
    <w:rsid w:val="001E14DA"/>
    <w:rsid w:val="001F1CB7"/>
    <w:rsid w:val="001F209D"/>
    <w:rsid w:val="001F22A7"/>
    <w:rsid w:val="001F5365"/>
    <w:rsid w:val="00203133"/>
    <w:rsid w:val="00204891"/>
    <w:rsid w:val="00213154"/>
    <w:rsid w:val="00213A32"/>
    <w:rsid w:val="0021646A"/>
    <w:rsid w:val="0021745E"/>
    <w:rsid w:val="00223A36"/>
    <w:rsid w:val="00223C86"/>
    <w:rsid w:val="00227398"/>
    <w:rsid w:val="0023318B"/>
    <w:rsid w:val="00235582"/>
    <w:rsid w:val="002431DC"/>
    <w:rsid w:val="00243966"/>
    <w:rsid w:val="00245D6F"/>
    <w:rsid w:val="002631EF"/>
    <w:rsid w:val="00263C93"/>
    <w:rsid w:val="00265BB2"/>
    <w:rsid w:val="00267418"/>
    <w:rsid w:val="00267F0C"/>
    <w:rsid w:val="00270224"/>
    <w:rsid w:val="00276E11"/>
    <w:rsid w:val="00283467"/>
    <w:rsid w:val="002853E0"/>
    <w:rsid w:val="00286095"/>
    <w:rsid w:val="002870C0"/>
    <w:rsid w:val="00290131"/>
    <w:rsid w:val="0029129B"/>
    <w:rsid w:val="00295813"/>
    <w:rsid w:val="002A1D47"/>
    <w:rsid w:val="002A3A66"/>
    <w:rsid w:val="002B3F3E"/>
    <w:rsid w:val="002B4D29"/>
    <w:rsid w:val="002B54CC"/>
    <w:rsid w:val="002B6049"/>
    <w:rsid w:val="002C08B2"/>
    <w:rsid w:val="002C649C"/>
    <w:rsid w:val="002D127F"/>
    <w:rsid w:val="002D1469"/>
    <w:rsid w:val="002D1B6B"/>
    <w:rsid w:val="002D5542"/>
    <w:rsid w:val="002D6604"/>
    <w:rsid w:val="002E01BF"/>
    <w:rsid w:val="002E195A"/>
    <w:rsid w:val="002E1F08"/>
    <w:rsid w:val="002E3FCA"/>
    <w:rsid w:val="002F04A3"/>
    <w:rsid w:val="002F22D7"/>
    <w:rsid w:val="002F3210"/>
    <w:rsid w:val="002F36BF"/>
    <w:rsid w:val="002F6F30"/>
    <w:rsid w:val="003152E1"/>
    <w:rsid w:val="0031546A"/>
    <w:rsid w:val="00317223"/>
    <w:rsid w:val="003176B1"/>
    <w:rsid w:val="003227DB"/>
    <w:rsid w:val="00322BB1"/>
    <w:rsid w:val="00324E24"/>
    <w:rsid w:val="0033504F"/>
    <w:rsid w:val="00335B22"/>
    <w:rsid w:val="003365A1"/>
    <w:rsid w:val="00340159"/>
    <w:rsid w:val="00340397"/>
    <w:rsid w:val="003403C6"/>
    <w:rsid w:val="00340F20"/>
    <w:rsid w:val="00342262"/>
    <w:rsid w:val="00343249"/>
    <w:rsid w:val="00345E27"/>
    <w:rsid w:val="00350214"/>
    <w:rsid w:val="00352F9F"/>
    <w:rsid w:val="00353629"/>
    <w:rsid w:val="00353ADD"/>
    <w:rsid w:val="003554C5"/>
    <w:rsid w:val="00355ECE"/>
    <w:rsid w:val="0036139D"/>
    <w:rsid w:val="00363492"/>
    <w:rsid w:val="00365F42"/>
    <w:rsid w:val="003700B1"/>
    <w:rsid w:val="00372372"/>
    <w:rsid w:val="00373802"/>
    <w:rsid w:val="00377606"/>
    <w:rsid w:val="00380443"/>
    <w:rsid w:val="0038669B"/>
    <w:rsid w:val="00395BCE"/>
    <w:rsid w:val="003962FD"/>
    <w:rsid w:val="003968F3"/>
    <w:rsid w:val="003A2B72"/>
    <w:rsid w:val="003A3A41"/>
    <w:rsid w:val="003A3C5B"/>
    <w:rsid w:val="003A6A4A"/>
    <w:rsid w:val="003B02CA"/>
    <w:rsid w:val="003B1A5C"/>
    <w:rsid w:val="003B75FA"/>
    <w:rsid w:val="003D24FB"/>
    <w:rsid w:val="003D32E7"/>
    <w:rsid w:val="003D4ED4"/>
    <w:rsid w:val="003D50CA"/>
    <w:rsid w:val="003D7904"/>
    <w:rsid w:val="003E2998"/>
    <w:rsid w:val="003E72F1"/>
    <w:rsid w:val="003F1737"/>
    <w:rsid w:val="003F3C25"/>
    <w:rsid w:val="00400129"/>
    <w:rsid w:val="00401941"/>
    <w:rsid w:val="004057F6"/>
    <w:rsid w:val="0041215B"/>
    <w:rsid w:val="00420997"/>
    <w:rsid w:val="00421BAE"/>
    <w:rsid w:val="004251D6"/>
    <w:rsid w:val="00426ED9"/>
    <w:rsid w:val="0043558B"/>
    <w:rsid w:val="00435950"/>
    <w:rsid w:val="00436125"/>
    <w:rsid w:val="004369C0"/>
    <w:rsid w:val="00436BEA"/>
    <w:rsid w:val="0044088D"/>
    <w:rsid w:val="00442919"/>
    <w:rsid w:val="004477F5"/>
    <w:rsid w:val="00447BBF"/>
    <w:rsid w:val="00455A70"/>
    <w:rsid w:val="0045601E"/>
    <w:rsid w:val="00465E40"/>
    <w:rsid w:val="00466ACD"/>
    <w:rsid w:val="00473FF0"/>
    <w:rsid w:val="0048331E"/>
    <w:rsid w:val="0049471D"/>
    <w:rsid w:val="004A10BF"/>
    <w:rsid w:val="004A1F7C"/>
    <w:rsid w:val="004A292F"/>
    <w:rsid w:val="004A406C"/>
    <w:rsid w:val="004A5C46"/>
    <w:rsid w:val="004A7CEB"/>
    <w:rsid w:val="004B254D"/>
    <w:rsid w:val="004B257E"/>
    <w:rsid w:val="004B570A"/>
    <w:rsid w:val="004B6127"/>
    <w:rsid w:val="004C11F6"/>
    <w:rsid w:val="004C1713"/>
    <w:rsid w:val="004C3A77"/>
    <w:rsid w:val="004D2950"/>
    <w:rsid w:val="004D4338"/>
    <w:rsid w:val="004D4870"/>
    <w:rsid w:val="004E3B70"/>
    <w:rsid w:val="004E44A5"/>
    <w:rsid w:val="004E5777"/>
    <w:rsid w:val="004E5F62"/>
    <w:rsid w:val="004E6564"/>
    <w:rsid w:val="004E66CC"/>
    <w:rsid w:val="004E6D51"/>
    <w:rsid w:val="004F10DA"/>
    <w:rsid w:val="004F3D54"/>
    <w:rsid w:val="00512044"/>
    <w:rsid w:val="00512358"/>
    <w:rsid w:val="00513809"/>
    <w:rsid w:val="00517208"/>
    <w:rsid w:val="0052125C"/>
    <w:rsid w:val="00524ED9"/>
    <w:rsid w:val="00526AB9"/>
    <w:rsid w:val="005367B7"/>
    <w:rsid w:val="00540991"/>
    <w:rsid w:val="00541C84"/>
    <w:rsid w:val="005528B6"/>
    <w:rsid w:val="00553A7D"/>
    <w:rsid w:val="00553A9C"/>
    <w:rsid w:val="00555D36"/>
    <w:rsid w:val="0056475B"/>
    <w:rsid w:val="005710EC"/>
    <w:rsid w:val="00571402"/>
    <w:rsid w:val="00575D4E"/>
    <w:rsid w:val="0057600A"/>
    <w:rsid w:val="005766C6"/>
    <w:rsid w:val="00591F40"/>
    <w:rsid w:val="00593E08"/>
    <w:rsid w:val="005A1A49"/>
    <w:rsid w:val="005A6A05"/>
    <w:rsid w:val="005B70E9"/>
    <w:rsid w:val="005C1E23"/>
    <w:rsid w:val="005C4942"/>
    <w:rsid w:val="005C7201"/>
    <w:rsid w:val="005D1F56"/>
    <w:rsid w:val="005D59B6"/>
    <w:rsid w:val="005D6282"/>
    <w:rsid w:val="005E3F64"/>
    <w:rsid w:val="005E7961"/>
    <w:rsid w:val="005F1AC2"/>
    <w:rsid w:val="005F48BC"/>
    <w:rsid w:val="005F5411"/>
    <w:rsid w:val="005F561A"/>
    <w:rsid w:val="00604D8C"/>
    <w:rsid w:val="00605BCC"/>
    <w:rsid w:val="006101DC"/>
    <w:rsid w:val="00610726"/>
    <w:rsid w:val="00611813"/>
    <w:rsid w:val="00612360"/>
    <w:rsid w:val="0061555C"/>
    <w:rsid w:val="00615B99"/>
    <w:rsid w:val="00624E8F"/>
    <w:rsid w:val="00626104"/>
    <w:rsid w:val="0063667A"/>
    <w:rsid w:val="006370E2"/>
    <w:rsid w:val="00656C9E"/>
    <w:rsid w:val="00657F4E"/>
    <w:rsid w:val="00660704"/>
    <w:rsid w:val="006607FB"/>
    <w:rsid w:val="00661EEE"/>
    <w:rsid w:val="006625B8"/>
    <w:rsid w:val="006645D7"/>
    <w:rsid w:val="00664761"/>
    <w:rsid w:val="006727DA"/>
    <w:rsid w:val="00673AD5"/>
    <w:rsid w:val="0067456F"/>
    <w:rsid w:val="00683934"/>
    <w:rsid w:val="006862AE"/>
    <w:rsid w:val="00686F98"/>
    <w:rsid w:val="006901B8"/>
    <w:rsid w:val="00695F02"/>
    <w:rsid w:val="00696586"/>
    <w:rsid w:val="00697EA7"/>
    <w:rsid w:val="006A4DDC"/>
    <w:rsid w:val="006A6DBC"/>
    <w:rsid w:val="006A733B"/>
    <w:rsid w:val="006B6BD7"/>
    <w:rsid w:val="006B755A"/>
    <w:rsid w:val="006C1154"/>
    <w:rsid w:val="006C327A"/>
    <w:rsid w:val="006C4BB2"/>
    <w:rsid w:val="006C4CA8"/>
    <w:rsid w:val="006C7F5F"/>
    <w:rsid w:val="006D1AAC"/>
    <w:rsid w:val="006D581D"/>
    <w:rsid w:val="006E00E4"/>
    <w:rsid w:val="006E1131"/>
    <w:rsid w:val="006E30E4"/>
    <w:rsid w:val="006F54EA"/>
    <w:rsid w:val="00701C36"/>
    <w:rsid w:val="00701E86"/>
    <w:rsid w:val="00702139"/>
    <w:rsid w:val="007023EC"/>
    <w:rsid w:val="00704760"/>
    <w:rsid w:val="00705A7D"/>
    <w:rsid w:val="00706E2B"/>
    <w:rsid w:val="0070791B"/>
    <w:rsid w:val="0071446D"/>
    <w:rsid w:val="00715506"/>
    <w:rsid w:val="007202D1"/>
    <w:rsid w:val="00727441"/>
    <w:rsid w:val="00731E09"/>
    <w:rsid w:val="007320E5"/>
    <w:rsid w:val="00732CB6"/>
    <w:rsid w:val="00732DBF"/>
    <w:rsid w:val="00734D13"/>
    <w:rsid w:val="00737BBC"/>
    <w:rsid w:val="00740519"/>
    <w:rsid w:val="00743583"/>
    <w:rsid w:val="00747651"/>
    <w:rsid w:val="0075153D"/>
    <w:rsid w:val="007558A3"/>
    <w:rsid w:val="00756D78"/>
    <w:rsid w:val="00766B70"/>
    <w:rsid w:val="007720D2"/>
    <w:rsid w:val="00782FC7"/>
    <w:rsid w:val="0078599A"/>
    <w:rsid w:val="007871DA"/>
    <w:rsid w:val="0078756B"/>
    <w:rsid w:val="00791660"/>
    <w:rsid w:val="0079367D"/>
    <w:rsid w:val="007953F0"/>
    <w:rsid w:val="00797E6C"/>
    <w:rsid w:val="007A5CED"/>
    <w:rsid w:val="007A7F47"/>
    <w:rsid w:val="007B7600"/>
    <w:rsid w:val="007C0D9B"/>
    <w:rsid w:val="007C1BBF"/>
    <w:rsid w:val="007D0C84"/>
    <w:rsid w:val="007D5B75"/>
    <w:rsid w:val="007D5DD8"/>
    <w:rsid w:val="007D7F78"/>
    <w:rsid w:val="007E03E7"/>
    <w:rsid w:val="007E384D"/>
    <w:rsid w:val="007E7951"/>
    <w:rsid w:val="007E7B3A"/>
    <w:rsid w:val="007E7CC5"/>
    <w:rsid w:val="007F11D4"/>
    <w:rsid w:val="007F3BC2"/>
    <w:rsid w:val="007F4153"/>
    <w:rsid w:val="007F5AA5"/>
    <w:rsid w:val="007F7717"/>
    <w:rsid w:val="00801B00"/>
    <w:rsid w:val="00806618"/>
    <w:rsid w:val="008113C7"/>
    <w:rsid w:val="00811551"/>
    <w:rsid w:val="00815EDD"/>
    <w:rsid w:val="008176A0"/>
    <w:rsid w:val="00817C0A"/>
    <w:rsid w:val="00823912"/>
    <w:rsid w:val="00824835"/>
    <w:rsid w:val="008261ED"/>
    <w:rsid w:val="00830173"/>
    <w:rsid w:val="00832346"/>
    <w:rsid w:val="008356A9"/>
    <w:rsid w:val="00835F33"/>
    <w:rsid w:val="00836217"/>
    <w:rsid w:val="00837A4D"/>
    <w:rsid w:val="0084309C"/>
    <w:rsid w:val="00850BED"/>
    <w:rsid w:val="00850F34"/>
    <w:rsid w:val="008535C0"/>
    <w:rsid w:val="00855E12"/>
    <w:rsid w:val="00856C1A"/>
    <w:rsid w:val="00860A1D"/>
    <w:rsid w:val="00865BD3"/>
    <w:rsid w:val="00866078"/>
    <w:rsid w:val="00866F91"/>
    <w:rsid w:val="00872640"/>
    <w:rsid w:val="00873F31"/>
    <w:rsid w:val="00874A6E"/>
    <w:rsid w:val="0088447D"/>
    <w:rsid w:val="00885EC2"/>
    <w:rsid w:val="00891CA6"/>
    <w:rsid w:val="00893E6D"/>
    <w:rsid w:val="0089609C"/>
    <w:rsid w:val="00896CF0"/>
    <w:rsid w:val="008A0C79"/>
    <w:rsid w:val="008B074E"/>
    <w:rsid w:val="008B2D6C"/>
    <w:rsid w:val="008B7A1B"/>
    <w:rsid w:val="008C1061"/>
    <w:rsid w:val="008C115B"/>
    <w:rsid w:val="008C19BD"/>
    <w:rsid w:val="008C6942"/>
    <w:rsid w:val="008D131F"/>
    <w:rsid w:val="008E3F24"/>
    <w:rsid w:val="008E42DA"/>
    <w:rsid w:val="008E7178"/>
    <w:rsid w:val="008F14EF"/>
    <w:rsid w:val="008F3FD0"/>
    <w:rsid w:val="008F6733"/>
    <w:rsid w:val="008F6FC1"/>
    <w:rsid w:val="00900624"/>
    <w:rsid w:val="00902379"/>
    <w:rsid w:val="00903D73"/>
    <w:rsid w:val="00904169"/>
    <w:rsid w:val="0091276B"/>
    <w:rsid w:val="00915CB7"/>
    <w:rsid w:val="00917A7D"/>
    <w:rsid w:val="00920BD7"/>
    <w:rsid w:val="00920E13"/>
    <w:rsid w:val="00921FC0"/>
    <w:rsid w:val="0092668E"/>
    <w:rsid w:val="00930A44"/>
    <w:rsid w:val="009335E2"/>
    <w:rsid w:val="00934496"/>
    <w:rsid w:val="00934D72"/>
    <w:rsid w:val="00941BE7"/>
    <w:rsid w:val="009428DA"/>
    <w:rsid w:val="00944BF4"/>
    <w:rsid w:val="00947045"/>
    <w:rsid w:val="00947CCD"/>
    <w:rsid w:val="009528AD"/>
    <w:rsid w:val="00956030"/>
    <w:rsid w:val="0096083C"/>
    <w:rsid w:val="00966C65"/>
    <w:rsid w:val="00966F0B"/>
    <w:rsid w:val="00970C2D"/>
    <w:rsid w:val="0097285E"/>
    <w:rsid w:val="009747EE"/>
    <w:rsid w:val="0098106E"/>
    <w:rsid w:val="009846A8"/>
    <w:rsid w:val="00986E79"/>
    <w:rsid w:val="00993775"/>
    <w:rsid w:val="00995A3C"/>
    <w:rsid w:val="009B01B4"/>
    <w:rsid w:val="009B24CD"/>
    <w:rsid w:val="009B6754"/>
    <w:rsid w:val="009C17A6"/>
    <w:rsid w:val="009C462C"/>
    <w:rsid w:val="009C75D1"/>
    <w:rsid w:val="009D220A"/>
    <w:rsid w:val="009D291B"/>
    <w:rsid w:val="009D33C6"/>
    <w:rsid w:val="009D63E5"/>
    <w:rsid w:val="009D6F5A"/>
    <w:rsid w:val="009E201E"/>
    <w:rsid w:val="009E53B6"/>
    <w:rsid w:val="009F04C2"/>
    <w:rsid w:val="009F0FFB"/>
    <w:rsid w:val="009F190F"/>
    <w:rsid w:val="009F23D9"/>
    <w:rsid w:val="009F2AF8"/>
    <w:rsid w:val="009F441A"/>
    <w:rsid w:val="009F45AF"/>
    <w:rsid w:val="009F66BD"/>
    <w:rsid w:val="009F6BDB"/>
    <w:rsid w:val="009F73F5"/>
    <w:rsid w:val="00A051B7"/>
    <w:rsid w:val="00A06AD3"/>
    <w:rsid w:val="00A06DEF"/>
    <w:rsid w:val="00A07117"/>
    <w:rsid w:val="00A07363"/>
    <w:rsid w:val="00A07CC0"/>
    <w:rsid w:val="00A104B1"/>
    <w:rsid w:val="00A10C73"/>
    <w:rsid w:val="00A1475B"/>
    <w:rsid w:val="00A213CB"/>
    <w:rsid w:val="00A30E28"/>
    <w:rsid w:val="00A343FD"/>
    <w:rsid w:val="00A36486"/>
    <w:rsid w:val="00A42F55"/>
    <w:rsid w:val="00A43877"/>
    <w:rsid w:val="00A47B3E"/>
    <w:rsid w:val="00A47E3D"/>
    <w:rsid w:val="00A524C3"/>
    <w:rsid w:val="00A52E89"/>
    <w:rsid w:val="00A52EF9"/>
    <w:rsid w:val="00A5370E"/>
    <w:rsid w:val="00A53754"/>
    <w:rsid w:val="00A54957"/>
    <w:rsid w:val="00A57026"/>
    <w:rsid w:val="00A62561"/>
    <w:rsid w:val="00A63A38"/>
    <w:rsid w:val="00A63C58"/>
    <w:rsid w:val="00A65A8D"/>
    <w:rsid w:val="00A74594"/>
    <w:rsid w:val="00A8624C"/>
    <w:rsid w:val="00A918C2"/>
    <w:rsid w:val="00A935EA"/>
    <w:rsid w:val="00A95C05"/>
    <w:rsid w:val="00A96E03"/>
    <w:rsid w:val="00AA0222"/>
    <w:rsid w:val="00AA1D8C"/>
    <w:rsid w:val="00AA543B"/>
    <w:rsid w:val="00AA6182"/>
    <w:rsid w:val="00AA6B42"/>
    <w:rsid w:val="00AB0D9B"/>
    <w:rsid w:val="00AB4863"/>
    <w:rsid w:val="00AB66B8"/>
    <w:rsid w:val="00AD0B29"/>
    <w:rsid w:val="00AD1272"/>
    <w:rsid w:val="00AD39EA"/>
    <w:rsid w:val="00AD3C16"/>
    <w:rsid w:val="00AD5044"/>
    <w:rsid w:val="00AD6AD1"/>
    <w:rsid w:val="00AE153E"/>
    <w:rsid w:val="00AE1E52"/>
    <w:rsid w:val="00AE4640"/>
    <w:rsid w:val="00AF5579"/>
    <w:rsid w:val="00AF7F43"/>
    <w:rsid w:val="00B046D1"/>
    <w:rsid w:val="00B04C01"/>
    <w:rsid w:val="00B06478"/>
    <w:rsid w:val="00B0702D"/>
    <w:rsid w:val="00B07B87"/>
    <w:rsid w:val="00B16AD0"/>
    <w:rsid w:val="00B21CA2"/>
    <w:rsid w:val="00B223A4"/>
    <w:rsid w:val="00B232EC"/>
    <w:rsid w:val="00B2784E"/>
    <w:rsid w:val="00B31137"/>
    <w:rsid w:val="00B35E54"/>
    <w:rsid w:val="00B36E04"/>
    <w:rsid w:val="00B41FEF"/>
    <w:rsid w:val="00B44128"/>
    <w:rsid w:val="00B55B8C"/>
    <w:rsid w:val="00B61775"/>
    <w:rsid w:val="00B61F3E"/>
    <w:rsid w:val="00B6522D"/>
    <w:rsid w:val="00B71475"/>
    <w:rsid w:val="00B8350D"/>
    <w:rsid w:val="00B84153"/>
    <w:rsid w:val="00B85969"/>
    <w:rsid w:val="00B90BAA"/>
    <w:rsid w:val="00B94C05"/>
    <w:rsid w:val="00BA5025"/>
    <w:rsid w:val="00BA6111"/>
    <w:rsid w:val="00BA6351"/>
    <w:rsid w:val="00BB0303"/>
    <w:rsid w:val="00BB13A6"/>
    <w:rsid w:val="00BB2F06"/>
    <w:rsid w:val="00BC1F9A"/>
    <w:rsid w:val="00BC2EB9"/>
    <w:rsid w:val="00BC2FC7"/>
    <w:rsid w:val="00BC42AD"/>
    <w:rsid w:val="00BC5B73"/>
    <w:rsid w:val="00BC7EE5"/>
    <w:rsid w:val="00BD0EC2"/>
    <w:rsid w:val="00BD1221"/>
    <w:rsid w:val="00BD1659"/>
    <w:rsid w:val="00BD1EDA"/>
    <w:rsid w:val="00BD23D2"/>
    <w:rsid w:val="00BD6EEC"/>
    <w:rsid w:val="00BE01A0"/>
    <w:rsid w:val="00BE26A6"/>
    <w:rsid w:val="00BE2B96"/>
    <w:rsid w:val="00BE3348"/>
    <w:rsid w:val="00BE6B87"/>
    <w:rsid w:val="00BE6C5C"/>
    <w:rsid w:val="00BE76A7"/>
    <w:rsid w:val="00BF2A35"/>
    <w:rsid w:val="00BF6312"/>
    <w:rsid w:val="00BF6D93"/>
    <w:rsid w:val="00C00EA3"/>
    <w:rsid w:val="00C04712"/>
    <w:rsid w:val="00C07CFF"/>
    <w:rsid w:val="00C20588"/>
    <w:rsid w:val="00C218A5"/>
    <w:rsid w:val="00C2707B"/>
    <w:rsid w:val="00C3417F"/>
    <w:rsid w:val="00C34DE6"/>
    <w:rsid w:val="00C44C5A"/>
    <w:rsid w:val="00C47152"/>
    <w:rsid w:val="00C51905"/>
    <w:rsid w:val="00C52058"/>
    <w:rsid w:val="00C65E58"/>
    <w:rsid w:val="00C6676A"/>
    <w:rsid w:val="00C71978"/>
    <w:rsid w:val="00C7476F"/>
    <w:rsid w:val="00C75B6F"/>
    <w:rsid w:val="00C85CBA"/>
    <w:rsid w:val="00C86613"/>
    <w:rsid w:val="00C911EA"/>
    <w:rsid w:val="00C93C98"/>
    <w:rsid w:val="00C96298"/>
    <w:rsid w:val="00CA1164"/>
    <w:rsid w:val="00CA1364"/>
    <w:rsid w:val="00CA64AD"/>
    <w:rsid w:val="00CA724B"/>
    <w:rsid w:val="00CB73D5"/>
    <w:rsid w:val="00CC0B42"/>
    <w:rsid w:val="00CC473A"/>
    <w:rsid w:val="00CD395C"/>
    <w:rsid w:val="00CD5E0E"/>
    <w:rsid w:val="00CD61AE"/>
    <w:rsid w:val="00CD6B2B"/>
    <w:rsid w:val="00CE1CE9"/>
    <w:rsid w:val="00CE7707"/>
    <w:rsid w:val="00CF05B1"/>
    <w:rsid w:val="00CF1A17"/>
    <w:rsid w:val="00CF2AD7"/>
    <w:rsid w:val="00CF2B76"/>
    <w:rsid w:val="00CF472D"/>
    <w:rsid w:val="00CF5293"/>
    <w:rsid w:val="00CF52E9"/>
    <w:rsid w:val="00CF5C14"/>
    <w:rsid w:val="00D008CC"/>
    <w:rsid w:val="00D035CE"/>
    <w:rsid w:val="00D110C2"/>
    <w:rsid w:val="00D12F2C"/>
    <w:rsid w:val="00D1689E"/>
    <w:rsid w:val="00D248DC"/>
    <w:rsid w:val="00D260E2"/>
    <w:rsid w:val="00D324B5"/>
    <w:rsid w:val="00D34A62"/>
    <w:rsid w:val="00D34E34"/>
    <w:rsid w:val="00D44D5E"/>
    <w:rsid w:val="00D45428"/>
    <w:rsid w:val="00D4654A"/>
    <w:rsid w:val="00D5040B"/>
    <w:rsid w:val="00D56FDB"/>
    <w:rsid w:val="00D63BB2"/>
    <w:rsid w:val="00D63C91"/>
    <w:rsid w:val="00D71375"/>
    <w:rsid w:val="00D74157"/>
    <w:rsid w:val="00D7665E"/>
    <w:rsid w:val="00D77ABC"/>
    <w:rsid w:val="00D77DBD"/>
    <w:rsid w:val="00D831AC"/>
    <w:rsid w:val="00D90E2C"/>
    <w:rsid w:val="00DA3622"/>
    <w:rsid w:val="00DA6C26"/>
    <w:rsid w:val="00DB214F"/>
    <w:rsid w:val="00DB577D"/>
    <w:rsid w:val="00DC0501"/>
    <w:rsid w:val="00DC1851"/>
    <w:rsid w:val="00DC2F64"/>
    <w:rsid w:val="00DC4172"/>
    <w:rsid w:val="00DC4842"/>
    <w:rsid w:val="00DC51A0"/>
    <w:rsid w:val="00DC71DB"/>
    <w:rsid w:val="00DD2804"/>
    <w:rsid w:val="00DE0899"/>
    <w:rsid w:val="00DE529D"/>
    <w:rsid w:val="00DE5344"/>
    <w:rsid w:val="00DE6395"/>
    <w:rsid w:val="00DF033C"/>
    <w:rsid w:val="00DF05B5"/>
    <w:rsid w:val="00DF4E3B"/>
    <w:rsid w:val="00DF65EC"/>
    <w:rsid w:val="00E01D39"/>
    <w:rsid w:val="00E0306C"/>
    <w:rsid w:val="00E056B4"/>
    <w:rsid w:val="00E06A88"/>
    <w:rsid w:val="00E07C40"/>
    <w:rsid w:val="00E07E00"/>
    <w:rsid w:val="00E1587D"/>
    <w:rsid w:val="00E20840"/>
    <w:rsid w:val="00E21473"/>
    <w:rsid w:val="00E22064"/>
    <w:rsid w:val="00E23360"/>
    <w:rsid w:val="00E2340E"/>
    <w:rsid w:val="00E25589"/>
    <w:rsid w:val="00E32B95"/>
    <w:rsid w:val="00E33AFB"/>
    <w:rsid w:val="00E418EC"/>
    <w:rsid w:val="00E41D98"/>
    <w:rsid w:val="00E43300"/>
    <w:rsid w:val="00E46F0F"/>
    <w:rsid w:val="00E47717"/>
    <w:rsid w:val="00E47946"/>
    <w:rsid w:val="00E51050"/>
    <w:rsid w:val="00E54324"/>
    <w:rsid w:val="00E54C7D"/>
    <w:rsid w:val="00E55D39"/>
    <w:rsid w:val="00E64289"/>
    <w:rsid w:val="00E65324"/>
    <w:rsid w:val="00E74203"/>
    <w:rsid w:val="00E745B5"/>
    <w:rsid w:val="00E75013"/>
    <w:rsid w:val="00E76D7C"/>
    <w:rsid w:val="00E80274"/>
    <w:rsid w:val="00E82997"/>
    <w:rsid w:val="00E92E49"/>
    <w:rsid w:val="00EA2032"/>
    <w:rsid w:val="00EA386C"/>
    <w:rsid w:val="00EA4E1B"/>
    <w:rsid w:val="00EA5FFD"/>
    <w:rsid w:val="00EB0CDA"/>
    <w:rsid w:val="00EB4B14"/>
    <w:rsid w:val="00EC0F60"/>
    <w:rsid w:val="00EC30DF"/>
    <w:rsid w:val="00EC3597"/>
    <w:rsid w:val="00EC4605"/>
    <w:rsid w:val="00EC5096"/>
    <w:rsid w:val="00EC799F"/>
    <w:rsid w:val="00ED35AA"/>
    <w:rsid w:val="00ED38DA"/>
    <w:rsid w:val="00ED53D0"/>
    <w:rsid w:val="00EE39BD"/>
    <w:rsid w:val="00EF0E07"/>
    <w:rsid w:val="00EF5ED2"/>
    <w:rsid w:val="00F034BE"/>
    <w:rsid w:val="00F11D26"/>
    <w:rsid w:val="00F14BDB"/>
    <w:rsid w:val="00F154E1"/>
    <w:rsid w:val="00F16471"/>
    <w:rsid w:val="00F210D9"/>
    <w:rsid w:val="00F21747"/>
    <w:rsid w:val="00F22161"/>
    <w:rsid w:val="00F241F7"/>
    <w:rsid w:val="00F26CE3"/>
    <w:rsid w:val="00F32219"/>
    <w:rsid w:val="00F41EFB"/>
    <w:rsid w:val="00F4375D"/>
    <w:rsid w:val="00F46CA5"/>
    <w:rsid w:val="00F4788E"/>
    <w:rsid w:val="00F51370"/>
    <w:rsid w:val="00F52659"/>
    <w:rsid w:val="00F52822"/>
    <w:rsid w:val="00F5487E"/>
    <w:rsid w:val="00F56B6C"/>
    <w:rsid w:val="00F6246A"/>
    <w:rsid w:val="00F62BF1"/>
    <w:rsid w:val="00F65577"/>
    <w:rsid w:val="00F709AC"/>
    <w:rsid w:val="00F70F40"/>
    <w:rsid w:val="00F710F9"/>
    <w:rsid w:val="00F71C62"/>
    <w:rsid w:val="00F75656"/>
    <w:rsid w:val="00F76B34"/>
    <w:rsid w:val="00F80427"/>
    <w:rsid w:val="00F81E59"/>
    <w:rsid w:val="00F83BDB"/>
    <w:rsid w:val="00F93897"/>
    <w:rsid w:val="00F94E1B"/>
    <w:rsid w:val="00FA1343"/>
    <w:rsid w:val="00FA245D"/>
    <w:rsid w:val="00FA2973"/>
    <w:rsid w:val="00FA48AB"/>
    <w:rsid w:val="00FB323F"/>
    <w:rsid w:val="00FB6B2C"/>
    <w:rsid w:val="00FB7051"/>
    <w:rsid w:val="00FC0EA5"/>
    <w:rsid w:val="00FC35CD"/>
    <w:rsid w:val="00FC5B5A"/>
    <w:rsid w:val="00FC68FB"/>
    <w:rsid w:val="00FD247E"/>
    <w:rsid w:val="00FD4A04"/>
    <w:rsid w:val="00FD590F"/>
    <w:rsid w:val="00FD5FCA"/>
    <w:rsid w:val="00FD77FB"/>
    <w:rsid w:val="00FE21BA"/>
    <w:rsid w:val="00FE46A1"/>
    <w:rsid w:val="00FE46BE"/>
    <w:rsid w:val="00FE585F"/>
    <w:rsid w:val="00FE6D46"/>
    <w:rsid w:val="00FF1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48AAB"/>
  <w15:docId w15:val="{207E1E08-3126-4D8F-AA56-5F68116AD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Report Para,Number Bullets,List Paragraph1,WinDForce-Letter,Heading 2_sj,En tête 1,Resume Title,Indent Paragraph,Citation List,Heading 41,heading 4,Heading 42,Heading 411,Heading 4111,Heading 421,Heading 31,bei normal,List - Numbered"/>
    <w:link w:val="ListParagraphChar"/>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C2F64"/>
    <w:rPr>
      <w:color w:val="605E5C"/>
      <w:shd w:val="clear" w:color="auto" w:fill="E1DFDD"/>
    </w:rPr>
  </w:style>
  <w:style w:type="character" w:customStyle="1" w:styleId="ListParagraphChar">
    <w:name w:val="List Paragraph Char"/>
    <w:aliases w:val="Report Para Char,Number Bullets Char,List Paragraph1 Char,WinDForce-Letter Char,Heading 2_sj Char,En tête 1 Char,Resume Title Char,Indent Paragraph Char,Citation List Char,Heading 41 Char,heading 4 Char,Heading 42 Char"/>
    <w:link w:val="ListParagraph"/>
    <w:uiPriority w:val="34"/>
    <w:qFormat/>
    <w:rsid w:val="009846A8"/>
  </w:style>
  <w:style w:type="paragraph" w:styleId="Header">
    <w:name w:val="header"/>
    <w:basedOn w:val="Normal"/>
    <w:link w:val="HeaderChar"/>
    <w:uiPriority w:val="99"/>
    <w:unhideWhenUsed/>
    <w:rsid w:val="001C0BEF"/>
    <w:pPr>
      <w:tabs>
        <w:tab w:val="center" w:pos="4513"/>
        <w:tab w:val="right" w:pos="9026"/>
      </w:tabs>
    </w:pPr>
  </w:style>
  <w:style w:type="character" w:customStyle="1" w:styleId="HeaderChar">
    <w:name w:val="Header Char"/>
    <w:basedOn w:val="DefaultParagraphFont"/>
    <w:link w:val="Header"/>
    <w:uiPriority w:val="99"/>
    <w:rsid w:val="001C0BEF"/>
  </w:style>
  <w:style w:type="paragraph" w:styleId="Footer">
    <w:name w:val="footer"/>
    <w:basedOn w:val="Normal"/>
    <w:link w:val="FooterChar"/>
    <w:uiPriority w:val="99"/>
    <w:unhideWhenUsed/>
    <w:rsid w:val="001C0BEF"/>
    <w:pPr>
      <w:tabs>
        <w:tab w:val="center" w:pos="4513"/>
        <w:tab w:val="right" w:pos="9026"/>
      </w:tabs>
    </w:pPr>
  </w:style>
  <w:style w:type="character" w:customStyle="1" w:styleId="FooterChar">
    <w:name w:val="Footer Char"/>
    <w:basedOn w:val="DefaultParagraphFont"/>
    <w:link w:val="Footer"/>
    <w:uiPriority w:val="99"/>
    <w:rsid w:val="001C0BEF"/>
  </w:style>
  <w:style w:type="paragraph" w:styleId="Revision">
    <w:name w:val="Revision"/>
    <w:hidden/>
    <w:uiPriority w:val="99"/>
    <w:semiHidden/>
    <w:rsid w:val="00836217"/>
  </w:style>
  <w:style w:type="character" w:styleId="CommentReference">
    <w:name w:val="annotation reference"/>
    <w:basedOn w:val="DefaultParagraphFont"/>
    <w:uiPriority w:val="99"/>
    <w:semiHidden/>
    <w:unhideWhenUsed/>
    <w:rsid w:val="00102CB3"/>
    <w:rPr>
      <w:sz w:val="16"/>
      <w:szCs w:val="16"/>
    </w:rPr>
  </w:style>
  <w:style w:type="paragraph" w:styleId="CommentText">
    <w:name w:val="annotation text"/>
    <w:basedOn w:val="Normal"/>
    <w:link w:val="CommentTextChar"/>
    <w:uiPriority w:val="99"/>
    <w:unhideWhenUsed/>
    <w:rsid w:val="00102CB3"/>
    <w:rPr>
      <w:sz w:val="20"/>
      <w:szCs w:val="20"/>
    </w:rPr>
  </w:style>
  <w:style w:type="character" w:customStyle="1" w:styleId="CommentTextChar">
    <w:name w:val="Comment Text Char"/>
    <w:basedOn w:val="DefaultParagraphFont"/>
    <w:link w:val="CommentText"/>
    <w:uiPriority w:val="99"/>
    <w:rsid w:val="00102CB3"/>
    <w:rPr>
      <w:sz w:val="20"/>
      <w:szCs w:val="20"/>
    </w:rPr>
  </w:style>
  <w:style w:type="paragraph" w:styleId="CommentSubject">
    <w:name w:val="annotation subject"/>
    <w:basedOn w:val="CommentText"/>
    <w:next w:val="CommentText"/>
    <w:link w:val="CommentSubjectChar"/>
    <w:uiPriority w:val="99"/>
    <w:semiHidden/>
    <w:unhideWhenUsed/>
    <w:rsid w:val="00102CB3"/>
    <w:rPr>
      <w:b/>
      <w:bCs/>
    </w:rPr>
  </w:style>
  <w:style w:type="character" w:customStyle="1" w:styleId="CommentSubjectChar">
    <w:name w:val="Comment Subject Char"/>
    <w:basedOn w:val="CommentTextChar"/>
    <w:link w:val="CommentSubject"/>
    <w:uiPriority w:val="99"/>
    <w:semiHidden/>
    <w:rsid w:val="00102C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cercind.gov.in/2024/orders/265-MP-2023_I.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riya.dwivedi@sembcorp.com" TargetMode="External"/><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0A84F4CD467148B3799E61EF7FC008" ma:contentTypeVersion="15" ma:contentTypeDescription="Create a new document." ma:contentTypeScope="" ma:versionID="a580bc0fc51c43cd67b7efe7852f41bb">
  <xsd:schema xmlns:xsd="http://www.w3.org/2001/XMLSchema" xmlns:xs="http://www.w3.org/2001/XMLSchema" xmlns:p="http://schemas.microsoft.com/office/2006/metadata/properties" xmlns:ns1="http://schemas.microsoft.com/sharepoint/v3" xmlns:ns2="945366b6-3a27-4c12-8533-5e4938ace074" xmlns:ns3="ea6c4e48-7e31-4d1c-a9e7-bcc5b1eee13e" targetNamespace="http://schemas.microsoft.com/office/2006/metadata/properties" ma:root="true" ma:fieldsID="0d5af0fae3c7753d3421b99500bd61ea" ns1:_="" ns2:_="" ns3:_="">
    <xsd:import namespace="http://schemas.microsoft.com/sharepoint/v3"/>
    <xsd:import namespace="945366b6-3a27-4c12-8533-5e4938ace074"/>
    <xsd:import namespace="ea6c4e48-7e31-4d1c-a9e7-bcc5b1eee13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5366b6-3a27-4c12-8533-5e4938ace07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eaf5d43-d253-4a67-8644-c0a78e8837e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6c4e48-7e31-4d1c-a9e7-bcc5b1eee13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08c0001-68fb-4085-b7bd-8b30dffe5c4d}" ma:internalName="TaxCatchAll" ma:showField="CatchAllData" ma:web="ea6c4e48-7e31-4d1c-a9e7-bcc5b1eee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5366b6-3a27-4c12-8533-5e4938ace074">
      <Terms xmlns="http://schemas.microsoft.com/office/infopath/2007/PartnerControls"/>
    </lcf76f155ced4ddcb4097134ff3c332f>
    <_ip_UnifiedCompliancePolicyUIAction xmlns="http://schemas.microsoft.com/sharepoint/v3" xsi:nil="true"/>
    <TaxCatchAll xmlns="ea6c4e48-7e31-4d1c-a9e7-bcc5b1eee13e"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CE83DF-D0EB-455C-AF93-62C3A463D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5366b6-3a27-4c12-8533-5e4938ace074"/>
    <ds:schemaRef ds:uri="ea6c4e48-7e31-4d1c-a9e7-bcc5b1eee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44A89A-9FCA-471D-BE36-65AAA020DB9F}">
  <ds:schemaRefs>
    <ds:schemaRef ds:uri="http://schemas.microsoft.com/office/2006/metadata/properties"/>
    <ds:schemaRef ds:uri="http://schemas.microsoft.com/office/infopath/2007/PartnerControls"/>
    <ds:schemaRef ds:uri="945366b6-3a27-4c12-8533-5e4938ace074"/>
    <ds:schemaRef ds:uri="http://schemas.microsoft.com/sharepoint/v3"/>
    <ds:schemaRef ds:uri="ea6c4e48-7e31-4d1c-a9e7-bcc5b1eee13e"/>
  </ds:schemaRefs>
</ds:datastoreItem>
</file>

<file path=customXml/itemProps3.xml><?xml version="1.0" encoding="utf-8"?>
<ds:datastoreItem xmlns:ds="http://schemas.openxmlformats.org/officeDocument/2006/customXml" ds:itemID="{47C6FE5D-9498-47B7-AEEB-563B53399358}">
  <ds:schemaRefs>
    <ds:schemaRef ds:uri="http://schemas.openxmlformats.org/officeDocument/2006/bibliography"/>
  </ds:schemaRefs>
</ds:datastoreItem>
</file>

<file path=customXml/itemProps4.xml><?xml version="1.0" encoding="utf-8"?>
<ds:datastoreItem xmlns:ds="http://schemas.openxmlformats.org/officeDocument/2006/customXml" ds:itemID="{985A5D50-F67D-46D2-BF13-31C3F4583223}">
  <ds:schemaRefs>
    <ds:schemaRef ds:uri="http://schemas.microsoft.com/sharepoint/v3/contenttype/forms"/>
  </ds:schemaRefs>
</ds:datastoreItem>
</file>

<file path=docMetadata/LabelInfo.xml><?xml version="1.0" encoding="utf-8"?>
<clbl:labelList xmlns:clbl="http://schemas.microsoft.com/office/2020/mipLabelMetadata">
  <clbl:label id="{fd7143fa-1107-460d-98b1-8ef251b16d50}" enabled="0" method="" siteId="{fd7143fa-1107-460d-98b1-8ef251b16d50}" removed="1"/>
</clbl:labelList>
</file>

<file path=docProps/app.xml><?xml version="1.0" encoding="utf-8"?>
<Properties xmlns="http://schemas.openxmlformats.org/officeDocument/2006/extended-properties" xmlns:vt="http://schemas.openxmlformats.org/officeDocument/2006/docPropsVTypes">
  <Template>Normal</Template>
  <TotalTime>359</TotalTime>
  <Pages>27</Pages>
  <Words>9280</Words>
  <Characters>48260</Characters>
  <Application>Microsoft Office Word</Application>
  <DocSecurity>0</DocSecurity>
  <Lines>804</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Ali Ahmed Chaudhary</cp:lastModifiedBy>
  <cp:revision>52</cp:revision>
  <dcterms:created xsi:type="dcterms:W3CDTF">2026-07-23T06:09:00Z</dcterms:created>
  <dcterms:modified xsi:type="dcterms:W3CDTF">2026-07-28T07:45:00Z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0x0101002D0A84F4CD467148B3799E61EF7FC008</vt:lpwstr>
  </property>
  <property fmtid="{D5CDD505-2E9C-101B-9397-08002B2CF9AE}" pid="3" name="ClassificationContentMarkingHeaderShapeIds">
    <vt:lpwstr>40e9e22f,705440c,5d1c27e0</vt:lpwstr>
  </property>
  <property fmtid="{D5CDD505-2E9C-101B-9397-08002B2CF9AE}" pid="4" name="ClassificationContentMarkingHeaderFontProps">
    <vt:lpwstr>#000000,10,Aptos</vt:lpwstr>
  </property>
  <property fmtid="{D5CDD505-2E9C-101B-9397-08002B2CF9AE}" pid="5" name="ClassificationContentMarkingHeaderText">
    <vt:lpwstr>SC-Restricted</vt:lpwstr>
  </property>
  <property fmtid="{D5CDD505-2E9C-101B-9397-08002B2CF9AE}" pid="6" name="ClassificationContentMarkingFooterShapeIds">
    <vt:lpwstr>198671d9,8ca4ca9,3003efa4</vt:lpwstr>
  </property>
  <property fmtid="{D5CDD505-2E9C-101B-9397-08002B2CF9AE}" pid="7" name="ClassificationContentMarkingFooterFontProps">
    <vt:lpwstr>#000000,10,Aptos</vt:lpwstr>
  </property>
  <property fmtid="{D5CDD505-2E9C-101B-9397-08002B2CF9AE}" pid="8" name="ClassificationContentMarkingFooterText">
    <vt:lpwstr>SC-Restricted</vt:lpwstr>
  </property>
  <property fmtid="{D5CDD505-2E9C-101B-9397-08002B2CF9AE}" pid="9" name="MSIP_Label_990c0be1-bb3d-41f4-a01f-ac7e5848c08e_Enabled">
    <vt:lpwstr>true</vt:lpwstr>
  </property>
  <property fmtid="{D5CDD505-2E9C-101B-9397-08002B2CF9AE}" pid="10" name="MSIP_Label_990c0be1-bb3d-41f4-a01f-ac7e5848c08e_SetDate">
    <vt:lpwstr>2026-07-09T09:17:15Z</vt:lpwstr>
  </property>
  <property fmtid="{D5CDD505-2E9C-101B-9397-08002B2CF9AE}" pid="11" name="MSIP_Label_990c0be1-bb3d-41f4-a01f-ac7e5848c08e_Method">
    <vt:lpwstr>Standard</vt:lpwstr>
  </property>
  <property fmtid="{D5CDD505-2E9C-101B-9397-08002B2CF9AE}" pid="12" name="MSIP_Label_990c0be1-bb3d-41f4-a01f-ac7e5848c08e_Name">
    <vt:lpwstr>Restricted</vt:lpwstr>
  </property>
  <property fmtid="{D5CDD505-2E9C-101B-9397-08002B2CF9AE}" pid="13" name="MSIP_Label_990c0be1-bb3d-41f4-a01f-ac7e5848c08e_SiteId">
    <vt:lpwstr>812b1e72-2671-4a1e-bc3f-0519db4e3723</vt:lpwstr>
  </property>
  <property fmtid="{D5CDD505-2E9C-101B-9397-08002B2CF9AE}" pid="14" name="MSIP_Label_990c0be1-bb3d-41f4-a01f-ac7e5848c08e_ActionId">
    <vt:lpwstr>2283767d-2db9-475c-9dee-7fd6052f4b33</vt:lpwstr>
  </property>
  <property fmtid="{D5CDD505-2E9C-101B-9397-08002B2CF9AE}" pid="15" name="MSIP_Label_990c0be1-bb3d-41f4-a01f-ac7e5848c08e_ContentBits">
    <vt:lpwstr>3</vt:lpwstr>
  </property>
  <property fmtid="{D5CDD505-2E9C-101B-9397-08002B2CF9AE}" pid="16" name="MSIP_Label_990c0be1-bb3d-41f4-a01f-ac7e5848c08e_Tag">
    <vt:lpwstr>10, 3, 0, 1</vt:lpwstr>
  </property>
  <property fmtid="{D5CDD505-2E9C-101B-9397-08002B2CF9AE}" pid="17" name="MediaServiceImageTags">
    <vt:lpwstr/>
  </property>
</Properties>
</file>